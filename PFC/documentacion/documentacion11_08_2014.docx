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5553220"/>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w:t>
      </w:r>
      <w:proofErr w:type="gramStart"/>
      <w:r w:rsidRPr="008025FB">
        <w:rPr>
          <w:rFonts w:ascii="Calibri" w:eastAsia="Times New Roman" w:hAnsi="Calibri" w:cs="Courier New"/>
          <w:szCs w:val="24"/>
          <w:lang w:eastAsia="es-ES"/>
        </w:rPr>
        <w:t>:  ¿</w:t>
      </w:r>
      <w:proofErr w:type="gramEnd"/>
      <w:r w:rsidRPr="008025FB">
        <w:rPr>
          <w:rFonts w:ascii="Calibri" w:eastAsia="Times New Roman" w:hAnsi="Calibri" w:cs="Courier New"/>
          <w:szCs w:val="24"/>
          <w:lang w:eastAsia="es-ES"/>
        </w:rPr>
        <w:t>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Ofrecer alternativas, dentro de los gustos de los usuarios, cerca de la zona en la cual residen e, incluso, cerca de la </w:t>
      </w:r>
      <w:proofErr w:type="spellStart"/>
      <w:r w:rsidRPr="008025FB">
        <w:rPr>
          <w:rFonts w:ascii="Calibri" w:eastAsia="Times New Roman" w:hAnsi="Calibri" w:cs="Courier New"/>
          <w:szCs w:val="24"/>
          <w:lang w:eastAsia="es-ES"/>
        </w:rPr>
        <w:t>geolocalización</w:t>
      </w:r>
      <w:proofErr w:type="spellEnd"/>
      <w:r w:rsidRPr="008025FB">
        <w:rPr>
          <w:rFonts w:ascii="Calibri" w:eastAsia="Times New Roman" w:hAnsi="Calibri" w:cs="Courier New"/>
          <w:szCs w:val="24"/>
          <w:lang w:eastAsia="es-ES"/>
        </w:rPr>
        <w:t xml:space="preserve">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 xml:space="preserve">Google </w:t>
      </w:r>
      <w:proofErr w:type="spellStart"/>
      <w:r w:rsidRPr="008025FB">
        <w:rPr>
          <w:rFonts w:ascii="Calibri" w:eastAsia="Times New Roman" w:hAnsi="Calibri" w:cs="Courier New"/>
          <w:i/>
          <w:szCs w:val="24"/>
          <w:lang w:eastAsia="es-ES"/>
        </w:rPr>
        <w:t>Maps</w:t>
      </w:r>
      <w:proofErr w:type="spellEnd"/>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se ha tenido muy en cuenta la posibilidad de que la aplicación sea escalable, tenga un posible despliegue </w:t>
      </w:r>
      <w:proofErr w:type="spellStart"/>
      <w:r w:rsidRPr="008025FB">
        <w:rPr>
          <w:rFonts w:ascii="Calibri" w:eastAsia="Times New Roman" w:hAnsi="Calibri" w:cs="Courier New"/>
          <w:szCs w:val="24"/>
          <w:lang w:eastAsia="es-ES"/>
        </w:rPr>
        <w:t>multidispositivo</w:t>
      </w:r>
      <w:proofErr w:type="spellEnd"/>
      <w:r w:rsidRPr="008025FB">
        <w:rPr>
          <w:rFonts w:ascii="Calibri" w:eastAsia="Times New Roman" w:hAnsi="Calibri" w:cs="Courier New"/>
          <w:szCs w:val="24"/>
          <w:lang w:eastAsia="es-ES"/>
        </w:rPr>
        <w:t xml:space="preserve"> en el futuro, y su código sea </w:t>
      </w:r>
      <w:proofErr w:type="spellStart"/>
      <w:r w:rsidRPr="008025FB">
        <w:rPr>
          <w:rFonts w:ascii="Calibri" w:eastAsia="Times New Roman" w:hAnsi="Calibri" w:cs="Courier New"/>
          <w:szCs w:val="24"/>
          <w:lang w:eastAsia="es-ES"/>
        </w:rPr>
        <w:t>mantenible</w:t>
      </w:r>
      <w:proofErr w:type="spellEnd"/>
      <w:r w:rsidRPr="008025FB">
        <w:rPr>
          <w:rFonts w:ascii="Calibri" w:eastAsia="Times New Roman" w:hAnsi="Calibri" w:cs="Courier New"/>
          <w:szCs w:val="24"/>
          <w:lang w:eastAsia="es-ES"/>
        </w:rPr>
        <w:t xml:space="preserv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proofErr w:type="spellStart"/>
      <w:r w:rsidR="00D72293">
        <w:rPr>
          <w:rFonts w:ascii="Calibri" w:eastAsia="Times New Roman" w:hAnsi="Calibri" w:cs="Courier New"/>
          <w:szCs w:val="24"/>
          <w:lang w:eastAsia="es-ES"/>
        </w:rPr>
        <w:t>Projetsii</w:t>
      </w:r>
      <w:proofErr w:type="spellEnd"/>
      <w:r w:rsidR="00D72293">
        <w:rPr>
          <w:rFonts w:ascii="Calibri" w:eastAsia="Times New Roman" w:hAnsi="Calibri" w:cs="Courier New"/>
          <w:szCs w:val="24"/>
          <w:lang w:eastAsia="es-ES"/>
        </w:rPr>
        <w:t xml:space="preserve">, </w:t>
      </w:r>
      <w:proofErr w:type="gramStart"/>
      <w:r w:rsidR="00D72293">
        <w:rPr>
          <w:rFonts w:ascii="Calibri" w:eastAsia="Times New Roman" w:hAnsi="Calibri" w:cs="Courier New"/>
          <w:szCs w:val="24"/>
          <w:lang w:eastAsia="es-ES"/>
        </w:rPr>
        <w:t>GWT(</w:t>
      </w:r>
      <w:proofErr w:type="gramEnd"/>
      <w:r w:rsidR="00D72293">
        <w:rPr>
          <w:rFonts w:ascii="Calibri" w:eastAsia="Times New Roman" w:hAnsi="Calibri" w:cs="Courier New"/>
          <w:szCs w:val="24"/>
          <w:lang w:eastAsia="es-ES"/>
        </w:rPr>
        <w:t xml:space="preserve">Google Web </w:t>
      </w:r>
      <w:proofErr w:type="spellStart"/>
      <w:r w:rsidR="00D72293">
        <w:rPr>
          <w:rFonts w:ascii="Calibri" w:eastAsia="Times New Roman" w:hAnsi="Calibri" w:cs="Courier New"/>
          <w:szCs w:val="24"/>
          <w:lang w:eastAsia="es-ES"/>
        </w:rPr>
        <w:t>Toolkit</w:t>
      </w:r>
      <w:proofErr w:type="spellEnd"/>
      <w:r w:rsidR="00D72293">
        <w:rPr>
          <w:rFonts w:ascii="Calibri" w:eastAsia="Times New Roman" w:hAnsi="Calibri" w:cs="Courier New"/>
          <w:szCs w:val="24"/>
          <w:lang w:eastAsia="es-ES"/>
        </w:rPr>
        <w:t xml:space="preserve">), Google App </w:t>
      </w:r>
      <w:proofErr w:type="spellStart"/>
      <w:r w:rsidR="00D72293">
        <w:rPr>
          <w:rFonts w:ascii="Calibri" w:eastAsia="Times New Roman" w:hAnsi="Calibri" w:cs="Courier New"/>
          <w:szCs w:val="24"/>
          <w:lang w:eastAsia="es-ES"/>
        </w:rPr>
        <w:t>Engine</w:t>
      </w:r>
      <w:proofErr w:type="spellEnd"/>
      <w:r w:rsidR="00D72293">
        <w:rPr>
          <w:rFonts w:ascii="Calibri" w:eastAsia="Times New Roman" w:hAnsi="Calibri" w:cs="Courier New"/>
          <w:szCs w:val="24"/>
          <w:lang w:eastAsia="es-ES"/>
        </w:rPr>
        <w:t xml:space="preserve">, API Google </w:t>
      </w:r>
      <w:proofErr w:type="spellStart"/>
      <w:r w:rsidR="00D72293">
        <w:rPr>
          <w:rFonts w:ascii="Calibri" w:eastAsia="Times New Roman" w:hAnsi="Calibri" w:cs="Courier New"/>
          <w:szCs w:val="24"/>
          <w:lang w:eastAsia="es-ES"/>
        </w:rPr>
        <w:t>Maps</w:t>
      </w:r>
      <w:proofErr w:type="spellEnd"/>
      <w:r w:rsidR="00D72293">
        <w:rPr>
          <w:rFonts w:ascii="Calibri" w:eastAsia="Times New Roman" w:hAnsi="Calibri" w:cs="Courier New"/>
          <w:szCs w:val="24"/>
          <w:lang w:eastAsia="es-ES"/>
        </w:rPr>
        <w:t xml:space="preserve"> para GWT, </w:t>
      </w:r>
      <w:proofErr w:type="spellStart"/>
      <w:r w:rsidR="00D72293">
        <w:rPr>
          <w:rFonts w:ascii="Calibri" w:eastAsia="Times New Roman" w:hAnsi="Calibri" w:cs="Courier New"/>
          <w:szCs w:val="24"/>
          <w:lang w:eastAsia="es-ES"/>
        </w:rPr>
        <w:t>Git</w:t>
      </w:r>
      <w:proofErr w:type="spellEnd"/>
      <w:r w:rsidR="00D72293">
        <w:rPr>
          <w:rFonts w:ascii="Calibri" w:eastAsia="Times New Roman" w:hAnsi="Calibri" w:cs="Courier New"/>
          <w:szCs w:val="24"/>
          <w:lang w:eastAsia="es-ES"/>
        </w:rPr>
        <w:t xml:space="preserve">, Sonar y  </w:t>
      </w:r>
      <w:proofErr w:type="spellStart"/>
      <w:r w:rsidR="00D72293">
        <w:rPr>
          <w:rFonts w:ascii="Calibri" w:eastAsia="Times New Roman" w:hAnsi="Calibri" w:cs="Courier New"/>
          <w:szCs w:val="24"/>
          <w:lang w:eastAsia="es-ES"/>
        </w:rPr>
        <w:t>JUnit</w:t>
      </w:r>
      <w:proofErr w:type="spellEnd"/>
      <w:r w:rsidR="00D72293">
        <w:rPr>
          <w:rFonts w:ascii="Calibri" w:eastAsia="Times New Roman" w:hAnsi="Calibri" w:cs="Courier New"/>
          <w:szCs w:val="24"/>
          <w:lang w:eastAsia="es-ES"/>
        </w:rPr>
        <w: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7F0E3D" w:rsidRDefault="006E5F9B">
      <w:pPr>
        <w:pStyle w:val="TDC1"/>
        <w:tabs>
          <w:tab w:val="right" w:leader="dot" w:pos="8919"/>
        </w:tabs>
        <w:rPr>
          <w:ins w:id="1" w:author="Miguel Centeno Muñoz" w:date="2014-08-11T20:44: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8-11T20:44:00Z">
        <w:r w:rsidR="007F0E3D" w:rsidRPr="00355C42">
          <w:rPr>
            <w:rStyle w:val="Hipervnculo"/>
            <w:noProof/>
          </w:rPr>
          <w:fldChar w:fldCharType="begin"/>
        </w:r>
        <w:r w:rsidR="007F0E3D" w:rsidRPr="00355C42">
          <w:rPr>
            <w:rStyle w:val="Hipervnculo"/>
            <w:noProof/>
          </w:rPr>
          <w:instrText xml:space="preserve"> </w:instrText>
        </w:r>
        <w:r w:rsidR="007F0E3D">
          <w:rPr>
            <w:noProof/>
          </w:rPr>
          <w:instrText>HYPERLINK \l "_Toc395553220"</w:instrText>
        </w:r>
        <w:r w:rsidR="007F0E3D" w:rsidRPr="00355C42">
          <w:rPr>
            <w:rStyle w:val="Hipervnculo"/>
            <w:noProof/>
          </w:rPr>
          <w:instrText xml:space="preserve"> </w:instrText>
        </w:r>
        <w:r w:rsidR="007F0E3D" w:rsidRPr="00355C42">
          <w:rPr>
            <w:rStyle w:val="Hipervnculo"/>
            <w:noProof/>
          </w:rPr>
        </w:r>
        <w:r w:rsidR="007F0E3D" w:rsidRPr="00355C42">
          <w:rPr>
            <w:rStyle w:val="Hipervnculo"/>
            <w:noProof/>
          </w:rPr>
          <w:fldChar w:fldCharType="separate"/>
        </w:r>
        <w:r w:rsidR="007F0E3D" w:rsidRPr="00355C42">
          <w:rPr>
            <w:rStyle w:val="Hipervnculo"/>
            <w:noProof/>
          </w:rPr>
          <w:t>Resumen</w:t>
        </w:r>
        <w:r w:rsidR="007F0E3D">
          <w:rPr>
            <w:noProof/>
            <w:webHidden/>
          </w:rPr>
          <w:tab/>
        </w:r>
        <w:r w:rsidR="007F0E3D">
          <w:rPr>
            <w:noProof/>
            <w:webHidden/>
          </w:rPr>
          <w:fldChar w:fldCharType="begin"/>
        </w:r>
        <w:r w:rsidR="007F0E3D">
          <w:rPr>
            <w:noProof/>
            <w:webHidden/>
          </w:rPr>
          <w:instrText xml:space="preserve"> PAGEREF _Toc395553220 \h </w:instrText>
        </w:r>
        <w:r w:rsidR="007F0E3D">
          <w:rPr>
            <w:noProof/>
            <w:webHidden/>
          </w:rPr>
        </w:r>
      </w:ins>
      <w:r w:rsidR="007F0E3D">
        <w:rPr>
          <w:noProof/>
          <w:webHidden/>
        </w:rPr>
        <w:fldChar w:fldCharType="separate"/>
      </w:r>
      <w:ins w:id="3" w:author="Miguel Centeno Muñoz" w:date="2014-08-12T01:19:00Z">
        <w:r w:rsidR="00C27D85">
          <w:rPr>
            <w:noProof/>
            <w:webHidden/>
          </w:rPr>
          <w:t>2</w:t>
        </w:r>
      </w:ins>
      <w:ins w:id="4" w:author="Miguel Centeno Muñoz" w:date="2014-08-11T20:44:00Z">
        <w:r w:rsidR="007F0E3D">
          <w:rPr>
            <w:noProof/>
            <w:webHidden/>
          </w:rPr>
          <w:fldChar w:fldCharType="end"/>
        </w:r>
        <w:r w:rsidR="007F0E3D" w:rsidRPr="00355C42">
          <w:rPr>
            <w:rStyle w:val="Hipervnculo"/>
            <w:noProof/>
          </w:rPr>
          <w:fldChar w:fldCharType="end"/>
        </w:r>
      </w:ins>
    </w:p>
    <w:p w:rsidR="007F0E3D" w:rsidRDefault="007F0E3D">
      <w:pPr>
        <w:pStyle w:val="TDC1"/>
        <w:tabs>
          <w:tab w:val="right" w:leader="dot" w:pos="8919"/>
        </w:tabs>
        <w:rPr>
          <w:ins w:id="5" w:author="Miguel Centeno Muñoz" w:date="2014-08-11T20:44:00Z"/>
          <w:rFonts w:cstheme="minorBidi"/>
          <w:b w:val="0"/>
          <w:bCs w:val="0"/>
          <w:noProof/>
          <w:color w:val="auto"/>
          <w:sz w:val="22"/>
          <w:szCs w:val="22"/>
        </w:rPr>
      </w:pPr>
      <w:ins w:id="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Parte I.- Introducción y planificación</w:t>
        </w:r>
        <w:r>
          <w:rPr>
            <w:noProof/>
            <w:webHidden/>
          </w:rPr>
          <w:tab/>
        </w:r>
        <w:r>
          <w:rPr>
            <w:noProof/>
            <w:webHidden/>
          </w:rPr>
          <w:fldChar w:fldCharType="begin"/>
        </w:r>
        <w:r>
          <w:rPr>
            <w:noProof/>
            <w:webHidden/>
          </w:rPr>
          <w:instrText xml:space="preserve"> PAGEREF _Toc395553221 \h </w:instrText>
        </w:r>
        <w:r>
          <w:rPr>
            <w:noProof/>
            <w:webHidden/>
          </w:rPr>
        </w:r>
      </w:ins>
      <w:r>
        <w:rPr>
          <w:noProof/>
          <w:webHidden/>
        </w:rPr>
        <w:fldChar w:fldCharType="separate"/>
      </w:r>
      <w:ins w:id="7" w:author="Miguel Centeno Muñoz" w:date="2014-08-12T01:19:00Z">
        <w:r w:rsidR="00C27D85">
          <w:rPr>
            <w:noProof/>
            <w:webHidden/>
          </w:rPr>
          <w:t>7</w:t>
        </w:r>
      </w:ins>
      <w:ins w:id="8"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9" w:author="Miguel Centeno Muñoz" w:date="2014-08-11T20:44:00Z"/>
          <w:rFonts w:cstheme="minorBidi"/>
          <w:b w:val="0"/>
          <w:bCs w:val="0"/>
          <w:i w:val="0"/>
          <w:iCs w:val="0"/>
          <w:noProof/>
          <w:color w:val="auto"/>
          <w:sz w:val="22"/>
        </w:rPr>
      </w:pPr>
      <w:ins w:id="1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1.- Introducción</w:t>
        </w:r>
        <w:r>
          <w:rPr>
            <w:noProof/>
            <w:webHidden/>
          </w:rPr>
          <w:tab/>
        </w:r>
        <w:r>
          <w:rPr>
            <w:noProof/>
            <w:webHidden/>
          </w:rPr>
          <w:fldChar w:fldCharType="begin"/>
        </w:r>
        <w:r>
          <w:rPr>
            <w:noProof/>
            <w:webHidden/>
          </w:rPr>
          <w:instrText xml:space="preserve"> PAGEREF _Toc395553222 \h </w:instrText>
        </w:r>
        <w:r>
          <w:rPr>
            <w:noProof/>
            <w:webHidden/>
          </w:rPr>
        </w:r>
      </w:ins>
      <w:r>
        <w:rPr>
          <w:noProof/>
          <w:webHidden/>
        </w:rPr>
        <w:fldChar w:fldCharType="separate"/>
      </w:r>
      <w:ins w:id="11" w:author="Miguel Centeno Muñoz" w:date="2014-08-12T01:19:00Z">
        <w:r w:rsidR="00C27D85">
          <w:rPr>
            <w:noProof/>
            <w:webHidden/>
          </w:rPr>
          <w:t>9</w:t>
        </w:r>
      </w:ins>
      <w:ins w:id="1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3" w:author="Miguel Centeno Muñoz" w:date="2014-08-11T20:44:00Z"/>
          <w:noProof/>
        </w:rPr>
      </w:pPr>
      <w:ins w:id="1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1.1.- Motivación</w:t>
        </w:r>
        <w:r>
          <w:rPr>
            <w:noProof/>
            <w:webHidden/>
          </w:rPr>
          <w:tab/>
        </w:r>
        <w:r>
          <w:rPr>
            <w:noProof/>
            <w:webHidden/>
          </w:rPr>
          <w:fldChar w:fldCharType="begin"/>
        </w:r>
        <w:r>
          <w:rPr>
            <w:noProof/>
            <w:webHidden/>
          </w:rPr>
          <w:instrText xml:space="preserve"> PAGEREF _Toc395553223 \h </w:instrText>
        </w:r>
        <w:r>
          <w:rPr>
            <w:noProof/>
            <w:webHidden/>
          </w:rPr>
        </w:r>
      </w:ins>
      <w:r>
        <w:rPr>
          <w:noProof/>
          <w:webHidden/>
        </w:rPr>
        <w:fldChar w:fldCharType="separate"/>
      </w:r>
      <w:ins w:id="15" w:author="Miguel Centeno Muñoz" w:date="2014-08-12T01:19:00Z">
        <w:r w:rsidR="00C27D85">
          <w:rPr>
            <w:noProof/>
            <w:webHidden/>
          </w:rPr>
          <w:t>9</w:t>
        </w:r>
      </w:ins>
      <w:ins w:id="1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7" w:author="Miguel Centeno Muñoz" w:date="2014-08-11T20:44:00Z"/>
          <w:noProof/>
        </w:rPr>
      </w:pPr>
      <w:ins w:id="1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1.2.- Objetivos del proyecto</w:t>
        </w:r>
        <w:r>
          <w:rPr>
            <w:noProof/>
            <w:webHidden/>
          </w:rPr>
          <w:tab/>
        </w:r>
        <w:r>
          <w:rPr>
            <w:noProof/>
            <w:webHidden/>
          </w:rPr>
          <w:fldChar w:fldCharType="begin"/>
        </w:r>
        <w:r>
          <w:rPr>
            <w:noProof/>
            <w:webHidden/>
          </w:rPr>
          <w:instrText xml:space="preserve"> PAGEREF _Toc395553224 \h </w:instrText>
        </w:r>
        <w:r>
          <w:rPr>
            <w:noProof/>
            <w:webHidden/>
          </w:rPr>
        </w:r>
      </w:ins>
      <w:r>
        <w:rPr>
          <w:noProof/>
          <w:webHidden/>
        </w:rPr>
        <w:fldChar w:fldCharType="separate"/>
      </w:r>
      <w:ins w:id="19" w:author="Miguel Centeno Muñoz" w:date="2014-08-12T01:19:00Z">
        <w:r w:rsidR="00C27D85">
          <w:rPr>
            <w:noProof/>
            <w:webHidden/>
          </w:rPr>
          <w:t>10</w:t>
        </w:r>
      </w:ins>
      <w:ins w:id="20"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1" w:author="Miguel Centeno Muñoz" w:date="2014-08-11T20:44:00Z"/>
          <w:rFonts w:eastAsiaTheme="minorEastAsia"/>
          <w:noProof/>
          <w:lang w:eastAsia="es-ES"/>
        </w:rPr>
      </w:pPr>
      <w:ins w:id="2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1.2.1.- Objetivos docentes</w:t>
        </w:r>
        <w:r>
          <w:rPr>
            <w:noProof/>
            <w:webHidden/>
          </w:rPr>
          <w:tab/>
        </w:r>
        <w:r>
          <w:rPr>
            <w:noProof/>
            <w:webHidden/>
          </w:rPr>
          <w:fldChar w:fldCharType="begin"/>
        </w:r>
        <w:r>
          <w:rPr>
            <w:noProof/>
            <w:webHidden/>
          </w:rPr>
          <w:instrText xml:space="preserve"> PAGEREF _Toc395553225 \h </w:instrText>
        </w:r>
        <w:r>
          <w:rPr>
            <w:noProof/>
            <w:webHidden/>
          </w:rPr>
        </w:r>
      </w:ins>
      <w:r>
        <w:rPr>
          <w:noProof/>
          <w:webHidden/>
        </w:rPr>
        <w:fldChar w:fldCharType="separate"/>
      </w:r>
      <w:ins w:id="23" w:author="Miguel Centeno Muñoz" w:date="2014-08-12T01:19:00Z">
        <w:r w:rsidR="00C27D85">
          <w:rPr>
            <w:noProof/>
            <w:webHidden/>
          </w:rPr>
          <w:t>10</w:t>
        </w:r>
      </w:ins>
      <w:ins w:id="2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5" w:author="Miguel Centeno Muñoz" w:date="2014-08-11T20:44:00Z"/>
          <w:rFonts w:eastAsiaTheme="minorEastAsia"/>
          <w:noProof/>
          <w:lang w:eastAsia="es-ES"/>
        </w:rPr>
      </w:pPr>
      <w:ins w:id="2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1.2.2.- Objetivos técnicos</w:t>
        </w:r>
        <w:r>
          <w:rPr>
            <w:noProof/>
            <w:webHidden/>
          </w:rPr>
          <w:tab/>
        </w:r>
        <w:r>
          <w:rPr>
            <w:noProof/>
            <w:webHidden/>
          </w:rPr>
          <w:fldChar w:fldCharType="begin"/>
        </w:r>
        <w:r>
          <w:rPr>
            <w:noProof/>
            <w:webHidden/>
          </w:rPr>
          <w:instrText xml:space="preserve"> PAGEREF _Toc395553226 \h </w:instrText>
        </w:r>
        <w:r>
          <w:rPr>
            <w:noProof/>
            <w:webHidden/>
          </w:rPr>
        </w:r>
      </w:ins>
      <w:r>
        <w:rPr>
          <w:noProof/>
          <w:webHidden/>
        </w:rPr>
        <w:fldChar w:fldCharType="separate"/>
      </w:r>
      <w:ins w:id="27" w:author="Miguel Centeno Muñoz" w:date="2014-08-12T01:19:00Z">
        <w:r w:rsidR="00C27D85">
          <w:rPr>
            <w:noProof/>
            <w:webHidden/>
          </w:rPr>
          <w:t>10</w:t>
        </w:r>
      </w:ins>
      <w:ins w:id="28"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9" w:author="Miguel Centeno Muñoz" w:date="2014-08-11T20:44:00Z"/>
          <w:noProof/>
        </w:rPr>
      </w:pPr>
      <w:ins w:id="3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1.3.- Desarrollo del proyecto</w:t>
        </w:r>
        <w:r>
          <w:rPr>
            <w:noProof/>
            <w:webHidden/>
          </w:rPr>
          <w:tab/>
        </w:r>
        <w:r>
          <w:rPr>
            <w:noProof/>
            <w:webHidden/>
          </w:rPr>
          <w:fldChar w:fldCharType="begin"/>
        </w:r>
        <w:r>
          <w:rPr>
            <w:noProof/>
            <w:webHidden/>
          </w:rPr>
          <w:instrText xml:space="preserve"> PAGEREF _Toc395553227 \h </w:instrText>
        </w:r>
        <w:r>
          <w:rPr>
            <w:noProof/>
            <w:webHidden/>
          </w:rPr>
        </w:r>
      </w:ins>
      <w:r>
        <w:rPr>
          <w:noProof/>
          <w:webHidden/>
        </w:rPr>
        <w:fldChar w:fldCharType="separate"/>
      </w:r>
      <w:ins w:id="31" w:author="Miguel Centeno Muñoz" w:date="2014-08-12T01:19:00Z">
        <w:r w:rsidR="00C27D85">
          <w:rPr>
            <w:noProof/>
            <w:webHidden/>
          </w:rPr>
          <w:t>10</w:t>
        </w:r>
      </w:ins>
      <w:ins w:id="3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33" w:author="Miguel Centeno Muñoz" w:date="2014-08-11T20:44:00Z"/>
          <w:noProof/>
        </w:rPr>
      </w:pPr>
      <w:ins w:id="3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"_Toc395553228"</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1.4 Estructura del documento</w:t>
        </w:r>
        <w:r>
          <w:rPr>
            <w:noProof/>
            <w:webHidden/>
          </w:rPr>
          <w:tab/>
        </w:r>
        <w:r>
          <w:rPr>
            <w:noProof/>
            <w:webHidden/>
          </w:rPr>
          <w:fldChar w:fldCharType="begin"/>
        </w:r>
        <w:r>
          <w:rPr>
            <w:noProof/>
            <w:webHidden/>
          </w:rPr>
          <w:instrText xml:space="preserve"> PAGEREF _Toc395553228 \h </w:instrText>
        </w:r>
        <w:r>
          <w:rPr>
            <w:noProof/>
            <w:webHidden/>
          </w:rPr>
        </w:r>
      </w:ins>
      <w:r>
        <w:rPr>
          <w:noProof/>
          <w:webHidden/>
        </w:rPr>
        <w:fldChar w:fldCharType="separate"/>
      </w:r>
      <w:ins w:id="35" w:author="Miguel Centeno Muñoz" w:date="2014-08-12T01:19:00Z">
        <w:r w:rsidR="00C27D85">
          <w:rPr>
            <w:noProof/>
            <w:webHidden/>
          </w:rPr>
          <w:t>11</w:t>
        </w:r>
      </w:ins>
      <w:ins w:id="36"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37" w:author="Miguel Centeno Muñoz" w:date="2014-08-11T20:44:00Z"/>
          <w:rFonts w:cstheme="minorBidi"/>
          <w:b w:val="0"/>
          <w:bCs w:val="0"/>
          <w:i w:val="0"/>
          <w:iCs w:val="0"/>
          <w:noProof/>
          <w:color w:val="auto"/>
          <w:sz w:val="22"/>
        </w:rPr>
      </w:pPr>
      <w:ins w:id="3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"_Toc395553229"</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2.- Planificación</w:t>
        </w:r>
        <w:r>
          <w:rPr>
            <w:noProof/>
            <w:webHidden/>
          </w:rPr>
          <w:tab/>
        </w:r>
        <w:r>
          <w:rPr>
            <w:noProof/>
            <w:webHidden/>
          </w:rPr>
          <w:fldChar w:fldCharType="begin"/>
        </w:r>
        <w:r>
          <w:rPr>
            <w:noProof/>
            <w:webHidden/>
          </w:rPr>
          <w:instrText xml:space="preserve"> PAGEREF _Toc395553229 \h </w:instrText>
        </w:r>
        <w:r>
          <w:rPr>
            <w:noProof/>
            <w:webHidden/>
          </w:rPr>
        </w:r>
      </w:ins>
      <w:r>
        <w:rPr>
          <w:noProof/>
          <w:webHidden/>
        </w:rPr>
        <w:fldChar w:fldCharType="separate"/>
      </w:r>
      <w:ins w:id="39" w:author="Miguel Centeno Muñoz" w:date="2014-08-12T01:19:00Z">
        <w:r w:rsidR="00C27D85">
          <w:rPr>
            <w:noProof/>
            <w:webHidden/>
          </w:rPr>
          <w:t>12</w:t>
        </w:r>
      </w:ins>
      <w:ins w:id="40"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41" w:author="Miguel Centeno Muñoz" w:date="2014-08-11T20:44:00Z"/>
          <w:noProof/>
        </w:rPr>
      </w:pPr>
      <w:ins w:id="4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"_Toc395553230"</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2.1.- Planificación temporal</w:t>
        </w:r>
        <w:r>
          <w:rPr>
            <w:noProof/>
            <w:webHidden/>
          </w:rPr>
          <w:tab/>
        </w:r>
        <w:r>
          <w:rPr>
            <w:noProof/>
            <w:webHidden/>
          </w:rPr>
          <w:fldChar w:fldCharType="begin"/>
        </w:r>
        <w:r>
          <w:rPr>
            <w:noProof/>
            <w:webHidden/>
          </w:rPr>
          <w:instrText xml:space="preserve"> PAGEREF _Toc395553230 \h </w:instrText>
        </w:r>
        <w:r>
          <w:rPr>
            <w:noProof/>
            <w:webHidden/>
          </w:rPr>
        </w:r>
      </w:ins>
      <w:r>
        <w:rPr>
          <w:noProof/>
          <w:webHidden/>
        </w:rPr>
        <w:fldChar w:fldCharType="separate"/>
      </w:r>
      <w:ins w:id="43" w:author="Miguel Centeno Muñoz" w:date="2014-08-12T01:19:00Z">
        <w:r w:rsidR="00C27D85">
          <w:rPr>
            <w:noProof/>
            <w:webHidden/>
          </w:rPr>
          <w:t>12</w:t>
        </w:r>
      </w:ins>
      <w:ins w:id="4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45" w:author="Miguel Centeno Muñoz" w:date="2014-08-11T20:44:00Z"/>
          <w:rFonts w:eastAsiaTheme="minorEastAsia"/>
          <w:noProof/>
          <w:lang w:eastAsia="es-ES"/>
        </w:rPr>
      </w:pPr>
      <w:ins w:id="4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2.1.1. Estimación de tiempos</w:t>
        </w:r>
        <w:r>
          <w:rPr>
            <w:noProof/>
            <w:webHidden/>
          </w:rPr>
          <w:tab/>
        </w:r>
        <w:r>
          <w:rPr>
            <w:noProof/>
            <w:webHidden/>
          </w:rPr>
          <w:fldChar w:fldCharType="begin"/>
        </w:r>
        <w:r>
          <w:rPr>
            <w:noProof/>
            <w:webHidden/>
          </w:rPr>
          <w:instrText xml:space="preserve"> PAGEREF _Toc395553231 \h </w:instrText>
        </w:r>
        <w:r>
          <w:rPr>
            <w:noProof/>
            <w:webHidden/>
          </w:rPr>
        </w:r>
      </w:ins>
      <w:r>
        <w:rPr>
          <w:noProof/>
          <w:webHidden/>
        </w:rPr>
        <w:fldChar w:fldCharType="separate"/>
      </w:r>
      <w:ins w:id="47" w:author="Miguel Centeno Muñoz" w:date="2014-08-12T01:19:00Z">
        <w:r w:rsidR="00C27D85">
          <w:rPr>
            <w:noProof/>
            <w:webHidden/>
          </w:rPr>
          <w:t>12</w:t>
        </w:r>
      </w:ins>
      <w:ins w:id="48"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49" w:author="Miguel Centeno Muñoz" w:date="2014-08-11T20:44:00Z"/>
          <w:rFonts w:eastAsiaTheme="minorEastAsia"/>
          <w:noProof/>
          <w:lang w:eastAsia="es-ES"/>
        </w:rPr>
      </w:pPr>
      <w:ins w:id="5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2.1.2.- Desviación respecto estimación de tiempos</w:t>
        </w:r>
        <w:r>
          <w:rPr>
            <w:noProof/>
            <w:webHidden/>
          </w:rPr>
          <w:tab/>
        </w:r>
        <w:r>
          <w:rPr>
            <w:noProof/>
            <w:webHidden/>
          </w:rPr>
          <w:fldChar w:fldCharType="begin"/>
        </w:r>
        <w:r>
          <w:rPr>
            <w:noProof/>
            <w:webHidden/>
          </w:rPr>
          <w:instrText xml:space="preserve"> PAGEREF _Toc395553232 \h </w:instrText>
        </w:r>
        <w:r>
          <w:rPr>
            <w:noProof/>
            <w:webHidden/>
          </w:rPr>
        </w:r>
      </w:ins>
      <w:r>
        <w:rPr>
          <w:noProof/>
          <w:webHidden/>
        </w:rPr>
        <w:fldChar w:fldCharType="separate"/>
      </w:r>
      <w:ins w:id="51" w:author="Miguel Centeno Muñoz" w:date="2014-08-12T01:19:00Z">
        <w:r w:rsidR="00C27D85">
          <w:rPr>
            <w:noProof/>
            <w:webHidden/>
          </w:rPr>
          <w:t>13</w:t>
        </w:r>
      </w:ins>
      <w:ins w:id="5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53" w:author="Miguel Centeno Muñoz" w:date="2014-08-11T20:44:00Z"/>
          <w:noProof/>
        </w:rPr>
      </w:pPr>
      <w:ins w:id="5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2.2.- Planificación de costes</w:t>
        </w:r>
        <w:r>
          <w:rPr>
            <w:noProof/>
            <w:webHidden/>
          </w:rPr>
          <w:tab/>
        </w:r>
        <w:r>
          <w:rPr>
            <w:noProof/>
            <w:webHidden/>
          </w:rPr>
          <w:fldChar w:fldCharType="begin"/>
        </w:r>
        <w:r>
          <w:rPr>
            <w:noProof/>
            <w:webHidden/>
          </w:rPr>
          <w:instrText xml:space="preserve"> PAGEREF _Toc395553233 \h </w:instrText>
        </w:r>
        <w:r>
          <w:rPr>
            <w:noProof/>
            <w:webHidden/>
          </w:rPr>
        </w:r>
      </w:ins>
      <w:r>
        <w:rPr>
          <w:noProof/>
          <w:webHidden/>
        </w:rPr>
        <w:fldChar w:fldCharType="separate"/>
      </w:r>
      <w:ins w:id="55" w:author="Miguel Centeno Muñoz" w:date="2014-08-12T01:19:00Z">
        <w:r w:rsidR="00C27D85">
          <w:rPr>
            <w:noProof/>
            <w:webHidden/>
          </w:rPr>
          <w:t>13</w:t>
        </w:r>
      </w:ins>
      <w:ins w:id="56"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57" w:author="Miguel Centeno Muñoz" w:date="2014-08-11T20:44:00Z"/>
          <w:rFonts w:eastAsiaTheme="minorEastAsia"/>
          <w:noProof/>
          <w:lang w:eastAsia="es-ES"/>
        </w:rPr>
      </w:pPr>
      <w:ins w:id="5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2.2.1.- Estimación de costes</w:t>
        </w:r>
        <w:r>
          <w:rPr>
            <w:noProof/>
            <w:webHidden/>
          </w:rPr>
          <w:tab/>
        </w:r>
        <w:r>
          <w:rPr>
            <w:noProof/>
            <w:webHidden/>
          </w:rPr>
          <w:fldChar w:fldCharType="begin"/>
        </w:r>
        <w:r>
          <w:rPr>
            <w:noProof/>
            <w:webHidden/>
          </w:rPr>
          <w:instrText xml:space="preserve"> PAGEREF _Toc395553234 \h </w:instrText>
        </w:r>
        <w:r>
          <w:rPr>
            <w:noProof/>
            <w:webHidden/>
          </w:rPr>
        </w:r>
      </w:ins>
      <w:r>
        <w:rPr>
          <w:noProof/>
          <w:webHidden/>
        </w:rPr>
        <w:fldChar w:fldCharType="separate"/>
      </w:r>
      <w:ins w:id="59" w:author="Miguel Centeno Muñoz" w:date="2014-08-12T01:19:00Z">
        <w:r w:rsidR="00C27D85">
          <w:rPr>
            <w:noProof/>
            <w:webHidden/>
          </w:rPr>
          <w:t>13</w:t>
        </w:r>
      </w:ins>
      <w:ins w:id="60"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61" w:author="Miguel Centeno Muñoz" w:date="2014-08-11T20:44:00Z"/>
          <w:rFonts w:eastAsiaTheme="minorEastAsia"/>
          <w:noProof/>
          <w:lang w:eastAsia="es-ES"/>
        </w:rPr>
      </w:pPr>
      <w:ins w:id="6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2.2.2- Desviación respecto estimación de costes</w:t>
        </w:r>
        <w:r>
          <w:rPr>
            <w:noProof/>
            <w:webHidden/>
          </w:rPr>
          <w:tab/>
        </w:r>
        <w:r>
          <w:rPr>
            <w:noProof/>
            <w:webHidden/>
          </w:rPr>
          <w:fldChar w:fldCharType="begin"/>
        </w:r>
        <w:r>
          <w:rPr>
            <w:noProof/>
            <w:webHidden/>
          </w:rPr>
          <w:instrText xml:space="preserve"> PAGEREF _Toc395553235 \h </w:instrText>
        </w:r>
        <w:r>
          <w:rPr>
            <w:noProof/>
            <w:webHidden/>
          </w:rPr>
        </w:r>
      </w:ins>
      <w:r>
        <w:rPr>
          <w:noProof/>
          <w:webHidden/>
        </w:rPr>
        <w:fldChar w:fldCharType="separate"/>
      </w:r>
      <w:ins w:id="63" w:author="Miguel Centeno Muñoz" w:date="2014-08-12T01:19:00Z">
        <w:r w:rsidR="00C27D85">
          <w:rPr>
            <w:noProof/>
            <w:webHidden/>
          </w:rPr>
          <w:t>13</w:t>
        </w:r>
      </w:ins>
      <w:ins w:id="64" w:author="Miguel Centeno Muñoz" w:date="2014-08-11T20:44:00Z">
        <w:r>
          <w:rPr>
            <w:noProof/>
            <w:webHidden/>
          </w:rPr>
          <w:fldChar w:fldCharType="end"/>
        </w:r>
        <w:r w:rsidRPr="00355C42">
          <w:rPr>
            <w:rStyle w:val="Hipervnculo"/>
            <w:noProof/>
          </w:rPr>
          <w:fldChar w:fldCharType="end"/>
        </w:r>
      </w:ins>
    </w:p>
    <w:p w:rsidR="007F0E3D" w:rsidRDefault="007F0E3D">
      <w:pPr>
        <w:pStyle w:val="TDC1"/>
        <w:tabs>
          <w:tab w:val="right" w:leader="dot" w:pos="8919"/>
        </w:tabs>
        <w:rPr>
          <w:ins w:id="65" w:author="Miguel Centeno Muñoz" w:date="2014-08-11T20:44:00Z"/>
          <w:rFonts w:cstheme="minorBidi"/>
          <w:b w:val="0"/>
          <w:bCs w:val="0"/>
          <w:noProof/>
          <w:color w:val="auto"/>
          <w:sz w:val="22"/>
          <w:szCs w:val="22"/>
        </w:rPr>
      </w:pPr>
      <w:ins w:id="6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Parte II.- Materias relacionadas</w:t>
        </w:r>
        <w:r>
          <w:rPr>
            <w:noProof/>
            <w:webHidden/>
          </w:rPr>
          <w:tab/>
        </w:r>
        <w:r>
          <w:rPr>
            <w:noProof/>
            <w:webHidden/>
          </w:rPr>
          <w:fldChar w:fldCharType="begin"/>
        </w:r>
        <w:r>
          <w:rPr>
            <w:noProof/>
            <w:webHidden/>
          </w:rPr>
          <w:instrText xml:space="preserve"> PAGEREF _Toc395553236 \h </w:instrText>
        </w:r>
        <w:r>
          <w:rPr>
            <w:noProof/>
            <w:webHidden/>
          </w:rPr>
        </w:r>
      </w:ins>
      <w:r>
        <w:rPr>
          <w:noProof/>
          <w:webHidden/>
        </w:rPr>
        <w:fldChar w:fldCharType="separate"/>
      </w:r>
      <w:ins w:id="67" w:author="Miguel Centeno Muñoz" w:date="2014-08-12T01:19:00Z">
        <w:r w:rsidR="00C27D85">
          <w:rPr>
            <w:noProof/>
            <w:webHidden/>
          </w:rPr>
          <w:t>14</w:t>
        </w:r>
      </w:ins>
      <w:ins w:id="68"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69" w:author="Miguel Centeno Muñoz" w:date="2014-08-11T20:44:00Z"/>
          <w:rFonts w:cstheme="minorBidi"/>
          <w:b w:val="0"/>
          <w:bCs w:val="0"/>
          <w:i w:val="0"/>
          <w:iCs w:val="0"/>
          <w:noProof/>
          <w:color w:val="auto"/>
          <w:sz w:val="22"/>
        </w:rPr>
      </w:pPr>
      <w:ins w:id="7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 xml:space="preserve">3.- Materias relacionadas </w:t>
        </w:r>
        <w:r w:rsidRPr="00355C42">
          <w:rPr>
            <w:rStyle w:val="Hipervnculo"/>
            <w:noProof/>
            <w:highlight w:val="yellow"/>
          </w:rPr>
          <w:t>(faltan referencias)</w:t>
        </w:r>
        <w:r>
          <w:rPr>
            <w:noProof/>
            <w:webHidden/>
          </w:rPr>
          <w:tab/>
        </w:r>
        <w:r>
          <w:rPr>
            <w:noProof/>
            <w:webHidden/>
          </w:rPr>
          <w:fldChar w:fldCharType="begin"/>
        </w:r>
        <w:r>
          <w:rPr>
            <w:noProof/>
            <w:webHidden/>
          </w:rPr>
          <w:instrText xml:space="preserve"> PAGEREF _Toc395553237 \h </w:instrText>
        </w:r>
        <w:r>
          <w:rPr>
            <w:noProof/>
            <w:webHidden/>
          </w:rPr>
        </w:r>
      </w:ins>
      <w:r>
        <w:rPr>
          <w:noProof/>
          <w:webHidden/>
        </w:rPr>
        <w:fldChar w:fldCharType="separate"/>
      </w:r>
      <w:ins w:id="71" w:author="Miguel Centeno Muñoz" w:date="2014-08-12T01:19:00Z">
        <w:r w:rsidR="00C27D85">
          <w:rPr>
            <w:noProof/>
            <w:webHidden/>
          </w:rPr>
          <w:t>16</w:t>
        </w:r>
      </w:ins>
      <w:ins w:id="7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73" w:author="Miguel Centeno Muñoz" w:date="2014-08-11T20:44:00Z"/>
          <w:noProof/>
        </w:rPr>
      </w:pPr>
      <w:ins w:id="7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"_Toc395553238"</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3.1.- Google Web Toolkit (GWT)</w:t>
        </w:r>
        <w:r>
          <w:rPr>
            <w:noProof/>
            <w:webHidden/>
          </w:rPr>
          <w:tab/>
        </w:r>
        <w:r>
          <w:rPr>
            <w:noProof/>
            <w:webHidden/>
          </w:rPr>
          <w:fldChar w:fldCharType="begin"/>
        </w:r>
        <w:r>
          <w:rPr>
            <w:noProof/>
            <w:webHidden/>
          </w:rPr>
          <w:instrText xml:space="preserve"> PAGEREF _Toc395553238 \h </w:instrText>
        </w:r>
        <w:r>
          <w:rPr>
            <w:noProof/>
            <w:webHidden/>
          </w:rPr>
        </w:r>
      </w:ins>
      <w:r>
        <w:rPr>
          <w:noProof/>
          <w:webHidden/>
        </w:rPr>
        <w:fldChar w:fldCharType="separate"/>
      </w:r>
      <w:ins w:id="75" w:author="Miguel Centeno Muñoz" w:date="2014-08-12T01:19:00Z">
        <w:r w:rsidR="00C27D85">
          <w:rPr>
            <w:noProof/>
            <w:webHidden/>
          </w:rPr>
          <w:t>16</w:t>
        </w:r>
      </w:ins>
      <w:ins w:id="7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77" w:author="Miguel Centeno Muñoz" w:date="2014-08-11T20:44:00Z"/>
          <w:noProof/>
        </w:rPr>
      </w:pPr>
      <w:ins w:id="7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"_Toc395553239"</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3.2.- AJAX y cómo GWT hace uso de él</w:t>
        </w:r>
        <w:r>
          <w:rPr>
            <w:noProof/>
            <w:webHidden/>
          </w:rPr>
          <w:tab/>
        </w:r>
        <w:r>
          <w:rPr>
            <w:noProof/>
            <w:webHidden/>
          </w:rPr>
          <w:fldChar w:fldCharType="begin"/>
        </w:r>
        <w:r>
          <w:rPr>
            <w:noProof/>
            <w:webHidden/>
          </w:rPr>
          <w:instrText xml:space="preserve"> PAGEREF _Toc395553239 \h </w:instrText>
        </w:r>
        <w:r>
          <w:rPr>
            <w:noProof/>
            <w:webHidden/>
          </w:rPr>
        </w:r>
      </w:ins>
      <w:r>
        <w:rPr>
          <w:noProof/>
          <w:webHidden/>
        </w:rPr>
        <w:fldChar w:fldCharType="separate"/>
      </w:r>
      <w:ins w:id="79" w:author="Miguel Centeno Muñoz" w:date="2014-08-12T01:19:00Z">
        <w:r w:rsidR="00C27D85">
          <w:rPr>
            <w:noProof/>
            <w:webHidden/>
          </w:rPr>
          <w:t>18</w:t>
        </w:r>
      </w:ins>
      <w:ins w:id="80"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81" w:author="Miguel Centeno Muñoz" w:date="2014-08-11T20:44:00Z"/>
          <w:rFonts w:eastAsiaTheme="minorEastAsia"/>
          <w:noProof/>
          <w:lang w:eastAsia="es-ES"/>
        </w:rPr>
      </w:pPr>
      <w:ins w:id="8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"_Toc395553240"</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3.2.1.- ¿Por qué AJAX?</w:t>
        </w:r>
        <w:r>
          <w:rPr>
            <w:noProof/>
            <w:webHidden/>
          </w:rPr>
          <w:tab/>
        </w:r>
        <w:r>
          <w:rPr>
            <w:noProof/>
            <w:webHidden/>
          </w:rPr>
          <w:fldChar w:fldCharType="begin"/>
        </w:r>
        <w:r>
          <w:rPr>
            <w:noProof/>
            <w:webHidden/>
          </w:rPr>
          <w:instrText xml:space="preserve"> PAGEREF _Toc395553240 \h </w:instrText>
        </w:r>
        <w:r>
          <w:rPr>
            <w:noProof/>
            <w:webHidden/>
          </w:rPr>
        </w:r>
      </w:ins>
      <w:r>
        <w:rPr>
          <w:noProof/>
          <w:webHidden/>
        </w:rPr>
        <w:fldChar w:fldCharType="separate"/>
      </w:r>
      <w:ins w:id="83" w:author="Miguel Centeno Muñoz" w:date="2014-08-12T01:19:00Z">
        <w:r w:rsidR="00C27D85">
          <w:rPr>
            <w:noProof/>
            <w:webHidden/>
          </w:rPr>
          <w:t>18</w:t>
        </w:r>
      </w:ins>
      <w:ins w:id="8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85" w:author="Miguel Centeno Muñoz" w:date="2014-08-11T20:44:00Z"/>
          <w:rFonts w:eastAsiaTheme="minorEastAsia"/>
          <w:noProof/>
          <w:lang w:eastAsia="es-ES"/>
        </w:rPr>
      </w:pPr>
      <w:ins w:id="8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3.2.2.- ¿Qué hace GWT por JavaScript y AJAX?</w:t>
        </w:r>
        <w:r>
          <w:rPr>
            <w:noProof/>
            <w:webHidden/>
          </w:rPr>
          <w:tab/>
        </w:r>
        <w:r>
          <w:rPr>
            <w:noProof/>
            <w:webHidden/>
          </w:rPr>
          <w:fldChar w:fldCharType="begin"/>
        </w:r>
        <w:r>
          <w:rPr>
            <w:noProof/>
            <w:webHidden/>
          </w:rPr>
          <w:instrText xml:space="preserve"> PAGEREF _Toc395553241 \h </w:instrText>
        </w:r>
        <w:r>
          <w:rPr>
            <w:noProof/>
            <w:webHidden/>
          </w:rPr>
        </w:r>
      </w:ins>
      <w:r>
        <w:rPr>
          <w:noProof/>
          <w:webHidden/>
        </w:rPr>
        <w:fldChar w:fldCharType="separate"/>
      </w:r>
      <w:ins w:id="87" w:author="Miguel Centeno Muñoz" w:date="2014-08-12T01:19:00Z">
        <w:r w:rsidR="00C27D85">
          <w:rPr>
            <w:noProof/>
            <w:webHidden/>
          </w:rPr>
          <w:t>18</w:t>
        </w:r>
      </w:ins>
      <w:ins w:id="88"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89" w:author="Miguel Centeno Muñoz" w:date="2014-08-11T20:44:00Z"/>
          <w:noProof/>
        </w:rPr>
      </w:pPr>
      <w:ins w:id="9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_Toc395553242 \h </w:instrText>
        </w:r>
        <w:r>
          <w:rPr>
            <w:noProof/>
            <w:webHidden/>
          </w:rPr>
        </w:r>
      </w:ins>
      <w:r>
        <w:rPr>
          <w:noProof/>
          <w:webHidden/>
        </w:rPr>
        <w:fldChar w:fldCharType="separate"/>
      </w:r>
      <w:ins w:id="91" w:author="Miguel Centeno Muñoz" w:date="2014-08-12T01:19:00Z">
        <w:r w:rsidR="00C27D85">
          <w:rPr>
            <w:noProof/>
            <w:webHidden/>
          </w:rPr>
          <w:t>19</w:t>
        </w:r>
      </w:ins>
      <w:ins w:id="9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93" w:author="Miguel Centeno Muñoz" w:date="2014-08-11T20:44:00Z"/>
          <w:noProof/>
        </w:rPr>
      </w:pPr>
      <w:ins w:id="9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 xml:space="preserve">3.4.- MVP aplicado a Gwt: </w:t>
        </w:r>
        <w:r w:rsidRPr="00355C42">
          <w:rPr>
            <w:rStyle w:val="Hipervnculo"/>
            <w:noProof/>
            <w:highlight w:val="yellow"/>
          </w:rPr>
          <w:t>No terminado</w:t>
        </w:r>
        <w:r>
          <w:rPr>
            <w:noProof/>
            <w:webHidden/>
          </w:rPr>
          <w:tab/>
        </w:r>
        <w:r>
          <w:rPr>
            <w:noProof/>
            <w:webHidden/>
          </w:rPr>
          <w:fldChar w:fldCharType="begin"/>
        </w:r>
        <w:r>
          <w:rPr>
            <w:noProof/>
            <w:webHidden/>
          </w:rPr>
          <w:instrText xml:space="preserve"> PAGEREF _Toc395553243 \h </w:instrText>
        </w:r>
        <w:r>
          <w:rPr>
            <w:noProof/>
            <w:webHidden/>
          </w:rPr>
        </w:r>
      </w:ins>
      <w:r>
        <w:rPr>
          <w:noProof/>
          <w:webHidden/>
        </w:rPr>
        <w:fldChar w:fldCharType="separate"/>
      </w:r>
      <w:ins w:id="95" w:author="Miguel Centeno Muñoz" w:date="2014-08-12T01:19:00Z">
        <w:r w:rsidR="00C27D85">
          <w:rPr>
            <w:noProof/>
            <w:webHidden/>
          </w:rPr>
          <w:t>21</w:t>
        </w:r>
      </w:ins>
      <w:ins w:id="9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97" w:author="Miguel Centeno Muñoz" w:date="2014-08-11T20:44:00Z"/>
          <w:noProof/>
        </w:rPr>
      </w:pPr>
      <w:ins w:id="9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3.5.- Datastore y Google App Engine (uso de JDO)</w:t>
        </w:r>
        <w:r>
          <w:rPr>
            <w:noProof/>
            <w:webHidden/>
          </w:rPr>
          <w:tab/>
        </w:r>
        <w:r>
          <w:rPr>
            <w:noProof/>
            <w:webHidden/>
          </w:rPr>
          <w:fldChar w:fldCharType="begin"/>
        </w:r>
        <w:r>
          <w:rPr>
            <w:noProof/>
            <w:webHidden/>
          </w:rPr>
          <w:instrText xml:space="preserve"> PAGEREF _Toc395553244 \h </w:instrText>
        </w:r>
        <w:r>
          <w:rPr>
            <w:noProof/>
            <w:webHidden/>
          </w:rPr>
        </w:r>
      </w:ins>
      <w:r>
        <w:rPr>
          <w:noProof/>
          <w:webHidden/>
        </w:rPr>
        <w:fldChar w:fldCharType="separate"/>
      </w:r>
      <w:ins w:id="99" w:author="Miguel Centeno Muñoz" w:date="2014-08-12T01:19:00Z">
        <w:r w:rsidR="00C27D85">
          <w:rPr>
            <w:noProof/>
            <w:webHidden/>
          </w:rPr>
          <w:t>22</w:t>
        </w:r>
      </w:ins>
      <w:ins w:id="100"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01" w:author="Miguel Centeno Muñoz" w:date="2014-08-11T20:44:00Z"/>
          <w:noProof/>
        </w:rPr>
      </w:pPr>
      <w:ins w:id="10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3.6.- Control de versiones</w:t>
        </w:r>
        <w:r>
          <w:rPr>
            <w:noProof/>
            <w:webHidden/>
          </w:rPr>
          <w:tab/>
        </w:r>
        <w:r>
          <w:rPr>
            <w:noProof/>
            <w:webHidden/>
          </w:rPr>
          <w:fldChar w:fldCharType="begin"/>
        </w:r>
        <w:r>
          <w:rPr>
            <w:noProof/>
            <w:webHidden/>
          </w:rPr>
          <w:instrText xml:space="preserve"> PAGEREF _Toc395553245 \h </w:instrText>
        </w:r>
        <w:r>
          <w:rPr>
            <w:noProof/>
            <w:webHidden/>
          </w:rPr>
        </w:r>
      </w:ins>
      <w:r>
        <w:rPr>
          <w:noProof/>
          <w:webHidden/>
        </w:rPr>
        <w:fldChar w:fldCharType="separate"/>
      </w:r>
      <w:ins w:id="103" w:author="Miguel Centeno Muñoz" w:date="2014-08-12T01:19:00Z">
        <w:r w:rsidR="00C27D85">
          <w:rPr>
            <w:noProof/>
            <w:webHidden/>
          </w:rPr>
          <w:t>22</w:t>
        </w:r>
      </w:ins>
      <w:ins w:id="10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05" w:author="Miguel Centeno Muñoz" w:date="2014-08-11T20:44:00Z"/>
          <w:rFonts w:eastAsiaTheme="minorEastAsia"/>
          <w:noProof/>
          <w:lang w:eastAsia="es-ES"/>
        </w:rPr>
      </w:pPr>
      <w:ins w:id="10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3.6.1.- Git</w:t>
        </w:r>
        <w:r>
          <w:rPr>
            <w:noProof/>
            <w:webHidden/>
          </w:rPr>
          <w:tab/>
        </w:r>
        <w:r>
          <w:rPr>
            <w:noProof/>
            <w:webHidden/>
          </w:rPr>
          <w:fldChar w:fldCharType="begin"/>
        </w:r>
        <w:r>
          <w:rPr>
            <w:noProof/>
            <w:webHidden/>
          </w:rPr>
          <w:instrText xml:space="preserve"> PAGEREF _Toc395553246 \h </w:instrText>
        </w:r>
        <w:r>
          <w:rPr>
            <w:noProof/>
            <w:webHidden/>
          </w:rPr>
        </w:r>
      </w:ins>
      <w:r>
        <w:rPr>
          <w:noProof/>
          <w:webHidden/>
        </w:rPr>
        <w:fldChar w:fldCharType="separate"/>
      </w:r>
      <w:ins w:id="107" w:author="Miguel Centeno Muñoz" w:date="2014-08-12T01:19:00Z">
        <w:r w:rsidR="00C27D85">
          <w:rPr>
            <w:noProof/>
            <w:webHidden/>
          </w:rPr>
          <w:t>22</w:t>
        </w:r>
      </w:ins>
      <w:ins w:id="108"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09" w:author="Miguel Centeno Muñoz" w:date="2014-08-11T20:44:00Z"/>
          <w:rFonts w:eastAsiaTheme="minorEastAsia"/>
          <w:noProof/>
          <w:lang w:eastAsia="es-ES"/>
        </w:rPr>
      </w:pPr>
      <w:ins w:id="11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3.6.2. Comandos básicos de Git</w:t>
        </w:r>
        <w:r>
          <w:rPr>
            <w:noProof/>
            <w:webHidden/>
          </w:rPr>
          <w:tab/>
        </w:r>
        <w:r>
          <w:rPr>
            <w:noProof/>
            <w:webHidden/>
          </w:rPr>
          <w:fldChar w:fldCharType="begin"/>
        </w:r>
        <w:r>
          <w:rPr>
            <w:noProof/>
            <w:webHidden/>
          </w:rPr>
          <w:instrText xml:space="preserve"> PAGEREF _Toc395553247 \h </w:instrText>
        </w:r>
        <w:r>
          <w:rPr>
            <w:noProof/>
            <w:webHidden/>
          </w:rPr>
        </w:r>
      </w:ins>
      <w:r>
        <w:rPr>
          <w:noProof/>
          <w:webHidden/>
        </w:rPr>
        <w:fldChar w:fldCharType="separate"/>
      </w:r>
      <w:ins w:id="111" w:author="Miguel Centeno Muñoz" w:date="2014-08-12T01:19:00Z">
        <w:r w:rsidR="00C27D85">
          <w:rPr>
            <w:noProof/>
            <w:webHidden/>
          </w:rPr>
          <w:t>23</w:t>
        </w:r>
      </w:ins>
      <w:ins w:id="112"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13" w:author="Miguel Centeno Muñoz" w:date="2014-08-11T20:44:00Z"/>
          <w:rFonts w:eastAsiaTheme="minorEastAsia"/>
          <w:noProof/>
          <w:lang w:eastAsia="es-ES"/>
        </w:rPr>
      </w:pPr>
      <w:ins w:id="11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"_Toc395553248"</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3.6.3.- Uso de Git</w:t>
        </w:r>
        <w:r>
          <w:rPr>
            <w:noProof/>
            <w:webHidden/>
          </w:rPr>
          <w:tab/>
        </w:r>
        <w:r>
          <w:rPr>
            <w:noProof/>
            <w:webHidden/>
          </w:rPr>
          <w:fldChar w:fldCharType="begin"/>
        </w:r>
        <w:r>
          <w:rPr>
            <w:noProof/>
            <w:webHidden/>
          </w:rPr>
          <w:instrText xml:space="preserve"> PAGEREF _Toc395553248 \h </w:instrText>
        </w:r>
        <w:r>
          <w:rPr>
            <w:noProof/>
            <w:webHidden/>
          </w:rPr>
        </w:r>
      </w:ins>
      <w:r>
        <w:rPr>
          <w:noProof/>
          <w:webHidden/>
        </w:rPr>
        <w:fldChar w:fldCharType="separate"/>
      </w:r>
      <w:ins w:id="115" w:author="Miguel Centeno Muñoz" w:date="2014-08-12T01:19:00Z">
        <w:r w:rsidR="00C27D85">
          <w:rPr>
            <w:noProof/>
            <w:webHidden/>
          </w:rPr>
          <w:t>24</w:t>
        </w:r>
      </w:ins>
      <w:ins w:id="11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17" w:author="Miguel Centeno Muñoz" w:date="2014-08-11T20:44:00Z"/>
          <w:noProof/>
        </w:rPr>
      </w:pPr>
      <w:ins w:id="118" w:author="Miguel Centeno Muñoz" w:date="2014-08-11T20:44:00Z">
        <w:r w:rsidRPr="00355C42">
          <w:rPr>
            <w:rStyle w:val="Hipervnculo"/>
            <w:noProof/>
          </w:rPr>
          <w:lastRenderedPageBreak/>
          <w:fldChar w:fldCharType="begin"/>
        </w:r>
        <w:r w:rsidRPr="00355C42">
          <w:rPr>
            <w:rStyle w:val="Hipervnculo"/>
            <w:noProof/>
          </w:rPr>
          <w:instrText xml:space="preserve"> </w:instrText>
        </w:r>
        <w:r>
          <w:rPr>
            <w:noProof/>
          </w:rPr>
          <w:instrText>HYPERLINK \l "_Toc395553249"</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3.7.- Projetsii</w:t>
        </w:r>
        <w:r>
          <w:rPr>
            <w:noProof/>
            <w:webHidden/>
          </w:rPr>
          <w:tab/>
        </w:r>
        <w:r>
          <w:rPr>
            <w:noProof/>
            <w:webHidden/>
          </w:rPr>
          <w:fldChar w:fldCharType="begin"/>
        </w:r>
        <w:r>
          <w:rPr>
            <w:noProof/>
            <w:webHidden/>
          </w:rPr>
          <w:instrText xml:space="preserve"> PAGEREF _Toc395553249 \h </w:instrText>
        </w:r>
        <w:r>
          <w:rPr>
            <w:noProof/>
            <w:webHidden/>
          </w:rPr>
        </w:r>
      </w:ins>
      <w:r>
        <w:rPr>
          <w:noProof/>
          <w:webHidden/>
        </w:rPr>
        <w:fldChar w:fldCharType="separate"/>
      </w:r>
      <w:ins w:id="119" w:author="Miguel Centeno Muñoz" w:date="2014-08-12T01:19:00Z">
        <w:r w:rsidR="00C27D85">
          <w:rPr>
            <w:noProof/>
            <w:webHidden/>
          </w:rPr>
          <w:t>26</w:t>
        </w:r>
      </w:ins>
      <w:ins w:id="120" w:author="Miguel Centeno Muñoz" w:date="2014-08-11T20:44:00Z">
        <w:r>
          <w:rPr>
            <w:noProof/>
            <w:webHidden/>
          </w:rPr>
          <w:fldChar w:fldCharType="end"/>
        </w:r>
        <w:r w:rsidRPr="00355C42">
          <w:rPr>
            <w:rStyle w:val="Hipervnculo"/>
            <w:noProof/>
          </w:rPr>
          <w:fldChar w:fldCharType="end"/>
        </w:r>
      </w:ins>
    </w:p>
    <w:p w:rsidR="007F0E3D" w:rsidRDefault="007F0E3D">
      <w:pPr>
        <w:pStyle w:val="TDC1"/>
        <w:tabs>
          <w:tab w:val="right" w:leader="dot" w:pos="8919"/>
        </w:tabs>
        <w:rPr>
          <w:ins w:id="121" w:author="Miguel Centeno Muñoz" w:date="2014-08-11T20:44:00Z"/>
          <w:rFonts w:cstheme="minorBidi"/>
          <w:b w:val="0"/>
          <w:bCs w:val="0"/>
          <w:noProof/>
          <w:color w:val="auto"/>
          <w:sz w:val="22"/>
          <w:szCs w:val="22"/>
        </w:rPr>
      </w:pPr>
      <w:ins w:id="12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"_Toc395553250"</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Parte III.- Sistema desarrollado</w:t>
        </w:r>
        <w:r>
          <w:rPr>
            <w:noProof/>
            <w:webHidden/>
          </w:rPr>
          <w:tab/>
        </w:r>
        <w:r>
          <w:rPr>
            <w:noProof/>
            <w:webHidden/>
          </w:rPr>
          <w:fldChar w:fldCharType="begin"/>
        </w:r>
        <w:r>
          <w:rPr>
            <w:noProof/>
            <w:webHidden/>
          </w:rPr>
          <w:instrText xml:space="preserve"> PAGEREF _Toc395553250 \h </w:instrText>
        </w:r>
        <w:r>
          <w:rPr>
            <w:noProof/>
            <w:webHidden/>
          </w:rPr>
        </w:r>
      </w:ins>
      <w:r>
        <w:rPr>
          <w:noProof/>
          <w:webHidden/>
        </w:rPr>
        <w:fldChar w:fldCharType="separate"/>
      </w:r>
      <w:ins w:id="123" w:author="Miguel Centeno Muñoz" w:date="2014-08-12T01:19:00Z">
        <w:r w:rsidR="00C27D85">
          <w:rPr>
            <w:noProof/>
            <w:webHidden/>
          </w:rPr>
          <w:t>28</w:t>
        </w:r>
      </w:ins>
      <w:ins w:id="124"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125" w:author="Miguel Centeno Muñoz" w:date="2014-08-11T20:44:00Z"/>
          <w:rFonts w:cstheme="minorBidi"/>
          <w:b w:val="0"/>
          <w:bCs w:val="0"/>
          <w:i w:val="0"/>
          <w:iCs w:val="0"/>
          <w:noProof/>
          <w:color w:val="auto"/>
          <w:sz w:val="22"/>
        </w:rPr>
      </w:pPr>
      <w:ins w:id="12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4.- Dominio del problema</w:t>
        </w:r>
        <w:r>
          <w:rPr>
            <w:noProof/>
            <w:webHidden/>
          </w:rPr>
          <w:tab/>
        </w:r>
        <w:r>
          <w:rPr>
            <w:noProof/>
            <w:webHidden/>
          </w:rPr>
          <w:fldChar w:fldCharType="begin"/>
        </w:r>
        <w:r>
          <w:rPr>
            <w:noProof/>
            <w:webHidden/>
          </w:rPr>
          <w:instrText xml:space="preserve"> PAGEREF _Toc395553251 \h </w:instrText>
        </w:r>
        <w:r>
          <w:rPr>
            <w:noProof/>
            <w:webHidden/>
          </w:rPr>
        </w:r>
      </w:ins>
      <w:r>
        <w:rPr>
          <w:noProof/>
          <w:webHidden/>
        </w:rPr>
        <w:fldChar w:fldCharType="separate"/>
      </w:r>
      <w:ins w:id="127" w:author="Miguel Centeno Muñoz" w:date="2014-08-12T01:19:00Z">
        <w:r w:rsidR="00C27D85">
          <w:rPr>
            <w:noProof/>
            <w:webHidden/>
          </w:rPr>
          <w:t>30</w:t>
        </w:r>
      </w:ins>
      <w:ins w:id="128"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29" w:author="Miguel Centeno Muñoz" w:date="2014-08-11T20:44:00Z"/>
          <w:noProof/>
        </w:rPr>
      </w:pPr>
      <w:ins w:id="13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4.1.- Descripción del problema</w:t>
        </w:r>
        <w:r>
          <w:rPr>
            <w:noProof/>
            <w:webHidden/>
          </w:rPr>
          <w:tab/>
        </w:r>
        <w:r>
          <w:rPr>
            <w:noProof/>
            <w:webHidden/>
          </w:rPr>
          <w:fldChar w:fldCharType="begin"/>
        </w:r>
        <w:r>
          <w:rPr>
            <w:noProof/>
            <w:webHidden/>
          </w:rPr>
          <w:instrText xml:space="preserve"> PAGEREF _Toc395553252 \h </w:instrText>
        </w:r>
        <w:r>
          <w:rPr>
            <w:noProof/>
            <w:webHidden/>
          </w:rPr>
        </w:r>
      </w:ins>
      <w:r>
        <w:rPr>
          <w:noProof/>
          <w:webHidden/>
        </w:rPr>
        <w:fldChar w:fldCharType="separate"/>
      </w:r>
      <w:ins w:id="131" w:author="Miguel Centeno Muñoz" w:date="2014-08-12T01:19:00Z">
        <w:r w:rsidR="00C27D85">
          <w:rPr>
            <w:noProof/>
            <w:webHidden/>
          </w:rPr>
          <w:t>30</w:t>
        </w:r>
      </w:ins>
      <w:ins w:id="13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33" w:author="Miguel Centeno Muñoz" w:date="2014-08-11T20:44:00Z"/>
          <w:noProof/>
        </w:rPr>
      </w:pPr>
      <w:ins w:id="13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4.2.- Descripción del sistema actual</w:t>
        </w:r>
        <w:r>
          <w:rPr>
            <w:noProof/>
            <w:webHidden/>
          </w:rPr>
          <w:tab/>
        </w:r>
        <w:r>
          <w:rPr>
            <w:noProof/>
            <w:webHidden/>
          </w:rPr>
          <w:fldChar w:fldCharType="begin"/>
        </w:r>
        <w:r>
          <w:rPr>
            <w:noProof/>
            <w:webHidden/>
          </w:rPr>
          <w:instrText xml:space="preserve"> PAGEREF _Toc395553253 \h </w:instrText>
        </w:r>
        <w:r>
          <w:rPr>
            <w:noProof/>
            <w:webHidden/>
          </w:rPr>
        </w:r>
      </w:ins>
      <w:r>
        <w:rPr>
          <w:noProof/>
          <w:webHidden/>
        </w:rPr>
        <w:fldChar w:fldCharType="separate"/>
      </w:r>
      <w:ins w:id="135" w:author="Miguel Centeno Muñoz" w:date="2014-08-12T01:19:00Z">
        <w:r w:rsidR="00C27D85">
          <w:rPr>
            <w:noProof/>
            <w:webHidden/>
          </w:rPr>
          <w:t>30</w:t>
        </w:r>
      </w:ins>
      <w:ins w:id="13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37" w:author="Miguel Centeno Muñoz" w:date="2014-08-11T20:44:00Z"/>
          <w:noProof/>
        </w:rPr>
      </w:pPr>
      <w:ins w:id="13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4.3.- Glosario de términos</w:t>
        </w:r>
        <w:r>
          <w:rPr>
            <w:noProof/>
            <w:webHidden/>
          </w:rPr>
          <w:tab/>
        </w:r>
        <w:r>
          <w:rPr>
            <w:noProof/>
            <w:webHidden/>
          </w:rPr>
          <w:fldChar w:fldCharType="begin"/>
        </w:r>
        <w:r>
          <w:rPr>
            <w:noProof/>
            <w:webHidden/>
          </w:rPr>
          <w:instrText xml:space="preserve"> PAGEREF _Toc395553254 \h </w:instrText>
        </w:r>
        <w:r>
          <w:rPr>
            <w:noProof/>
            <w:webHidden/>
          </w:rPr>
        </w:r>
      </w:ins>
      <w:r>
        <w:rPr>
          <w:noProof/>
          <w:webHidden/>
        </w:rPr>
        <w:fldChar w:fldCharType="separate"/>
      </w:r>
      <w:ins w:id="139" w:author="Miguel Centeno Muñoz" w:date="2014-08-12T01:19:00Z">
        <w:r w:rsidR="00C27D85">
          <w:rPr>
            <w:noProof/>
            <w:webHidden/>
          </w:rPr>
          <w:t>31</w:t>
        </w:r>
      </w:ins>
      <w:ins w:id="140"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141" w:author="Miguel Centeno Muñoz" w:date="2014-08-11T20:44:00Z"/>
          <w:rFonts w:cstheme="minorBidi"/>
          <w:b w:val="0"/>
          <w:bCs w:val="0"/>
          <w:i w:val="0"/>
          <w:iCs w:val="0"/>
          <w:noProof/>
          <w:color w:val="auto"/>
          <w:sz w:val="22"/>
        </w:rPr>
      </w:pPr>
      <w:ins w:id="14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5.- Visión general del sistema desarrollado</w:t>
        </w:r>
        <w:r>
          <w:rPr>
            <w:noProof/>
            <w:webHidden/>
          </w:rPr>
          <w:tab/>
        </w:r>
        <w:r>
          <w:rPr>
            <w:noProof/>
            <w:webHidden/>
          </w:rPr>
          <w:fldChar w:fldCharType="begin"/>
        </w:r>
        <w:r>
          <w:rPr>
            <w:noProof/>
            <w:webHidden/>
          </w:rPr>
          <w:instrText xml:space="preserve"> PAGEREF _Toc395553255 \h </w:instrText>
        </w:r>
        <w:r>
          <w:rPr>
            <w:noProof/>
            <w:webHidden/>
          </w:rPr>
        </w:r>
      </w:ins>
      <w:r>
        <w:rPr>
          <w:noProof/>
          <w:webHidden/>
        </w:rPr>
        <w:fldChar w:fldCharType="separate"/>
      </w:r>
      <w:ins w:id="143" w:author="Miguel Centeno Muñoz" w:date="2014-08-12T01:19:00Z">
        <w:r w:rsidR="00C27D85">
          <w:rPr>
            <w:noProof/>
            <w:webHidden/>
          </w:rPr>
          <w:t>31</w:t>
        </w:r>
      </w:ins>
      <w:ins w:id="144"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45" w:author="Miguel Centeno Muñoz" w:date="2014-08-11T20:44:00Z"/>
          <w:noProof/>
        </w:rPr>
      </w:pPr>
      <w:ins w:id="14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5.1.- Participantes en el proyecto</w:t>
        </w:r>
        <w:r>
          <w:rPr>
            <w:noProof/>
            <w:webHidden/>
          </w:rPr>
          <w:tab/>
        </w:r>
        <w:r>
          <w:rPr>
            <w:noProof/>
            <w:webHidden/>
          </w:rPr>
          <w:fldChar w:fldCharType="begin"/>
        </w:r>
        <w:r>
          <w:rPr>
            <w:noProof/>
            <w:webHidden/>
          </w:rPr>
          <w:instrText xml:space="preserve"> PAGEREF _Toc395553256 \h </w:instrText>
        </w:r>
        <w:r>
          <w:rPr>
            <w:noProof/>
            <w:webHidden/>
          </w:rPr>
        </w:r>
      </w:ins>
      <w:r>
        <w:rPr>
          <w:noProof/>
          <w:webHidden/>
        </w:rPr>
        <w:fldChar w:fldCharType="separate"/>
      </w:r>
      <w:ins w:id="147" w:author="Miguel Centeno Muñoz" w:date="2014-08-12T01:19:00Z">
        <w:r w:rsidR="00C27D85">
          <w:rPr>
            <w:noProof/>
            <w:webHidden/>
          </w:rPr>
          <w:t>31</w:t>
        </w:r>
      </w:ins>
      <w:ins w:id="148"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49" w:author="Miguel Centeno Muñoz" w:date="2014-08-11T20:44:00Z"/>
          <w:rFonts w:eastAsiaTheme="minorEastAsia"/>
          <w:noProof/>
          <w:lang w:eastAsia="es-ES"/>
        </w:rPr>
      </w:pPr>
      <w:ins w:id="15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5.1.1.- Participantes</w:t>
        </w:r>
        <w:r>
          <w:rPr>
            <w:noProof/>
            <w:webHidden/>
          </w:rPr>
          <w:tab/>
        </w:r>
        <w:r>
          <w:rPr>
            <w:noProof/>
            <w:webHidden/>
          </w:rPr>
          <w:fldChar w:fldCharType="begin"/>
        </w:r>
        <w:r>
          <w:rPr>
            <w:noProof/>
            <w:webHidden/>
          </w:rPr>
          <w:instrText xml:space="preserve"> PAGEREF _Toc395553257 \h </w:instrText>
        </w:r>
        <w:r>
          <w:rPr>
            <w:noProof/>
            <w:webHidden/>
          </w:rPr>
        </w:r>
      </w:ins>
      <w:r>
        <w:rPr>
          <w:noProof/>
          <w:webHidden/>
        </w:rPr>
        <w:fldChar w:fldCharType="separate"/>
      </w:r>
      <w:ins w:id="151" w:author="Miguel Centeno Muñoz" w:date="2014-08-12T01:19:00Z">
        <w:r w:rsidR="00C27D85">
          <w:rPr>
            <w:noProof/>
            <w:webHidden/>
          </w:rPr>
          <w:t>31</w:t>
        </w:r>
      </w:ins>
      <w:ins w:id="152"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53" w:author="Miguel Centeno Muñoz" w:date="2014-08-11T20:44:00Z"/>
          <w:rFonts w:eastAsiaTheme="minorEastAsia"/>
          <w:noProof/>
          <w:lang w:eastAsia="es-ES"/>
        </w:rPr>
      </w:pPr>
      <w:ins w:id="15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"_Toc395553258"</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lang w:val="en-US"/>
          </w:rPr>
          <w:t xml:space="preserve">5.1.2.- </w:t>
        </w:r>
        <w:r w:rsidRPr="00355C42">
          <w:rPr>
            <w:rStyle w:val="Hipervnculo"/>
            <w:noProof/>
          </w:rPr>
          <w:t>Organizaciones</w:t>
        </w:r>
        <w:r>
          <w:rPr>
            <w:noProof/>
            <w:webHidden/>
          </w:rPr>
          <w:tab/>
        </w:r>
        <w:r>
          <w:rPr>
            <w:noProof/>
            <w:webHidden/>
          </w:rPr>
          <w:fldChar w:fldCharType="begin"/>
        </w:r>
        <w:r>
          <w:rPr>
            <w:noProof/>
            <w:webHidden/>
          </w:rPr>
          <w:instrText xml:space="preserve"> PAGEREF _Toc395553258 \h </w:instrText>
        </w:r>
        <w:r>
          <w:rPr>
            <w:noProof/>
            <w:webHidden/>
          </w:rPr>
        </w:r>
      </w:ins>
      <w:r>
        <w:rPr>
          <w:noProof/>
          <w:webHidden/>
        </w:rPr>
        <w:fldChar w:fldCharType="separate"/>
      </w:r>
      <w:ins w:id="155" w:author="Miguel Centeno Muñoz" w:date="2014-08-12T01:19:00Z">
        <w:r w:rsidR="00C27D85">
          <w:rPr>
            <w:noProof/>
            <w:webHidden/>
          </w:rPr>
          <w:t>31</w:t>
        </w:r>
      </w:ins>
      <w:ins w:id="15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57" w:author="Miguel Centeno Muñoz" w:date="2014-08-11T20:44:00Z"/>
          <w:noProof/>
        </w:rPr>
      </w:pPr>
      <w:ins w:id="15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"_Toc395553259"</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lang w:val="en-US"/>
          </w:rPr>
          <w:t xml:space="preserve">5.2.- </w:t>
        </w:r>
        <w:r w:rsidRPr="00355C42">
          <w:rPr>
            <w:rStyle w:val="Hipervnculo"/>
            <w:noProof/>
          </w:rPr>
          <w:t>Objetivos</w:t>
        </w:r>
        <w:r w:rsidRPr="00355C42">
          <w:rPr>
            <w:rStyle w:val="Hipervnculo"/>
            <w:noProof/>
            <w:lang w:val="en-US"/>
          </w:rPr>
          <w:t xml:space="preserve"> del </w:t>
        </w:r>
        <w:r w:rsidRPr="00355C42">
          <w:rPr>
            <w:rStyle w:val="Hipervnculo"/>
            <w:noProof/>
          </w:rPr>
          <w:t>sistema</w:t>
        </w:r>
        <w:r>
          <w:rPr>
            <w:noProof/>
            <w:webHidden/>
          </w:rPr>
          <w:tab/>
        </w:r>
        <w:r>
          <w:rPr>
            <w:noProof/>
            <w:webHidden/>
          </w:rPr>
          <w:fldChar w:fldCharType="begin"/>
        </w:r>
        <w:r>
          <w:rPr>
            <w:noProof/>
            <w:webHidden/>
          </w:rPr>
          <w:instrText xml:space="preserve"> PAGEREF _Toc395553259 \h </w:instrText>
        </w:r>
        <w:r>
          <w:rPr>
            <w:noProof/>
            <w:webHidden/>
          </w:rPr>
        </w:r>
      </w:ins>
      <w:r>
        <w:rPr>
          <w:noProof/>
          <w:webHidden/>
        </w:rPr>
        <w:fldChar w:fldCharType="separate"/>
      </w:r>
      <w:ins w:id="159" w:author="Miguel Centeno Muñoz" w:date="2014-08-12T01:19:00Z">
        <w:r w:rsidR="00C27D85">
          <w:rPr>
            <w:noProof/>
            <w:webHidden/>
          </w:rPr>
          <w:t>32</w:t>
        </w:r>
      </w:ins>
      <w:ins w:id="160"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161" w:author="Miguel Centeno Muñoz" w:date="2014-08-11T20:44:00Z"/>
          <w:rFonts w:cstheme="minorBidi"/>
          <w:b w:val="0"/>
          <w:bCs w:val="0"/>
          <w:i w:val="0"/>
          <w:iCs w:val="0"/>
          <w:noProof/>
          <w:color w:val="auto"/>
          <w:sz w:val="22"/>
        </w:rPr>
      </w:pPr>
      <w:ins w:id="16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"_Toc395553260"</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 Elicitación de requisitos</w:t>
        </w:r>
        <w:r>
          <w:rPr>
            <w:noProof/>
            <w:webHidden/>
          </w:rPr>
          <w:tab/>
        </w:r>
        <w:r>
          <w:rPr>
            <w:noProof/>
            <w:webHidden/>
          </w:rPr>
          <w:fldChar w:fldCharType="begin"/>
        </w:r>
        <w:r>
          <w:rPr>
            <w:noProof/>
            <w:webHidden/>
          </w:rPr>
          <w:instrText xml:space="preserve"> PAGEREF _Toc395553260 \h </w:instrText>
        </w:r>
        <w:r>
          <w:rPr>
            <w:noProof/>
            <w:webHidden/>
          </w:rPr>
        </w:r>
      </w:ins>
      <w:r>
        <w:rPr>
          <w:noProof/>
          <w:webHidden/>
        </w:rPr>
        <w:fldChar w:fldCharType="separate"/>
      </w:r>
      <w:ins w:id="163" w:author="Miguel Centeno Muñoz" w:date="2014-08-12T01:19:00Z">
        <w:r w:rsidR="00C27D85">
          <w:rPr>
            <w:noProof/>
            <w:webHidden/>
          </w:rPr>
          <w:t>34</w:t>
        </w:r>
      </w:ins>
      <w:ins w:id="164"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65" w:author="Miguel Centeno Muñoz" w:date="2014-08-11T20:44:00Z"/>
          <w:noProof/>
        </w:rPr>
      </w:pPr>
      <w:ins w:id="16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6.1.- Requisitos de información</w:t>
        </w:r>
        <w:r>
          <w:rPr>
            <w:noProof/>
            <w:webHidden/>
          </w:rPr>
          <w:tab/>
        </w:r>
        <w:r>
          <w:rPr>
            <w:noProof/>
            <w:webHidden/>
          </w:rPr>
          <w:fldChar w:fldCharType="begin"/>
        </w:r>
        <w:r>
          <w:rPr>
            <w:noProof/>
            <w:webHidden/>
          </w:rPr>
          <w:instrText xml:space="preserve"> PAGEREF _Toc395553261 \h </w:instrText>
        </w:r>
        <w:r>
          <w:rPr>
            <w:noProof/>
            <w:webHidden/>
          </w:rPr>
        </w:r>
      </w:ins>
      <w:r>
        <w:rPr>
          <w:noProof/>
          <w:webHidden/>
        </w:rPr>
        <w:fldChar w:fldCharType="separate"/>
      </w:r>
      <w:ins w:id="167" w:author="Miguel Centeno Muñoz" w:date="2014-08-12T01:19:00Z">
        <w:r w:rsidR="00C27D85">
          <w:rPr>
            <w:noProof/>
            <w:webHidden/>
          </w:rPr>
          <w:t>34</w:t>
        </w:r>
      </w:ins>
      <w:ins w:id="168"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69" w:author="Miguel Centeno Muñoz" w:date="2014-08-11T20:44:00Z"/>
          <w:noProof/>
        </w:rPr>
      </w:pPr>
      <w:ins w:id="17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6.2.- Reglas de negocio y restricciones</w:t>
        </w:r>
        <w:r>
          <w:rPr>
            <w:noProof/>
            <w:webHidden/>
          </w:rPr>
          <w:tab/>
        </w:r>
        <w:r>
          <w:rPr>
            <w:noProof/>
            <w:webHidden/>
          </w:rPr>
          <w:fldChar w:fldCharType="begin"/>
        </w:r>
        <w:r>
          <w:rPr>
            <w:noProof/>
            <w:webHidden/>
          </w:rPr>
          <w:instrText xml:space="preserve"> PAGEREF _Toc395553262 \h </w:instrText>
        </w:r>
        <w:r>
          <w:rPr>
            <w:noProof/>
            <w:webHidden/>
          </w:rPr>
        </w:r>
      </w:ins>
      <w:r>
        <w:rPr>
          <w:noProof/>
          <w:webHidden/>
        </w:rPr>
        <w:fldChar w:fldCharType="separate"/>
      </w:r>
      <w:ins w:id="171" w:author="Miguel Centeno Muñoz" w:date="2014-08-12T01:19:00Z">
        <w:r w:rsidR="00C27D85">
          <w:rPr>
            <w:noProof/>
            <w:webHidden/>
          </w:rPr>
          <w:t>37</w:t>
        </w:r>
      </w:ins>
      <w:ins w:id="17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73" w:author="Miguel Centeno Muñoz" w:date="2014-08-11T20:44:00Z"/>
          <w:noProof/>
        </w:rPr>
      </w:pPr>
      <w:ins w:id="17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6.3.- Requisitos funcionales</w:t>
        </w:r>
        <w:r>
          <w:rPr>
            <w:noProof/>
            <w:webHidden/>
          </w:rPr>
          <w:tab/>
        </w:r>
        <w:r>
          <w:rPr>
            <w:noProof/>
            <w:webHidden/>
          </w:rPr>
          <w:fldChar w:fldCharType="begin"/>
        </w:r>
        <w:r>
          <w:rPr>
            <w:noProof/>
            <w:webHidden/>
          </w:rPr>
          <w:instrText xml:space="preserve"> PAGEREF _Toc395553263 \h </w:instrText>
        </w:r>
        <w:r>
          <w:rPr>
            <w:noProof/>
            <w:webHidden/>
          </w:rPr>
        </w:r>
      </w:ins>
      <w:r>
        <w:rPr>
          <w:noProof/>
          <w:webHidden/>
        </w:rPr>
        <w:fldChar w:fldCharType="separate"/>
      </w:r>
      <w:ins w:id="175" w:author="Miguel Centeno Muñoz" w:date="2014-08-12T01:19:00Z">
        <w:r w:rsidR="00C27D85">
          <w:rPr>
            <w:noProof/>
            <w:webHidden/>
          </w:rPr>
          <w:t>39</w:t>
        </w:r>
      </w:ins>
      <w:ins w:id="176"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77" w:author="Miguel Centeno Muñoz" w:date="2014-08-11T20:44:00Z"/>
          <w:rFonts w:eastAsiaTheme="minorEastAsia"/>
          <w:noProof/>
          <w:lang w:eastAsia="es-ES"/>
        </w:rPr>
      </w:pPr>
      <w:ins w:id="17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6.3.1 Diagrama de subsistemas del sistema</w:t>
        </w:r>
        <w:r>
          <w:rPr>
            <w:noProof/>
            <w:webHidden/>
          </w:rPr>
          <w:tab/>
        </w:r>
        <w:r>
          <w:rPr>
            <w:noProof/>
            <w:webHidden/>
          </w:rPr>
          <w:fldChar w:fldCharType="begin"/>
        </w:r>
        <w:r>
          <w:rPr>
            <w:noProof/>
            <w:webHidden/>
          </w:rPr>
          <w:instrText xml:space="preserve"> PAGEREF _Toc395553264 \h </w:instrText>
        </w:r>
        <w:r>
          <w:rPr>
            <w:noProof/>
            <w:webHidden/>
          </w:rPr>
        </w:r>
      </w:ins>
      <w:r>
        <w:rPr>
          <w:noProof/>
          <w:webHidden/>
        </w:rPr>
        <w:fldChar w:fldCharType="separate"/>
      </w:r>
      <w:ins w:id="179" w:author="Miguel Centeno Muñoz" w:date="2014-08-12T01:19:00Z">
        <w:r w:rsidR="00C27D85">
          <w:rPr>
            <w:noProof/>
            <w:webHidden/>
          </w:rPr>
          <w:t>39</w:t>
        </w:r>
      </w:ins>
      <w:ins w:id="180"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81" w:author="Miguel Centeno Muñoz" w:date="2014-08-11T20:44:00Z"/>
          <w:rFonts w:eastAsiaTheme="minorEastAsia"/>
          <w:noProof/>
          <w:lang w:eastAsia="es-ES"/>
        </w:rPr>
      </w:pPr>
      <w:ins w:id="18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6.3.2.- Diagramas de casos de uso</w:t>
        </w:r>
        <w:r>
          <w:rPr>
            <w:noProof/>
            <w:webHidden/>
          </w:rPr>
          <w:tab/>
        </w:r>
        <w:r>
          <w:rPr>
            <w:noProof/>
            <w:webHidden/>
          </w:rPr>
          <w:fldChar w:fldCharType="begin"/>
        </w:r>
        <w:r>
          <w:rPr>
            <w:noProof/>
            <w:webHidden/>
          </w:rPr>
          <w:instrText xml:space="preserve"> PAGEREF _Toc395553265 \h </w:instrText>
        </w:r>
        <w:r>
          <w:rPr>
            <w:noProof/>
            <w:webHidden/>
          </w:rPr>
        </w:r>
      </w:ins>
      <w:r>
        <w:rPr>
          <w:noProof/>
          <w:webHidden/>
        </w:rPr>
        <w:fldChar w:fldCharType="separate"/>
      </w:r>
      <w:ins w:id="183" w:author="Miguel Centeno Muñoz" w:date="2014-08-12T01:19:00Z">
        <w:r w:rsidR="00C27D85">
          <w:rPr>
            <w:noProof/>
            <w:webHidden/>
          </w:rPr>
          <w:t>40</w:t>
        </w:r>
      </w:ins>
      <w:ins w:id="18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85" w:author="Miguel Centeno Muñoz" w:date="2014-08-11T20:44:00Z"/>
          <w:rFonts w:eastAsiaTheme="minorEastAsia"/>
          <w:noProof/>
          <w:lang w:eastAsia="es-ES"/>
        </w:rPr>
      </w:pPr>
      <w:ins w:id="18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6.3.2.- Definición de actores</w:t>
        </w:r>
        <w:r>
          <w:rPr>
            <w:noProof/>
            <w:webHidden/>
          </w:rPr>
          <w:tab/>
        </w:r>
        <w:r>
          <w:rPr>
            <w:noProof/>
            <w:webHidden/>
          </w:rPr>
          <w:fldChar w:fldCharType="begin"/>
        </w:r>
        <w:r>
          <w:rPr>
            <w:noProof/>
            <w:webHidden/>
          </w:rPr>
          <w:instrText xml:space="preserve"> PAGEREF _Toc395553266 \h </w:instrText>
        </w:r>
        <w:r>
          <w:rPr>
            <w:noProof/>
            <w:webHidden/>
          </w:rPr>
        </w:r>
      </w:ins>
      <w:r>
        <w:rPr>
          <w:noProof/>
          <w:webHidden/>
        </w:rPr>
        <w:fldChar w:fldCharType="separate"/>
      </w:r>
      <w:ins w:id="187" w:author="Miguel Centeno Muñoz" w:date="2014-08-12T01:19:00Z">
        <w:r w:rsidR="00C27D85">
          <w:rPr>
            <w:noProof/>
            <w:webHidden/>
          </w:rPr>
          <w:t>42</w:t>
        </w:r>
      </w:ins>
      <w:ins w:id="188"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189" w:author="Miguel Centeno Muñoz" w:date="2014-08-11T20:44:00Z"/>
          <w:rFonts w:eastAsiaTheme="minorEastAsia"/>
          <w:noProof/>
          <w:lang w:eastAsia="es-ES"/>
        </w:rPr>
      </w:pPr>
      <w:ins w:id="19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6.3.3.- Casos de uso del sistema</w:t>
        </w:r>
        <w:r>
          <w:rPr>
            <w:noProof/>
            <w:webHidden/>
          </w:rPr>
          <w:tab/>
        </w:r>
        <w:r>
          <w:rPr>
            <w:noProof/>
            <w:webHidden/>
          </w:rPr>
          <w:fldChar w:fldCharType="begin"/>
        </w:r>
        <w:r>
          <w:rPr>
            <w:noProof/>
            <w:webHidden/>
          </w:rPr>
          <w:instrText xml:space="preserve"> PAGEREF _Toc395553267 \h </w:instrText>
        </w:r>
        <w:r>
          <w:rPr>
            <w:noProof/>
            <w:webHidden/>
          </w:rPr>
        </w:r>
      </w:ins>
      <w:r>
        <w:rPr>
          <w:noProof/>
          <w:webHidden/>
        </w:rPr>
        <w:fldChar w:fldCharType="separate"/>
      </w:r>
      <w:ins w:id="191" w:author="Miguel Centeno Muñoz" w:date="2014-08-12T01:19:00Z">
        <w:r w:rsidR="00C27D85">
          <w:rPr>
            <w:noProof/>
            <w:webHidden/>
          </w:rPr>
          <w:t>42</w:t>
        </w:r>
      </w:ins>
      <w:ins w:id="19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93" w:author="Miguel Centeno Muñoz" w:date="2014-08-11T20:44:00Z"/>
          <w:noProof/>
        </w:rPr>
      </w:pPr>
      <w:ins w:id="19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"_Toc395553268"</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6.3.- Requisitos no funcionales</w:t>
        </w:r>
        <w:r>
          <w:rPr>
            <w:noProof/>
            <w:webHidden/>
          </w:rPr>
          <w:tab/>
        </w:r>
        <w:r>
          <w:rPr>
            <w:noProof/>
            <w:webHidden/>
          </w:rPr>
          <w:fldChar w:fldCharType="begin"/>
        </w:r>
        <w:r>
          <w:rPr>
            <w:noProof/>
            <w:webHidden/>
          </w:rPr>
          <w:instrText xml:space="preserve"> PAGEREF _Toc395553268 \h </w:instrText>
        </w:r>
        <w:r>
          <w:rPr>
            <w:noProof/>
            <w:webHidden/>
          </w:rPr>
        </w:r>
      </w:ins>
      <w:r>
        <w:rPr>
          <w:noProof/>
          <w:webHidden/>
        </w:rPr>
        <w:fldChar w:fldCharType="separate"/>
      </w:r>
      <w:ins w:id="195" w:author="Miguel Centeno Muñoz" w:date="2014-08-12T01:19:00Z">
        <w:r w:rsidR="00C27D85">
          <w:rPr>
            <w:noProof/>
            <w:webHidden/>
          </w:rPr>
          <w:t>51</w:t>
        </w:r>
      </w:ins>
      <w:ins w:id="19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197" w:author="Miguel Centeno Muñoz" w:date="2014-08-11T20:44:00Z"/>
          <w:noProof/>
        </w:rPr>
      </w:pPr>
      <w:ins w:id="19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"_Toc395553269"</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6.4.- Matriz de rastreabilidad requisitos-objetivos</w:t>
        </w:r>
        <w:r>
          <w:rPr>
            <w:noProof/>
            <w:webHidden/>
          </w:rPr>
          <w:tab/>
        </w:r>
        <w:r>
          <w:rPr>
            <w:noProof/>
            <w:webHidden/>
          </w:rPr>
          <w:fldChar w:fldCharType="begin"/>
        </w:r>
        <w:r>
          <w:rPr>
            <w:noProof/>
            <w:webHidden/>
          </w:rPr>
          <w:instrText xml:space="preserve"> PAGEREF _Toc395553269 \h </w:instrText>
        </w:r>
        <w:r>
          <w:rPr>
            <w:noProof/>
            <w:webHidden/>
          </w:rPr>
        </w:r>
      </w:ins>
      <w:r>
        <w:rPr>
          <w:noProof/>
          <w:webHidden/>
        </w:rPr>
        <w:fldChar w:fldCharType="separate"/>
      </w:r>
      <w:ins w:id="199" w:author="Miguel Centeno Muñoz" w:date="2014-08-12T01:19:00Z">
        <w:r w:rsidR="00C27D85">
          <w:rPr>
            <w:noProof/>
            <w:webHidden/>
          </w:rPr>
          <w:t>52</w:t>
        </w:r>
      </w:ins>
      <w:ins w:id="200"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01" w:author="Miguel Centeno Muñoz" w:date="2014-08-11T20:44:00Z"/>
          <w:noProof/>
        </w:rPr>
      </w:pPr>
      <w:ins w:id="20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"_Toc395553270"</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_Toc395553270 \h </w:instrText>
        </w:r>
        <w:r>
          <w:rPr>
            <w:noProof/>
            <w:webHidden/>
          </w:rPr>
        </w:r>
      </w:ins>
      <w:r>
        <w:rPr>
          <w:noProof/>
          <w:webHidden/>
        </w:rPr>
        <w:fldChar w:fldCharType="separate"/>
      </w:r>
      <w:ins w:id="203" w:author="Miguel Centeno Muñoz" w:date="2014-08-12T01:19:00Z">
        <w:r w:rsidR="00C27D85">
          <w:rPr>
            <w:noProof/>
            <w:webHidden/>
          </w:rPr>
          <w:t>52</w:t>
        </w:r>
      </w:ins>
      <w:ins w:id="204"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205" w:author="Miguel Centeno Muñoz" w:date="2014-08-11T20:44:00Z"/>
          <w:rFonts w:cstheme="minorBidi"/>
          <w:b w:val="0"/>
          <w:bCs w:val="0"/>
          <w:i w:val="0"/>
          <w:iCs w:val="0"/>
          <w:noProof/>
          <w:color w:val="auto"/>
          <w:sz w:val="22"/>
        </w:rPr>
      </w:pPr>
      <w:ins w:id="20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 Análisis de requisitos</w:t>
        </w:r>
        <w:r>
          <w:rPr>
            <w:noProof/>
            <w:webHidden/>
          </w:rPr>
          <w:tab/>
        </w:r>
        <w:r>
          <w:rPr>
            <w:noProof/>
            <w:webHidden/>
          </w:rPr>
          <w:fldChar w:fldCharType="begin"/>
        </w:r>
        <w:r>
          <w:rPr>
            <w:noProof/>
            <w:webHidden/>
          </w:rPr>
          <w:instrText xml:space="preserve"> PAGEREF _Toc395553271 \h </w:instrText>
        </w:r>
        <w:r>
          <w:rPr>
            <w:noProof/>
            <w:webHidden/>
          </w:rPr>
        </w:r>
      </w:ins>
      <w:r>
        <w:rPr>
          <w:noProof/>
          <w:webHidden/>
        </w:rPr>
        <w:fldChar w:fldCharType="separate"/>
      </w:r>
      <w:ins w:id="207" w:author="Miguel Centeno Muñoz" w:date="2014-08-12T01:19:00Z">
        <w:r w:rsidR="00C27D85">
          <w:rPr>
            <w:noProof/>
            <w:webHidden/>
          </w:rPr>
          <w:t>53</w:t>
        </w:r>
      </w:ins>
      <w:ins w:id="208"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09" w:author="Miguel Centeno Muñoz" w:date="2014-08-11T20:44:00Z"/>
          <w:noProof/>
        </w:rPr>
      </w:pPr>
      <w:ins w:id="21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7.1.- Modelo estático del sistema</w:t>
        </w:r>
        <w:r>
          <w:rPr>
            <w:noProof/>
            <w:webHidden/>
          </w:rPr>
          <w:tab/>
        </w:r>
        <w:r>
          <w:rPr>
            <w:noProof/>
            <w:webHidden/>
          </w:rPr>
          <w:fldChar w:fldCharType="begin"/>
        </w:r>
        <w:r>
          <w:rPr>
            <w:noProof/>
            <w:webHidden/>
          </w:rPr>
          <w:instrText xml:space="preserve"> PAGEREF _Toc395553272 \h </w:instrText>
        </w:r>
        <w:r>
          <w:rPr>
            <w:noProof/>
            <w:webHidden/>
          </w:rPr>
        </w:r>
      </w:ins>
      <w:r>
        <w:rPr>
          <w:noProof/>
          <w:webHidden/>
        </w:rPr>
        <w:fldChar w:fldCharType="separate"/>
      </w:r>
      <w:ins w:id="211" w:author="Miguel Centeno Muñoz" w:date="2014-08-12T01:19:00Z">
        <w:r w:rsidR="00C27D85">
          <w:rPr>
            <w:noProof/>
            <w:webHidden/>
          </w:rPr>
          <w:t>53</w:t>
        </w:r>
      </w:ins>
      <w:ins w:id="212"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13" w:author="Miguel Centeno Muñoz" w:date="2014-08-11T20:44:00Z"/>
          <w:rFonts w:eastAsiaTheme="minorEastAsia"/>
          <w:noProof/>
          <w:lang w:eastAsia="es-ES"/>
        </w:rPr>
      </w:pPr>
      <w:ins w:id="21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7.1.1.- Diagramas de tipos</w:t>
        </w:r>
        <w:r>
          <w:rPr>
            <w:noProof/>
            <w:webHidden/>
          </w:rPr>
          <w:tab/>
        </w:r>
        <w:r>
          <w:rPr>
            <w:noProof/>
            <w:webHidden/>
          </w:rPr>
          <w:fldChar w:fldCharType="begin"/>
        </w:r>
        <w:r>
          <w:rPr>
            <w:noProof/>
            <w:webHidden/>
          </w:rPr>
          <w:instrText xml:space="preserve"> PAGEREF _Toc395553273 \h </w:instrText>
        </w:r>
        <w:r>
          <w:rPr>
            <w:noProof/>
            <w:webHidden/>
          </w:rPr>
        </w:r>
      </w:ins>
      <w:r>
        <w:rPr>
          <w:noProof/>
          <w:webHidden/>
        </w:rPr>
        <w:fldChar w:fldCharType="separate"/>
      </w:r>
      <w:ins w:id="215" w:author="Miguel Centeno Muñoz" w:date="2014-08-12T01:19:00Z">
        <w:r w:rsidR="00C27D85">
          <w:rPr>
            <w:noProof/>
            <w:webHidden/>
          </w:rPr>
          <w:t>54</w:t>
        </w:r>
      </w:ins>
      <w:ins w:id="216"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17" w:author="Miguel Centeno Muñoz" w:date="2014-08-11T20:44:00Z"/>
          <w:rFonts w:eastAsiaTheme="minorEastAsia"/>
          <w:noProof/>
          <w:lang w:eastAsia="es-ES"/>
        </w:rPr>
      </w:pPr>
      <w:ins w:id="21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7.1.2.- Tipos</w:t>
        </w:r>
        <w:r>
          <w:rPr>
            <w:noProof/>
            <w:webHidden/>
          </w:rPr>
          <w:tab/>
        </w:r>
        <w:r>
          <w:rPr>
            <w:noProof/>
            <w:webHidden/>
          </w:rPr>
          <w:fldChar w:fldCharType="begin"/>
        </w:r>
        <w:r>
          <w:rPr>
            <w:noProof/>
            <w:webHidden/>
          </w:rPr>
          <w:instrText xml:space="preserve"> PAGEREF _Toc395553274 \h </w:instrText>
        </w:r>
        <w:r>
          <w:rPr>
            <w:noProof/>
            <w:webHidden/>
          </w:rPr>
        </w:r>
      </w:ins>
      <w:r>
        <w:rPr>
          <w:noProof/>
          <w:webHidden/>
        </w:rPr>
        <w:fldChar w:fldCharType="separate"/>
      </w:r>
      <w:ins w:id="219" w:author="Miguel Centeno Muñoz" w:date="2014-08-12T01:19:00Z">
        <w:r w:rsidR="00C27D85">
          <w:rPr>
            <w:noProof/>
            <w:webHidden/>
          </w:rPr>
          <w:t>55</w:t>
        </w:r>
      </w:ins>
      <w:ins w:id="220"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21" w:author="Miguel Centeno Muñoz" w:date="2014-08-11T20:44:00Z"/>
          <w:noProof/>
        </w:rPr>
      </w:pPr>
      <w:ins w:id="22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7.2.- Modelo dinámico del sistema</w:t>
        </w:r>
        <w:r>
          <w:rPr>
            <w:noProof/>
            <w:webHidden/>
          </w:rPr>
          <w:tab/>
        </w:r>
        <w:r>
          <w:rPr>
            <w:noProof/>
            <w:webHidden/>
          </w:rPr>
          <w:fldChar w:fldCharType="begin"/>
        </w:r>
        <w:r>
          <w:rPr>
            <w:noProof/>
            <w:webHidden/>
          </w:rPr>
          <w:instrText xml:space="preserve"> PAGEREF _Toc395553275 \h </w:instrText>
        </w:r>
        <w:r>
          <w:rPr>
            <w:noProof/>
            <w:webHidden/>
          </w:rPr>
        </w:r>
      </w:ins>
      <w:r>
        <w:rPr>
          <w:noProof/>
          <w:webHidden/>
        </w:rPr>
        <w:fldChar w:fldCharType="separate"/>
      </w:r>
      <w:ins w:id="223" w:author="Miguel Centeno Muñoz" w:date="2014-08-12T01:19:00Z">
        <w:r w:rsidR="00C27D85">
          <w:rPr>
            <w:noProof/>
            <w:webHidden/>
          </w:rPr>
          <w:t>60</w:t>
        </w:r>
      </w:ins>
      <w:ins w:id="22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25" w:author="Miguel Centeno Muñoz" w:date="2014-08-11T20:44:00Z"/>
          <w:rFonts w:eastAsiaTheme="minorEastAsia"/>
          <w:noProof/>
          <w:lang w:eastAsia="es-ES"/>
        </w:rPr>
      </w:pPr>
      <w:ins w:id="22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7.2.1.- Subsistema de gestión de usuarios</w:t>
        </w:r>
        <w:r>
          <w:rPr>
            <w:noProof/>
            <w:webHidden/>
          </w:rPr>
          <w:tab/>
        </w:r>
        <w:r>
          <w:rPr>
            <w:noProof/>
            <w:webHidden/>
          </w:rPr>
          <w:fldChar w:fldCharType="begin"/>
        </w:r>
        <w:r>
          <w:rPr>
            <w:noProof/>
            <w:webHidden/>
          </w:rPr>
          <w:instrText xml:space="preserve"> PAGEREF _Toc395553276 \h </w:instrText>
        </w:r>
        <w:r>
          <w:rPr>
            <w:noProof/>
            <w:webHidden/>
          </w:rPr>
        </w:r>
      </w:ins>
      <w:r>
        <w:rPr>
          <w:noProof/>
          <w:webHidden/>
        </w:rPr>
        <w:fldChar w:fldCharType="separate"/>
      </w:r>
      <w:ins w:id="227" w:author="Miguel Centeno Muñoz" w:date="2014-08-12T01:19:00Z">
        <w:r w:rsidR="00C27D85">
          <w:rPr>
            <w:noProof/>
            <w:webHidden/>
          </w:rPr>
          <w:t>60</w:t>
        </w:r>
      </w:ins>
      <w:ins w:id="228"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29" w:author="Miguel Centeno Muñoz" w:date="2014-08-11T20:44:00Z"/>
          <w:rFonts w:eastAsiaTheme="minorEastAsia"/>
          <w:noProof/>
          <w:lang w:eastAsia="es-ES"/>
        </w:rPr>
      </w:pPr>
      <w:ins w:id="23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Pr>
            <w:noProof/>
            <w:webHidden/>
          </w:rPr>
          <w:tab/>
        </w:r>
        <w:r>
          <w:rPr>
            <w:noProof/>
            <w:webHidden/>
          </w:rPr>
          <w:fldChar w:fldCharType="begin"/>
        </w:r>
        <w:r>
          <w:rPr>
            <w:noProof/>
            <w:webHidden/>
          </w:rPr>
          <w:instrText xml:space="preserve"> PAGEREF _Toc395553277 \h </w:instrText>
        </w:r>
        <w:r>
          <w:rPr>
            <w:noProof/>
            <w:webHidden/>
          </w:rPr>
        </w:r>
      </w:ins>
      <w:r>
        <w:rPr>
          <w:noProof/>
          <w:webHidden/>
        </w:rPr>
        <w:fldChar w:fldCharType="separate"/>
      </w:r>
      <w:ins w:id="231" w:author="Miguel Centeno Muñoz" w:date="2014-08-12T01:19:00Z">
        <w:r w:rsidR="00C27D85">
          <w:rPr>
            <w:noProof/>
            <w:webHidden/>
          </w:rPr>
          <w:t>61</w:t>
        </w:r>
      </w:ins>
      <w:ins w:id="232"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33" w:author="Miguel Centeno Muñoz" w:date="2014-08-11T20:44:00Z"/>
          <w:rFonts w:eastAsiaTheme="minorEastAsia"/>
          <w:noProof/>
          <w:lang w:eastAsia="es-ES"/>
        </w:rPr>
      </w:pPr>
      <w:ins w:id="23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"_Toc395553278"</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Pr>
            <w:noProof/>
            <w:webHidden/>
          </w:rPr>
          <w:tab/>
        </w:r>
        <w:r>
          <w:rPr>
            <w:noProof/>
            <w:webHidden/>
          </w:rPr>
          <w:fldChar w:fldCharType="begin"/>
        </w:r>
        <w:r>
          <w:rPr>
            <w:noProof/>
            <w:webHidden/>
          </w:rPr>
          <w:instrText xml:space="preserve"> PAGEREF _Toc395553278 \h </w:instrText>
        </w:r>
        <w:r>
          <w:rPr>
            <w:noProof/>
            <w:webHidden/>
          </w:rPr>
        </w:r>
      </w:ins>
      <w:r>
        <w:rPr>
          <w:noProof/>
          <w:webHidden/>
        </w:rPr>
        <w:fldChar w:fldCharType="separate"/>
      </w:r>
      <w:ins w:id="235" w:author="Miguel Centeno Muñoz" w:date="2014-08-12T01:19:00Z">
        <w:r w:rsidR="00C27D85">
          <w:rPr>
            <w:noProof/>
            <w:webHidden/>
          </w:rPr>
          <w:t>62</w:t>
        </w:r>
      </w:ins>
      <w:ins w:id="236"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37" w:author="Miguel Centeno Muñoz" w:date="2014-08-11T20:44:00Z"/>
          <w:rFonts w:eastAsiaTheme="minorEastAsia"/>
          <w:noProof/>
          <w:lang w:eastAsia="es-ES"/>
        </w:rPr>
      </w:pPr>
      <w:ins w:id="23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"_Toc395553279"</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7.2.2.- Subsistema de gestión de rutas</w:t>
        </w:r>
        <w:r>
          <w:rPr>
            <w:noProof/>
            <w:webHidden/>
          </w:rPr>
          <w:tab/>
        </w:r>
        <w:r>
          <w:rPr>
            <w:noProof/>
            <w:webHidden/>
          </w:rPr>
          <w:fldChar w:fldCharType="begin"/>
        </w:r>
        <w:r>
          <w:rPr>
            <w:noProof/>
            <w:webHidden/>
          </w:rPr>
          <w:instrText xml:space="preserve"> PAGEREF _Toc395553279 \h </w:instrText>
        </w:r>
        <w:r>
          <w:rPr>
            <w:noProof/>
            <w:webHidden/>
          </w:rPr>
        </w:r>
      </w:ins>
      <w:r>
        <w:rPr>
          <w:noProof/>
          <w:webHidden/>
        </w:rPr>
        <w:fldChar w:fldCharType="separate"/>
      </w:r>
      <w:ins w:id="239" w:author="Miguel Centeno Muñoz" w:date="2014-08-12T01:19:00Z">
        <w:r w:rsidR="00C27D85">
          <w:rPr>
            <w:noProof/>
            <w:webHidden/>
          </w:rPr>
          <w:t>63</w:t>
        </w:r>
      </w:ins>
      <w:ins w:id="240"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41" w:author="Miguel Centeno Muñoz" w:date="2014-08-11T20:44:00Z"/>
          <w:noProof/>
        </w:rPr>
      </w:pPr>
      <w:ins w:id="242" w:author="Miguel Centeno Muñoz" w:date="2014-08-11T20:44:00Z">
        <w:r w:rsidRPr="00355C42">
          <w:rPr>
            <w:rStyle w:val="Hipervnculo"/>
            <w:noProof/>
          </w:rPr>
          <w:lastRenderedPageBreak/>
          <w:fldChar w:fldCharType="begin"/>
        </w:r>
        <w:r w:rsidRPr="00355C42">
          <w:rPr>
            <w:rStyle w:val="Hipervnculo"/>
            <w:noProof/>
          </w:rPr>
          <w:instrText xml:space="preserve"> </w:instrText>
        </w:r>
        <w:r>
          <w:rPr>
            <w:noProof/>
          </w:rPr>
          <w:instrText>HYPERLINK \l "_Toc395553280"</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Pr>
            <w:noProof/>
            <w:webHidden/>
          </w:rPr>
          <w:tab/>
        </w:r>
        <w:r>
          <w:rPr>
            <w:noProof/>
            <w:webHidden/>
          </w:rPr>
          <w:fldChar w:fldCharType="begin"/>
        </w:r>
        <w:r>
          <w:rPr>
            <w:noProof/>
            <w:webHidden/>
          </w:rPr>
          <w:instrText xml:space="preserve"> PAGEREF _Toc395553280 \h </w:instrText>
        </w:r>
        <w:r>
          <w:rPr>
            <w:noProof/>
            <w:webHidden/>
          </w:rPr>
        </w:r>
      </w:ins>
      <w:r>
        <w:rPr>
          <w:noProof/>
          <w:webHidden/>
        </w:rPr>
        <w:fldChar w:fldCharType="separate"/>
      </w:r>
      <w:ins w:id="243" w:author="Miguel Centeno Muñoz" w:date="2014-08-12T01:19:00Z">
        <w:r w:rsidR="00C27D85">
          <w:rPr>
            <w:noProof/>
            <w:webHidden/>
          </w:rPr>
          <w:t>64</w:t>
        </w:r>
      </w:ins>
      <w:ins w:id="244"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45" w:author="Miguel Centeno Muñoz" w:date="2014-08-11T20:44:00Z"/>
          <w:noProof/>
        </w:rPr>
      </w:pPr>
      <w:ins w:id="24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Pr>
            <w:noProof/>
            <w:webHidden/>
          </w:rPr>
          <w:tab/>
        </w:r>
        <w:r>
          <w:rPr>
            <w:noProof/>
            <w:webHidden/>
          </w:rPr>
          <w:fldChar w:fldCharType="begin"/>
        </w:r>
        <w:r>
          <w:rPr>
            <w:noProof/>
            <w:webHidden/>
          </w:rPr>
          <w:instrText xml:space="preserve"> PAGEREF _Toc395553281 \h </w:instrText>
        </w:r>
        <w:r>
          <w:rPr>
            <w:noProof/>
            <w:webHidden/>
          </w:rPr>
        </w:r>
      </w:ins>
      <w:r>
        <w:rPr>
          <w:noProof/>
          <w:webHidden/>
        </w:rPr>
        <w:fldChar w:fldCharType="separate"/>
      </w:r>
      <w:ins w:id="247" w:author="Miguel Centeno Muñoz" w:date="2014-08-12T01:19:00Z">
        <w:r w:rsidR="00C27D85">
          <w:rPr>
            <w:noProof/>
            <w:webHidden/>
          </w:rPr>
          <w:t>65</w:t>
        </w:r>
      </w:ins>
      <w:ins w:id="248"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49" w:author="Miguel Centeno Muñoz" w:date="2014-08-11T20:44:00Z"/>
          <w:noProof/>
        </w:rPr>
      </w:pPr>
      <w:ins w:id="25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 Prototipos de interfaz de usuario</w:t>
        </w:r>
        <w:r>
          <w:rPr>
            <w:noProof/>
            <w:webHidden/>
          </w:rPr>
          <w:tab/>
        </w:r>
        <w:r>
          <w:rPr>
            <w:noProof/>
            <w:webHidden/>
          </w:rPr>
          <w:fldChar w:fldCharType="begin"/>
        </w:r>
        <w:r>
          <w:rPr>
            <w:noProof/>
            <w:webHidden/>
          </w:rPr>
          <w:instrText xml:space="preserve"> PAGEREF _Toc395553282 \h </w:instrText>
        </w:r>
        <w:r>
          <w:rPr>
            <w:noProof/>
            <w:webHidden/>
          </w:rPr>
        </w:r>
      </w:ins>
      <w:r>
        <w:rPr>
          <w:noProof/>
          <w:webHidden/>
        </w:rPr>
        <w:fldChar w:fldCharType="separate"/>
      </w:r>
      <w:ins w:id="251" w:author="Miguel Centeno Muñoz" w:date="2014-08-12T01:19:00Z">
        <w:r w:rsidR="00C27D85">
          <w:rPr>
            <w:noProof/>
            <w:webHidden/>
          </w:rPr>
          <w:t>67</w:t>
        </w:r>
      </w:ins>
      <w:ins w:id="252"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53" w:author="Miguel Centeno Muñoz" w:date="2014-08-11T20:44:00Z"/>
          <w:rFonts w:eastAsiaTheme="minorEastAsia"/>
          <w:noProof/>
          <w:lang w:eastAsia="es-ES"/>
        </w:rPr>
      </w:pPr>
      <w:ins w:id="25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7.3.1.- Pantalla de inicio y búsqueda</w:t>
        </w:r>
        <w:r>
          <w:rPr>
            <w:noProof/>
            <w:webHidden/>
          </w:rPr>
          <w:tab/>
        </w:r>
        <w:r>
          <w:rPr>
            <w:noProof/>
            <w:webHidden/>
          </w:rPr>
          <w:fldChar w:fldCharType="begin"/>
        </w:r>
        <w:r>
          <w:rPr>
            <w:noProof/>
            <w:webHidden/>
          </w:rPr>
          <w:instrText xml:space="preserve"> PAGEREF _Toc395553283 \h </w:instrText>
        </w:r>
        <w:r>
          <w:rPr>
            <w:noProof/>
            <w:webHidden/>
          </w:rPr>
        </w:r>
      </w:ins>
      <w:r>
        <w:rPr>
          <w:noProof/>
          <w:webHidden/>
        </w:rPr>
        <w:fldChar w:fldCharType="separate"/>
      </w:r>
      <w:ins w:id="255" w:author="Miguel Centeno Muñoz" w:date="2014-08-12T01:19:00Z">
        <w:r w:rsidR="00C27D85">
          <w:rPr>
            <w:noProof/>
            <w:webHidden/>
          </w:rPr>
          <w:t>67</w:t>
        </w:r>
      </w:ins>
      <w:ins w:id="256"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57" w:author="Miguel Centeno Muñoz" w:date="2014-08-11T20:44:00Z"/>
          <w:rFonts w:eastAsiaTheme="minorEastAsia"/>
          <w:noProof/>
          <w:lang w:eastAsia="es-ES"/>
        </w:rPr>
      </w:pPr>
      <w:ins w:id="25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7.3.2.- Pantalla de login</w:t>
        </w:r>
        <w:r>
          <w:rPr>
            <w:noProof/>
            <w:webHidden/>
          </w:rPr>
          <w:tab/>
        </w:r>
        <w:r>
          <w:rPr>
            <w:noProof/>
            <w:webHidden/>
          </w:rPr>
          <w:fldChar w:fldCharType="begin"/>
        </w:r>
        <w:r>
          <w:rPr>
            <w:noProof/>
            <w:webHidden/>
          </w:rPr>
          <w:instrText xml:space="preserve"> PAGEREF _Toc395553284 \h </w:instrText>
        </w:r>
        <w:r>
          <w:rPr>
            <w:noProof/>
            <w:webHidden/>
          </w:rPr>
        </w:r>
      </w:ins>
      <w:r>
        <w:rPr>
          <w:noProof/>
          <w:webHidden/>
        </w:rPr>
        <w:fldChar w:fldCharType="separate"/>
      </w:r>
      <w:ins w:id="259" w:author="Miguel Centeno Muñoz" w:date="2014-08-12T01:19:00Z">
        <w:r w:rsidR="00C27D85">
          <w:rPr>
            <w:noProof/>
            <w:webHidden/>
          </w:rPr>
          <w:t>67</w:t>
        </w:r>
      </w:ins>
      <w:ins w:id="260"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61" w:author="Miguel Centeno Muñoz" w:date="2014-08-11T20:44:00Z"/>
          <w:rFonts w:eastAsiaTheme="minorEastAsia"/>
          <w:noProof/>
          <w:lang w:eastAsia="es-ES"/>
        </w:rPr>
      </w:pPr>
      <w:ins w:id="26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7.3.3.- Pantalla de registro de usuario</w:t>
        </w:r>
        <w:r>
          <w:rPr>
            <w:noProof/>
            <w:webHidden/>
          </w:rPr>
          <w:tab/>
        </w:r>
        <w:r>
          <w:rPr>
            <w:noProof/>
            <w:webHidden/>
          </w:rPr>
          <w:fldChar w:fldCharType="begin"/>
        </w:r>
        <w:r>
          <w:rPr>
            <w:noProof/>
            <w:webHidden/>
          </w:rPr>
          <w:instrText xml:space="preserve"> PAGEREF _Toc395553285 \h </w:instrText>
        </w:r>
        <w:r>
          <w:rPr>
            <w:noProof/>
            <w:webHidden/>
          </w:rPr>
        </w:r>
      </w:ins>
      <w:r>
        <w:rPr>
          <w:noProof/>
          <w:webHidden/>
        </w:rPr>
        <w:fldChar w:fldCharType="separate"/>
      </w:r>
      <w:ins w:id="263" w:author="Miguel Centeno Muñoz" w:date="2014-08-12T01:19:00Z">
        <w:r w:rsidR="00C27D85">
          <w:rPr>
            <w:noProof/>
            <w:webHidden/>
          </w:rPr>
          <w:t>68</w:t>
        </w:r>
      </w:ins>
      <w:ins w:id="26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65" w:author="Miguel Centeno Muñoz" w:date="2014-08-11T20:44:00Z"/>
          <w:rFonts w:eastAsiaTheme="minorEastAsia"/>
          <w:noProof/>
          <w:lang w:eastAsia="es-ES"/>
        </w:rPr>
      </w:pPr>
      <w:ins w:id="26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7.3.4.- Pantalla Mis Rutas</w:t>
        </w:r>
        <w:r>
          <w:rPr>
            <w:noProof/>
            <w:webHidden/>
          </w:rPr>
          <w:tab/>
        </w:r>
        <w:r>
          <w:rPr>
            <w:noProof/>
            <w:webHidden/>
          </w:rPr>
          <w:fldChar w:fldCharType="begin"/>
        </w:r>
        <w:r>
          <w:rPr>
            <w:noProof/>
            <w:webHidden/>
          </w:rPr>
          <w:instrText xml:space="preserve"> PAGEREF _Toc395553286 \h </w:instrText>
        </w:r>
        <w:r>
          <w:rPr>
            <w:noProof/>
            <w:webHidden/>
          </w:rPr>
        </w:r>
      </w:ins>
      <w:r>
        <w:rPr>
          <w:noProof/>
          <w:webHidden/>
        </w:rPr>
        <w:fldChar w:fldCharType="separate"/>
      </w:r>
      <w:ins w:id="267" w:author="Miguel Centeno Muñoz" w:date="2014-08-12T01:19:00Z">
        <w:r w:rsidR="00C27D85">
          <w:rPr>
            <w:noProof/>
            <w:webHidden/>
          </w:rPr>
          <w:t>69</w:t>
        </w:r>
      </w:ins>
      <w:ins w:id="268"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69" w:author="Miguel Centeno Muñoz" w:date="2014-08-11T20:44:00Z"/>
          <w:rFonts w:eastAsiaTheme="minorEastAsia"/>
          <w:noProof/>
          <w:lang w:eastAsia="es-ES"/>
        </w:rPr>
      </w:pPr>
      <w:ins w:id="27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7.3.5.- Pantalla Añadir Ruta</w:t>
        </w:r>
        <w:r>
          <w:rPr>
            <w:noProof/>
            <w:webHidden/>
          </w:rPr>
          <w:tab/>
        </w:r>
        <w:r>
          <w:rPr>
            <w:noProof/>
            <w:webHidden/>
          </w:rPr>
          <w:fldChar w:fldCharType="begin"/>
        </w:r>
        <w:r>
          <w:rPr>
            <w:noProof/>
            <w:webHidden/>
          </w:rPr>
          <w:instrText xml:space="preserve"> PAGEREF _Toc395553287 \h </w:instrText>
        </w:r>
        <w:r>
          <w:rPr>
            <w:noProof/>
            <w:webHidden/>
          </w:rPr>
        </w:r>
      </w:ins>
      <w:r>
        <w:rPr>
          <w:noProof/>
          <w:webHidden/>
        </w:rPr>
        <w:fldChar w:fldCharType="separate"/>
      </w:r>
      <w:ins w:id="271" w:author="Miguel Centeno Muñoz" w:date="2014-08-12T01:19:00Z">
        <w:r w:rsidR="00C27D85">
          <w:rPr>
            <w:noProof/>
            <w:webHidden/>
          </w:rPr>
          <w:t>70</w:t>
        </w:r>
      </w:ins>
      <w:ins w:id="272"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73" w:author="Miguel Centeno Muñoz" w:date="2014-08-11T20:44:00Z"/>
          <w:rFonts w:eastAsiaTheme="minorEastAsia"/>
          <w:noProof/>
          <w:lang w:eastAsia="es-ES"/>
        </w:rPr>
      </w:pPr>
      <w:ins w:id="27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"_Toc395553288"</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7.3.6.- Pantalla Editar Perfil</w:t>
        </w:r>
        <w:r>
          <w:rPr>
            <w:noProof/>
            <w:webHidden/>
          </w:rPr>
          <w:tab/>
        </w:r>
        <w:r>
          <w:rPr>
            <w:noProof/>
            <w:webHidden/>
          </w:rPr>
          <w:fldChar w:fldCharType="begin"/>
        </w:r>
        <w:r>
          <w:rPr>
            <w:noProof/>
            <w:webHidden/>
          </w:rPr>
          <w:instrText xml:space="preserve"> PAGEREF _Toc395553288 \h </w:instrText>
        </w:r>
        <w:r>
          <w:rPr>
            <w:noProof/>
            <w:webHidden/>
          </w:rPr>
        </w:r>
      </w:ins>
      <w:r>
        <w:rPr>
          <w:noProof/>
          <w:webHidden/>
        </w:rPr>
        <w:fldChar w:fldCharType="separate"/>
      </w:r>
      <w:ins w:id="275" w:author="Miguel Centeno Muñoz" w:date="2014-08-12T01:19:00Z">
        <w:r w:rsidR="00C27D85">
          <w:rPr>
            <w:noProof/>
            <w:webHidden/>
          </w:rPr>
          <w:t>71</w:t>
        </w:r>
      </w:ins>
      <w:ins w:id="276"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77" w:author="Miguel Centeno Muñoz" w:date="2014-08-11T20:44:00Z"/>
          <w:rFonts w:eastAsiaTheme="minorEastAsia"/>
          <w:noProof/>
          <w:lang w:eastAsia="es-ES"/>
        </w:rPr>
      </w:pPr>
      <w:ins w:id="27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"_Toc395553289"</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7.3.7.- Pantalla Búsqueda (Usuario logado)</w:t>
        </w:r>
        <w:r>
          <w:rPr>
            <w:noProof/>
            <w:webHidden/>
          </w:rPr>
          <w:tab/>
        </w:r>
        <w:r>
          <w:rPr>
            <w:noProof/>
            <w:webHidden/>
          </w:rPr>
          <w:fldChar w:fldCharType="begin"/>
        </w:r>
        <w:r>
          <w:rPr>
            <w:noProof/>
            <w:webHidden/>
          </w:rPr>
          <w:instrText xml:space="preserve"> PAGEREF _Toc395553289 \h </w:instrText>
        </w:r>
        <w:r>
          <w:rPr>
            <w:noProof/>
            <w:webHidden/>
          </w:rPr>
        </w:r>
      </w:ins>
      <w:r>
        <w:rPr>
          <w:noProof/>
          <w:webHidden/>
        </w:rPr>
        <w:fldChar w:fldCharType="separate"/>
      </w:r>
      <w:ins w:id="279" w:author="Miguel Centeno Muñoz" w:date="2014-08-12T01:19:00Z">
        <w:r w:rsidR="00C27D85">
          <w:rPr>
            <w:noProof/>
            <w:webHidden/>
          </w:rPr>
          <w:t>72</w:t>
        </w:r>
      </w:ins>
      <w:ins w:id="280"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81" w:author="Miguel Centeno Muñoz" w:date="2014-08-11T20:44:00Z"/>
          <w:rFonts w:eastAsiaTheme="minorEastAsia"/>
          <w:noProof/>
          <w:lang w:eastAsia="es-ES"/>
        </w:rPr>
      </w:pPr>
      <w:ins w:id="28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"_Toc395553290"</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7.3.8.- Pantalla Resultados Búsqueda (Usuario logado)</w:t>
        </w:r>
        <w:r>
          <w:rPr>
            <w:noProof/>
            <w:webHidden/>
          </w:rPr>
          <w:tab/>
        </w:r>
        <w:r>
          <w:rPr>
            <w:noProof/>
            <w:webHidden/>
          </w:rPr>
          <w:fldChar w:fldCharType="begin"/>
        </w:r>
        <w:r>
          <w:rPr>
            <w:noProof/>
            <w:webHidden/>
          </w:rPr>
          <w:instrText xml:space="preserve"> PAGEREF _Toc395553290 \h </w:instrText>
        </w:r>
        <w:r>
          <w:rPr>
            <w:noProof/>
            <w:webHidden/>
          </w:rPr>
        </w:r>
      </w:ins>
      <w:r>
        <w:rPr>
          <w:noProof/>
          <w:webHidden/>
        </w:rPr>
        <w:fldChar w:fldCharType="separate"/>
      </w:r>
      <w:ins w:id="283" w:author="Miguel Centeno Muñoz" w:date="2014-08-12T01:19:00Z">
        <w:r w:rsidR="00C27D85">
          <w:rPr>
            <w:noProof/>
            <w:webHidden/>
          </w:rPr>
          <w:t>72</w:t>
        </w:r>
      </w:ins>
      <w:ins w:id="28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285" w:author="Miguel Centeno Muñoz" w:date="2014-08-11T20:44:00Z"/>
          <w:rFonts w:eastAsiaTheme="minorEastAsia"/>
          <w:noProof/>
          <w:lang w:eastAsia="es-ES"/>
        </w:rPr>
      </w:pPr>
      <w:ins w:id="28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"_Toc395553291"</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_Toc395553291 \h </w:instrText>
        </w:r>
        <w:r>
          <w:rPr>
            <w:noProof/>
            <w:webHidden/>
          </w:rPr>
        </w:r>
      </w:ins>
      <w:r>
        <w:rPr>
          <w:noProof/>
          <w:webHidden/>
        </w:rPr>
        <w:fldChar w:fldCharType="separate"/>
      </w:r>
      <w:ins w:id="287" w:author="Miguel Centeno Muñoz" w:date="2014-08-12T01:19:00Z">
        <w:r w:rsidR="00C27D85">
          <w:rPr>
            <w:noProof/>
            <w:webHidden/>
          </w:rPr>
          <w:t>73</w:t>
        </w:r>
      </w:ins>
      <w:ins w:id="288" w:author="Miguel Centeno Muñoz" w:date="2014-08-11T20:44:00Z">
        <w:r>
          <w:rPr>
            <w:noProof/>
            <w:webHidden/>
          </w:rPr>
          <w:fldChar w:fldCharType="end"/>
        </w:r>
        <w:r w:rsidRPr="00355C42">
          <w:rPr>
            <w:rStyle w:val="Hipervnculo"/>
            <w:noProof/>
          </w:rPr>
          <w:fldChar w:fldCharType="end"/>
        </w:r>
      </w:ins>
    </w:p>
    <w:p w:rsidR="007F0E3D" w:rsidRDefault="007F0E3D">
      <w:pPr>
        <w:pStyle w:val="TDC2"/>
        <w:tabs>
          <w:tab w:val="right" w:leader="dot" w:pos="8919"/>
        </w:tabs>
        <w:rPr>
          <w:ins w:id="289" w:author="Miguel Centeno Muñoz" w:date="2014-08-11T20:44:00Z"/>
          <w:rFonts w:cstheme="minorBidi"/>
          <w:b w:val="0"/>
          <w:bCs w:val="0"/>
          <w:i w:val="0"/>
          <w:iCs w:val="0"/>
          <w:noProof/>
          <w:color w:val="auto"/>
          <w:sz w:val="22"/>
        </w:rPr>
      </w:pPr>
      <w:ins w:id="29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"_Toc395553292"</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8.- Diseño del sistema</w:t>
        </w:r>
        <w:r>
          <w:rPr>
            <w:noProof/>
            <w:webHidden/>
          </w:rPr>
          <w:tab/>
        </w:r>
        <w:r>
          <w:rPr>
            <w:noProof/>
            <w:webHidden/>
          </w:rPr>
          <w:fldChar w:fldCharType="begin"/>
        </w:r>
        <w:r>
          <w:rPr>
            <w:noProof/>
            <w:webHidden/>
          </w:rPr>
          <w:instrText xml:space="preserve"> PAGEREF _Toc395553292 \h </w:instrText>
        </w:r>
        <w:r>
          <w:rPr>
            <w:noProof/>
            <w:webHidden/>
          </w:rPr>
        </w:r>
      </w:ins>
      <w:r>
        <w:rPr>
          <w:noProof/>
          <w:webHidden/>
        </w:rPr>
        <w:fldChar w:fldCharType="separate"/>
      </w:r>
      <w:ins w:id="291" w:author="Miguel Centeno Muñoz" w:date="2014-08-12T01:19:00Z">
        <w:r w:rsidR="00C27D85">
          <w:rPr>
            <w:noProof/>
            <w:webHidden/>
          </w:rPr>
          <w:t>74</w:t>
        </w:r>
      </w:ins>
      <w:ins w:id="292"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93" w:author="Miguel Centeno Muñoz" w:date="2014-08-11T20:44:00Z"/>
          <w:noProof/>
        </w:rPr>
      </w:pPr>
      <w:ins w:id="294"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"_Toc395553293"</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8.1.- Arquitectura del sistema</w:t>
        </w:r>
        <w:r>
          <w:rPr>
            <w:noProof/>
            <w:webHidden/>
          </w:rPr>
          <w:tab/>
        </w:r>
        <w:r>
          <w:rPr>
            <w:noProof/>
            <w:webHidden/>
          </w:rPr>
          <w:fldChar w:fldCharType="begin"/>
        </w:r>
        <w:r>
          <w:rPr>
            <w:noProof/>
            <w:webHidden/>
          </w:rPr>
          <w:instrText xml:space="preserve"> PAGEREF _Toc395553293 \h </w:instrText>
        </w:r>
        <w:r>
          <w:rPr>
            <w:noProof/>
            <w:webHidden/>
          </w:rPr>
        </w:r>
      </w:ins>
      <w:r>
        <w:rPr>
          <w:noProof/>
          <w:webHidden/>
        </w:rPr>
        <w:fldChar w:fldCharType="separate"/>
      </w:r>
      <w:ins w:id="295" w:author="Miguel Centeno Muñoz" w:date="2014-08-12T01:19:00Z">
        <w:r w:rsidR="00C27D85">
          <w:rPr>
            <w:noProof/>
            <w:webHidden/>
          </w:rPr>
          <w:t>74</w:t>
        </w:r>
      </w:ins>
      <w:ins w:id="296"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297" w:author="Miguel Centeno Muñoz" w:date="2014-08-11T20:44:00Z"/>
          <w:noProof/>
        </w:rPr>
      </w:pPr>
      <w:ins w:id="298"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"_Toc395553294"</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8.2.- Grafo de Navegabilidad</w:t>
        </w:r>
        <w:r>
          <w:rPr>
            <w:noProof/>
            <w:webHidden/>
          </w:rPr>
          <w:tab/>
        </w:r>
        <w:r>
          <w:rPr>
            <w:noProof/>
            <w:webHidden/>
          </w:rPr>
          <w:fldChar w:fldCharType="begin"/>
        </w:r>
        <w:r>
          <w:rPr>
            <w:noProof/>
            <w:webHidden/>
          </w:rPr>
          <w:instrText xml:space="preserve"> PAGEREF _Toc395553294 \h </w:instrText>
        </w:r>
        <w:r>
          <w:rPr>
            <w:noProof/>
            <w:webHidden/>
          </w:rPr>
        </w:r>
      </w:ins>
      <w:r>
        <w:rPr>
          <w:noProof/>
          <w:webHidden/>
        </w:rPr>
        <w:fldChar w:fldCharType="separate"/>
      </w:r>
      <w:ins w:id="299" w:author="Miguel Centeno Muñoz" w:date="2014-08-12T01:19:00Z">
        <w:r w:rsidR="00C27D85">
          <w:rPr>
            <w:noProof/>
            <w:webHidden/>
          </w:rPr>
          <w:t>76</w:t>
        </w:r>
      </w:ins>
      <w:ins w:id="300" w:author="Miguel Centeno Muñoz" w:date="2014-08-11T20:44:00Z">
        <w:r>
          <w:rPr>
            <w:noProof/>
            <w:webHidden/>
          </w:rPr>
          <w:fldChar w:fldCharType="end"/>
        </w:r>
        <w:r w:rsidRPr="00355C42">
          <w:rPr>
            <w:rStyle w:val="Hipervnculo"/>
            <w:noProof/>
          </w:rPr>
          <w:fldChar w:fldCharType="end"/>
        </w:r>
      </w:ins>
    </w:p>
    <w:p w:rsidR="007F0E3D" w:rsidRDefault="007F0E3D">
      <w:pPr>
        <w:pStyle w:val="TDC3"/>
        <w:tabs>
          <w:tab w:val="right" w:leader="dot" w:pos="8919"/>
        </w:tabs>
        <w:rPr>
          <w:ins w:id="301" w:author="Miguel Centeno Muñoz" w:date="2014-08-11T20:44:00Z"/>
          <w:noProof/>
        </w:rPr>
      </w:pPr>
      <w:ins w:id="302"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"_Toc395553295"</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8.3.- Diseño detallado</w:t>
        </w:r>
        <w:r>
          <w:rPr>
            <w:noProof/>
            <w:webHidden/>
          </w:rPr>
          <w:tab/>
        </w:r>
        <w:r>
          <w:rPr>
            <w:noProof/>
            <w:webHidden/>
          </w:rPr>
          <w:fldChar w:fldCharType="begin"/>
        </w:r>
        <w:r>
          <w:rPr>
            <w:noProof/>
            <w:webHidden/>
          </w:rPr>
          <w:instrText xml:space="preserve"> PAGEREF _Toc395553295 \h </w:instrText>
        </w:r>
        <w:r>
          <w:rPr>
            <w:noProof/>
            <w:webHidden/>
          </w:rPr>
        </w:r>
      </w:ins>
      <w:r>
        <w:rPr>
          <w:noProof/>
          <w:webHidden/>
        </w:rPr>
        <w:fldChar w:fldCharType="separate"/>
      </w:r>
      <w:ins w:id="303" w:author="Miguel Centeno Muñoz" w:date="2014-08-12T01:19:00Z">
        <w:r w:rsidR="00C27D85">
          <w:rPr>
            <w:noProof/>
            <w:webHidden/>
          </w:rPr>
          <w:t>77</w:t>
        </w:r>
      </w:ins>
      <w:ins w:id="304"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305" w:author="Miguel Centeno Muñoz" w:date="2014-08-11T20:44:00Z"/>
          <w:rFonts w:eastAsiaTheme="minorEastAsia"/>
          <w:noProof/>
          <w:lang w:eastAsia="es-ES"/>
        </w:rPr>
      </w:pPr>
      <w:ins w:id="306"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"_Toc395553296"</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lang w:eastAsia="es-ES"/>
          </w:rPr>
          <w:t>8.3.1.- Capa de presentación</w:t>
        </w:r>
        <w:r>
          <w:rPr>
            <w:noProof/>
            <w:webHidden/>
          </w:rPr>
          <w:tab/>
        </w:r>
        <w:r>
          <w:rPr>
            <w:noProof/>
            <w:webHidden/>
          </w:rPr>
          <w:fldChar w:fldCharType="begin"/>
        </w:r>
        <w:r>
          <w:rPr>
            <w:noProof/>
            <w:webHidden/>
          </w:rPr>
          <w:instrText xml:space="preserve"> PAGEREF _Toc395553296 \h </w:instrText>
        </w:r>
        <w:r>
          <w:rPr>
            <w:noProof/>
            <w:webHidden/>
          </w:rPr>
        </w:r>
      </w:ins>
      <w:r>
        <w:rPr>
          <w:noProof/>
          <w:webHidden/>
        </w:rPr>
        <w:fldChar w:fldCharType="separate"/>
      </w:r>
      <w:ins w:id="307" w:author="Miguel Centeno Muñoz" w:date="2014-08-12T01:19:00Z">
        <w:r w:rsidR="00C27D85">
          <w:rPr>
            <w:noProof/>
            <w:webHidden/>
          </w:rPr>
          <w:t>77</w:t>
        </w:r>
      </w:ins>
      <w:ins w:id="308" w:author="Miguel Centeno Muñoz" w:date="2014-08-11T20:44:00Z">
        <w:r>
          <w:rPr>
            <w:noProof/>
            <w:webHidden/>
          </w:rPr>
          <w:fldChar w:fldCharType="end"/>
        </w:r>
        <w:r w:rsidRPr="00355C42">
          <w:rPr>
            <w:rStyle w:val="Hipervnculo"/>
            <w:noProof/>
          </w:rPr>
          <w:fldChar w:fldCharType="end"/>
        </w:r>
      </w:ins>
    </w:p>
    <w:p w:rsidR="007F0E3D" w:rsidRDefault="007F0E3D">
      <w:pPr>
        <w:pStyle w:val="TDC4"/>
        <w:tabs>
          <w:tab w:val="right" w:leader="dot" w:pos="8919"/>
        </w:tabs>
        <w:rPr>
          <w:ins w:id="309" w:author="Miguel Centeno Muñoz" w:date="2014-08-11T20:44:00Z"/>
          <w:rFonts w:eastAsiaTheme="minorEastAsia"/>
          <w:noProof/>
          <w:lang w:eastAsia="es-ES"/>
        </w:rPr>
      </w:pPr>
      <w:ins w:id="310" w:author="Miguel Centeno Muñoz" w:date="2014-08-11T20:44:00Z">
        <w:r w:rsidRPr="00355C42">
          <w:rPr>
            <w:rStyle w:val="Hipervnculo"/>
            <w:noProof/>
          </w:rPr>
          <w:fldChar w:fldCharType="begin"/>
        </w:r>
        <w:r w:rsidRPr="00355C42">
          <w:rPr>
            <w:rStyle w:val="Hipervnculo"/>
            <w:noProof/>
          </w:rPr>
          <w:instrText xml:space="preserve"> </w:instrText>
        </w:r>
        <w:r>
          <w:rPr>
            <w:noProof/>
          </w:rPr>
          <w:instrText>HYPERLINK \l "_Toc395553297"</w:instrText>
        </w:r>
        <w:r w:rsidRPr="00355C42">
          <w:rPr>
            <w:rStyle w:val="Hipervnculo"/>
            <w:noProof/>
          </w:rPr>
          <w:instrText xml:space="preserve"> </w:instrText>
        </w:r>
        <w:r w:rsidRPr="00355C42">
          <w:rPr>
            <w:rStyle w:val="Hipervnculo"/>
            <w:noProof/>
          </w:rPr>
        </w:r>
        <w:r w:rsidRPr="00355C42">
          <w:rPr>
            <w:rStyle w:val="Hipervnculo"/>
            <w:noProof/>
          </w:rPr>
          <w:fldChar w:fldCharType="separate"/>
        </w:r>
        <w:r w:rsidRPr="00355C42">
          <w:rPr>
            <w:rStyle w:val="Hipervnculo"/>
            <w:noProof/>
          </w:rPr>
          <w:t>8.3.2.- Capa de Lógica</w:t>
        </w:r>
        <w:r>
          <w:rPr>
            <w:noProof/>
            <w:webHidden/>
          </w:rPr>
          <w:tab/>
        </w:r>
        <w:r>
          <w:rPr>
            <w:noProof/>
            <w:webHidden/>
          </w:rPr>
          <w:fldChar w:fldCharType="begin"/>
        </w:r>
        <w:r>
          <w:rPr>
            <w:noProof/>
            <w:webHidden/>
          </w:rPr>
          <w:instrText xml:space="preserve"> PAGEREF _Toc395553297 \h </w:instrText>
        </w:r>
        <w:r>
          <w:rPr>
            <w:noProof/>
            <w:webHidden/>
          </w:rPr>
        </w:r>
      </w:ins>
      <w:r>
        <w:rPr>
          <w:noProof/>
          <w:webHidden/>
        </w:rPr>
        <w:fldChar w:fldCharType="separate"/>
      </w:r>
      <w:ins w:id="311" w:author="Miguel Centeno Muñoz" w:date="2014-08-12T01:19:00Z">
        <w:r w:rsidR="00C27D85">
          <w:rPr>
            <w:noProof/>
            <w:webHidden/>
          </w:rPr>
          <w:t>79</w:t>
        </w:r>
      </w:ins>
      <w:ins w:id="312" w:author="Miguel Centeno Muñoz" w:date="2014-08-11T20:44:00Z">
        <w:r>
          <w:rPr>
            <w:noProof/>
            <w:webHidden/>
          </w:rPr>
          <w:fldChar w:fldCharType="end"/>
        </w:r>
        <w:r w:rsidRPr="00355C42">
          <w:rPr>
            <w:rStyle w:val="Hipervnculo"/>
            <w:noProof/>
          </w:rPr>
          <w:fldChar w:fldCharType="end"/>
        </w:r>
      </w:ins>
    </w:p>
    <w:p w:rsidR="00F40F7D" w:rsidDel="00195ACE" w:rsidRDefault="00F40F7D">
      <w:pPr>
        <w:pStyle w:val="TDC1"/>
        <w:tabs>
          <w:tab w:val="right" w:leader="dot" w:pos="8919"/>
        </w:tabs>
        <w:rPr>
          <w:del w:id="313" w:author="Miguel Centeno Muñoz" w:date="2014-07-28T01:13:00Z"/>
          <w:rFonts w:cstheme="minorBidi"/>
          <w:b w:val="0"/>
          <w:bCs w:val="0"/>
          <w:noProof/>
          <w:color w:val="auto"/>
          <w:sz w:val="22"/>
          <w:szCs w:val="22"/>
        </w:rPr>
      </w:pPr>
      <w:del w:id="314" w:author="Miguel Centeno Muñoz" w:date="2014-07-28T01:13:00Z">
        <w:r w:rsidRPr="00195ACE" w:rsidDel="00195ACE">
          <w:rPr>
            <w:noProof/>
            <w:rPrChange w:id="315" w:author="Miguel Centeno Muñoz" w:date="2014-07-28T01:13:00Z">
              <w:rPr>
                <w:rStyle w:val="Hipervnculo"/>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316" w:author="Miguel Centeno Muñoz" w:date="2014-07-28T01:13:00Z"/>
          <w:rFonts w:cstheme="minorBidi"/>
          <w:b w:val="0"/>
          <w:bCs w:val="0"/>
          <w:noProof/>
          <w:color w:val="auto"/>
          <w:sz w:val="22"/>
          <w:szCs w:val="22"/>
        </w:rPr>
      </w:pPr>
      <w:del w:id="317" w:author="Miguel Centeno Muñoz" w:date="2014-07-28T01:13:00Z">
        <w:r w:rsidRPr="00195ACE" w:rsidDel="00195ACE">
          <w:rPr>
            <w:noProof/>
            <w:rPrChange w:id="318" w:author="Miguel Centeno Muñoz" w:date="2014-07-28T01:13:00Z">
              <w:rPr>
                <w:rStyle w:val="Hipervnculo"/>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319" w:author="Miguel Centeno Muñoz" w:date="2014-07-28T01:13:00Z"/>
          <w:rFonts w:cstheme="minorBidi"/>
          <w:b w:val="0"/>
          <w:bCs w:val="0"/>
          <w:i w:val="0"/>
          <w:iCs w:val="0"/>
          <w:noProof/>
          <w:color w:val="auto"/>
          <w:sz w:val="22"/>
        </w:rPr>
      </w:pPr>
      <w:del w:id="320" w:author="Miguel Centeno Muñoz" w:date="2014-07-28T01:13:00Z">
        <w:r w:rsidRPr="00195ACE" w:rsidDel="00195ACE">
          <w:rPr>
            <w:noProof/>
            <w:rPrChange w:id="321" w:author="Miguel Centeno Muñoz" w:date="2014-07-28T01:13:00Z">
              <w:rPr>
                <w:rStyle w:val="Hipervnculo"/>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22" w:author="Miguel Centeno Muñoz" w:date="2014-07-28T01:13:00Z"/>
          <w:noProof/>
        </w:rPr>
      </w:pPr>
      <w:del w:id="323" w:author="Miguel Centeno Muñoz" w:date="2014-07-28T01:13:00Z">
        <w:r w:rsidRPr="00195ACE" w:rsidDel="00195ACE">
          <w:rPr>
            <w:noProof/>
            <w:rPrChange w:id="324"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25" w:author="Miguel Centeno Muñoz" w:date="2014-07-28T01:13:00Z"/>
          <w:noProof/>
        </w:rPr>
      </w:pPr>
      <w:del w:id="326" w:author="Miguel Centeno Muñoz" w:date="2014-07-28T01:13:00Z">
        <w:r w:rsidRPr="00195ACE" w:rsidDel="00195ACE">
          <w:rPr>
            <w:noProof/>
            <w:rPrChange w:id="327"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28" w:author="Miguel Centeno Muñoz" w:date="2014-07-28T01:13:00Z"/>
          <w:rFonts w:eastAsiaTheme="minorEastAsia"/>
          <w:noProof/>
          <w:lang w:eastAsia="es-ES"/>
        </w:rPr>
      </w:pPr>
      <w:del w:id="329" w:author="Miguel Centeno Muñoz" w:date="2014-07-28T01:13:00Z">
        <w:r w:rsidRPr="00195ACE" w:rsidDel="00195ACE">
          <w:rPr>
            <w:noProof/>
            <w:rPrChange w:id="330"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31" w:author="Miguel Centeno Muñoz" w:date="2014-07-28T01:13:00Z"/>
          <w:rFonts w:eastAsiaTheme="minorEastAsia"/>
          <w:noProof/>
          <w:lang w:eastAsia="es-ES"/>
        </w:rPr>
      </w:pPr>
      <w:del w:id="332" w:author="Miguel Centeno Muñoz" w:date="2014-07-28T01:13:00Z">
        <w:r w:rsidRPr="00195ACE" w:rsidDel="00195ACE">
          <w:rPr>
            <w:noProof/>
            <w:rPrChange w:id="333"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34" w:author="Miguel Centeno Muñoz" w:date="2014-07-28T01:13:00Z"/>
          <w:noProof/>
        </w:rPr>
      </w:pPr>
      <w:del w:id="335" w:author="Miguel Centeno Muñoz" w:date="2014-07-28T01:13:00Z">
        <w:r w:rsidRPr="00195ACE" w:rsidDel="00195ACE">
          <w:rPr>
            <w:noProof/>
            <w:rPrChange w:id="336"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37" w:author="Miguel Centeno Muñoz" w:date="2014-07-28T01:13:00Z"/>
          <w:rFonts w:eastAsiaTheme="minorEastAsia"/>
          <w:noProof/>
          <w:lang w:eastAsia="es-ES"/>
        </w:rPr>
      </w:pPr>
      <w:del w:id="338" w:author="Miguel Centeno Muñoz" w:date="2014-07-28T01:13:00Z">
        <w:r w:rsidRPr="00195ACE" w:rsidDel="00195ACE">
          <w:rPr>
            <w:noProof/>
            <w:rPrChange w:id="339"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40" w:author="Miguel Centeno Muñoz" w:date="2014-07-28T01:13:00Z"/>
          <w:noProof/>
        </w:rPr>
      </w:pPr>
      <w:del w:id="341" w:author="Miguel Centeno Muñoz" w:date="2014-07-28T01:13:00Z">
        <w:r w:rsidRPr="00195ACE" w:rsidDel="00195ACE">
          <w:rPr>
            <w:noProof/>
            <w:rPrChange w:id="342"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343" w:author="Miguel Centeno Muñoz" w:date="2014-07-28T01:13:00Z"/>
          <w:rFonts w:cstheme="minorBidi"/>
          <w:b w:val="0"/>
          <w:bCs w:val="0"/>
          <w:i w:val="0"/>
          <w:iCs w:val="0"/>
          <w:noProof/>
          <w:color w:val="auto"/>
          <w:sz w:val="22"/>
        </w:rPr>
      </w:pPr>
      <w:del w:id="344" w:author="Miguel Centeno Muñoz" w:date="2014-07-28T01:13:00Z">
        <w:r w:rsidRPr="00195ACE" w:rsidDel="00195ACE">
          <w:rPr>
            <w:noProof/>
            <w:rPrChange w:id="345" w:author="Miguel Centeno Muñoz" w:date="2014-07-28T01:13:00Z">
              <w:rPr>
                <w:rStyle w:val="Hipervnculo"/>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346" w:author="Miguel Centeno Muñoz" w:date="2014-07-28T01:13:00Z"/>
          <w:noProof/>
        </w:rPr>
      </w:pPr>
      <w:del w:id="347" w:author="Miguel Centeno Muñoz" w:date="2014-07-28T01:13:00Z">
        <w:r w:rsidRPr="00195ACE" w:rsidDel="00195ACE">
          <w:rPr>
            <w:noProof/>
            <w:rPrChange w:id="348"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49" w:author="Miguel Centeno Muñoz" w:date="2014-07-28T01:13:00Z"/>
          <w:rFonts w:eastAsiaTheme="minorEastAsia"/>
          <w:noProof/>
          <w:lang w:eastAsia="es-ES"/>
        </w:rPr>
      </w:pPr>
      <w:del w:id="350" w:author="Miguel Centeno Muñoz" w:date="2014-07-28T01:13:00Z">
        <w:r w:rsidRPr="00195ACE" w:rsidDel="00195ACE">
          <w:rPr>
            <w:noProof/>
            <w:rPrChange w:id="351"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52" w:author="Miguel Centeno Muñoz" w:date="2014-07-28T01:13:00Z"/>
          <w:rFonts w:eastAsiaTheme="minorEastAsia"/>
          <w:noProof/>
          <w:lang w:eastAsia="es-ES"/>
        </w:rPr>
      </w:pPr>
      <w:del w:id="353" w:author="Miguel Centeno Muñoz" w:date="2014-07-28T01:13:00Z">
        <w:r w:rsidRPr="00195ACE" w:rsidDel="00195ACE">
          <w:rPr>
            <w:noProof/>
            <w:rPrChange w:id="354"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355" w:author="Miguel Centeno Muñoz" w:date="2014-07-28T01:13:00Z"/>
          <w:noProof/>
        </w:rPr>
      </w:pPr>
      <w:del w:id="356" w:author="Miguel Centeno Muñoz" w:date="2014-07-28T01:13:00Z">
        <w:r w:rsidRPr="00195ACE" w:rsidDel="00195ACE">
          <w:rPr>
            <w:noProof/>
            <w:rPrChange w:id="357"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58" w:author="Miguel Centeno Muñoz" w:date="2014-07-28T01:13:00Z"/>
          <w:rFonts w:eastAsiaTheme="minorEastAsia"/>
          <w:noProof/>
          <w:lang w:eastAsia="es-ES"/>
        </w:rPr>
      </w:pPr>
      <w:del w:id="359" w:author="Miguel Centeno Muñoz" w:date="2014-07-28T01:13:00Z">
        <w:r w:rsidRPr="00195ACE" w:rsidDel="00195ACE">
          <w:rPr>
            <w:noProof/>
            <w:rPrChange w:id="360"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61" w:author="Miguel Centeno Muñoz" w:date="2014-07-28T01:13:00Z"/>
          <w:rFonts w:eastAsiaTheme="minorEastAsia"/>
          <w:noProof/>
          <w:lang w:eastAsia="es-ES"/>
        </w:rPr>
      </w:pPr>
      <w:del w:id="362" w:author="Miguel Centeno Muñoz" w:date="2014-07-28T01:13:00Z">
        <w:r w:rsidRPr="00195ACE" w:rsidDel="00195ACE">
          <w:rPr>
            <w:noProof/>
            <w:rPrChange w:id="363"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364" w:author="Miguel Centeno Muñoz" w:date="2014-07-28T01:13:00Z"/>
          <w:rFonts w:cstheme="minorBidi"/>
          <w:b w:val="0"/>
          <w:bCs w:val="0"/>
          <w:noProof/>
          <w:color w:val="auto"/>
          <w:sz w:val="22"/>
          <w:szCs w:val="22"/>
        </w:rPr>
      </w:pPr>
      <w:del w:id="365" w:author="Miguel Centeno Muñoz" w:date="2014-07-28T01:13:00Z">
        <w:r w:rsidRPr="00195ACE" w:rsidDel="00195ACE">
          <w:rPr>
            <w:noProof/>
            <w:rPrChange w:id="366" w:author="Miguel Centeno Muñoz" w:date="2014-07-28T01:13:00Z">
              <w:rPr>
                <w:rStyle w:val="Hipervnculo"/>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367" w:author="Miguel Centeno Muñoz" w:date="2014-07-28T01:13:00Z"/>
          <w:rFonts w:cstheme="minorBidi"/>
          <w:b w:val="0"/>
          <w:bCs w:val="0"/>
          <w:i w:val="0"/>
          <w:iCs w:val="0"/>
          <w:noProof/>
          <w:color w:val="auto"/>
          <w:sz w:val="22"/>
        </w:rPr>
      </w:pPr>
      <w:del w:id="368" w:author="Miguel Centeno Muñoz" w:date="2014-07-28T01:13:00Z">
        <w:r w:rsidRPr="00195ACE" w:rsidDel="00195ACE">
          <w:rPr>
            <w:noProof/>
            <w:rPrChange w:id="369" w:author="Miguel Centeno Muñoz" w:date="2014-07-28T01:13:00Z">
              <w:rPr>
                <w:rStyle w:val="Hipervnculo"/>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70" w:author="Miguel Centeno Muñoz" w:date="2014-07-28T01:13:00Z"/>
          <w:noProof/>
        </w:rPr>
      </w:pPr>
      <w:del w:id="371" w:author="Miguel Centeno Muñoz" w:date="2014-07-28T01:13:00Z">
        <w:r w:rsidRPr="00195ACE" w:rsidDel="00195ACE">
          <w:rPr>
            <w:noProof/>
            <w:rPrChange w:id="372"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73" w:author="Miguel Centeno Muñoz" w:date="2014-07-28T01:13:00Z"/>
          <w:noProof/>
        </w:rPr>
      </w:pPr>
      <w:del w:id="374" w:author="Miguel Centeno Muñoz" w:date="2014-07-28T01:13:00Z">
        <w:r w:rsidRPr="00195ACE" w:rsidDel="00195ACE">
          <w:rPr>
            <w:noProof/>
            <w:rPrChange w:id="375"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76" w:author="Miguel Centeno Muñoz" w:date="2014-07-28T01:13:00Z"/>
          <w:rFonts w:eastAsiaTheme="minorEastAsia"/>
          <w:noProof/>
          <w:lang w:eastAsia="es-ES"/>
        </w:rPr>
      </w:pPr>
      <w:del w:id="377" w:author="Miguel Centeno Muñoz" w:date="2014-07-28T01:13:00Z">
        <w:r w:rsidRPr="00195ACE" w:rsidDel="00195ACE">
          <w:rPr>
            <w:noProof/>
            <w:rPrChange w:id="378"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79" w:author="Miguel Centeno Muñoz" w:date="2014-07-28T01:13:00Z"/>
          <w:rFonts w:eastAsiaTheme="minorEastAsia"/>
          <w:noProof/>
          <w:lang w:eastAsia="es-ES"/>
        </w:rPr>
      </w:pPr>
      <w:del w:id="380" w:author="Miguel Centeno Muñoz" w:date="2014-07-28T01:13:00Z">
        <w:r w:rsidRPr="00195ACE" w:rsidDel="00195ACE">
          <w:rPr>
            <w:noProof/>
            <w:rPrChange w:id="381"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382" w:author="Miguel Centeno Muñoz" w:date="2014-07-28T01:13:00Z"/>
          <w:noProof/>
        </w:rPr>
      </w:pPr>
      <w:del w:id="383" w:author="Miguel Centeno Muñoz" w:date="2014-07-28T01:13:00Z">
        <w:r w:rsidRPr="00195ACE" w:rsidDel="00195ACE">
          <w:rPr>
            <w:noProof/>
            <w:rPrChange w:id="384"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385" w:author="Miguel Centeno Muñoz" w:date="2014-07-28T01:13:00Z"/>
          <w:noProof/>
        </w:rPr>
      </w:pPr>
      <w:del w:id="386" w:author="Miguel Centeno Muñoz" w:date="2014-07-28T01:13:00Z">
        <w:r w:rsidRPr="00195ACE" w:rsidDel="00195ACE">
          <w:rPr>
            <w:noProof/>
            <w:rPrChange w:id="387" w:author="Miguel Centeno Muñoz" w:date="2014-07-28T01:13:00Z">
              <w:rPr>
                <w:rStyle w:val="Hipervnculo"/>
                <w:noProof/>
              </w:rPr>
            </w:rPrChange>
          </w:rPr>
          <w:delText xml:space="preserve">3.4.- MVP aplicado a Gwt: </w:delText>
        </w:r>
        <w:r w:rsidRPr="00195ACE" w:rsidDel="00195ACE">
          <w:rPr>
            <w:noProof/>
            <w:highlight w:val="yellow"/>
            <w:rPrChange w:id="388"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389" w:author="Miguel Centeno Muñoz" w:date="2014-07-28T01:13:00Z"/>
          <w:noProof/>
        </w:rPr>
      </w:pPr>
      <w:del w:id="390" w:author="Miguel Centeno Muñoz" w:date="2014-07-28T01:13:00Z">
        <w:r w:rsidRPr="00195ACE" w:rsidDel="00195ACE">
          <w:rPr>
            <w:noProof/>
            <w:rPrChange w:id="391"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392" w:author="Miguel Centeno Muñoz" w:date="2014-07-28T01:13:00Z"/>
          <w:noProof/>
        </w:rPr>
      </w:pPr>
      <w:del w:id="393" w:author="Miguel Centeno Muñoz" w:date="2014-07-28T01:13:00Z">
        <w:r w:rsidRPr="00195ACE" w:rsidDel="00195ACE">
          <w:rPr>
            <w:noProof/>
            <w:rPrChange w:id="394"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95" w:author="Miguel Centeno Muñoz" w:date="2014-07-28T01:13:00Z"/>
          <w:rFonts w:eastAsiaTheme="minorEastAsia"/>
          <w:noProof/>
          <w:lang w:eastAsia="es-ES"/>
        </w:rPr>
      </w:pPr>
      <w:del w:id="396" w:author="Miguel Centeno Muñoz" w:date="2014-07-28T01:13:00Z">
        <w:r w:rsidRPr="00195ACE" w:rsidDel="00195ACE">
          <w:rPr>
            <w:noProof/>
            <w:rPrChange w:id="397"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98" w:author="Miguel Centeno Muñoz" w:date="2014-07-28T01:13:00Z"/>
          <w:rFonts w:eastAsiaTheme="minorEastAsia"/>
          <w:noProof/>
          <w:lang w:eastAsia="es-ES"/>
        </w:rPr>
      </w:pPr>
      <w:del w:id="399" w:author="Miguel Centeno Muñoz" w:date="2014-07-28T01:13:00Z">
        <w:r w:rsidRPr="00195ACE" w:rsidDel="00195ACE">
          <w:rPr>
            <w:noProof/>
            <w:rPrChange w:id="400"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401" w:author="Miguel Centeno Muñoz" w:date="2014-07-28T01:13:00Z"/>
          <w:rFonts w:eastAsiaTheme="minorEastAsia"/>
          <w:noProof/>
          <w:lang w:eastAsia="es-ES"/>
        </w:rPr>
      </w:pPr>
      <w:del w:id="402" w:author="Miguel Centeno Muñoz" w:date="2014-07-28T01:13:00Z">
        <w:r w:rsidRPr="00195ACE" w:rsidDel="00195ACE">
          <w:rPr>
            <w:noProof/>
            <w:rPrChange w:id="403"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404" w:author="Miguel Centeno Muñoz" w:date="2014-07-28T01:13:00Z"/>
          <w:rFonts w:cstheme="minorBidi"/>
          <w:b w:val="0"/>
          <w:bCs w:val="0"/>
          <w:noProof/>
          <w:color w:val="auto"/>
          <w:sz w:val="22"/>
          <w:szCs w:val="22"/>
        </w:rPr>
      </w:pPr>
      <w:del w:id="405" w:author="Miguel Centeno Muñoz" w:date="2014-07-28T01:13:00Z">
        <w:r w:rsidRPr="00195ACE" w:rsidDel="00195ACE">
          <w:rPr>
            <w:noProof/>
            <w:rPrChange w:id="406" w:author="Miguel Centeno Muñoz" w:date="2014-07-28T01:13:00Z">
              <w:rPr>
                <w:rStyle w:val="Hipervnculo"/>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407" w:author="Miguel Centeno Muñoz" w:date="2014-07-28T01:13:00Z"/>
          <w:rFonts w:cstheme="minorBidi"/>
          <w:b w:val="0"/>
          <w:bCs w:val="0"/>
          <w:i w:val="0"/>
          <w:iCs w:val="0"/>
          <w:noProof/>
          <w:color w:val="auto"/>
          <w:sz w:val="22"/>
        </w:rPr>
      </w:pPr>
      <w:del w:id="408" w:author="Miguel Centeno Muñoz" w:date="2014-07-28T01:13:00Z">
        <w:r w:rsidRPr="00195ACE" w:rsidDel="00195ACE">
          <w:rPr>
            <w:noProof/>
            <w:rPrChange w:id="409" w:author="Miguel Centeno Muñoz" w:date="2014-07-28T01:13:00Z">
              <w:rPr>
                <w:rStyle w:val="Hipervnculo"/>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410" w:author="Miguel Centeno Muñoz" w:date="2014-07-28T01:13:00Z"/>
          <w:noProof/>
        </w:rPr>
      </w:pPr>
      <w:del w:id="411" w:author="Miguel Centeno Muñoz" w:date="2014-07-28T01:13:00Z">
        <w:r w:rsidRPr="00195ACE" w:rsidDel="00195ACE">
          <w:rPr>
            <w:noProof/>
            <w:rPrChange w:id="412"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413" w:author="Miguel Centeno Muñoz" w:date="2014-07-28T01:13:00Z"/>
          <w:noProof/>
        </w:rPr>
      </w:pPr>
      <w:del w:id="414" w:author="Miguel Centeno Muñoz" w:date="2014-07-28T01:13:00Z">
        <w:r w:rsidRPr="00195ACE" w:rsidDel="00195ACE">
          <w:rPr>
            <w:noProof/>
            <w:rPrChange w:id="415"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16" w:author="Miguel Centeno Muñoz" w:date="2014-07-28T01:13:00Z"/>
          <w:noProof/>
        </w:rPr>
      </w:pPr>
      <w:del w:id="417" w:author="Miguel Centeno Muñoz" w:date="2014-07-28T01:13:00Z">
        <w:r w:rsidRPr="00195ACE" w:rsidDel="00195ACE">
          <w:rPr>
            <w:noProof/>
            <w:rPrChange w:id="418"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419" w:author="Miguel Centeno Muñoz" w:date="2014-07-28T01:13:00Z"/>
          <w:rFonts w:cstheme="minorBidi"/>
          <w:b w:val="0"/>
          <w:bCs w:val="0"/>
          <w:i w:val="0"/>
          <w:iCs w:val="0"/>
          <w:noProof/>
          <w:color w:val="auto"/>
          <w:sz w:val="22"/>
        </w:rPr>
      </w:pPr>
      <w:del w:id="420" w:author="Miguel Centeno Muñoz" w:date="2014-07-28T01:13:00Z">
        <w:r w:rsidRPr="00195ACE" w:rsidDel="00195ACE">
          <w:rPr>
            <w:noProof/>
            <w:rPrChange w:id="421" w:author="Miguel Centeno Muñoz" w:date="2014-07-28T01:13:00Z">
              <w:rPr>
                <w:rStyle w:val="Hipervnculo"/>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22" w:author="Miguel Centeno Muñoz" w:date="2014-07-28T01:13:00Z"/>
          <w:noProof/>
        </w:rPr>
      </w:pPr>
      <w:del w:id="423" w:author="Miguel Centeno Muñoz" w:date="2014-07-28T01:13:00Z">
        <w:r w:rsidRPr="00195ACE" w:rsidDel="00195ACE">
          <w:rPr>
            <w:noProof/>
            <w:rPrChange w:id="424"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25" w:author="Miguel Centeno Muñoz" w:date="2014-07-28T01:13:00Z"/>
          <w:rFonts w:eastAsiaTheme="minorEastAsia"/>
          <w:noProof/>
          <w:lang w:eastAsia="es-ES"/>
        </w:rPr>
      </w:pPr>
      <w:del w:id="426" w:author="Miguel Centeno Muñoz" w:date="2014-07-28T01:13:00Z">
        <w:r w:rsidRPr="00195ACE" w:rsidDel="00195ACE">
          <w:rPr>
            <w:noProof/>
            <w:rPrChange w:id="427"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28" w:author="Miguel Centeno Muñoz" w:date="2014-07-28T01:13:00Z"/>
          <w:rFonts w:eastAsiaTheme="minorEastAsia"/>
          <w:noProof/>
          <w:lang w:eastAsia="es-ES"/>
        </w:rPr>
      </w:pPr>
      <w:del w:id="429" w:author="Miguel Centeno Muñoz" w:date="2014-07-28T01:13:00Z">
        <w:r w:rsidRPr="00195ACE" w:rsidDel="00195ACE">
          <w:rPr>
            <w:noProof/>
            <w:rPrChange w:id="430"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31" w:author="Miguel Centeno Muñoz" w:date="2014-07-28T01:13:00Z"/>
          <w:noProof/>
        </w:rPr>
      </w:pPr>
      <w:del w:id="432" w:author="Miguel Centeno Muñoz" w:date="2014-07-28T01:13:00Z">
        <w:r w:rsidRPr="00195ACE" w:rsidDel="00195ACE">
          <w:rPr>
            <w:noProof/>
            <w:rPrChange w:id="433"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434" w:author="Miguel Centeno Muñoz" w:date="2014-07-28T01:13:00Z"/>
          <w:rFonts w:cstheme="minorBidi"/>
          <w:b w:val="0"/>
          <w:bCs w:val="0"/>
          <w:i w:val="0"/>
          <w:iCs w:val="0"/>
          <w:noProof/>
          <w:color w:val="auto"/>
          <w:sz w:val="22"/>
        </w:rPr>
      </w:pPr>
      <w:del w:id="435" w:author="Miguel Centeno Muñoz" w:date="2014-07-28T01:13:00Z">
        <w:r w:rsidRPr="00195ACE" w:rsidDel="00195ACE">
          <w:rPr>
            <w:noProof/>
            <w:rPrChange w:id="436" w:author="Miguel Centeno Muñoz" w:date="2014-07-28T01:13:00Z">
              <w:rPr>
                <w:rStyle w:val="Hipervnculo"/>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37" w:author="Miguel Centeno Muñoz" w:date="2014-07-28T01:13:00Z"/>
          <w:noProof/>
        </w:rPr>
      </w:pPr>
      <w:del w:id="438" w:author="Miguel Centeno Muñoz" w:date="2014-07-28T01:13:00Z">
        <w:r w:rsidRPr="00195ACE" w:rsidDel="00195ACE">
          <w:rPr>
            <w:noProof/>
            <w:rPrChange w:id="439"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40" w:author="Miguel Centeno Muñoz" w:date="2014-07-28T01:13:00Z"/>
          <w:noProof/>
        </w:rPr>
      </w:pPr>
      <w:del w:id="441" w:author="Miguel Centeno Muñoz" w:date="2014-07-28T01:13:00Z">
        <w:r w:rsidRPr="00195ACE" w:rsidDel="00195ACE">
          <w:rPr>
            <w:noProof/>
            <w:rPrChange w:id="442"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443" w:author="Miguel Centeno Muñoz" w:date="2014-07-28T01:13:00Z"/>
          <w:noProof/>
        </w:rPr>
      </w:pPr>
      <w:del w:id="444" w:author="Miguel Centeno Muñoz" w:date="2014-07-28T01:13:00Z">
        <w:r w:rsidRPr="00195ACE" w:rsidDel="00195ACE">
          <w:rPr>
            <w:noProof/>
            <w:rPrChange w:id="445"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46" w:author="Miguel Centeno Muñoz" w:date="2014-07-28T01:13:00Z"/>
          <w:rFonts w:eastAsiaTheme="minorEastAsia"/>
          <w:noProof/>
          <w:lang w:eastAsia="es-ES"/>
        </w:rPr>
      </w:pPr>
      <w:del w:id="447" w:author="Miguel Centeno Muñoz" w:date="2014-07-28T01:13:00Z">
        <w:r w:rsidRPr="00195ACE" w:rsidDel="00195ACE">
          <w:rPr>
            <w:noProof/>
            <w:rPrChange w:id="448"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49" w:author="Miguel Centeno Muñoz" w:date="2014-07-28T01:13:00Z"/>
          <w:rFonts w:eastAsiaTheme="minorEastAsia"/>
          <w:noProof/>
          <w:lang w:eastAsia="es-ES"/>
        </w:rPr>
      </w:pPr>
      <w:del w:id="450" w:author="Miguel Centeno Muñoz" w:date="2014-07-28T01:13:00Z">
        <w:r w:rsidRPr="00195ACE" w:rsidDel="00195ACE">
          <w:rPr>
            <w:noProof/>
            <w:rPrChange w:id="451"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52" w:author="Miguel Centeno Muñoz" w:date="2014-07-28T01:13:00Z"/>
          <w:rFonts w:eastAsiaTheme="minorEastAsia"/>
          <w:noProof/>
          <w:lang w:eastAsia="es-ES"/>
        </w:rPr>
      </w:pPr>
      <w:del w:id="453" w:author="Miguel Centeno Muñoz" w:date="2014-07-28T01:13:00Z">
        <w:r w:rsidRPr="00195ACE" w:rsidDel="00195ACE">
          <w:rPr>
            <w:noProof/>
            <w:rPrChange w:id="454"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455" w:author="Miguel Centeno Muñoz" w:date="2014-07-28T01:13:00Z"/>
          <w:rFonts w:eastAsiaTheme="minorEastAsia"/>
          <w:noProof/>
          <w:lang w:eastAsia="es-ES"/>
        </w:rPr>
      </w:pPr>
      <w:del w:id="456" w:author="Miguel Centeno Muñoz" w:date="2014-07-28T01:13:00Z">
        <w:r w:rsidRPr="00195ACE" w:rsidDel="00195ACE">
          <w:rPr>
            <w:noProof/>
            <w:rPrChange w:id="457"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458" w:author="Miguel Centeno Muñoz" w:date="2014-07-28T01:13:00Z"/>
          <w:noProof/>
        </w:rPr>
      </w:pPr>
      <w:del w:id="459" w:author="Miguel Centeno Muñoz" w:date="2014-07-28T01:13:00Z">
        <w:r w:rsidRPr="00195ACE" w:rsidDel="00195ACE">
          <w:rPr>
            <w:noProof/>
            <w:rPrChange w:id="460"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1" w:author="Miguel Centeno Muñoz" w:date="2014-07-28T01:13:00Z"/>
          <w:noProof/>
        </w:rPr>
      </w:pPr>
      <w:del w:id="462" w:author="Miguel Centeno Muñoz" w:date="2014-07-28T01:13:00Z">
        <w:r w:rsidRPr="00195ACE" w:rsidDel="00195ACE">
          <w:rPr>
            <w:noProof/>
            <w:rPrChange w:id="463"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4" w:author="Miguel Centeno Muñoz" w:date="2014-07-28T01:13:00Z"/>
          <w:noProof/>
        </w:rPr>
      </w:pPr>
      <w:del w:id="465" w:author="Miguel Centeno Muñoz" w:date="2014-07-28T01:13:00Z">
        <w:r w:rsidRPr="00195ACE" w:rsidDel="00195ACE">
          <w:rPr>
            <w:noProof/>
            <w:rPrChange w:id="466"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467" w:author="Miguel Centeno Muñoz" w:date="2014-07-28T01:13:00Z"/>
          <w:rFonts w:cstheme="minorBidi"/>
          <w:b w:val="0"/>
          <w:bCs w:val="0"/>
          <w:i w:val="0"/>
          <w:iCs w:val="0"/>
          <w:noProof/>
          <w:color w:val="auto"/>
          <w:sz w:val="22"/>
        </w:rPr>
      </w:pPr>
      <w:del w:id="468" w:author="Miguel Centeno Muñoz" w:date="2014-07-28T01:13:00Z">
        <w:r w:rsidRPr="00195ACE" w:rsidDel="00195ACE">
          <w:rPr>
            <w:noProof/>
            <w:rPrChange w:id="469" w:author="Miguel Centeno Muñoz" w:date="2014-07-28T01:13:00Z">
              <w:rPr>
                <w:rStyle w:val="Hipervnculo"/>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70" w:author="Miguel Centeno Muñoz" w:date="2014-07-28T01:13:00Z"/>
          <w:noProof/>
        </w:rPr>
      </w:pPr>
      <w:del w:id="471" w:author="Miguel Centeno Muñoz" w:date="2014-07-28T01:13:00Z">
        <w:r w:rsidRPr="00195ACE" w:rsidDel="00195ACE">
          <w:rPr>
            <w:noProof/>
            <w:rPrChange w:id="472"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3" w:author="Miguel Centeno Muñoz" w:date="2014-07-28T01:13:00Z"/>
          <w:rFonts w:eastAsiaTheme="minorEastAsia"/>
          <w:noProof/>
          <w:lang w:eastAsia="es-ES"/>
        </w:rPr>
      </w:pPr>
      <w:del w:id="474" w:author="Miguel Centeno Muñoz" w:date="2014-07-28T01:13:00Z">
        <w:r w:rsidRPr="00195ACE" w:rsidDel="00195ACE">
          <w:rPr>
            <w:noProof/>
            <w:rPrChange w:id="475"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6" w:author="Miguel Centeno Muñoz" w:date="2014-07-28T01:13:00Z"/>
          <w:rFonts w:eastAsiaTheme="minorEastAsia"/>
          <w:noProof/>
          <w:lang w:eastAsia="es-ES"/>
        </w:rPr>
      </w:pPr>
      <w:del w:id="477" w:author="Miguel Centeno Muñoz" w:date="2014-07-28T01:13:00Z">
        <w:r w:rsidRPr="00195ACE" w:rsidDel="00195ACE">
          <w:rPr>
            <w:noProof/>
            <w:rPrChange w:id="478"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9" w:author="Miguel Centeno Muñoz" w:date="2014-07-28T01:13:00Z"/>
          <w:rFonts w:eastAsiaTheme="minorEastAsia"/>
          <w:noProof/>
          <w:lang w:eastAsia="es-ES"/>
        </w:rPr>
      </w:pPr>
      <w:del w:id="480" w:author="Miguel Centeno Muñoz" w:date="2014-07-28T01:13:00Z">
        <w:r w:rsidRPr="00195ACE" w:rsidDel="00195ACE">
          <w:rPr>
            <w:noProof/>
            <w:rPrChange w:id="481"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82" w:author="Miguel Centeno Muñoz" w:date="2014-07-28T01:13:00Z"/>
          <w:noProof/>
        </w:rPr>
      </w:pPr>
      <w:del w:id="483" w:author="Miguel Centeno Muñoz" w:date="2014-07-28T01:13:00Z">
        <w:r w:rsidRPr="00195ACE" w:rsidDel="00195ACE">
          <w:rPr>
            <w:noProof/>
            <w:rPrChange w:id="484"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85" w:author="Miguel Centeno Muñoz" w:date="2014-07-28T01:13:00Z"/>
          <w:rFonts w:eastAsiaTheme="minorEastAsia"/>
          <w:noProof/>
          <w:lang w:eastAsia="es-ES"/>
        </w:rPr>
      </w:pPr>
      <w:del w:id="486" w:author="Miguel Centeno Muñoz" w:date="2014-07-28T01:13:00Z">
        <w:r w:rsidRPr="00195ACE" w:rsidDel="00195ACE">
          <w:rPr>
            <w:noProof/>
            <w:rPrChange w:id="487"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88" w:author="Miguel Centeno Muñoz" w:date="2014-07-28T01:13:00Z"/>
          <w:rFonts w:eastAsiaTheme="minorEastAsia"/>
          <w:noProof/>
          <w:lang w:eastAsia="es-ES"/>
        </w:rPr>
      </w:pPr>
      <w:del w:id="489" w:author="Miguel Centeno Muñoz" w:date="2014-07-28T01:13:00Z">
        <w:r w:rsidRPr="00195ACE" w:rsidDel="00195ACE">
          <w:rPr>
            <w:noProof/>
            <w:rPrChange w:id="490"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91" w:author="Miguel Centeno Muñoz" w:date="2014-07-28T01:13:00Z"/>
          <w:noProof/>
        </w:rPr>
      </w:pPr>
      <w:del w:id="492" w:author="Miguel Centeno Muñoz" w:date="2014-07-28T01:13:00Z">
        <w:r w:rsidRPr="00195ACE" w:rsidDel="00195ACE">
          <w:rPr>
            <w:noProof/>
            <w:rPrChange w:id="493"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94" w:author="Miguel Centeno Muñoz" w:date="2014-07-28T01:13:00Z"/>
          <w:rFonts w:eastAsiaTheme="minorEastAsia"/>
          <w:noProof/>
          <w:lang w:eastAsia="es-ES"/>
        </w:rPr>
      </w:pPr>
      <w:del w:id="495" w:author="Miguel Centeno Muñoz" w:date="2014-07-28T01:13:00Z">
        <w:r w:rsidRPr="00195ACE" w:rsidDel="00195ACE">
          <w:rPr>
            <w:noProof/>
            <w:rPrChange w:id="496"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97" w:author="Miguel Centeno Muñoz" w:date="2014-07-28T01:13:00Z"/>
          <w:rFonts w:eastAsiaTheme="minorEastAsia"/>
          <w:noProof/>
          <w:lang w:eastAsia="es-ES"/>
        </w:rPr>
      </w:pPr>
      <w:del w:id="498" w:author="Miguel Centeno Muñoz" w:date="2014-07-28T01:13:00Z">
        <w:r w:rsidRPr="00195ACE" w:rsidDel="00195ACE">
          <w:rPr>
            <w:noProof/>
            <w:rPrChange w:id="499"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500" w:author="Miguel Centeno Muñoz" w:date="2014-07-28T01:13:00Z"/>
          <w:rFonts w:eastAsiaTheme="minorEastAsia"/>
          <w:noProof/>
          <w:lang w:eastAsia="es-ES"/>
        </w:rPr>
      </w:pPr>
      <w:del w:id="501" w:author="Miguel Centeno Muñoz" w:date="2014-07-28T01:13:00Z">
        <w:r w:rsidRPr="00195ACE" w:rsidDel="00195ACE">
          <w:rPr>
            <w:noProof/>
            <w:rPrChange w:id="502"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503" w:author="Miguel Centeno Muñoz" w:date="2014-07-28T01:13:00Z"/>
          <w:rFonts w:eastAsiaTheme="minorEastAsia"/>
          <w:noProof/>
          <w:lang w:eastAsia="es-ES"/>
        </w:rPr>
      </w:pPr>
      <w:del w:id="504" w:author="Miguel Centeno Muñoz" w:date="2014-07-28T01:13:00Z">
        <w:r w:rsidRPr="00195ACE" w:rsidDel="00195ACE">
          <w:rPr>
            <w:noProof/>
            <w:rPrChange w:id="505"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506" w:author="Miguel Centeno Muñoz" w:date="2014-07-28T01:13:00Z"/>
          <w:rFonts w:eastAsiaTheme="minorEastAsia"/>
          <w:noProof/>
          <w:lang w:eastAsia="es-ES"/>
        </w:rPr>
      </w:pPr>
      <w:del w:id="507" w:author="Miguel Centeno Muñoz" w:date="2014-07-28T01:13:00Z">
        <w:r w:rsidRPr="00195ACE" w:rsidDel="00195ACE">
          <w:rPr>
            <w:noProof/>
            <w:rPrChange w:id="508"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509" w:author="Miguel Centeno Muñoz" w:date="2014-07-28T01:13:00Z"/>
          <w:rFonts w:eastAsiaTheme="minorEastAsia"/>
          <w:noProof/>
          <w:lang w:eastAsia="es-ES"/>
        </w:rPr>
      </w:pPr>
      <w:del w:id="510" w:author="Miguel Centeno Muñoz" w:date="2014-07-28T01:13:00Z">
        <w:r w:rsidRPr="00195ACE" w:rsidDel="00195ACE">
          <w:rPr>
            <w:noProof/>
            <w:rPrChange w:id="511"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512" w:author="Miguel Centeno Muñoz" w:date="2014-07-28T01:13:00Z"/>
          <w:rFonts w:eastAsiaTheme="minorEastAsia"/>
          <w:noProof/>
          <w:lang w:eastAsia="es-ES"/>
        </w:rPr>
      </w:pPr>
      <w:del w:id="513" w:author="Miguel Centeno Muñoz" w:date="2014-07-28T01:13:00Z">
        <w:r w:rsidRPr="00195ACE" w:rsidDel="00195ACE">
          <w:rPr>
            <w:noProof/>
            <w:rPrChange w:id="514"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515" w:author="Miguel Centeno Muñoz" w:date="2014-07-28T01:13:00Z"/>
          <w:rFonts w:eastAsiaTheme="minorEastAsia"/>
          <w:noProof/>
          <w:lang w:eastAsia="es-ES"/>
        </w:rPr>
      </w:pPr>
      <w:del w:id="516" w:author="Miguel Centeno Muñoz" w:date="2014-07-28T01:13:00Z">
        <w:r w:rsidRPr="00195ACE" w:rsidDel="00195ACE">
          <w:rPr>
            <w:noProof/>
            <w:rPrChange w:id="517"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518" w:author="Miguel Centeno Muñoz" w:date="2014-07-28T01:13:00Z"/>
          <w:rFonts w:eastAsiaTheme="minorEastAsia"/>
          <w:noProof/>
          <w:lang w:eastAsia="es-ES"/>
        </w:rPr>
      </w:pPr>
      <w:del w:id="519" w:author="Miguel Centeno Muñoz" w:date="2014-07-28T01:13:00Z">
        <w:r w:rsidRPr="00195ACE" w:rsidDel="00195ACE">
          <w:rPr>
            <w:noProof/>
            <w:rPrChange w:id="520"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521" w:name="_Toc395553221"/>
      <w:r>
        <w:t>Parte I.- Introducción y planificación</w:t>
      </w:r>
      <w:bookmarkEnd w:id="521"/>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522" w:name="_Toc395553222"/>
      <w:r>
        <w:lastRenderedPageBreak/>
        <w:t>1.- Introducción</w:t>
      </w:r>
      <w:bookmarkEnd w:id="522"/>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 xml:space="preserve">Dicho tiempo libre es muy utilizado para hacer deporte (jogging, </w:t>
      </w:r>
      <w:proofErr w:type="spellStart"/>
      <w:r w:rsidRPr="001965EC">
        <w:t>mountain</w:t>
      </w:r>
      <w:proofErr w:type="spellEnd"/>
      <w:r w:rsidRPr="001965EC">
        <w:t xml:space="preserve"> </w:t>
      </w:r>
      <w:proofErr w:type="spellStart"/>
      <w:r w:rsidRPr="001965EC">
        <w:t>bike</w:t>
      </w:r>
      <w:proofErr w:type="spellEnd"/>
      <w:r w:rsidRPr="001965EC">
        <w:t>...),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523" w:name="_Toc395553223"/>
      <w:r>
        <w:t>1.1.- Motivación</w:t>
      </w:r>
      <w:bookmarkEnd w:id="523"/>
      <w:r w:rsidR="00AE6EEF">
        <w:t xml:space="preserve"> </w:t>
      </w:r>
    </w:p>
    <w:p w:rsidR="00AE6EEF" w:rsidRDefault="00DC7381" w:rsidP="004A605A">
      <w:r>
        <w:t xml:space="preserve">La idea surge de un familiar, </w:t>
      </w:r>
      <w:r w:rsidR="004A605A">
        <w:t xml:space="preserve">el cual se </w:t>
      </w:r>
      <w:r w:rsidR="0045714E">
        <w:t>enc</w:t>
      </w:r>
      <w:ins w:id="524" w:author="Miguel Centeno Muñoz" w:date="2014-08-02T13:06:00Z">
        <w:r w:rsidR="0045714E">
          <w:t>o</w:t>
        </w:r>
      </w:ins>
      <w:del w:id="525" w:author="Miguel Centeno Muñoz" w:date="2014-08-02T13:06:00Z">
        <w:r w:rsidR="0045714E" w:rsidDel="00612330">
          <w:delText>ue</w:delText>
        </w:r>
      </w:del>
      <w:r w:rsidR="0045714E">
        <w:t>ntraba</w:t>
      </w:r>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proofErr w:type="spellStart"/>
      <w:r>
        <w:rPr>
          <w:rFonts w:ascii="Tahoma" w:hAnsi="Tahoma" w:cs="Tahoma"/>
          <w:color w:val="000000"/>
          <w:sz w:val="20"/>
          <w:szCs w:val="20"/>
        </w:rPr>
        <w:t>MyPaths</w:t>
      </w:r>
      <w:proofErr w:type="spellEnd"/>
      <w:r>
        <w:rPr>
          <w:rFonts w:ascii="Tahoma" w:hAnsi="Tahoma" w:cs="Tahoma"/>
          <w:color w:val="000000"/>
          <w:sz w:val="20"/>
          <w:szCs w:val="20"/>
        </w:rPr>
        <w:t xml:space="preserve"> busca cubrir este tipo de necesidades: rutas turísticas, gastronómicas, deportivas… representadas sobre el mapa y con la precisión y facilidad que ofrecen los servicios de Google.</w:t>
      </w:r>
    </w:p>
    <w:p w:rsidR="00717F1F" w:rsidRPr="001965EC" w:rsidRDefault="00717F1F" w:rsidP="004A605A">
      <w:proofErr w:type="spellStart"/>
      <w:r w:rsidRPr="00D723A7">
        <w:rPr>
          <w:i/>
        </w:rPr>
        <w:t>MyPaths</w:t>
      </w:r>
      <w:proofErr w:type="spellEnd"/>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xml:space="preserve">, así como cierta cantidad de rutas en las principales ciudades de España, comenzar a incluir publicidad </w:t>
      </w:r>
      <w:proofErr w:type="spellStart"/>
      <w:r>
        <w:t>geolocalizada</w:t>
      </w:r>
      <w:proofErr w:type="spellEnd"/>
      <w:r w:rsidR="00717F1F">
        <w:t xml:space="preserve">. Obviamente, la consecución de dicha publicidad supone un fuerte esfuerzo </w:t>
      </w:r>
      <w:r w:rsidR="00DC7381">
        <w:t>c</w:t>
      </w:r>
      <w:r w:rsidR="00717F1F">
        <w:t xml:space="preserve">omercial que habría que evaluar. Pongamos un ejemplo: En la Sierra Norte de Sevilla hay 15 rutas de </w:t>
      </w:r>
      <w:proofErr w:type="spellStart"/>
      <w:r w:rsidR="00717F1F">
        <w:t>mountain</w:t>
      </w:r>
      <w:proofErr w:type="spellEnd"/>
      <w:r w:rsidR="00717F1F">
        <w:t xml:space="preserve"> </w:t>
      </w:r>
      <w:proofErr w:type="spellStart"/>
      <w:r w:rsidR="00717F1F">
        <w:t>bike</w:t>
      </w:r>
      <w:proofErr w:type="spellEnd"/>
      <w:r w:rsidR="00717F1F">
        <w:t xml:space="preserve"> en nuestra aplicación. Pues es obvio que a una tienda especializada en </w:t>
      </w:r>
      <w:proofErr w:type="spellStart"/>
      <w:r w:rsidR="00717F1F">
        <w:t>mountain</w:t>
      </w:r>
      <w:proofErr w:type="spellEnd"/>
      <w:r w:rsidR="00717F1F">
        <w:t xml:space="preserve"> </w:t>
      </w:r>
      <w:proofErr w:type="spellStart"/>
      <w:r w:rsidR="00717F1F">
        <w:t>bike</w:t>
      </w:r>
      <w:proofErr w:type="spellEnd"/>
      <w:r w:rsidR="00717F1F">
        <w:t xml:space="preserve"> en la ciudad de Sevilla le aporta beneficios aparecer en nuestra </w:t>
      </w:r>
      <w:proofErr w:type="spellStart"/>
      <w:r w:rsidR="00717F1F">
        <w:t>app</w:t>
      </w:r>
      <w:proofErr w:type="spellEnd"/>
      <w:r w:rsidR="00717F1F">
        <w:t xml:space="preserve"> cada vez que alguien busca o ve dichas rutas.</w:t>
      </w:r>
    </w:p>
    <w:p w:rsidR="001965EC" w:rsidRDefault="001965EC" w:rsidP="00895C22">
      <w:r w:rsidRPr="001965EC">
        <w:t xml:space="preserve">Otra motivación </w:t>
      </w:r>
      <w:r w:rsidR="00717F1F">
        <w:t>i</w:t>
      </w:r>
      <w:r w:rsidRPr="001965EC">
        <w:t xml:space="preserve">mportante es el uso que el framework GWT (Google Web </w:t>
      </w:r>
      <w:proofErr w:type="spellStart"/>
      <w:r w:rsidRPr="001965EC">
        <w:t>Toolkit</w:t>
      </w:r>
      <w:proofErr w:type="spellEnd"/>
      <w:r w:rsidRPr="001965EC">
        <w: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526" w:name="_Toc395553224"/>
      <w:r>
        <w:lastRenderedPageBreak/>
        <w:t>1.2.- Objetivos del proyecto</w:t>
      </w:r>
      <w:bookmarkEnd w:id="526"/>
    </w:p>
    <w:p w:rsidR="001965EC" w:rsidRDefault="001965EC" w:rsidP="00D723A7">
      <w:pPr>
        <w:pStyle w:val="Ttulo4"/>
        <w:spacing w:before="360"/>
        <w:ind w:firstLine="708"/>
      </w:pPr>
      <w:bookmarkStart w:id="527" w:name="_Toc395553225"/>
      <w:r>
        <w:t>1.2.1.- Objetivos docentes</w:t>
      </w:r>
      <w:bookmarkEnd w:id="527"/>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528" w:name="_Toc395553226"/>
      <w:r>
        <w:t>1.2.2.- Objetivos técnicos</w:t>
      </w:r>
      <w:bookmarkEnd w:id="528"/>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529" w:name="_Toc395553227"/>
      <w:r>
        <w:t>1.3.- Desarrollo del proyecto</w:t>
      </w:r>
      <w:bookmarkEnd w:id="529"/>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530" w:name="_Toc395553228"/>
      <w:r>
        <w:lastRenderedPageBreak/>
        <w:t>1.4 Estructura del documento</w:t>
      </w:r>
      <w:bookmarkEnd w:id="530"/>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F0E3D" w:rsidRPr="00B5317B" w:rsidRDefault="007F0E3D" w:rsidP="00D36CA0">
                            <w:pPr>
                              <w:spacing w:after="0"/>
                              <w:rPr>
                                <w:b/>
                                <w:szCs w:val="24"/>
                              </w:rPr>
                            </w:pPr>
                            <w:r w:rsidRPr="00B5317B">
                              <w:rPr>
                                <w:b/>
                                <w:szCs w:val="24"/>
                              </w:rPr>
                              <w:t>Parte I – Introducción y planificación</w:t>
                            </w:r>
                          </w:p>
                          <w:p w:rsidR="007F0E3D" w:rsidRPr="00B5317B" w:rsidRDefault="007F0E3D" w:rsidP="00D36CA0">
                            <w:pPr>
                              <w:spacing w:after="0"/>
                              <w:ind w:firstLine="709"/>
                            </w:pPr>
                            <w:r w:rsidRPr="00B5317B">
                              <w:t>1.- Introducción</w:t>
                            </w:r>
                          </w:p>
                          <w:p w:rsidR="007F0E3D" w:rsidRPr="00B5317B" w:rsidRDefault="007F0E3D" w:rsidP="00D36CA0">
                            <w:pPr>
                              <w:spacing w:after="0"/>
                              <w:ind w:firstLine="709"/>
                            </w:pPr>
                            <w:r w:rsidRPr="00B5317B">
                              <w:t>2.- Planificación</w:t>
                            </w:r>
                          </w:p>
                          <w:p w:rsidR="007F0E3D" w:rsidRPr="00D36CA0" w:rsidRDefault="007F0E3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7F0E3D" w:rsidRPr="00B5317B" w:rsidRDefault="007F0E3D" w:rsidP="00D36CA0">
                      <w:pPr>
                        <w:spacing w:after="0"/>
                        <w:rPr>
                          <w:b/>
                          <w:szCs w:val="24"/>
                        </w:rPr>
                      </w:pPr>
                      <w:r w:rsidRPr="00B5317B">
                        <w:rPr>
                          <w:b/>
                          <w:szCs w:val="24"/>
                        </w:rPr>
                        <w:t>Parte I – Introducción y planificación</w:t>
                      </w:r>
                    </w:p>
                    <w:p w:rsidR="007F0E3D" w:rsidRPr="00B5317B" w:rsidRDefault="007F0E3D" w:rsidP="00D36CA0">
                      <w:pPr>
                        <w:spacing w:after="0"/>
                        <w:ind w:firstLine="709"/>
                      </w:pPr>
                      <w:r w:rsidRPr="00B5317B">
                        <w:t>1.- Introducción</w:t>
                      </w:r>
                    </w:p>
                    <w:p w:rsidR="007F0E3D" w:rsidRPr="00B5317B" w:rsidRDefault="007F0E3D" w:rsidP="00D36CA0">
                      <w:pPr>
                        <w:spacing w:after="0"/>
                        <w:ind w:firstLine="709"/>
                      </w:pPr>
                      <w:r w:rsidRPr="00B5317B">
                        <w:t>2.- Planificación</w:t>
                      </w:r>
                    </w:p>
                    <w:p w:rsidR="007F0E3D" w:rsidRPr="00D36CA0" w:rsidRDefault="007F0E3D">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F0E3D" w:rsidRDefault="007F0E3D" w:rsidP="00D36CA0">
                            <w:pPr>
                              <w:spacing w:after="0"/>
                              <w:rPr>
                                <w:b/>
                              </w:rPr>
                            </w:pPr>
                            <w:r w:rsidRPr="00D36CA0">
                              <w:rPr>
                                <w:b/>
                              </w:rPr>
                              <w:t>Parte I</w:t>
                            </w:r>
                            <w:r>
                              <w:rPr>
                                <w:b/>
                              </w:rPr>
                              <w:t>I</w:t>
                            </w:r>
                            <w:r w:rsidRPr="00D36CA0">
                              <w:rPr>
                                <w:b/>
                              </w:rPr>
                              <w:t xml:space="preserve"> – </w:t>
                            </w:r>
                            <w:r>
                              <w:rPr>
                                <w:b/>
                              </w:rPr>
                              <w:t>Materias relacionadas</w:t>
                            </w:r>
                          </w:p>
                          <w:p w:rsidR="007F0E3D" w:rsidRPr="00491FC5" w:rsidRDefault="007F0E3D"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7F0E3D" w:rsidRDefault="007F0E3D" w:rsidP="00D36CA0">
                      <w:pPr>
                        <w:spacing w:after="0"/>
                        <w:rPr>
                          <w:b/>
                        </w:rPr>
                      </w:pPr>
                      <w:r w:rsidRPr="00D36CA0">
                        <w:rPr>
                          <w:b/>
                        </w:rPr>
                        <w:t>Parte I</w:t>
                      </w:r>
                      <w:r>
                        <w:rPr>
                          <w:b/>
                        </w:rPr>
                        <w:t>I</w:t>
                      </w:r>
                      <w:r w:rsidRPr="00D36CA0">
                        <w:rPr>
                          <w:b/>
                        </w:rPr>
                        <w:t xml:space="preserve"> – </w:t>
                      </w:r>
                      <w:r>
                        <w:rPr>
                          <w:b/>
                        </w:rPr>
                        <w:t>Materias relacionadas</w:t>
                      </w:r>
                    </w:p>
                    <w:p w:rsidR="007F0E3D" w:rsidRPr="00491FC5" w:rsidRDefault="007F0E3D"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F0E3D" w:rsidRDefault="007F0E3D" w:rsidP="00D36CA0">
                            <w:pPr>
                              <w:spacing w:after="0"/>
                              <w:rPr>
                                <w:b/>
                              </w:rPr>
                            </w:pPr>
                            <w:r w:rsidRPr="00D36CA0">
                              <w:rPr>
                                <w:b/>
                              </w:rPr>
                              <w:t>Parte I</w:t>
                            </w:r>
                            <w:r>
                              <w:rPr>
                                <w:b/>
                              </w:rPr>
                              <w:t>II</w:t>
                            </w:r>
                            <w:r w:rsidRPr="00D36CA0">
                              <w:rPr>
                                <w:b/>
                              </w:rPr>
                              <w:t xml:space="preserve"> – </w:t>
                            </w:r>
                            <w:r>
                              <w:rPr>
                                <w:b/>
                              </w:rPr>
                              <w:t>Sistema desarrollado</w:t>
                            </w:r>
                          </w:p>
                          <w:p w:rsidR="007F0E3D" w:rsidRPr="00491FC5" w:rsidRDefault="007F0E3D" w:rsidP="00D36CA0">
                            <w:pPr>
                              <w:spacing w:after="0"/>
                              <w:ind w:firstLine="709"/>
                            </w:pPr>
                            <w:r w:rsidRPr="00491FC5">
                              <w:t>4.- Dominio del problema</w:t>
                            </w:r>
                          </w:p>
                          <w:p w:rsidR="007F0E3D" w:rsidRPr="00491FC5" w:rsidRDefault="007F0E3D" w:rsidP="00D36CA0">
                            <w:pPr>
                              <w:spacing w:after="0"/>
                              <w:ind w:firstLine="709"/>
                            </w:pPr>
                            <w:r w:rsidRPr="00491FC5">
                              <w:t>5.- Visión general del sistema</w:t>
                            </w:r>
                          </w:p>
                          <w:p w:rsidR="007F0E3D" w:rsidRPr="00491FC5" w:rsidRDefault="007F0E3D" w:rsidP="00D36CA0">
                            <w:pPr>
                              <w:spacing w:after="0"/>
                              <w:ind w:firstLine="709"/>
                            </w:pPr>
                            <w:r w:rsidRPr="00491FC5">
                              <w:t>6.- Elicitación de requisitos</w:t>
                            </w:r>
                          </w:p>
                          <w:p w:rsidR="007F0E3D" w:rsidRPr="00491FC5" w:rsidRDefault="007F0E3D" w:rsidP="00D36CA0">
                            <w:pPr>
                              <w:spacing w:after="0"/>
                              <w:ind w:firstLine="709"/>
                            </w:pPr>
                            <w:r w:rsidRPr="00491FC5">
                              <w:t>7.- Análisis de requisitos</w:t>
                            </w:r>
                          </w:p>
                          <w:p w:rsidR="007F0E3D" w:rsidRPr="00491FC5" w:rsidRDefault="007F0E3D" w:rsidP="00D36CA0">
                            <w:pPr>
                              <w:spacing w:after="0"/>
                              <w:ind w:firstLine="709"/>
                            </w:pPr>
                            <w:r w:rsidRPr="00491FC5">
                              <w:t>8.- Diseño</w:t>
                            </w:r>
                          </w:p>
                          <w:p w:rsidR="007F0E3D" w:rsidRPr="00491FC5" w:rsidRDefault="007F0E3D" w:rsidP="00D36CA0">
                            <w:pPr>
                              <w:spacing w:after="0"/>
                              <w:ind w:firstLine="709"/>
                            </w:pPr>
                            <w:r w:rsidRPr="00491FC5">
                              <w:t>9.- Implementación</w:t>
                            </w:r>
                          </w:p>
                          <w:p w:rsidR="007F0E3D" w:rsidRPr="00491FC5" w:rsidRDefault="007F0E3D" w:rsidP="00D36CA0">
                            <w:pPr>
                              <w:spacing w:after="0"/>
                              <w:ind w:firstLine="709"/>
                            </w:pPr>
                            <w:r w:rsidRPr="00491FC5">
                              <w:t>10.- Pruebas</w:t>
                            </w:r>
                          </w:p>
                          <w:p w:rsidR="007F0E3D" w:rsidRPr="00491FC5" w:rsidRDefault="007F0E3D" w:rsidP="00D36CA0">
                            <w:pPr>
                              <w:spacing w:after="0"/>
                              <w:ind w:firstLine="709"/>
                            </w:pPr>
                            <w:r w:rsidRPr="00491FC5">
                              <w:t>11.- Manual de instalación</w:t>
                            </w:r>
                          </w:p>
                          <w:p w:rsidR="007F0E3D" w:rsidRPr="00491FC5" w:rsidRDefault="007F0E3D"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7F0E3D" w:rsidRDefault="007F0E3D" w:rsidP="00D36CA0">
                      <w:pPr>
                        <w:spacing w:after="0"/>
                        <w:rPr>
                          <w:b/>
                        </w:rPr>
                      </w:pPr>
                      <w:r w:rsidRPr="00D36CA0">
                        <w:rPr>
                          <w:b/>
                        </w:rPr>
                        <w:t>Parte I</w:t>
                      </w:r>
                      <w:r>
                        <w:rPr>
                          <w:b/>
                        </w:rPr>
                        <w:t>II</w:t>
                      </w:r>
                      <w:r w:rsidRPr="00D36CA0">
                        <w:rPr>
                          <w:b/>
                        </w:rPr>
                        <w:t xml:space="preserve"> – </w:t>
                      </w:r>
                      <w:r>
                        <w:rPr>
                          <w:b/>
                        </w:rPr>
                        <w:t>Sistema desarrollado</w:t>
                      </w:r>
                    </w:p>
                    <w:p w:rsidR="007F0E3D" w:rsidRPr="00491FC5" w:rsidRDefault="007F0E3D" w:rsidP="00D36CA0">
                      <w:pPr>
                        <w:spacing w:after="0"/>
                        <w:ind w:firstLine="709"/>
                      </w:pPr>
                      <w:r w:rsidRPr="00491FC5">
                        <w:t>4.- Dominio del problema</w:t>
                      </w:r>
                    </w:p>
                    <w:p w:rsidR="007F0E3D" w:rsidRPr="00491FC5" w:rsidRDefault="007F0E3D" w:rsidP="00D36CA0">
                      <w:pPr>
                        <w:spacing w:after="0"/>
                        <w:ind w:firstLine="709"/>
                      </w:pPr>
                      <w:r w:rsidRPr="00491FC5">
                        <w:t>5.- Visión general del sistema</w:t>
                      </w:r>
                    </w:p>
                    <w:p w:rsidR="007F0E3D" w:rsidRPr="00491FC5" w:rsidRDefault="007F0E3D" w:rsidP="00D36CA0">
                      <w:pPr>
                        <w:spacing w:after="0"/>
                        <w:ind w:firstLine="709"/>
                      </w:pPr>
                      <w:r w:rsidRPr="00491FC5">
                        <w:t>6.- Elicitación de requisitos</w:t>
                      </w:r>
                    </w:p>
                    <w:p w:rsidR="007F0E3D" w:rsidRPr="00491FC5" w:rsidRDefault="007F0E3D" w:rsidP="00D36CA0">
                      <w:pPr>
                        <w:spacing w:after="0"/>
                        <w:ind w:firstLine="709"/>
                      </w:pPr>
                      <w:r w:rsidRPr="00491FC5">
                        <w:t>7.- Análisis de requisitos</w:t>
                      </w:r>
                    </w:p>
                    <w:p w:rsidR="007F0E3D" w:rsidRPr="00491FC5" w:rsidRDefault="007F0E3D" w:rsidP="00D36CA0">
                      <w:pPr>
                        <w:spacing w:after="0"/>
                        <w:ind w:firstLine="709"/>
                      </w:pPr>
                      <w:r w:rsidRPr="00491FC5">
                        <w:t>8.- Diseño</w:t>
                      </w:r>
                    </w:p>
                    <w:p w:rsidR="007F0E3D" w:rsidRPr="00491FC5" w:rsidRDefault="007F0E3D" w:rsidP="00D36CA0">
                      <w:pPr>
                        <w:spacing w:after="0"/>
                        <w:ind w:firstLine="709"/>
                      </w:pPr>
                      <w:r w:rsidRPr="00491FC5">
                        <w:t>9.- Implementación</w:t>
                      </w:r>
                    </w:p>
                    <w:p w:rsidR="007F0E3D" w:rsidRPr="00491FC5" w:rsidRDefault="007F0E3D" w:rsidP="00D36CA0">
                      <w:pPr>
                        <w:spacing w:after="0"/>
                        <w:ind w:firstLine="709"/>
                      </w:pPr>
                      <w:r w:rsidRPr="00491FC5">
                        <w:t>10.- Pruebas</w:t>
                      </w:r>
                    </w:p>
                    <w:p w:rsidR="007F0E3D" w:rsidRPr="00491FC5" w:rsidRDefault="007F0E3D" w:rsidP="00D36CA0">
                      <w:pPr>
                        <w:spacing w:after="0"/>
                        <w:ind w:firstLine="709"/>
                      </w:pPr>
                      <w:r w:rsidRPr="00491FC5">
                        <w:t>11.- Manual de instalación</w:t>
                      </w:r>
                    </w:p>
                    <w:p w:rsidR="007F0E3D" w:rsidRPr="00491FC5" w:rsidRDefault="007F0E3D"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F0E3D" w:rsidRDefault="007F0E3D" w:rsidP="00D36CA0">
                            <w:pPr>
                              <w:spacing w:after="0"/>
                              <w:rPr>
                                <w:b/>
                              </w:rPr>
                            </w:pPr>
                            <w:r w:rsidRPr="00D36CA0">
                              <w:rPr>
                                <w:b/>
                              </w:rPr>
                              <w:t>Parte I</w:t>
                            </w:r>
                            <w:r>
                              <w:rPr>
                                <w:b/>
                              </w:rPr>
                              <w:t>I</w:t>
                            </w:r>
                            <w:r w:rsidRPr="00D36CA0">
                              <w:rPr>
                                <w:b/>
                              </w:rPr>
                              <w:t xml:space="preserve"> – </w:t>
                            </w:r>
                            <w:r>
                              <w:rPr>
                                <w:b/>
                              </w:rPr>
                              <w:t>Materias relacionadas</w:t>
                            </w:r>
                          </w:p>
                          <w:p w:rsidR="007F0E3D" w:rsidRPr="00491FC5" w:rsidRDefault="007F0E3D" w:rsidP="00D36CA0">
                            <w:pPr>
                              <w:spacing w:after="0"/>
                              <w:ind w:firstLine="709"/>
                            </w:pPr>
                            <w:r w:rsidRPr="00491FC5">
                              <w:t>13.-Cumplimiento de los objetivos del proyecto</w:t>
                            </w:r>
                          </w:p>
                          <w:p w:rsidR="007F0E3D" w:rsidRPr="00491FC5" w:rsidRDefault="007F0E3D"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7F0E3D" w:rsidRDefault="007F0E3D" w:rsidP="00D36CA0">
                      <w:pPr>
                        <w:spacing w:after="0"/>
                        <w:rPr>
                          <w:b/>
                        </w:rPr>
                      </w:pPr>
                      <w:r w:rsidRPr="00D36CA0">
                        <w:rPr>
                          <w:b/>
                        </w:rPr>
                        <w:t>Parte I</w:t>
                      </w:r>
                      <w:r>
                        <w:rPr>
                          <w:b/>
                        </w:rPr>
                        <w:t>I</w:t>
                      </w:r>
                      <w:r w:rsidRPr="00D36CA0">
                        <w:rPr>
                          <w:b/>
                        </w:rPr>
                        <w:t xml:space="preserve"> – </w:t>
                      </w:r>
                      <w:r>
                        <w:rPr>
                          <w:b/>
                        </w:rPr>
                        <w:t>Materias relacionadas</w:t>
                      </w:r>
                    </w:p>
                    <w:p w:rsidR="007F0E3D" w:rsidRPr="00491FC5" w:rsidRDefault="007F0E3D" w:rsidP="00D36CA0">
                      <w:pPr>
                        <w:spacing w:after="0"/>
                        <w:ind w:firstLine="709"/>
                      </w:pPr>
                      <w:r w:rsidRPr="00491FC5">
                        <w:t>13.-Cumplimiento de los objetivos del proyecto</w:t>
                      </w:r>
                    </w:p>
                    <w:p w:rsidR="007F0E3D" w:rsidRPr="00491FC5" w:rsidRDefault="007F0E3D"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531" w:name="_Toc395553229"/>
      <w:r>
        <w:lastRenderedPageBreak/>
        <w:t>2.- Planificación</w:t>
      </w:r>
      <w:bookmarkEnd w:id="531"/>
    </w:p>
    <w:p w:rsidR="00B74812" w:rsidRDefault="00B74812" w:rsidP="00D723A7">
      <w:pPr>
        <w:pStyle w:val="Ttulo3"/>
        <w:spacing w:after="200"/>
      </w:pPr>
      <w:bookmarkStart w:id="532" w:name="_Toc395553230"/>
      <w:r>
        <w:t>2.1.- Planificación temporal</w:t>
      </w:r>
      <w:bookmarkEnd w:id="532"/>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 xml:space="preserve">El uso de tecnologías, </w:t>
      </w:r>
      <w:proofErr w:type="spellStart"/>
      <w:r>
        <w:t>frameworks</w:t>
      </w:r>
      <w:proofErr w:type="spellEnd"/>
      <w:r>
        <w:t xml:space="preserve">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elicitación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533" w:name="_Toc395553231"/>
      <w:r>
        <w:t>2.1.1. Estimación de tiempos</w:t>
      </w:r>
      <w:bookmarkEnd w:id="533"/>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 xml:space="preserve">Diagrama de </w:t>
      </w:r>
      <w:proofErr w:type="spellStart"/>
      <w:r w:rsidRPr="0067624C">
        <w:rPr>
          <w:highlight w:val="yellow"/>
        </w:rPr>
        <w:t>gantt</w:t>
      </w:r>
      <w:proofErr w:type="spellEnd"/>
      <w:r w:rsidRPr="0067624C">
        <w:rPr>
          <w:highlight w:val="yellow"/>
        </w:rPr>
        <w:t>: TOMSPLANNER</w:t>
      </w:r>
    </w:p>
    <w:p w:rsidR="0067624C" w:rsidRPr="0067624C" w:rsidRDefault="0067624C" w:rsidP="00D723A7">
      <w:pPr>
        <w:pStyle w:val="Ttulo4"/>
        <w:ind w:firstLine="708"/>
      </w:pPr>
      <w:bookmarkStart w:id="534" w:name="__RefHeading__819_1424981804"/>
      <w:bookmarkStart w:id="535" w:name="_Toc395553232"/>
      <w:bookmarkEnd w:id="534"/>
      <w:r w:rsidRPr="0067624C">
        <w:t>2.1.2.- Desviación respecto estimación de tiempos</w:t>
      </w:r>
      <w:bookmarkEnd w:id="535"/>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536" w:name="__RefHeading__821_1424981804"/>
      <w:bookmarkStart w:id="537" w:name="_Toc395553233"/>
      <w:bookmarkEnd w:id="536"/>
      <w:r w:rsidRPr="0067624C">
        <w:t>2.2.- Planificación de costes</w:t>
      </w:r>
      <w:bookmarkEnd w:id="537"/>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538" w:name="__RefHeading__823_1424981804"/>
      <w:bookmarkStart w:id="539" w:name="_Toc395553234"/>
      <w:bookmarkEnd w:id="538"/>
      <w:r w:rsidRPr="0067624C">
        <w:t>2.2.1.- Estimación de costes</w:t>
      </w:r>
      <w:bookmarkEnd w:id="539"/>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540" w:name="__RefHeading__825_1424981804"/>
      <w:bookmarkStart w:id="541" w:name="_Toc395553235"/>
      <w:bookmarkEnd w:id="540"/>
      <w:r w:rsidRPr="0067624C">
        <w:t>2.2.2- Desviación respecto estimación de costes</w:t>
      </w:r>
      <w:bookmarkEnd w:id="541"/>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542" w:name="_Toc395553236"/>
      <w:r>
        <w:t>Parte II.- Materias relacionadas</w:t>
      </w:r>
      <w:bookmarkEnd w:id="542"/>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543" w:name="_Toc395553237"/>
      <w:r w:rsidRPr="0067624C">
        <w:lastRenderedPageBreak/>
        <w:t>3.- Materias relacionadas</w:t>
      </w:r>
      <w:r w:rsidR="00AE6EEF">
        <w:t xml:space="preserve"> </w:t>
      </w:r>
      <w:r w:rsidR="00AE6EEF" w:rsidRPr="00AE6EEF">
        <w:rPr>
          <w:highlight w:val="yellow"/>
        </w:rPr>
        <w:t>(faltan referencias)</w:t>
      </w:r>
      <w:bookmarkEnd w:id="543"/>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proofErr w:type="spellStart"/>
      <w:r w:rsidR="00D723A7">
        <w:rPr>
          <w:i/>
          <w:iCs/>
        </w:rPr>
        <w:t>MyPaths</w:t>
      </w:r>
      <w:proofErr w:type="spellEnd"/>
      <w:r>
        <w:t>. En ellas presentarem</w:t>
      </w:r>
      <w:r w:rsidR="00895C22">
        <w:t>os brevemente sus características y las ventajas que ofrece su uso.</w:t>
      </w:r>
    </w:p>
    <w:p w:rsidR="00E65DAB" w:rsidRPr="00E65DAB" w:rsidRDefault="0067624C" w:rsidP="00D723A7">
      <w:pPr>
        <w:pStyle w:val="Ttulo3"/>
        <w:spacing w:before="360" w:after="240"/>
      </w:pPr>
      <w:bookmarkStart w:id="544" w:name="__RefHeading__873_1424981804"/>
      <w:bookmarkStart w:id="545" w:name="_Toc395553238"/>
      <w:bookmarkEnd w:id="544"/>
      <w:r w:rsidRPr="0067624C">
        <w:t xml:space="preserve">3.1.- Google Web </w:t>
      </w:r>
      <w:proofErr w:type="spellStart"/>
      <w:r w:rsidRPr="0067624C">
        <w:t>Toolkit</w:t>
      </w:r>
      <w:proofErr w:type="spellEnd"/>
      <w:r w:rsidRPr="0067624C">
        <w:t xml:space="preserve"> (GWT)</w:t>
      </w:r>
      <w:bookmarkEnd w:id="545"/>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w:t>
      </w:r>
      <w:proofErr w:type="spellStart"/>
      <w:r w:rsidR="0067624C">
        <w:t>Toolkit</w:t>
      </w:r>
      <w:proofErr w:type="spellEnd"/>
      <w:r w:rsidR="0067624C">
        <w:t xml:space="preserve"> (GWT) es un framework, un conjunto de </w:t>
      </w:r>
      <w:proofErr w:type="spellStart"/>
      <w:r w:rsidR="0067624C">
        <w:t>APIs</w:t>
      </w:r>
      <w:proofErr w:type="spellEnd"/>
      <w:r w:rsidR="0067624C">
        <w:t xml:space="preserve"> y </w:t>
      </w:r>
      <w:proofErr w:type="spellStart"/>
      <w:r w:rsidR="0067624C">
        <w:t>widgets</w:t>
      </w:r>
      <w:proofErr w:type="spellEnd"/>
      <w:r w:rsidR="0067624C">
        <w:t xml:space="preserve"> que permiten desarrollar aplicaciones AJAX en Java para después compilar el código fuente a </w:t>
      </w:r>
      <w:proofErr w:type="spellStart"/>
      <w:r w:rsidR="0067624C">
        <w:t>Javascript</w:t>
      </w:r>
      <w:proofErr w:type="spellEnd"/>
      <w:r w:rsidR="0067624C">
        <w:t xml:space="preserve"> de manera muy optimizada. Este código JavaScript generado corre perfectamente en todo tipo de navegadores web incluyendo navegadores móviles de </w:t>
      </w:r>
      <w:proofErr w:type="spellStart"/>
      <w:r w:rsidR="0067624C">
        <w:t>Android</w:t>
      </w:r>
      <w:proofErr w:type="spellEnd"/>
      <w:r w:rsidR="0067624C">
        <w:t xml:space="preserve"> o </w:t>
      </w:r>
      <w:proofErr w:type="spellStart"/>
      <w:r w:rsidR="0067624C">
        <w:t>iOs</w:t>
      </w:r>
      <w:proofErr w:type="spellEnd"/>
      <w:r w:rsidR="0067624C">
        <w:t xml:space="preserve">. </w:t>
      </w:r>
    </w:p>
    <w:p w:rsidR="0067624C" w:rsidRDefault="0067624C" w:rsidP="00E65DAB">
      <w:r>
        <w:t xml:space="preserve">Una ventaja que tiene GWT es que, a pesar de estar basado en una serie de Widgets en su capa más alta de presentación, permite la inserción de código </w:t>
      </w:r>
      <w:proofErr w:type="spellStart"/>
      <w:r>
        <w:t>Javascript</w:t>
      </w:r>
      <w:proofErr w:type="spellEnd"/>
      <w:r>
        <w:t xml:space="preserve">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w:t>
      </w:r>
      <w:proofErr w:type="spellStart"/>
      <w:r>
        <w:t>Javascript</w:t>
      </w:r>
      <w:proofErr w:type="spellEnd"/>
      <w:r>
        <w: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w:t>
      </w:r>
      <w:proofErr w:type="spellStart"/>
      <w:r>
        <w:t>Javascript</w:t>
      </w:r>
      <w:proofErr w:type="spellEnd"/>
      <w:r>
        <w:t xml:space="preserve"> y ficheros HTML. </w:t>
      </w:r>
    </w:p>
    <w:p w:rsidR="0067624C" w:rsidRDefault="0067624C" w:rsidP="00E65DAB">
      <w:r>
        <w:t xml:space="preserve">La aplicaciones desarrolladas en GWT pueden ser, a su vez, ejecutadas de dos modos diferentes: </w:t>
      </w:r>
      <w:proofErr w:type="spellStart"/>
      <w:r>
        <w:rPr>
          <w:i/>
          <w:iCs/>
        </w:rPr>
        <w:t>Dev-Mode</w:t>
      </w:r>
      <w:proofErr w:type="spellEnd"/>
      <w:r>
        <w:t xml:space="preserve"> o en modo desarrollo, ejecutándose como código </w:t>
      </w:r>
      <w:proofErr w:type="spellStart"/>
      <w:r>
        <w:t>bytecode</w:t>
      </w:r>
      <w:proofErr w:type="spellEnd"/>
      <w:r>
        <w:t xml:space="preserve"> de Java dentro de la Máquina Virtual de Java (JVM) o en modo Web, ejecutándose la aplicación como código JavaScript y HTML puro.</w:t>
      </w:r>
    </w:p>
    <w:p w:rsidR="0067624C" w:rsidRDefault="0067624C" w:rsidP="00E65DAB">
      <w:r>
        <w:t xml:space="preserve">Probablemente, la ventaja de mayor peso de todas las que ofrece este framework es la siguiente: GWT resuelve, de manera sencilla, la parte del cliente y de comunicación remota usando un contenedor de </w:t>
      </w:r>
      <w:proofErr w:type="spellStart"/>
      <w:r>
        <w:t>Servlets</w:t>
      </w:r>
      <w:proofErr w:type="spellEnd"/>
      <w:r>
        <w:t xml:space="preserve"> en el lado del cliente. Además, GWT es sencillo de combinar con tecnologías maduras de Java, como pueden ser JPA, EJB, Spring </w:t>
      </w:r>
      <w:proofErr w:type="spellStart"/>
      <w:r>
        <w:t>Framewrok</w:t>
      </w:r>
      <w:proofErr w:type="spellEnd"/>
      <w:r>
        <w:t>...</w:t>
      </w:r>
    </w:p>
    <w:p w:rsidR="0067624C" w:rsidRDefault="0067624C" w:rsidP="00E65DAB">
      <w:r>
        <w:t xml:space="preserve">Google ofrece desde hace bastante tiempo, un </w:t>
      </w:r>
      <w:proofErr w:type="spellStart"/>
      <w:r>
        <w:t>plugin</w:t>
      </w:r>
      <w:proofErr w:type="spellEnd"/>
      <w:r>
        <w:t xml:space="preserve"> oficial para eclipse llamado Googl</w:t>
      </w:r>
      <w:ins w:id="546" w:author="Miguel Centeno Muñoz" w:date="2014-08-02T13:07:00Z">
        <w:r w:rsidR="0045714E">
          <w:t>e</w:t>
        </w:r>
      </w:ins>
      <w:r>
        <w:t xml:space="preserve"> </w:t>
      </w:r>
      <w:proofErr w:type="spellStart"/>
      <w:r>
        <w:t>Plugin</w:t>
      </w:r>
      <w:proofErr w:type="spellEnd"/>
      <w:r>
        <w:t xml:space="preserve"> </w:t>
      </w:r>
      <w:proofErr w:type="spellStart"/>
      <w:r>
        <w:t>for</w:t>
      </w:r>
      <w:proofErr w:type="spellEnd"/>
      <w:r>
        <w:t xml:space="preserve">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w:t>
      </w:r>
      <w:proofErr w:type="spellStart"/>
      <w:r>
        <w:t>src</w:t>
      </w:r>
      <w:proofErr w:type="spellEnd"/>
      <w:r>
        <w:t xml:space="preserve">) categorizamos el código en 3 paquetes básicos: </w:t>
      </w:r>
      <w:proofErr w:type="spellStart"/>
      <w:r>
        <w:t>client</w:t>
      </w:r>
      <w:proofErr w:type="spellEnd"/>
      <w:r>
        <w:t xml:space="preserve">, </w:t>
      </w:r>
      <w:proofErr w:type="spellStart"/>
      <w:r>
        <w:t>shared</w:t>
      </w:r>
      <w:proofErr w:type="spellEnd"/>
      <w:r>
        <w:t>, server.</w:t>
      </w:r>
    </w:p>
    <w:p w:rsidR="0067624C" w:rsidRDefault="0067624C" w:rsidP="00E65DAB">
      <w:proofErr w:type="spellStart"/>
      <w:r>
        <w:t>Client</w:t>
      </w:r>
      <w:proofErr w:type="spellEnd"/>
      <w:r>
        <w:t xml:space="preserve"> contiene el código del lado del cliente, </w:t>
      </w:r>
      <w:proofErr w:type="spellStart"/>
      <w:r>
        <w:t>shared</w:t>
      </w:r>
      <w:proofErr w:type="spellEnd"/>
      <w:r>
        <w:t xml:space="preserve">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 xml:space="preserve">.gwt.xml). En él se definen el módulo GWT, los recursos del proyecto o </w:t>
      </w:r>
      <w:proofErr w:type="spellStart"/>
      <w:r>
        <w:t>shared</w:t>
      </w:r>
      <w:proofErr w:type="spellEnd"/>
      <w:r>
        <w:t xml:space="preserve"> </w:t>
      </w:r>
      <w:proofErr w:type="spellStart"/>
      <w:r>
        <w:t>package</w:t>
      </w:r>
      <w:proofErr w:type="spellEnd"/>
      <w:r>
        <w:t xml:space="preserve"> y también define cuál es la clase </w:t>
      </w:r>
      <w:proofErr w:type="spellStart"/>
      <w:r>
        <w:t>Entrypoint</w:t>
      </w:r>
      <w:proofErr w:type="spellEnd"/>
      <w:r>
        <w: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proofErr w:type="spellStart"/>
      <w:r>
        <w:t>Css</w:t>
      </w:r>
      <w:proofErr w:type="spellEnd"/>
      <w:r>
        <w:t xml:space="preserve"> de la aplicación.</w:t>
      </w:r>
    </w:p>
    <w:p w:rsidR="005B18BC" w:rsidRDefault="005B18BC" w:rsidP="00E65DAB">
      <w:r>
        <w:t xml:space="preserve">La Clase </w:t>
      </w:r>
      <w:proofErr w:type="spellStart"/>
      <w:r>
        <w:t>Entrypoint</w:t>
      </w:r>
      <w:proofErr w:type="spellEnd"/>
      <w:r>
        <w:t xml:space="preserve"> (más correctamente, clase que implementa </w:t>
      </w:r>
      <w:proofErr w:type="spellStart"/>
      <w:r>
        <w:t>EntryPoint</w:t>
      </w:r>
      <w:proofErr w:type="spellEnd"/>
      <w:r>
        <w:t xml:space="preserve">) es una clase con el nombre de la APP o módulo y que contiene los </w:t>
      </w:r>
      <w:proofErr w:type="spellStart"/>
      <w:r>
        <w:t>widgets</w:t>
      </w:r>
      <w:proofErr w:type="spellEnd"/>
      <w:r>
        <w:t xml:space="preserve">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w:t>
      </w:r>
      <w:proofErr w:type="spellStart"/>
      <w:r>
        <w:t>Remote</w:t>
      </w:r>
      <w:proofErr w:type="spellEnd"/>
      <w:r>
        <w:t xml:space="preserve"> </w:t>
      </w:r>
      <w:proofErr w:type="spellStart"/>
      <w:r>
        <w:t>Procedure</w:t>
      </w:r>
      <w:proofErr w:type="spellEnd"/>
      <w:r>
        <w:t xml:space="preserve"> </w:t>
      </w:r>
      <w:proofErr w:type="spellStart"/>
      <w:r>
        <w:t>Calls</w:t>
      </w:r>
      <w:proofErr w:type="spellEnd"/>
      <w:r>
        <w:t xml:space="preserve">). </w:t>
      </w:r>
    </w:p>
    <w:p w:rsidR="00CD0D00" w:rsidRDefault="00CD0D00" w:rsidP="00D723A7">
      <w:pPr>
        <w:pStyle w:val="Ttulo3"/>
        <w:spacing w:before="360" w:after="240"/>
      </w:pPr>
      <w:bookmarkStart w:id="547" w:name="_Toc395553239"/>
      <w:r>
        <w:lastRenderedPageBreak/>
        <w:t>3.2.- AJAX y cómo GWT hace uso de él</w:t>
      </w:r>
      <w:bookmarkEnd w:id="547"/>
    </w:p>
    <w:p w:rsidR="00CD0D00" w:rsidRDefault="00CD0D00" w:rsidP="00CD0D00">
      <w:r>
        <w:t xml:space="preserve">AJAX  es el acrónimo de </w:t>
      </w:r>
      <w:proofErr w:type="spellStart"/>
      <w:r>
        <w:t>Asynchronous</w:t>
      </w:r>
      <w:proofErr w:type="spellEnd"/>
      <w:r>
        <w:t xml:space="preserve">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 xml:space="preserve">AJAX se aplica hoy día a cualquier aplicación construida bajo estándares abiertos y comunicación (cliente-servidor) asíncrona. Las aplicaciones desarrolladas bajo AJAX con </w:t>
      </w:r>
      <w:proofErr w:type="spellStart"/>
      <w:r>
        <w:t>responsive</w:t>
      </w:r>
      <w:proofErr w:type="spellEnd"/>
      <w:r>
        <w:t xml:space="preser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548" w:name="_Toc395553240"/>
      <w:r>
        <w:t>3.2.1.- ¿Por qué AJAX?</w:t>
      </w:r>
      <w:bookmarkEnd w:id="548"/>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549" w:name="_Toc395553241"/>
      <w:r>
        <w:t>3.2.2.- ¿Qué hace GWT por JavaScript y AJAX?</w:t>
      </w:r>
      <w:bookmarkEnd w:id="549"/>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usa Java para desarrollar </w:t>
            </w:r>
            <w:proofErr w:type="spellStart"/>
            <w:r>
              <w:t>apps</w:t>
            </w:r>
            <w:proofErr w:type="spellEnd"/>
            <w:r>
              <w:t xml:space="preserve">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 xml:space="preserve">Fácil pérdida de memoria de </w:t>
            </w:r>
            <w:proofErr w:type="spellStart"/>
            <w:r>
              <w:t>apps</w:t>
            </w:r>
            <w:proofErr w:type="spellEnd"/>
            <w:r>
              <w:t xml:space="preserve">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 xml:space="preserve">Difícil usar marcadores en </w:t>
            </w:r>
            <w:proofErr w:type="spellStart"/>
            <w:r>
              <w:t>apps</w:t>
            </w:r>
            <w:proofErr w:type="spellEnd"/>
            <w:r>
              <w:t xml:space="preserve">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divide y encapsula </w:t>
            </w:r>
            <w:proofErr w:type="spellStart"/>
            <w:r>
              <w:t>apps</w:t>
            </w:r>
            <w:proofErr w:type="spellEnd"/>
            <w:r>
              <w:t xml:space="preserve">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550" w:name="_Toc395553242"/>
      <w:r>
        <w:lastRenderedPageBreak/>
        <w:t>3.3</w:t>
      </w:r>
      <w:r w:rsidR="00D72293">
        <w:t>.- RPC como herramienta de comunicación Cliente-Servidor</w:t>
      </w:r>
      <w:bookmarkEnd w:id="550"/>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 xml:space="preserve">GWT realiza llamadas asíncronas al server, lo que hace que no sean bloqueantes y que puedan realizarse varios procesos en paralelo. Estas llamadas son las llamadas RPC o </w:t>
      </w:r>
      <w:proofErr w:type="spellStart"/>
      <w:r>
        <w:t>Remote</w:t>
      </w:r>
      <w:proofErr w:type="spellEnd"/>
      <w:r>
        <w:t xml:space="preserve"> </w:t>
      </w:r>
      <w:proofErr w:type="spellStart"/>
      <w:r>
        <w:t>Procedure</w:t>
      </w:r>
      <w:proofErr w:type="spellEnd"/>
      <w:r>
        <w:t xml:space="preserve"> </w:t>
      </w:r>
      <w:proofErr w:type="spellStart"/>
      <w:r>
        <w:t>Calls</w:t>
      </w:r>
      <w:proofErr w:type="spellEnd"/>
      <w:r>
        <w:t>.</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xml:space="preserve">- La recepción de las respuestas se realiza mediante un método </w:t>
      </w:r>
      <w:proofErr w:type="spellStart"/>
      <w:r>
        <w:t>callback</w:t>
      </w:r>
      <w:proofErr w:type="spellEnd"/>
      <w:r>
        <w:t>.</w:t>
      </w:r>
    </w:p>
    <w:p w:rsidR="006D6A2B" w:rsidRDefault="006D6A2B" w:rsidP="005B18BC">
      <w:r>
        <w:t xml:space="preserve">- Permite compartir clases de datos (véase </w:t>
      </w:r>
      <w:proofErr w:type="spellStart"/>
      <w:r>
        <w:t>DTO’s</w:t>
      </w:r>
      <w:proofErr w:type="spellEnd"/>
      <w:r>
        <w:t>)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 xml:space="preserve">Creación en el paquete </w:t>
      </w:r>
      <w:proofErr w:type="spellStart"/>
      <w:r>
        <w:t>com.nombreapp.client</w:t>
      </w:r>
      <w:proofErr w:type="spellEnd"/>
      <w:r>
        <w:t xml:space="preserve"> de interfaz que extienda </w:t>
      </w:r>
      <w:proofErr w:type="spellStart"/>
      <w:r>
        <w:t>RemoteService</w:t>
      </w:r>
      <w:proofErr w:type="spellEnd"/>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w:t>
      </w:r>
      <w:proofErr w:type="spellStart"/>
      <w:r w:rsidRPr="006D6A2B">
        <w:rPr>
          <w:rFonts w:ascii="Consolas" w:hAnsi="Consolas" w:cs="Consolas"/>
          <w:lang w:val="en-US"/>
        </w:rPr>
        <w:t>RemoteServiceRelativePath</w:t>
      </w:r>
      <w:proofErr w:type="spellEnd"/>
      <w:r w:rsidRPr="006D6A2B">
        <w:rPr>
          <w:rFonts w:ascii="Consolas" w:hAnsi="Consolas" w:cs="Consolas"/>
          <w:lang w:val="en-US"/>
        </w:rPr>
        <w:t>(</w:t>
      </w:r>
      <w:proofErr w:type="gramEnd"/>
      <w:r w:rsidRPr="006D6A2B">
        <w:rPr>
          <w:rFonts w:ascii="Consolas" w:hAnsi="Consolas" w:cs="Consolas"/>
          <w:lang w:val="en-US"/>
        </w:rPr>
        <w:t>“</w:t>
      </w:r>
      <w:proofErr w:type="spellStart"/>
      <w:r w:rsidRPr="006D6A2B">
        <w:rPr>
          <w:rFonts w:ascii="Consolas" w:hAnsi="Consolas" w:cs="Consolas"/>
          <w:lang w:val="en-US"/>
        </w:rPr>
        <w:t>userAccountService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w:t>
      </w:r>
      <w:proofErr w:type="spellStart"/>
      <w:r w:rsidRPr="006D6A2B">
        <w:rPr>
          <w:rFonts w:ascii="Consolas" w:hAnsi="Consolas" w:cs="Consolas"/>
          <w:lang w:val="en-US"/>
        </w:rPr>
        <w:t>UserAccountService</w:t>
      </w:r>
      <w:proofErr w:type="spellEnd"/>
      <w:r w:rsidRPr="006D6A2B">
        <w:rPr>
          <w:rFonts w:ascii="Consolas" w:hAnsi="Consolas" w:cs="Consolas"/>
          <w:lang w:val="en-US"/>
        </w:rPr>
        <w:t xml:space="preserve"> extends </w:t>
      </w:r>
      <w:proofErr w:type="spellStart"/>
      <w:r w:rsidRPr="006D6A2B">
        <w:rPr>
          <w:rFonts w:ascii="Consolas" w:hAnsi="Consolas" w:cs="Consolas"/>
          <w:lang w:val="en-US"/>
        </w:rPr>
        <w:t>RemoteService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w:t>
      </w:r>
      <w:proofErr w:type="spellStart"/>
      <w:r w:rsidRPr="006D6A2B">
        <w:rPr>
          <w:rFonts w:ascii="Consolas" w:hAnsi="Consolas" w:cs="Consolas"/>
          <w:lang w:val="en-US"/>
        </w:rPr>
        <w:t>UserAccountDTO</w:t>
      </w:r>
      <w:proofErr w:type="spellEnd"/>
      <w:r w:rsidRPr="006D6A2B">
        <w:rPr>
          <w:rFonts w:ascii="Consolas" w:hAnsi="Consolas" w:cs="Consolas"/>
          <w:lang w:val="en-US"/>
        </w:rPr>
        <w:t xml:space="preserve">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 xml:space="preserve">Creación, en el paquete </w:t>
      </w:r>
      <w:proofErr w:type="spellStart"/>
      <w:r>
        <w:t>com.nombreapp.server</w:t>
      </w:r>
      <w:proofErr w:type="spellEnd"/>
      <w:r>
        <w:t xml:space="preserve"> de una clase que implemente dicha interfaz y extienda </w:t>
      </w:r>
      <w:proofErr w:type="spellStart"/>
      <w:r>
        <w:t>RemoteServiceServlet</w:t>
      </w:r>
      <w:proofErr w:type="spellEnd"/>
      <w:r>
        <w: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w:t>
      </w:r>
      <w:proofErr w:type="spellStart"/>
      <w:r w:rsidRPr="003051FD">
        <w:rPr>
          <w:rFonts w:ascii="Consolas" w:hAnsi="Consolas" w:cs="Consolas"/>
          <w:lang w:val="en-US"/>
        </w:rPr>
        <w:t>UserAccountServiceImpl</w:t>
      </w:r>
      <w:proofErr w:type="spellEnd"/>
      <w:r w:rsidRPr="003051FD">
        <w:rPr>
          <w:rFonts w:ascii="Consolas" w:hAnsi="Consolas" w:cs="Consolas"/>
          <w:lang w:val="en-US"/>
        </w:rPr>
        <w:t xml:space="preserve"> extends </w:t>
      </w:r>
      <w:proofErr w:type="spellStart"/>
      <w:r w:rsidRPr="003051FD">
        <w:rPr>
          <w:rFonts w:ascii="Consolas" w:hAnsi="Consolas" w:cs="Consolas"/>
          <w:lang w:val="en-US"/>
        </w:rPr>
        <w:t>RemoteServiceServlet</w:t>
      </w:r>
      <w:proofErr w:type="spellEnd"/>
      <w:r w:rsidRPr="003051FD">
        <w:rPr>
          <w:rFonts w:ascii="Consolas" w:hAnsi="Consolas" w:cs="Consolas"/>
          <w:lang w:val="en-US"/>
        </w:rPr>
        <w:t xml:space="preserve"> </w:t>
      </w:r>
      <w:proofErr w:type="spellStart"/>
      <w:r w:rsidRPr="003051FD">
        <w:rPr>
          <w:rFonts w:ascii="Consolas" w:hAnsi="Consolas" w:cs="Consolas"/>
          <w:lang w:val="en-US"/>
        </w:rPr>
        <w:t>implemets</w:t>
      </w:r>
      <w:proofErr w:type="spellEnd"/>
      <w:r w:rsidRPr="003051FD">
        <w:rPr>
          <w:rFonts w:ascii="Consolas" w:hAnsi="Consolas" w:cs="Consolas"/>
          <w:lang w:val="en-US"/>
        </w:rPr>
        <w:t xml:space="preserve"> </w:t>
      </w:r>
      <w:proofErr w:type="spellStart"/>
      <w:r w:rsidRPr="003051FD">
        <w:rPr>
          <w:rFonts w:ascii="Consolas" w:hAnsi="Consolas" w:cs="Consolas"/>
          <w:lang w:val="en-US"/>
        </w:rPr>
        <w:t>UserAccountService</w:t>
      </w:r>
      <w:proofErr w:type="spellEnd"/>
      <w:r w:rsidRPr="003051FD">
        <w:rPr>
          <w:rFonts w:ascii="Consolas" w:hAnsi="Consolas" w:cs="Consolas"/>
          <w:lang w:val="en-US"/>
        </w:rPr>
        <w:t>{</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w:t>
      </w:r>
      <w:proofErr w:type="spellStart"/>
      <w:r>
        <w:rPr>
          <w:lang w:val="en-US"/>
        </w:rPr>
        <w:t>UserAccountDTO</w:t>
      </w:r>
      <w:proofErr w:type="spellEnd"/>
      <w:r>
        <w:rPr>
          <w:lang w:val="en-US"/>
        </w:rPr>
        <w:t xml:space="preserve">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w:t>
      </w:r>
      <w:proofErr w:type="spellStart"/>
      <w:r>
        <w:rPr>
          <w:lang w:val="en-US"/>
        </w:rPr>
        <w:t>AppMisc</w:t>
      </w:r>
      <w:proofErr w:type="spellEnd"/>
      <w:r>
        <w:rPr>
          <w:lang w:val="en-US"/>
        </w:rPr>
        <w:t>().</w:t>
      </w:r>
      <w:proofErr w:type="spellStart"/>
      <w:r>
        <w:rPr>
          <w:lang w:val="en-US"/>
        </w:rPr>
        <w:t>populateDataStoreOnce</w:t>
      </w:r>
      <w:proofErr w:type="spellEnd"/>
      <w:r>
        <w:rPr>
          <w:lang w:val="en-US"/>
        </w:rPr>
        <w:t>();</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w:t>
      </w:r>
      <w:proofErr w:type="spellStart"/>
      <w:r>
        <w:rPr>
          <w:lang w:val="en-US"/>
        </w:rPr>
        <w:t>UserAccount.toDTO</w:t>
      </w:r>
      <w:proofErr w:type="spellEnd"/>
      <w:r>
        <w:rPr>
          <w:lang w:val="en-US"/>
        </w:rPr>
        <w:t>(</w:t>
      </w:r>
      <w:proofErr w:type="spellStart"/>
      <w:r>
        <w:rPr>
          <w:lang w:val="en-US"/>
        </w:rPr>
        <w:t>UserAccount.getDefaultUser</w:t>
      </w:r>
      <w:proofErr w:type="spellEnd"/>
      <w:r>
        <w:rPr>
          <w:lang w:val="en-US"/>
        </w:rPr>
        <w:t>());</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 xml:space="preserve">Informar al compilador de la existencia del </w:t>
      </w:r>
      <w:proofErr w:type="spellStart"/>
      <w:r>
        <w:t>Servlet</w:t>
      </w:r>
      <w:proofErr w:type="spellEnd"/>
      <w:r>
        <w:t xml:space="preserve">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w:t>
      </w:r>
      <w:proofErr w:type="spellStart"/>
      <w:r w:rsidRPr="003051FD">
        <w:rPr>
          <w:rFonts w:ascii="Consolas" w:hAnsi="Consolas" w:cs="Consolas"/>
          <w:lang w:val="en-US"/>
        </w:rPr>
        <w:t>UserAccountService</w:t>
      </w:r>
      <w:proofErr w:type="spellEnd"/>
      <w:r w:rsidRPr="003051FD">
        <w:rPr>
          <w:rFonts w:ascii="Consolas" w:hAnsi="Consolas" w:cs="Consolas"/>
          <w:lang w:val="en-US"/>
        </w:rPr>
        <w:t>&lt;/servlet-name&gt;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r>
      <w:proofErr w:type="spellStart"/>
      <w:r>
        <w:rPr>
          <w:rFonts w:ascii="Consolas" w:hAnsi="Consolas" w:cs="Consolas"/>
          <w:lang w:val="en-US"/>
        </w:rPr>
        <w:t>com.myApp.server.UserAccountServiceImpl</w:t>
      </w:r>
      <w:proofErr w:type="spellEnd"/>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spellStart"/>
      <w:proofErr w:type="gramEnd"/>
      <w:r>
        <w:rPr>
          <w:rFonts w:ascii="Consolas" w:hAnsi="Consolas" w:cs="Consolas"/>
          <w:lang w:val="en-US"/>
        </w:rPr>
        <w:t>UserAcoountService</w:t>
      </w:r>
      <w:proofErr w:type="spellEnd"/>
      <w:r>
        <w:rPr>
          <w:rFonts w:ascii="Consolas" w:hAnsi="Consolas" w:cs="Consolas"/>
          <w:lang w:val="en-US"/>
        </w:rPr>
        <w:t>&lt;servlet-name&gt;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spellStart"/>
      <w:r>
        <w:rPr>
          <w:rFonts w:ascii="Consolas" w:hAnsi="Consolas" w:cs="Consolas"/>
          <w:lang w:val="en-US"/>
        </w:rPr>
        <w:t>url</w:t>
      </w:r>
      <w:proofErr w:type="spellEnd"/>
      <w:r>
        <w:rPr>
          <w:rFonts w:ascii="Consolas" w:hAnsi="Consolas" w:cs="Consolas"/>
          <w:lang w:val="en-US"/>
        </w:rPr>
        <w:t>-pattern&gt;/</w:t>
      </w:r>
      <w:proofErr w:type="spellStart"/>
      <w:r>
        <w:rPr>
          <w:rFonts w:ascii="Consolas" w:hAnsi="Consolas" w:cs="Consolas"/>
          <w:lang w:val="en-US"/>
        </w:rPr>
        <w:t>myApp</w:t>
      </w:r>
      <w:proofErr w:type="spellEnd"/>
      <w:r>
        <w:rPr>
          <w:rFonts w:ascii="Consolas" w:hAnsi="Consolas" w:cs="Consolas"/>
          <w:lang w:val="en-US"/>
        </w:rPr>
        <w:t>/</w:t>
      </w:r>
      <w:proofErr w:type="spellStart"/>
      <w:r>
        <w:rPr>
          <w:rFonts w:ascii="Consolas" w:hAnsi="Consolas" w:cs="Consolas"/>
          <w:lang w:val="en-US"/>
        </w:rPr>
        <w:t>userAccountService</w:t>
      </w:r>
      <w:proofErr w:type="spellEnd"/>
      <w:r>
        <w:rPr>
          <w:rFonts w:ascii="Consolas" w:hAnsi="Consolas" w:cs="Consolas"/>
          <w:lang w:val="en-US"/>
        </w:rPr>
        <w:t>&lt;/</w:t>
      </w:r>
      <w:proofErr w:type="spellStart"/>
      <w:r>
        <w:rPr>
          <w:rFonts w:ascii="Consolas" w:hAnsi="Consolas" w:cs="Consolas"/>
          <w:lang w:val="en-US"/>
        </w:rPr>
        <w:t>url</w:t>
      </w:r>
      <w:proofErr w:type="spellEnd"/>
      <w:r>
        <w:rPr>
          <w:rFonts w:ascii="Consolas" w:hAnsi="Consolas" w:cs="Consolas"/>
          <w:lang w:val="en-US"/>
        </w:rPr>
        <w:t>-pattern&gt;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 xml:space="preserve">Crear interfaz asíncrona en </w:t>
      </w:r>
      <w:proofErr w:type="spellStart"/>
      <w:r>
        <w:t>com.nombreapp.client</w:t>
      </w:r>
      <w:proofErr w:type="spellEnd"/>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w:t>
      </w:r>
      <w:proofErr w:type="spellStart"/>
      <w:r w:rsidRPr="005873B0">
        <w:rPr>
          <w:rFonts w:ascii="Consolas" w:hAnsi="Consolas" w:cs="Consolas"/>
          <w:lang w:val="en-US"/>
        </w:rPr>
        <w:t>UserAccountServiceAsync</w:t>
      </w:r>
      <w:proofErr w:type="spellEnd"/>
      <w:r w:rsidRPr="005873B0">
        <w:rPr>
          <w:rFonts w:ascii="Consolas" w:hAnsi="Consolas" w:cs="Consolas"/>
          <w:lang w:val="en-US"/>
        </w:rPr>
        <w:t>{</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w:t>
      </w:r>
      <w:proofErr w:type="spellStart"/>
      <w:r w:rsidRPr="003051FD">
        <w:rPr>
          <w:lang w:val="en-US"/>
        </w:rPr>
        <w:t>AsyncCallback</w:t>
      </w:r>
      <w:proofErr w:type="spellEnd"/>
      <w:r w:rsidRPr="003051FD">
        <w:rPr>
          <w:lang w:val="en-US"/>
        </w:rPr>
        <w:t>&lt;</w:t>
      </w:r>
      <w:proofErr w:type="spellStart"/>
      <w:r w:rsidRPr="003051FD">
        <w:rPr>
          <w:lang w:val="en-US"/>
        </w:rPr>
        <w:t>UserAccountDTO</w:t>
      </w:r>
      <w:proofErr w:type="spellEnd"/>
      <w:r w:rsidRPr="003051FD">
        <w:rPr>
          <w:lang w:val="en-US"/>
        </w:rPr>
        <w:t>&gt;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spellStart"/>
      <w:proofErr w:type="gramStart"/>
      <w:r w:rsidRPr="00CD0D00">
        <w:rPr>
          <w:rFonts w:ascii="Consolas" w:hAnsi="Consolas" w:cs="Consolas"/>
          <w:lang w:val="en-US"/>
        </w:rPr>
        <w:t>userService.login</w:t>
      </w:r>
      <w:proofErr w:type="spellEnd"/>
      <w:r w:rsidRPr="00CD0D00">
        <w:rPr>
          <w:rFonts w:ascii="Consolas" w:hAnsi="Consolas" w:cs="Consolas"/>
          <w:lang w:val="en-US"/>
        </w:rPr>
        <w:t>(</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w:t>
      </w:r>
      <w:proofErr w:type="spellStart"/>
      <w:r w:rsidRPr="00CD0D00">
        <w:rPr>
          <w:rFonts w:ascii="Consolas" w:hAnsi="Consolas" w:cs="Consolas"/>
          <w:lang w:val="en-US"/>
        </w:rPr>
        <w:t>AsyncCallback</w:t>
      </w:r>
      <w:proofErr w:type="spellEnd"/>
      <w:r w:rsidR="00CD0D00">
        <w:rPr>
          <w:rFonts w:ascii="Consolas" w:hAnsi="Consolas" w:cs="Consolas"/>
          <w:lang w:val="en-US"/>
        </w:rPr>
        <w:t xml:space="preserve"> </w:t>
      </w:r>
      <w:r w:rsidRPr="00CD0D00">
        <w:rPr>
          <w:rFonts w:ascii="Consolas" w:hAnsi="Consolas" w:cs="Consolas"/>
          <w:lang w:val="en-US"/>
        </w:rPr>
        <w:t>&lt;</w:t>
      </w:r>
      <w:proofErr w:type="spellStart"/>
      <w:r w:rsidRPr="00CD0D00">
        <w:rPr>
          <w:rFonts w:ascii="Consolas" w:hAnsi="Consolas" w:cs="Consolas"/>
          <w:lang w:val="en-US"/>
        </w:rPr>
        <w:t>UserAccountDTO</w:t>
      </w:r>
      <w:proofErr w:type="spellEnd"/>
      <w:r w:rsidRPr="00CD0D00">
        <w:rPr>
          <w:rFonts w:ascii="Consolas" w:hAnsi="Consolas" w:cs="Consolas"/>
          <w:lang w:val="en-US"/>
        </w:rPr>
        <w:t>&gt;()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r w:rsidRPr="00CD0D00">
        <w:rPr>
          <w:rFonts w:ascii="Consolas" w:hAnsi="Consolas" w:cs="Consolas"/>
          <w:lang w:val="en-US"/>
        </w:rPr>
        <w:t>onFailure</w:t>
      </w:r>
      <w:proofErr w:type="spellEnd"/>
      <w:r w:rsidRPr="00CD0D00">
        <w:rPr>
          <w:rFonts w:ascii="Consolas" w:hAnsi="Consolas" w:cs="Consolas"/>
          <w:lang w:val="en-US"/>
        </w:rPr>
        <w:t>(</w:t>
      </w:r>
      <w:proofErr w:type="spellStart"/>
      <w:r w:rsidRPr="00CD0D00">
        <w:rPr>
          <w:rFonts w:ascii="Consolas" w:hAnsi="Consolas" w:cs="Consolas"/>
          <w:lang w:val="en-US"/>
        </w:rPr>
        <w:t>Throwable</w:t>
      </w:r>
      <w:proofErr w:type="spellEnd"/>
      <w:r w:rsidRPr="00CD0D00">
        <w:rPr>
          <w:rFonts w:ascii="Consolas" w:hAnsi="Consolas" w:cs="Consolas"/>
          <w:lang w:val="en-US"/>
        </w:rPr>
        <w:t xml:space="preserv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proofErr w:type="gramStart"/>
      <w:r w:rsidRPr="00CD0D00">
        <w:rPr>
          <w:rFonts w:ascii="Consolas" w:hAnsi="Consolas" w:cs="Consolas"/>
          <w:lang w:val="en-US"/>
        </w:rPr>
        <w:t>Window.alert</w:t>
      </w:r>
      <w:proofErr w:type="spellEnd"/>
      <w:r w:rsidRPr="00CD0D00">
        <w:rPr>
          <w:rFonts w:ascii="Consolas" w:hAnsi="Consolas" w:cs="Consolas"/>
          <w:lang w:val="en-US"/>
        </w:rPr>
        <w: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proofErr w:type="gramStart"/>
      <w:r w:rsidRPr="00CD0D00">
        <w:rPr>
          <w:rFonts w:ascii="Consolas" w:hAnsi="Consolas" w:cs="Consolas"/>
          <w:lang w:val="en-US"/>
        </w:rPr>
        <w:t>onSuccess</w:t>
      </w:r>
      <w:proofErr w:type="spellEnd"/>
      <w:r w:rsidRPr="00CD0D00">
        <w:rPr>
          <w:rFonts w:ascii="Consolas" w:hAnsi="Consolas" w:cs="Consolas"/>
          <w:lang w:val="en-US"/>
        </w:rPr>
        <w:t>(</w:t>
      </w:r>
      <w:proofErr w:type="spellStart"/>
      <w:proofErr w:type="gramEnd"/>
      <w:r w:rsidRPr="00CD0D00">
        <w:rPr>
          <w:rFonts w:ascii="Consolas" w:hAnsi="Consolas" w:cs="Consolas"/>
          <w:lang w:val="en-US"/>
        </w:rPr>
        <w:t>UserAccountDTO</w:t>
      </w:r>
      <w:proofErr w:type="spellEnd"/>
      <w:r w:rsidRPr="00CD0D00">
        <w:rPr>
          <w:rFonts w:ascii="Consolas" w:hAnsi="Consolas" w:cs="Consolas"/>
          <w:lang w:val="en-US"/>
        </w:rPr>
        <w:t xml:space="preserve">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proofErr w:type="gramStart"/>
      <w:r w:rsidRPr="005873B0">
        <w:rPr>
          <w:rFonts w:ascii="Consolas" w:hAnsi="Consolas" w:cs="Consolas"/>
        </w:rPr>
        <w:t>currentUser</w:t>
      </w:r>
      <w:proofErr w:type="spellEnd"/>
      <w:proofErr w:type="gramEnd"/>
      <w:r w:rsidRPr="005873B0">
        <w:rPr>
          <w:rFonts w:ascii="Consolas" w:hAnsi="Consolas" w:cs="Consolas"/>
        </w:rPr>
        <w:t xml:space="preserve"> = </w:t>
      </w:r>
      <w:proofErr w:type="spellStart"/>
      <w:r w:rsidRPr="005873B0">
        <w:rPr>
          <w:rFonts w:ascii="Consolas" w:hAnsi="Consolas" w:cs="Consolas"/>
        </w:rPr>
        <w:t>user</w:t>
      </w:r>
      <w:proofErr w:type="spellEnd"/>
      <w:r w:rsidRPr="005873B0">
        <w:rPr>
          <w:rFonts w:ascii="Consolas" w:hAnsi="Consolas" w:cs="Consolas"/>
        </w:rPr>
        <w:t>;</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spellStart"/>
      <w:proofErr w:type="gramStart"/>
      <w:r w:rsidRPr="005873B0">
        <w:rPr>
          <w:rFonts w:ascii="Consolas" w:hAnsi="Consolas" w:cs="Consolas"/>
        </w:rPr>
        <w:t>displayApp</w:t>
      </w:r>
      <w:proofErr w:type="spellEnd"/>
      <w:proofErr w:type="gram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551" w:name="_Toc395553243"/>
      <w:r>
        <w:lastRenderedPageBreak/>
        <w:t>3.4</w:t>
      </w:r>
      <w:r w:rsidR="00E65DAB">
        <w:t xml:space="preserve">.- </w:t>
      </w:r>
      <w:r w:rsidR="0067624C">
        <w:t xml:space="preserve">MVP aplicado a </w:t>
      </w:r>
      <w:proofErr w:type="spellStart"/>
      <w:r w:rsidR="0067624C">
        <w:t>Gwt</w:t>
      </w:r>
      <w:proofErr w:type="spellEnd"/>
      <w:r w:rsidR="0067624C">
        <w:t>:</w:t>
      </w:r>
      <w:r w:rsidR="00D72293">
        <w:t xml:space="preserve"> </w:t>
      </w:r>
      <w:r w:rsidR="00D72293" w:rsidRPr="00D72293">
        <w:rPr>
          <w:highlight w:val="yellow"/>
        </w:rPr>
        <w:t>No terminado</w:t>
      </w:r>
      <w:bookmarkEnd w:id="551"/>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w:t>
      </w:r>
      <w:proofErr w:type="spellStart"/>
      <w:r>
        <w:t>GWTTestCases</w:t>
      </w:r>
      <w:proofErr w:type="spellEnd"/>
      <w:r>
        <w:t xml:space="preserve"> (se realizan en navegador, siendo más costosas) y permite la realización de pruebas de software basadas en JRE (véase </w:t>
      </w:r>
      <w:proofErr w:type="spellStart"/>
      <w:r>
        <w:t>Junit</w:t>
      </w:r>
      <w:proofErr w:type="spellEnd"/>
      <w:r>
        <w:t xml:space="preserve">)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footerReference w:type="even" r:id="rId12"/>
          <w:footerReference w:type="default" r:id="rId13"/>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w:t>
      </w:r>
      <w:proofErr w:type="spellStart"/>
      <w:r w:rsidRPr="00E65DAB">
        <w:rPr>
          <w:b/>
        </w:rPr>
        <w:t>particiona</w:t>
      </w:r>
      <w:proofErr w:type="spellEnd"/>
      <w:r w:rsidRPr="00E65DAB">
        <w:rPr>
          <w:b/>
        </w:rPr>
        <w:t xml:space="preserve"> la aplicación en componentes: </w:t>
      </w:r>
    </w:p>
    <w:p w:rsidR="0067624C" w:rsidRDefault="0067624C" w:rsidP="00E65DAB">
      <w:proofErr w:type="spellStart"/>
      <w:r>
        <w:t>Model</w:t>
      </w:r>
      <w:proofErr w:type="spellEnd"/>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7624C">
        <w:t>AppController</w:t>
      </w:r>
      <w:proofErr w:type="spellEnd"/>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 xml:space="preserve">Enlazar Presenter – </w:t>
      </w:r>
      <w:proofErr w:type="spellStart"/>
      <w:r>
        <w:t>Views</w:t>
      </w:r>
      <w:proofErr w:type="spellEnd"/>
    </w:p>
    <w:p w:rsidR="0067624C" w:rsidRDefault="0067624C" w:rsidP="00E65DAB">
      <w:r>
        <w:t>Eventos y Bus de Eventos</w:t>
      </w:r>
    </w:p>
    <w:p w:rsidR="0067624C" w:rsidRDefault="0067624C" w:rsidP="00E65DAB">
      <w:r>
        <w:t>Histórico y transición entre las vistas.</w:t>
      </w:r>
    </w:p>
    <w:p w:rsidR="0067624C" w:rsidRDefault="0067624C" w:rsidP="00E65DAB">
      <w:r>
        <w:t>Pruebas (</w:t>
      </w:r>
      <w:proofErr w:type="spellStart"/>
      <w:r>
        <w:t>testing</w:t>
      </w:r>
      <w:proofErr w:type="spellEnd"/>
      <w:r>
        <w:t>)</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 xml:space="preserve">magen 2: Diagrama patrón MVP en </w:t>
      </w:r>
      <w:proofErr w:type="spellStart"/>
      <w:r w:rsidR="0067624C">
        <w:rPr>
          <w:sz w:val="18"/>
          <w:szCs w:val="18"/>
        </w:rPr>
        <w:t>Gwt</w:t>
      </w:r>
      <w:proofErr w:type="spellEnd"/>
      <w:r w:rsidR="0067624C">
        <w:rPr>
          <w:sz w:val="18"/>
          <w:szCs w:val="18"/>
        </w:rPr>
        <w:t xml:space="preserve"> en App de prueba de gestión de contactos.</w:t>
      </w:r>
    </w:p>
    <w:p w:rsidR="005873B0" w:rsidRDefault="005873B0" w:rsidP="005873B0">
      <w:pPr>
        <w:pStyle w:val="Ttulo3"/>
      </w:pPr>
      <w:bookmarkStart w:id="552" w:name="_Toc395553244"/>
      <w:r>
        <w:lastRenderedPageBreak/>
        <w:t xml:space="preserve">3.5.- </w:t>
      </w:r>
      <w:del w:id="553" w:author="Miguel Centeno Muñoz" w:date="2014-08-11T22:09:00Z">
        <w:r w:rsidDel="00623794">
          <w:delText xml:space="preserve">Datastore </w:delText>
        </w:r>
      </w:del>
      <w:ins w:id="554" w:author="Miguel Centeno Muñoz" w:date="2014-08-11T22:09:00Z">
        <w:r w:rsidR="00623794">
          <w:t xml:space="preserve">Google </w:t>
        </w:r>
        <w:proofErr w:type="spellStart"/>
        <w:r w:rsidR="00623794">
          <w:t>AppEngine</w:t>
        </w:r>
      </w:ins>
      <w:proofErr w:type="spellEnd"/>
      <w:del w:id="555" w:author="Miguel Centeno Muñoz" w:date="2014-08-11T22:09:00Z">
        <w:r w:rsidDel="00623794">
          <w:delText xml:space="preserve">y Google App Engine </w:delText>
        </w:r>
      </w:del>
      <w:del w:id="556" w:author="Miguel Centeno Muñoz" w:date="2014-08-11T22:03:00Z">
        <w:r w:rsidDel="00C62D5B">
          <w:delText>(uso de JDO)</w:delText>
        </w:r>
      </w:del>
      <w:bookmarkEnd w:id="552"/>
    </w:p>
    <w:p w:rsidR="005873B0" w:rsidRPr="005873B0" w:rsidRDefault="005873B0" w:rsidP="005873B0">
      <w:r w:rsidRPr="005873B0">
        <w:rPr>
          <w:highlight w:val="yellow"/>
        </w:rPr>
        <w:t>Pendiente de pasar. Documento creado.</w:t>
      </w:r>
    </w:p>
    <w:p w:rsidR="0067624C" w:rsidRDefault="00C13764" w:rsidP="005873B0">
      <w:pPr>
        <w:pStyle w:val="Ttulo3"/>
      </w:pPr>
      <w:bookmarkStart w:id="557" w:name="_Toc395553245"/>
      <w:r>
        <w:t>3.6.- Control de versiones</w:t>
      </w:r>
      <w:bookmarkEnd w:id="557"/>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 xml:space="preserve">La alternativa elegida para la gestión del código y control de versiones es </w:t>
      </w:r>
      <w:proofErr w:type="spellStart"/>
      <w:r>
        <w:t>Git</w:t>
      </w:r>
      <w:proofErr w:type="spellEnd"/>
      <w:r>
        <w:t>.</w:t>
      </w:r>
    </w:p>
    <w:p w:rsidR="00297D35" w:rsidRDefault="00297D35" w:rsidP="005873B0">
      <w:pPr>
        <w:pStyle w:val="Ttulo4"/>
        <w:ind w:firstLine="708"/>
      </w:pPr>
      <w:bookmarkStart w:id="558" w:name="_Toc395553246"/>
      <w:r>
        <w:t xml:space="preserve">3.6.1.- </w:t>
      </w:r>
      <w:proofErr w:type="spellStart"/>
      <w:r>
        <w:t>Git</w:t>
      </w:r>
      <w:bookmarkEnd w:id="558"/>
      <w:proofErr w:type="spellEnd"/>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7D35">
        <w:t>Git</w:t>
      </w:r>
      <w:proofErr w:type="spellEnd"/>
      <w:r w:rsidR="00297D35">
        <w:t xml:space="preserve"> es un sistema de control de versiones distribuido (</w:t>
      </w:r>
      <w:proofErr w:type="spellStart"/>
      <w:r w:rsidR="00297D35">
        <w:t>scvd</w:t>
      </w:r>
      <w:proofErr w:type="spellEnd"/>
      <w:r w:rsidR="00297D35">
        <w:t>)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 xml:space="preserve">Que </w:t>
      </w:r>
      <w:proofErr w:type="spellStart"/>
      <w:r>
        <w:t>Git</w:t>
      </w:r>
      <w:proofErr w:type="spellEnd"/>
      <w:r>
        <w:t xml:space="preserve">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proofErr w:type="spellStart"/>
      <w:r w:rsidR="000E7EBC" w:rsidRPr="000E7EBC">
        <w:rPr>
          <w:i/>
        </w:rPr>
        <w:t>Staging</w:t>
      </w:r>
      <w:proofErr w:type="spellEnd"/>
      <w:r w:rsidR="000E7EBC" w:rsidRPr="000E7EBC">
        <w:rPr>
          <w:i/>
        </w:rPr>
        <w:t xml:space="preserve"> </w:t>
      </w:r>
      <w:proofErr w:type="spellStart"/>
      <w:r w:rsidR="000E7EBC" w:rsidRPr="000E7EBC">
        <w:rPr>
          <w:i/>
        </w:rPr>
        <w:t>Index</w:t>
      </w:r>
      <w:proofErr w:type="spellEnd"/>
      <w:r w:rsidR="000E7EBC">
        <w:t xml:space="preserve">). Posteriormente, los cambios se realizarán haciendo </w:t>
      </w:r>
      <w:proofErr w:type="spellStart"/>
      <w:r w:rsidR="000E7EBC" w:rsidRPr="000E7EBC">
        <w:rPr>
          <w:i/>
        </w:rPr>
        <w:t>commit</w:t>
      </w:r>
      <w:proofErr w:type="spellEnd"/>
      <w:r w:rsidR="000E7EBC">
        <w:t>.</w:t>
      </w:r>
    </w:p>
    <w:p w:rsidR="000E7EBC" w:rsidRDefault="000E7EBC" w:rsidP="00DD31DF">
      <w:r>
        <w:t xml:space="preserve">Características principales de </w:t>
      </w:r>
      <w:proofErr w:type="spellStart"/>
      <w:r w:rsidRPr="00DD31DF">
        <w:rPr>
          <w:i/>
        </w:rPr>
        <w:t>Git</w:t>
      </w:r>
      <w:proofErr w:type="spellEnd"/>
      <w:r>
        <w:t>:</w:t>
      </w:r>
    </w:p>
    <w:p w:rsidR="000E7EBC" w:rsidRDefault="000E7EBC" w:rsidP="005956E3">
      <w:pPr>
        <w:pStyle w:val="Prrafodelista"/>
        <w:numPr>
          <w:ilvl w:val="0"/>
          <w:numId w:val="29"/>
        </w:numPr>
      </w:pPr>
      <w:r>
        <w:t xml:space="preserve">Los cambios en </w:t>
      </w:r>
      <w:proofErr w:type="spellStart"/>
      <w:r w:rsidRPr="00DD31DF">
        <w:rPr>
          <w:i/>
        </w:rPr>
        <w:t>Git</w:t>
      </w:r>
      <w:proofErr w:type="spellEnd"/>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proofErr w:type="spellStart"/>
      <w:r w:rsidRPr="00DD31DF">
        <w:rPr>
          <w:i/>
        </w:rPr>
        <w:t>Git</w:t>
      </w:r>
      <w:proofErr w:type="spellEnd"/>
      <w:r>
        <w:t xml:space="preserve"> permite clonar repositorios completos, incluido el histórico del mismo</w:t>
      </w:r>
    </w:p>
    <w:p w:rsidR="000E7EBC" w:rsidRDefault="000E7EBC" w:rsidP="005956E3">
      <w:pPr>
        <w:pStyle w:val="Prrafodelista"/>
        <w:numPr>
          <w:ilvl w:val="0"/>
          <w:numId w:val="30"/>
        </w:numPr>
      </w:pPr>
      <w:proofErr w:type="spellStart"/>
      <w:r w:rsidRPr="00DD31DF">
        <w:rPr>
          <w:i/>
        </w:rPr>
        <w:t>Push</w:t>
      </w:r>
      <w:proofErr w:type="spellEnd"/>
      <w:r w:rsidR="00DD31DF">
        <w:t>:</w:t>
      </w:r>
      <w:r>
        <w:t xml:space="preserve"> Transfiere los cambios al repositorio remoto</w:t>
      </w:r>
    </w:p>
    <w:p w:rsidR="000E7EBC" w:rsidRDefault="000E7EBC" w:rsidP="005956E3">
      <w:pPr>
        <w:pStyle w:val="Prrafodelista"/>
        <w:numPr>
          <w:ilvl w:val="0"/>
          <w:numId w:val="30"/>
        </w:numPr>
      </w:pPr>
      <w:proofErr w:type="spellStart"/>
      <w:r w:rsidRPr="00DD31DF">
        <w:rPr>
          <w:i/>
        </w:rPr>
        <w:t>Pull</w:t>
      </w:r>
      <w:proofErr w:type="spellEnd"/>
      <w:r w:rsidR="00DD31DF">
        <w:t>:</w:t>
      </w:r>
      <w:r>
        <w:t xml:space="preserve"> Obtiene cambios del repositorio remoto</w:t>
      </w:r>
    </w:p>
    <w:p w:rsidR="00DD31DF" w:rsidRDefault="00DD31DF" w:rsidP="005956E3">
      <w:pPr>
        <w:pStyle w:val="Prrafodelista"/>
        <w:numPr>
          <w:ilvl w:val="0"/>
          <w:numId w:val="31"/>
        </w:numPr>
      </w:pPr>
      <w:r>
        <w:t xml:space="preserve">Soporte para </w:t>
      </w:r>
      <w:proofErr w:type="spellStart"/>
      <w:r w:rsidRPr="00DD31DF">
        <w:rPr>
          <w:i/>
        </w:rPr>
        <w:t>branching</w:t>
      </w:r>
      <w:proofErr w:type="spellEnd"/>
      <w:r>
        <w:rPr>
          <w:i/>
        </w:rPr>
        <w:t xml:space="preserve">. </w:t>
      </w:r>
      <w:r>
        <w:t xml:space="preserve">Esto quiere decir que, dentro del repositorio, se pueden tener diferentes versiones del proyecto, de manera que, por ejemplo, puede crearse un </w:t>
      </w:r>
      <w:proofErr w:type="spellStart"/>
      <w:r w:rsidRPr="00DD31DF">
        <w:rPr>
          <w:i/>
        </w:rPr>
        <w:t>branch</w:t>
      </w:r>
      <w:proofErr w:type="spellEnd"/>
      <w:r>
        <w:t xml:space="preserve"> para modificar cierta parte del código sin afectar al proyecto, y una vez comprobado su funcionamiento, puede hacerse </w:t>
      </w:r>
      <w:proofErr w:type="spellStart"/>
      <w:r w:rsidRPr="00DD31DF">
        <w:rPr>
          <w:i/>
        </w:rPr>
        <w:t>merge</w:t>
      </w:r>
      <w:proofErr w:type="spellEnd"/>
      <w:r>
        <w:t xml:space="preserve"> (unir los </w:t>
      </w:r>
      <w:proofErr w:type="spellStart"/>
      <w:r w:rsidRPr="00DD31DF">
        <w:rPr>
          <w:i/>
        </w:rPr>
        <w:t>branches</w:t>
      </w:r>
      <w:proofErr w:type="spellEnd"/>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559" w:name="_Toc395553247"/>
      <w:r>
        <w:t xml:space="preserve">3.6.2. Comandos básicos de </w:t>
      </w:r>
      <w:proofErr w:type="spellStart"/>
      <w:r>
        <w:t>Git</w:t>
      </w:r>
      <w:bookmarkEnd w:id="559"/>
      <w:proofErr w:type="spellEnd"/>
    </w:p>
    <w:p w:rsidR="000F23EE" w:rsidRDefault="000F23EE" w:rsidP="00924D31">
      <w:pPr>
        <w:ind w:left="2832" w:hanging="2832"/>
      </w:pPr>
      <w:proofErr w:type="spellStart"/>
      <w:proofErr w:type="gramStart"/>
      <w:r w:rsidRPr="00924D31">
        <w:rPr>
          <w:rFonts w:ascii="Courier New" w:hAnsi="Courier New" w:cs="Courier New"/>
        </w:rPr>
        <w:t>git</w:t>
      </w:r>
      <w:proofErr w:type="spellEnd"/>
      <w:proofErr w:type="gram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w:t>
      </w:r>
      <w:r w:rsidRPr="000F23EE">
        <w:t xml:space="preserve"> </w:t>
      </w:r>
      <w:r>
        <w:tab/>
      </w:r>
      <w:r w:rsidRPr="000F23EE">
        <w:t xml:space="preserve">Al usar </w:t>
      </w:r>
      <w:proofErr w:type="spellStart"/>
      <w:r w:rsidRPr="000F23EE">
        <w:t>git</w:t>
      </w:r>
      <w:proofErr w:type="spellEnd"/>
      <w:r w:rsidRPr="000F23EE">
        <w:t xml:space="preserve"> </w:t>
      </w:r>
      <w:proofErr w:type="spellStart"/>
      <w:r w:rsidRPr="000F23EE">
        <w:t>init</w:t>
      </w:r>
      <w:proofErr w:type="spellEnd"/>
      <w:r w:rsidRPr="000F23EE">
        <w:t>, transformamos e</w:t>
      </w:r>
      <w:r>
        <w:t xml:space="preserve">l directorio en el que nos encontramos en un repositorio </w:t>
      </w:r>
      <w:proofErr w:type="spellStart"/>
      <w:r>
        <w:t>git</w:t>
      </w:r>
      <w:proofErr w:type="spellEnd"/>
      <w:r>
        <w:t>, comenzando a registrar versiones del proyecto.</w:t>
      </w:r>
    </w:p>
    <w:p w:rsidR="00924D31" w:rsidRDefault="000F23EE">
      <w:pPr>
        <w:ind w:left="2832" w:hanging="2832"/>
        <w:rPr>
          <w:rStyle w:val="CdigoHTML"/>
          <w:rFonts w:eastAsiaTheme="minorHAnsi"/>
        </w:rPr>
      </w:pPr>
      <w:proofErr w:type="spellStart"/>
      <w:proofErr w:type="gramStart"/>
      <w:r w:rsidRPr="00924D31">
        <w:rPr>
          <w:rFonts w:ascii="Courier New" w:hAnsi="Courier New" w:cs="Courier New"/>
        </w:rPr>
        <w:t>git</w:t>
      </w:r>
      <w:proofErr w:type="spellEnd"/>
      <w:proofErr w:type="gram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 xml:space="preserve"> </w:t>
      </w:r>
      <w:r w:rsidR="00924D31" w:rsidRPr="00924D31">
        <w:rPr>
          <w:rFonts w:ascii="Courier New" w:hAnsi="Courier New" w:cs="Courier New"/>
        </w:rPr>
        <w:t>--</w:t>
      </w:r>
      <w:proofErr w:type="spellStart"/>
      <w:r w:rsidRPr="00924D31">
        <w:rPr>
          <w:rFonts w:ascii="Courier New" w:hAnsi="Courier New" w:cs="Courier New"/>
        </w:rPr>
        <w:t>bare</w:t>
      </w:r>
      <w:proofErr w:type="spellEnd"/>
      <w:r w:rsidRPr="00924D31">
        <w:rPr>
          <w:rFonts w:ascii="Courier New" w:hAnsi="Courier New" w:cs="Courier New"/>
        </w:rPr>
        <w:t>:</w:t>
      </w:r>
      <w:r w:rsidR="00924D31">
        <w:rPr>
          <w:rFonts w:ascii="Courier New" w:hAnsi="Courier New" w:cs="Courier New"/>
        </w:rPr>
        <w:tab/>
      </w:r>
      <w:r w:rsidRPr="000F23EE">
        <w:t>Inicializa repositorio</w:t>
      </w:r>
      <w:r>
        <w:t xml:space="preserve"> </w:t>
      </w:r>
      <w:proofErr w:type="spellStart"/>
      <w:r>
        <w:t>git</w:t>
      </w:r>
      <w:proofErr w:type="spellEnd"/>
      <w:r>
        <w:t xml:space="preserve"> vacío, pero omitiendo el directorio de trabajo. Así imposibilitamos la edición/actualización de ficheros. Útil para crear repositorios centrales</w:t>
      </w:r>
      <w:r w:rsidR="00924D31">
        <w:t>, marcándolo como un almacén. A partir de ahí pueden crearse ramas (</w:t>
      </w:r>
      <w:proofErr w:type="spellStart"/>
      <w:r w:rsidR="00924D31">
        <w:rPr>
          <w:i/>
        </w:rPr>
        <w:t>branches</w:t>
      </w:r>
      <w:proofErr w:type="spellEnd"/>
      <w:r w:rsidR="00924D31">
        <w:t>) sí editables.</w:t>
      </w:r>
      <w:r w:rsidRPr="000F23EE">
        <w:tab/>
      </w:r>
      <w:proofErr w:type="spellStart"/>
      <w:proofErr w:type="gramStart"/>
      <w:r w:rsidR="00924D31" w:rsidRPr="00924D31">
        <w:rPr>
          <w:rStyle w:val="CdigoHTML"/>
          <w:rFonts w:eastAsiaTheme="minorHAnsi"/>
        </w:rPr>
        <w:t>git</w:t>
      </w:r>
      <w:proofErr w:type="spellEnd"/>
      <w:proofErr w:type="gram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 xml:space="preserve">Clona un repositorio </w:t>
      </w:r>
      <w:proofErr w:type="spellStart"/>
      <w:r w:rsidR="00924D31" w:rsidRPr="00924D31">
        <w:rPr>
          <w:rStyle w:val="CdigoHTML"/>
          <w:rFonts w:asciiTheme="minorHAnsi" w:eastAsiaTheme="minorHAnsi" w:hAnsiTheme="minorHAnsi"/>
          <w:sz w:val="22"/>
          <w:szCs w:val="22"/>
        </w:rPr>
        <w:t>git</w:t>
      </w:r>
      <w:proofErr w:type="spellEnd"/>
      <w:r w:rsidR="00924D31" w:rsidRPr="00924D31">
        <w:rPr>
          <w:rStyle w:val="CdigoHTML"/>
          <w:rFonts w:asciiTheme="minorHAnsi" w:eastAsiaTheme="minorHAnsi" w:hAnsiTheme="minorHAnsi"/>
          <w:sz w:val="22"/>
          <w:szCs w:val="22"/>
        </w:rPr>
        <w:t xml:space="preserve"> ya existente. Puede equipararse al comando </w:t>
      </w:r>
      <w:proofErr w:type="spellStart"/>
      <w:r w:rsidR="00924D31" w:rsidRPr="00924D31">
        <w:rPr>
          <w:rStyle w:val="CdigoHTML"/>
          <w:rFonts w:asciiTheme="minorHAnsi" w:eastAsiaTheme="minorHAnsi" w:hAnsiTheme="minorHAnsi"/>
          <w:sz w:val="22"/>
          <w:szCs w:val="22"/>
        </w:rPr>
        <w:t>svn</w:t>
      </w:r>
      <w:proofErr w:type="spellEnd"/>
      <w:r w:rsidR="00924D31" w:rsidRPr="00924D31">
        <w:rPr>
          <w:rStyle w:val="CdigoHTML"/>
          <w:rFonts w:asciiTheme="minorHAnsi" w:eastAsiaTheme="minorHAnsi" w:hAnsiTheme="minorHAnsi"/>
          <w:sz w:val="22"/>
          <w:szCs w:val="22"/>
        </w:rPr>
        <w:t xml:space="preserve"> </w:t>
      </w:r>
      <w:proofErr w:type="spellStart"/>
      <w:r w:rsidR="00924D31" w:rsidRPr="00924D31">
        <w:rPr>
          <w:rStyle w:val="CdigoHTML"/>
          <w:rFonts w:asciiTheme="minorHAnsi" w:eastAsiaTheme="minorHAnsi" w:hAnsiTheme="minorHAnsi"/>
          <w:sz w:val="22"/>
          <w:szCs w:val="22"/>
        </w:rPr>
        <w:t>checkout</w:t>
      </w:r>
      <w:proofErr w:type="spellEnd"/>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w:t>
      </w:r>
      <w:proofErr w:type="spellStart"/>
      <w:r w:rsidR="00924D31">
        <w:rPr>
          <w:rStyle w:val="CdigoHTML"/>
          <w:rFonts w:asciiTheme="minorHAnsi" w:eastAsiaTheme="minorHAnsi" w:hAnsiTheme="minorHAnsi"/>
          <w:sz w:val="22"/>
          <w:szCs w:val="22"/>
        </w:rPr>
        <w:t>origin</w:t>
      </w:r>
      <w:proofErr w:type="spellEnd"/>
      <w:r w:rsidR="00924D31">
        <w:rPr>
          <w:rStyle w:val="CdigoHTML"/>
          <w:rFonts w:asciiTheme="minorHAnsi" w:eastAsiaTheme="minorHAnsi" w:hAnsiTheme="minorHAnsi"/>
          <w:sz w:val="22"/>
          <w:szCs w:val="22"/>
        </w:rPr>
        <w:t>,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spellStart"/>
      <w:proofErr w:type="gramStart"/>
      <w:r>
        <w:rPr>
          <w:rStyle w:val="CdigoHTML"/>
          <w:rFonts w:eastAsiaTheme="minorHAnsi"/>
        </w:rPr>
        <w:t>git</w:t>
      </w:r>
      <w:proofErr w:type="spellEnd"/>
      <w:proofErr w:type="gramEnd"/>
      <w:r>
        <w:rPr>
          <w:rStyle w:val="CdigoHTML"/>
          <w:rFonts w:eastAsiaTheme="minorHAnsi"/>
        </w:rPr>
        <w:t xml:space="preserve"> </w:t>
      </w:r>
      <w:proofErr w:type="spellStart"/>
      <w:r>
        <w:rPr>
          <w:rStyle w:val="CdigoHTML"/>
          <w:rFonts w:eastAsiaTheme="minorHAnsi"/>
        </w:rPr>
        <w:t>config</w:t>
      </w:r>
      <w:proofErr w:type="spellEnd"/>
      <w:r>
        <w:rPr>
          <w:rStyle w:val="CdigoHTML"/>
          <w:rFonts w:eastAsiaTheme="minorHAnsi"/>
        </w:rPr>
        <w:t>:</w:t>
      </w:r>
      <w:r>
        <w:rPr>
          <w:rStyle w:val="CdigoHTML"/>
          <w:rFonts w:eastAsiaTheme="minorHAnsi"/>
        </w:rPr>
        <w:tab/>
      </w:r>
      <w:r w:rsidRPr="00EC1B35">
        <w:rPr>
          <w:rStyle w:val="CdigoHTML"/>
          <w:rFonts w:asciiTheme="minorHAnsi" w:eastAsiaTheme="minorHAnsi" w:hAnsiTheme="minorHAnsi"/>
          <w:sz w:val="22"/>
          <w:szCs w:val="22"/>
        </w:rPr>
        <w:t xml:space="preserve">Configura la instalación de </w:t>
      </w:r>
      <w:proofErr w:type="spellStart"/>
      <w:r w:rsidRPr="00EC1B35">
        <w:rPr>
          <w:rStyle w:val="CdigoHTML"/>
          <w:rFonts w:asciiTheme="minorHAnsi" w:eastAsiaTheme="minorHAnsi" w:hAnsiTheme="minorHAnsi"/>
          <w:sz w:val="22"/>
          <w:szCs w:val="22"/>
        </w:rPr>
        <w:t>git</w:t>
      </w:r>
      <w:proofErr w:type="spellEnd"/>
      <w:r w:rsidRPr="00EC1B35">
        <w:rPr>
          <w:rStyle w:val="CdigoHTML"/>
          <w:rFonts w:asciiTheme="minorHAnsi" w:eastAsiaTheme="minorHAnsi" w:hAnsiTheme="minorHAnsi"/>
          <w:sz w:val="22"/>
          <w:szCs w:val="22"/>
        </w:rPr>
        <w:t xml:space="preserve">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spellStart"/>
      <w:proofErr w:type="gramStart"/>
      <w:r w:rsidRPr="00EC1B35">
        <w:rPr>
          <w:rFonts w:ascii="Courier New" w:hAnsi="Courier New" w:cs="Courier New"/>
          <w:szCs w:val="22"/>
        </w:rPr>
        <w:t>git</w:t>
      </w:r>
      <w:proofErr w:type="spellEnd"/>
      <w:proofErr w:type="gramEnd"/>
      <w:r w:rsidRPr="00EC1B35">
        <w:rPr>
          <w:rFonts w:ascii="Courier New" w:hAnsi="Courier New" w:cs="Courier New"/>
          <w:szCs w:val="22"/>
        </w:rPr>
        <w:t xml:space="preserve"> </w:t>
      </w:r>
      <w:proofErr w:type="spellStart"/>
      <w:r w:rsidRPr="00EC1B35">
        <w:rPr>
          <w:rFonts w:ascii="Courier New" w:hAnsi="Courier New" w:cs="Courier New"/>
          <w:szCs w:val="22"/>
        </w:rPr>
        <w:t>add</w:t>
      </w:r>
      <w:proofErr w:type="spellEnd"/>
      <w:r w:rsidRPr="00EC1B35">
        <w:rPr>
          <w:rFonts w:ascii="Courier New" w:hAnsi="Courier New" w:cs="Courier New"/>
          <w:szCs w:val="22"/>
        </w:rPr>
        <w:t>:</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w:t>
      </w:r>
      <w:proofErr w:type="spellStart"/>
      <w:r w:rsidRPr="00EC1B35">
        <w:rPr>
          <w:rFonts w:asciiTheme="minorHAnsi" w:hAnsiTheme="minorHAnsi"/>
        </w:rPr>
        <w:t>Git</w:t>
      </w:r>
      <w:proofErr w:type="spellEnd"/>
      <w:r w:rsidRPr="00EC1B35">
        <w:rPr>
          <w:rFonts w:asciiTheme="minorHAnsi" w:hAnsiTheme="minorHAnsi"/>
        </w:rPr>
        <w:t xml:space="preserve"> que quieres incluir actualizaciones en un archivo en particular en el siguiente </w:t>
      </w:r>
      <w:proofErr w:type="spellStart"/>
      <w:r w:rsidRPr="00EC1B35">
        <w:rPr>
          <w:rFonts w:asciiTheme="minorHAnsi" w:hAnsiTheme="minorHAnsi"/>
        </w:rPr>
        <w:t>commit</w:t>
      </w:r>
      <w:proofErr w:type="spellEnd"/>
      <w:r w:rsidRPr="00EC1B35">
        <w:rPr>
          <w:rFonts w:asciiTheme="minorHAnsi" w:hAnsiTheme="minorHAnsi"/>
        </w:rPr>
        <w:t xml:space="preserve">. Sin embargo, </w:t>
      </w:r>
      <w:proofErr w:type="spellStart"/>
      <w:r w:rsidRPr="00EC1B35">
        <w:rPr>
          <w:rStyle w:val="code"/>
          <w:rFonts w:asciiTheme="minorHAnsi" w:hAnsiTheme="minorHAnsi"/>
        </w:rPr>
        <w:t>git</w:t>
      </w:r>
      <w:proofErr w:type="spellEnd"/>
      <w:r w:rsidRPr="00EC1B35">
        <w:rPr>
          <w:rStyle w:val="code"/>
          <w:rFonts w:asciiTheme="minorHAnsi" w:hAnsiTheme="minorHAnsi"/>
        </w:rPr>
        <w:t xml:space="preserve"> </w:t>
      </w:r>
      <w:proofErr w:type="spellStart"/>
      <w:r w:rsidRPr="00EC1B35">
        <w:rPr>
          <w:rStyle w:val="code"/>
          <w:rFonts w:asciiTheme="minorHAnsi" w:hAnsiTheme="minorHAnsi"/>
        </w:rPr>
        <w:t>add</w:t>
      </w:r>
      <w:proofErr w:type="spellEnd"/>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 xml:space="preserve">se guardan hasta que se ejecuta </w:t>
      </w:r>
      <w:proofErr w:type="spellStart"/>
      <w:r>
        <w:rPr>
          <w:rFonts w:asciiTheme="minorHAnsi" w:hAnsiTheme="minorHAnsi"/>
        </w:rPr>
        <w:t>git</w:t>
      </w:r>
      <w:proofErr w:type="spellEnd"/>
      <w:r>
        <w:rPr>
          <w:rFonts w:asciiTheme="minorHAnsi" w:hAnsiTheme="minorHAnsi"/>
        </w:rPr>
        <w:t xml:space="preserve"> </w:t>
      </w:r>
      <w:proofErr w:type="spellStart"/>
      <w:r>
        <w:rPr>
          <w:rFonts w:asciiTheme="minorHAnsi" w:hAnsiTheme="minorHAnsi"/>
        </w:rPr>
        <w:t>commit</w:t>
      </w:r>
      <w:proofErr w:type="spellEnd"/>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w:t>
      </w:r>
      <w:proofErr w:type="spellStart"/>
      <w:r>
        <w:rPr>
          <w:rFonts w:asciiTheme="minorHAnsi" w:hAnsiTheme="minorHAnsi"/>
        </w:rPr>
        <w:t>git</w:t>
      </w:r>
      <w:proofErr w:type="spellEnd"/>
      <w:r>
        <w:rPr>
          <w:rFonts w:asciiTheme="minorHAnsi" w:hAnsiTheme="minorHAnsi"/>
        </w:rPr>
        <w:t xml:space="preserve">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spellStart"/>
      <w:proofErr w:type="gramStart"/>
      <w:r>
        <w:rPr>
          <w:rFonts w:ascii="Courier New" w:hAnsi="Courier New" w:cs="Courier New"/>
        </w:rPr>
        <w:t>g</w:t>
      </w:r>
      <w:r w:rsidRPr="00E6714C">
        <w:rPr>
          <w:rFonts w:ascii="Courier New" w:hAnsi="Courier New" w:cs="Courier New"/>
        </w:rPr>
        <w:t>it</w:t>
      </w:r>
      <w:proofErr w:type="spellEnd"/>
      <w:proofErr w:type="gramEnd"/>
      <w:r w:rsidRPr="00E6714C">
        <w:rPr>
          <w:rFonts w:ascii="Courier New" w:hAnsi="Courier New" w:cs="Courier New"/>
        </w:rPr>
        <w:t xml:space="preserve"> </w:t>
      </w:r>
      <w:proofErr w:type="spellStart"/>
      <w:r w:rsidRPr="00E6714C">
        <w:rPr>
          <w:rFonts w:ascii="Courier New" w:hAnsi="Courier New" w:cs="Courier New"/>
        </w:rPr>
        <w:t>commit</w:t>
      </w:r>
      <w:proofErr w:type="spellEnd"/>
      <w:r w:rsidRPr="00E6714C">
        <w:rPr>
          <w:rFonts w:ascii="Courier New" w:hAnsi="Courier New" w:cs="Courier New"/>
        </w:rPr>
        <w:t>:</w:t>
      </w:r>
      <w:r>
        <w:tab/>
      </w:r>
      <w:r w:rsidRPr="00E6714C">
        <w:rPr>
          <w:rFonts w:asciiTheme="minorHAnsi" w:hAnsiTheme="minorHAnsi"/>
          <w:szCs w:val="22"/>
        </w:rPr>
        <w:t xml:space="preserve">El comando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commit</w:t>
      </w:r>
      <w:proofErr w:type="spellEnd"/>
      <w:r w:rsidRPr="00E6714C">
        <w:rPr>
          <w:rFonts w:asciiTheme="minorHAnsi" w:hAnsiTheme="minorHAnsi"/>
          <w:szCs w:val="22"/>
        </w:rPr>
        <w:t xml:space="preserve"> confirma la instantánea preparada a la historia del proyecto. Las instantáneas confirmadas pueden considerarse versiones "seguras" de un proyecto—</w:t>
      </w:r>
      <w:proofErr w:type="spellStart"/>
      <w:r w:rsidRPr="00E6714C">
        <w:rPr>
          <w:rFonts w:asciiTheme="minorHAnsi" w:hAnsiTheme="minorHAnsi"/>
          <w:szCs w:val="22"/>
        </w:rPr>
        <w:t>Git</w:t>
      </w:r>
      <w:proofErr w:type="spellEnd"/>
      <w:r w:rsidRPr="00E6714C">
        <w:rPr>
          <w:rFonts w:asciiTheme="minorHAnsi" w:hAnsiTheme="minorHAnsi"/>
          <w:szCs w:val="22"/>
        </w:rPr>
        <w:t xml:space="preserve">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add</w:t>
      </w:r>
      <w:proofErr w:type="spellEnd"/>
      <w:r w:rsidRPr="00E6714C">
        <w:rPr>
          <w:rFonts w:asciiTheme="minorHAnsi" w:hAnsiTheme="minorHAnsi"/>
          <w:szCs w:val="22"/>
        </w:rPr>
        <w:t xml:space="preserve">, este es uno de los comandos más importantes de </w:t>
      </w:r>
      <w:proofErr w:type="spellStart"/>
      <w:r w:rsidRPr="00E6714C">
        <w:rPr>
          <w:rFonts w:asciiTheme="minorHAnsi" w:hAnsiTheme="minorHAnsi"/>
          <w:szCs w:val="22"/>
        </w:rPr>
        <w:t>Git</w:t>
      </w:r>
      <w:proofErr w:type="spellEnd"/>
      <w:r w:rsidRPr="00E6714C">
        <w:rPr>
          <w:rFonts w:asciiTheme="minorHAnsi" w:hAnsiTheme="minorHAnsi"/>
          <w:szCs w:val="22"/>
        </w:rPr>
        <w:t>.</w:t>
      </w:r>
    </w:p>
    <w:p w:rsidR="00EC1B35" w:rsidRPr="00E6714C" w:rsidRDefault="00EC1B35" w:rsidP="00E6714C">
      <w:pPr>
        <w:pStyle w:val="NormalWeb"/>
        <w:ind w:left="2832" w:hanging="2832"/>
        <w:rPr>
          <w:rFonts w:asciiTheme="minorHAnsi" w:hAnsiTheme="minorHAnsi"/>
        </w:rPr>
      </w:pPr>
      <w:proofErr w:type="spellStart"/>
      <w:proofErr w:type="gramStart"/>
      <w:r w:rsidRPr="00E6714C">
        <w:rPr>
          <w:rFonts w:ascii="Courier New" w:hAnsi="Courier New" w:cs="Courier New"/>
        </w:rPr>
        <w:t>git</w:t>
      </w:r>
      <w:proofErr w:type="spellEnd"/>
      <w:proofErr w:type="gramEnd"/>
      <w:r w:rsidRPr="00E6714C">
        <w:rPr>
          <w:rFonts w:ascii="Courier New" w:hAnsi="Courier New" w:cs="Courier New"/>
        </w:rPr>
        <w:t xml:space="preserve"> status:</w:t>
      </w:r>
      <w:r>
        <w:tab/>
      </w:r>
      <w:r w:rsidRPr="00E6714C">
        <w:rPr>
          <w:rFonts w:asciiTheme="minorHAnsi" w:hAnsiTheme="minorHAnsi"/>
        </w:rPr>
        <w:t xml:space="preserve">El comando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w:t>
      </w:r>
      <w:proofErr w:type="spellStart"/>
      <w:r w:rsidRPr="00E6714C">
        <w:rPr>
          <w:rFonts w:asciiTheme="minorHAnsi" w:hAnsiTheme="minorHAnsi"/>
        </w:rPr>
        <w:t>Git</w:t>
      </w:r>
      <w:proofErr w:type="spellEnd"/>
      <w:r w:rsidRPr="00E6714C">
        <w:rPr>
          <w:rFonts w:asciiTheme="minorHAnsi" w:hAnsiTheme="minorHAnsi"/>
        </w:rPr>
        <w:t xml:space="preserve">.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spellStart"/>
      <w:proofErr w:type="gramStart"/>
      <w:r w:rsidRPr="00E6714C">
        <w:rPr>
          <w:rFonts w:ascii="Courier New" w:hAnsi="Courier New" w:cs="Courier New"/>
        </w:rPr>
        <w:t>git</w:t>
      </w:r>
      <w:proofErr w:type="spellEnd"/>
      <w:proofErr w:type="gramEnd"/>
      <w:r w:rsidRPr="00E6714C">
        <w:rPr>
          <w:rFonts w:ascii="Courier New" w:hAnsi="Courier New" w:cs="Courier New"/>
        </w:rPr>
        <w:t xml:space="preserve"> log:</w:t>
      </w:r>
      <w:r>
        <w:t xml:space="preserve"> </w:t>
      </w:r>
      <w:r>
        <w:tab/>
        <w:t xml:space="preserve">El comando </w:t>
      </w:r>
      <w:proofErr w:type="spellStart"/>
      <w:r>
        <w:rPr>
          <w:rStyle w:val="code"/>
        </w:rPr>
        <w:t>git</w:t>
      </w:r>
      <w:proofErr w:type="spellEnd"/>
      <w:r>
        <w:rPr>
          <w:rStyle w:val="code"/>
        </w:rPr>
        <w:t xml:space="preserve"> log</w:t>
      </w:r>
      <w:r>
        <w:t xml:space="preserve"> muestra las instantáneas confirmadas. Permite hacer un listado de la historia del proyecto, filtrarlo y buscar cambios específicos. Mientras que </w:t>
      </w:r>
      <w:proofErr w:type="spellStart"/>
      <w:r>
        <w:rPr>
          <w:rStyle w:val="code"/>
        </w:rPr>
        <w:t>git</w:t>
      </w:r>
      <w:proofErr w:type="spellEnd"/>
      <w:r>
        <w:rPr>
          <w:rStyle w:val="code"/>
        </w:rPr>
        <w:t xml:space="preserve"> status</w:t>
      </w:r>
      <w:r>
        <w:t xml:space="preserve"> permite inspeccionar el directorio de trabajo y el área </w:t>
      </w:r>
      <w:proofErr w:type="gramStart"/>
      <w:r>
        <w:t>del</w:t>
      </w:r>
      <w:proofErr w:type="gramEnd"/>
      <w:r>
        <w:t xml:space="preserve"> preparación, </w:t>
      </w:r>
      <w:proofErr w:type="spellStart"/>
      <w:r>
        <w:rPr>
          <w:rStyle w:val="code"/>
        </w:rPr>
        <w:t>git</w:t>
      </w:r>
      <w:proofErr w:type="spellEnd"/>
      <w:r>
        <w:rPr>
          <w:rStyle w:val="code"/>
        </w:rPr>
        <w:t xml:space="preserve">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560" w:name="_Toc395553248"/>
      <w:r>
        <w:t xml:space="preserve">3.6.3.- Uso de </w:t>
      </w:r>
      <w:proofErr w:type="spellStart"/>
      <w:r>
        <w:t>Git</w:t>
      </w:r>
      <w:bookmarkEnd w:id="560"/>
      <w:proofErr w:type="spellEnd"/>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16">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6714C">
        <w:rPr>
          <w:bCs/>
        </w:rPr>
        <w:t>GitHub</w:t>
      </w:r>
      <w:proofErr w:type="spellEnd"/>
      <w:r>
        <w:t> es una </w:t>
      </w:r>
      <w:r w:rsidRPr="00E6714C">
        <w:t>forja</w:t>
      </w:r>
      <w:r>
        <w:t> para alojar proyectos utilizando el sistema de </w:t>
      </w:r>
      <w:r w:rsidRPr="00E6714C">
        <w:t>control de versiones</w:t>
      </w:r>
      <w:r>
        <w:t> </w:t>
      </w:r>
      <w:proofErr w:type="spellStart"/>
      <w:r w:rsidRPr="00E6714C">
        <w:t>Git</w:t>
      </w:r>
      <w:proofErr w:type="spellEnd"/>
      <w:r>
        <w:t>. Utiliza el </w:t>
      </w:r>
      <w:r w:rsidRPr="00E6714C">
        <w:t>framework</w:t>
      </w:r>
      <w:r>
        <w:t> </w:t>
      </w:r>
      <w:r w:rsidRPr="00E6714C">
        <w:t xml:space="preserve">Ruby </w:t>
      </w:r>
      <w:proofErr w:type="spellStart"/>
      <w:r w:rsidRPr="00E6714C">
        <w:t>on</w:t>
      </w:r>
      <w:proofErr w:type="spellEnd"/>
      <w:r w:rsidRPr="00E6714C">
        <w:t xml:space="preserve"> </w:t>
      </w:r>
      <w:proofErr w:type="spellStart"/>
      <w:r w:rsidRPr="00E6714C">
        <w:t>Rails</w:t>
      </w:r>
      <w:proofErr w:type="spellEnd"/>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w:t>
      </w:r>
      <w:proofErr w:type="spellStart"/>
      <w:r>
        <w:t>Git</w:t>
      </w:r>
      <w:proofErr w:type="spellEnd"/>
      <w:r>
        <w:t xml:space="preserve"> usando </w:t>
      </w:r>
      <w:proofErr w:type="spellStart"/>
      <w:r>
        <w:t>Egit</w:t>
      </w:r>
      <w:proofErr w:type="spellEnd"/>
      <w:r>
        <w:t xml:space="preserve"> (</w:t>
      </w:r>
      <w:proofErr w:type="spellStart"/>
      <w:r>
        <w:t>plugin</w:t>
      </w:r>
      <w:proofErr w:type="spellEnd"/>
      <w:r>
        <w:t xml:space="preserve"> que implementa la funcionalidad de </w:t>
      </w:r>
      <w:proofErr w:type="spellStart"/>
      <w:r>
        <w:t>Git</w:t>
      </w:r>
      <w:proofErr w:type="spellEnd"/>
      <w:r>
        <w:t xml:space="preserve">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 xml:space="preserve">El primer paso es crear nuestro perfil en </w:t>
      </w:r>
      <w:proofErr w:type="spellStart"/>
      <w:r w:rsidR="00D6257A">
        <w:t>GitHub</w:t>
      </w:r>
      <w:proofErr w:type="spellEnd"/>
      <w:r w:rsidR="00D6257A">
        <w:t xml:space="preserve">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w:t>
      </w:r>
      <w:proofErr w:type="spellStart"/>
      <w:r>
        <w:t>app</w:t>
      </w:r>
      <w:proofErr w:type="spellEnd"/>
      <w:r>
        <w:t xml:space="preserve"> </w:t>
      </w:r>
      <w:proofErr w:type="spellStart"/>
      <w:r>
        <w:t>GitHub</w:t>
      </w:r>
      <w:proofErr w:type="spellEnd"/>
      <w:r>
        <w:t xml:space="preserve"> </w:t>
      </w:r>
      <w:proofErr w:type="spellStart"/>
      <w:r>
        <w:t>for</w:t>
      </w:r>
      <w:proofErr w:type="spellEnd"/>
      <w:r>
        <w:t xml:space="preserve"> Windows y hacemos </w:t>
      </w:r>
      <w:proofErr w:type="spellStart"/>
      <w:r>
        <w:t>git</w:t>
      </w:r>
      <w:proofErr w:type="spellEnd"/>
      <w:r>
        <w:t xml:space="preserve"> clone para crear el repositorio local en nuestro PC (asociado, mediante el índice </w:t>
      </w:r>
      <w:proofErr w:type="spellStart"/>
      <w:r>
        <w:t>origin</w:t>
      </w:r>
      <w:proofErr w:type="spellEnd"/>
      <w:r>
        <w:t>, al repositorio remoto creado anteriormente)</w:t>
      </w:r>
    </w:p>
    <w:p w:rsidR="00AD74E0" w:rsidRDefault="00AD74E0" w:rsidP="00E6714C">
      <w:r>
        <w:t xml:space="preserve">La aplicación </w:t>
      </w:r>
      <w:proofErr w:type="spellStart"/>
      <w:r>
        <w:t>GitHub</w:t>
      </w:r>
      <w:proofErr w:type="spellEnd"/>
      <w:r>
        <w:t xml:space="preserve"> </w:t>
      </w:r>
      <w:proofErr w:type="spellStart"/>
      <w:r>
        <w:t>for</w:t>
      </w:r>
      <w:proofErr w:type="spellEnd"/>
      <w:r>
        <w:t xml:space="preserve"> Windows nos permite realizar todas las acciones necesarias sobre el código y su control de versiones usando </w:t>
      </w:r>
      <w:proofErr w:type="spellStart"/>
      <w:r>
        <w:t>Git</w:t>
      </w:r>
      <w:proofErr w:type="spellEnd"/>
      <w:r>
        <w:t xml:space="preserve">, pero en este apartado nos centraremos en el uso de </w:t>
      </w:r>
      <w:proofErr w:type="spellStart"/>
      <w:r>
        <w:t>Egit</w:t>
      </w:r>
      <w:proofErr w:type="spellEnd"/>
      <w:r>
        <w:t xml:space="preserve">, </w:t>
      </w:r>
      <w:proofErr w:type="spellStart"/>
      <w:r>
        <w:t>plugin</w:t>
      </w:r>
      <w:proofErr w:type="spellEnd"/>
      <w:r>
        <w:t xml:space="preserve"> para Eclipse de </w:t>
      </w:r>
      <w:proofErr w:type="spellStart"/>
      <w:r>
        <w:t>Git</w:t>
      </w:r>
      <w:proofErr w:type="spellEnd"/>
      <w:r>
        <w:t xml:space="preserve"> que viene incorporado en la instalación base del mismo.</w:t>
      </w:r>
    </w:p>
    <w:p w:rsidR="00AD74E0" w:rsidRDefault="00AD74E0" w:rsidP="00E6714C">
      <w:r>
        <w:t xml:space="preserve">En Eclipse, podemos abrir la vista </w:t>
      </w:r>
      <w:proofErr w:type="spellStart"/>
      <w:r>
        <w:t>Git</w:t>
      </w:r>
      <w:proofErr w:type="spellEnd"/>
      <w:r>
        <w:t xml:space="preserve">, donde añadiremos el repositorio local a través de las opciones que la vista ofrece. </w:t>
      </w:r>
    </w:p>
    <w:p w:rsidR="00AD74E0" w:rsidRDefault="00AD74E0" w:rsidP="00E6714C">
      <w:r>
        <w:t xml:space="preserve">Una vez que indicamos a eclipse donde se halla nuestro repositorio local, podemos añadir, haciendo </w:t>
      </w:r>
      <w:proofErr w:type="spellStart"/>
      <w:r>
        <w:t>git</w:t>
      </w:r>
      <w:proofErr w:type="spellEnd"/>
      <w:r>
        <w:t xml:space="preserve"> </w:t>
      </w:r>
      <w:proofErr w:type="spellStart"/>
      <w:r w:rsidR="0053437C">
        <w:t>commit</w:t>
      </w:r>
      <w:proofErr w:type="spellEnd"/>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w:t>
      </w:r>
      <w:proofErr w:type="spellStart"/>
      <w:r>
        <w:t>GitHub</w:t>
      </w:r>
      <w:proofErr w:type="spellEnd"/>
      <w:r>
        <w:t xml:space="preserve">, y nuestro proyecto en él tras nuestro primer </w:t>
      </w:r>
      <w:proofErr w:type="spellStart"/>
      <w:r>
        <w:t>commit</w:t>
      </w:r>
      <w:proofErr w:type="spellEnd"/>
      <w:r>
        <w:t xml:space="preserve">.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 xml:space="preserve">A continuación, habría que realizar </w:t>
      </w:r>
      <w:proofErr w:type="spellStart"/>
      <w:r>
        <w:t>git</w:t>
      </w:r>
      <w:proofErr w:type="spellEnd"/>
      <w:r>
        <w:t xml:space="preserve"> </w:t>
      </w:r>
      <w:proofErr w:type="spellStart"/>
      <w:r>
        <w:t>push</w:t>
      </w:r>
      <w:proofErr w:type="spellEnd"/>
      <w:r>
        <w:t xml:space="preserve">, para que todo lo que se encuentra en el índice origen (los ficheros añadidos, eliminados o actualizados se referencian en el índice tras hacer </w:t>
      </w:r>
      <w:proofErr w:type="spellStart"/>
      <w:r>
        <w:t>commit</w:t>
      </w:r>
      <w:proofErr w:type="spellEnd"/>
      <w:r>
        <w: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 xml:space="preserve">A partir de aquí cada vez que hagamos algún cambio que queramos hacer definitivo, primero lo agregamos al repositorio local, haciendo que el índice origen se actualice, mediante </w:t>
      </w:r>
      <w:proofErr w:type="spellStart"/>
      <w:r>
        <w:t>git</w:t>
      </w:r>
      <w:proofErr w:type="spellEnd"/>
      <w:r>
        <w:t xml:space="preserve"> </w:t>
      </w:r>
      <w:proofErr w:type="spellStart"/>
      <w:r>
        <w:t>commit</w:t>
      </w:r>
      <w:proofErr w:type="spellEnd"/>
      <w:r>
        <w:t xml:space="preserve"> y luego, con </w:t>
      </w:r>
      <w:proofErr w:type="spellStart"/>
      <w:r>
        <w:t>git</w:t>
      </w:r>
      <w:proofErr w:type="spellEnd"/>
      <w:r>
        <w:t xml:space="preserve"> </w:t>
      </w:r>
      <w:proofErr w:type="spellStart"/>
      <w:r>
        <w:t>push</w:t>
      </w:r>
      <w:proofErr w:type="spellEnd"/>
      <w:r>
        <w:t>, los hacemos visibles en el repositorio remoto.</w:t>
      </w:r>
    </w:p>
    <w:p w:rsidR="0053437C" w:rsidRDefault="0053437C" w:rsidP="00E6714C"/>
    <w:p w:rsidR="00AE6EEF" w:rsidRPr="00081E3E" w:rsidRDefault="00D6257A" w:rsidP="00AE6EEF">
      <w:pPr>
        <w:pStyle w:val="Ttulo3"/>
      </w:pPr>
      <w:r>
        <w:br w:type="page"/>
      </w:r>
      <w:bookmarkStart w:id="561" w:name="_Toc395553249"/>
      <w:r w:rsidR="00AE6EEF">
        <w:lastRenderedPageBreak/>
        <w:t xml:space="preserve">3.7.- </w:t>
      </w:r>
      <w:proofErr w:type="spellStart"/>
      <w:r w:rsidR="00AE6EEF">
        <w:t>Projetsii</w:t>
      </w:r>
      <w:bookmarkEnd w:id="561"/>
      <w:proofErr w:type="spellEnd"/>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562" w:name="_Toc395553250"/>
      <w:r>
        <w:t>Parte III.- Sistema desarrollado</w:t>
      </w:r>
      <w:bookmarkEnd w:id="562"/>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563" w:name="_Toc395553251"/>
      <w:r w:rsidR="00F63E12">
        <w:lastRenderedPageBreak/>
        <w:t>4</w:t>
      </w:r>
      <w:r w:rsidRPr="0067624C">
        <w:t xml:space="preserve">.- </w:t>
      </w:r>
      <w:r w:rsidR="00F63E12">
        <w:t>Dominio del problema</w:t>
      </w:r>
      <w:bookmarkEnd w:id="563"/>
    </w:p>
    <w:p w:rsidR="00617CD5" w:rsidRDefault="00F63E12" w:rsidP="00D723A7">
      <w:pPr>
        <w:pStyle w:val="Ttulo3"/>
        <w:spacing w:before="360" w:after="240"/>
      </w:pPr>
      <w:bookmarkStart w:id="564" w:name="_Toc395553252"/>
      <w:r>
        <w:t>4</w:t>
      </w:r>
      <w:r w:rsidR="00617CD5" w:rsidRPr="0067624C">
        <w:t xml:space="preserve">.1.- </w:t>
      </w:r>
      <w:r>
        <w:t>Descripción del problema</w:t>
      </w:r>
      <w:bookmarkEnd w:id="564"/>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proofErr w:type="spellStart"/>
      <w:r w:rsidR="00D723A7" w:rsidRPr="00F40F7D">
        <w:rPr>
          <w:i/>
        </w:rPr>
        <w:t>MyPaths</w:t>
      </w:r>
      <w:proofErr w:type="spellEnd"/>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565" w:name="_Toc395553253"/>
      <w:r>
        <w:t>4.2</w:t>
      </w:r>
      <w:r w:rsidR="002E6A9B">
        <w:t>.- Descripción del sistema actual</w:t>
      </w:r>
      <w:bookmarkEnd w:id="565"/>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566" w:name="_Toc395553254"/>
      <w:r>
        <w:lastRenderedPageBreak/>
        <w:t>4.3.- Glosario de términos</w:t>
      </w:r>
      <w:bookmarkEnd w:id="566"/>
    </w:p>
    <w:p w:rsidR="00D975D4" w:rsidRPr="00D975D4" w:rsidRDefault="00D975D4" w:rsidP="00D975D4">
      <w:proofErr w:type="gramStart"/>
      <w:r w:rsidRPr="00FF3D89">
        <w:rPr>
          <w:highlight w:val="yellow"/>
        </w:rPr>
        <w:t>pendiente</w:t>
      </w:r>
      <w:proofErr w:type="gramEnd"/>
    </w:p>
    <w:p w:rsidR="00D975D4" w:rsidRDefault="00D975D4" w:rsidP="00D975D4">
      <w:pPr>
        <w:pStyle w:val="Ttulo2"/>
      </w:pPr>
      <w:bookmarkStart w:id="567" w:name="_Toc395553255"/>
      <w:r>
        <w:t>5.- Visión general del sistema desarrollado</w:t>
      </w:r>
      <w:bookmarkEnd w:id="567"/>
    </w:p>
    <w:p w:rsidR="00D975D4" w:rsidRDefault="00D975D4" w:rsidP="00D723A7">
      <w:pPr>
        <w:pStyle w:val="Ttulo3"/>
      </w:pPr>
      <w:bookmarkStart w:id="568" w:name="_Toc395553256"/>
      <w:r>
        <w:t>5.1.- Participantes en el proyecto</w:t>
      </w:r>
      <w:bookmarkEnd w:id="568"/>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569" w:name="_Toc395553257"/>
      <w:r>
        <w:t>5.1.1.- Participantes</w:t>
      </w:r>
      <w:bookmarkEnd w:id="569"/>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570"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570"/>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571"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571"/>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572" w:name="_Toc395553258"/>
      <w:r>
        <w:rPr>
          <w:lang w:val="en-US"/>
        </w:rPr>
        <w:t>5.1.2</w:t>
      </w:r>
      <w:proofErr w:type="gramStart"/>
      <w:r>
        <w:rPr>
          <w:lang w:val="en-US"/>
        </w:rPr>
        <w:t>.-</w:t>
      </w:r>
      <w:proofErr w:type="gramEnd"/>
      <w:r>
        <w:rPr>
          <w:lang w:val="en-US"/>
        </w:rPr>
        <w:t xml:space="preserve"> </w:t>
      </w:r>
      <w:r w:rsidRPr="00C96693">
        <w:t>Organizaciones</w:t>
      </w:r>
      <w:bookmarkEnd w:id="572"/>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3" w:author="Miguel Centeno Muñoz" w:date="2014-07-30T19:08:00Z">
                  <w:rPr>
                    <w:rFonts w:ascii="Arial" w:eastAsia="Times New Roman" w:hAnsi="Arial" w:cs="Arial"/>
                    <w:color w:val="auto"/>
                    <w:sz w:val="20"/>
                    <w:szCs w:val="20"/>
                    <w:lang w:eastAsia="es-ES"/>
                  </w:rPr>
                </w:rPrChange>
              </w:rPr>
            </w:pPr>
            <w:bookmarkStart w:id="574" w:name="ORG-0001"/>
            <w:r w:rsidRPr="00D0398E">
              <w:rPr>
                <w:rFonts w:ascii="Arial" w:eastAsia="Times New Roman" w:hAnsi="Arial" w:cs="Arial"/>
                <w:b/>
                <w:sz w:val="20"/>
                <w:szCs w:val="20"/>
                <w:lang w:eastAsia="es-ES"/>
                <w:rPrChange w:id="575"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76"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7"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8"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9"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80"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81"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82"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83"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491ED5"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84"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85"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574"/>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86" w:author="Miguel Centeno Muñoz" w:date="2014-07-30T19:09:00Z">
                  <w:rPr>
                    <w:rFonts w:ascii="Arial" w:eastAsia="Times New Roman" w:hAnsi="Arial" w:cs="Arial"/>
                    <w:color w:val="auto"/>
                    <w:sz w:val="20"/>
                    <w:szCs w:val="20"/>
                    <w:lang w:eastAsia="es-ES"/>
                  </w:rPr>
                </w:rPrChange>
              </w:rPr>
            </w:pPr>
            <w:bookmarkStart w:id="587" w:name="ORG-0002"/>
            <w:r w:rsidRPr="00D0398E">
              <w:rPr>
                <w:rFonts w:ascii="Arial" w:eastAsia="Times New Roman" w:hAnsi="Arial" w:cs="Arial"/>
                <w:b/>
                <w:sz w:val="20"/>
                <w:szCs w:val="20"/>
                <w:lang w:eastAsia="es-ES"/>
                <w:rPrChange w:id="588"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89"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90"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91"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92"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 xml:space="preserve">Luis </w:t>
            </w:r>
            <w:proofErr w:type="spellStart"/>
            <w:r w:rsidRPr="00C96693">
              <w:rPr>
                <w:rFonts w:ascii="Arial" w:eastAsia="Times New Roman" w:hAnsi="Arial" w:cs="Arial"/>
                <w:sz w:val="20"/>
                <w:szCs w:val="20"/>
                <w:lang w:eastAsia="es-ES"/>
              </w:rPr>
              <w:t>Montoto</w:t>
            </w:r>
            <w:proofErr w:type="spellEnd"/>
            <w:r w:rsidRPr="00C96693">
              <w:rPr>
                <w:rFonts w:ascii="Arial" w:eastAsia="Times New Roman" w:hAnsi="Arial" w:cs="Arial"/>
                <w:sz w:val="20"/>
                <w:szCs w:val="20"/>
                <w:lang w:eastAsia="es-ES"/>
              </w:rPr>
              <w:t>,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93"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94"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95"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96"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97"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98"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587"/>
    </w:tbl>
    <w:p w:rsidR="001F34E8" w:rsidRDefault="001F34E8" w:rsidP="001F34E8"/>
    <w:p w:rsidR="004A605A" w:rsidRPr="00C96693" w:rsidRDefault="004A605A" w:rsidP="001F34E8"/>
    <w:p w:rsidR="00C96693" w:rsidRDefault="00C96693" w:rsidP="00D723A7">
      <w:pPr>
        <w:pStyle w:val="Ttulo3"/>
      </w:pPr>
      <w:bookmarkStart w:id="599" w:name="_Toc395553259"/>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599"/>
    </w:p>
    <w:tbl>
      <w:tblPr>
        <w:tblStyle w:val="Listamedia2-nfasis2"/>
        <w:tblW w:w="5000" w:type="pct"/>
        <w:tblLook w:val="04A0" w:firstRow="1" w:lastRow="0" w:firstColumn="1" w:lastColumn="0" w:noHBand="0" w:noVBand="1"/>
        <w:tblPrChange w:id="600"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01">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02" w:author="Miguel Centeno Muñoz" w:date="2014-07-30T19:56:00Z">
              <w:tcPr>
                <w:tcW w:w="0" w:type="auto"/>
                <w:hideMark/>
              </w:tcPr>
            </w:tcPrChange>
          </w:tcPr>
          <w:p w:rsidR="00C96693" w:rsidRPr="001B1400" w:rsidRDefault="00C96693">
            <w:pPr>
              <w:spacing w:after="200" w:line="276" w:lineRule="auto"/>
              <w:cnfStyle w:val="101000000100" w:firstRow="1" w:lastRow="0" w:firstColumn="1" w:lastColumn="0" w:oddVBand="0" w:evenVBand="0" w:oddHBand="0" w:evenHBand="0" w:firstRowFirstColumn="1" w:firstRowLastColumn="0" w:lastRowFirstColumn="0" w:lastRowLastColumn="0"/>
              <w:rPr>
                <w:b/>
                <w:rPrChange w:id="603" w:author="Miguel Centeno Muñoz" w:date="2014-07-30T19:46:00Z">
                  <w:rPr>
                    <w:rFonts w:eastAsiaTheme="minorHAnsi" w:cstheme="minorBidi"/>
                    <w:color w:val="auto"/>
                    <w:sz w:val="22"/>
                    <w:szCs w:val="22"/>
                  </w:rPr>
                </w:rPrChange>
              </w:rPr>
            </w:pPr>
            <w:bookmarkStart w:id="604" w:name="OBJ-0001"/>
            <w:r w:rsidRPr="001B1400">
              <w:rPr>
                <w:b/>
                <w:rPrChange w:id="605" w:author="Miguel Centeno Muñoz" w:date="2014-07-30T19:46:00Z">
                  <w:rPr/>
                </w:rPrChange>
              </w:rPr>
              <w:t>OBJ-0001</w:t>
            </w:r>
          </w:p>
        </w:tc>
        <w:tc>
          <w:tcPr>
            <w:tcW w:w="4166" w:type="pct"/>
            <w:hideMark/>
            <w:tcPrChange w:id="606" w:author="Miguel Centeno Muñoz" w:date="2014-07-30T19:56:00Z">
              <w:tcPr>
                <w:tcW w:w="5000" w:type="pct"/>
                <w:gridSpan w:val="2"/>
                <w:hideMark/>
              </w:tcPr>
            </w:tcPrChange>
          </w:tcPr>
          <w:p w:rsidR="00C96693" w:rsidRPr="001B1400" w:rsidRDefault="00C96693">
            <w:pPr>
              <w:spacing w:after="200" w:line="276" w:lineRule="auto"/>
              <w:cnfStyle w:val="100000000000" w:firstRow="1" w:lastRow="0" w:firstColumn="0" w:lastColumn="0" w:oddVBand="0" w:evenVBand="0" w:oddHBand="0" w:evenHBand="0" w:firstRowFirstColumn="0" w:firstRowLastColumn="0" w:lastRowFirstColumn="0" w:lastRowLastColumn="0"/>
              <w:rPr>
                <w:b/>
                <w:rPrChange w:id="607" w:author="Miguel Centeno Muñoz" w:date="2014-07-30T19:46:00Z">
                  <w:rPr>
                    <w:rFonts w:eastAsiaTheme="minorHAnsi" w:cstheme="minorBidi"/>
                    <w:color w:val="auto"/>
                    <w:sz w:val="22"/>
                    <w:szCs w:val="22"/>
                  </w:rPr>
                </w:rPrChange>
              </w:rPr>
            </w:pPr>
            <w:r w:rsidRPr="001B1400">
              <w:rPr>
                <w:b/>
                <w:rPrChange w:id="608" w:author="Miguel Centeno Muñoz" w:date="2014-07-30T19:46:00Z">
                  <w:rPr/>
                </w:rPrChange>
              </w:rPr>
              <w:t xml:space="preserve">Gestión </w:t>
            </w:r>
            <w:ins w:id="609" w:author="Miguel Centeno Muñoz" w:date="2014-07-30T19:38:00Z">
              <w:r w:rsidR="001B1400" w:rsidRPr="001B1400">
                <w:rPr>
                  <w:b/>
                  <w:rPrChange w:id="610" w:author="Miguel Centeno Muñoz" w:date="2014-07-30T19:46:00Z">
                    <w:rPr/>
                  </w:rPrChange>
                </w:rPr>
                <w:t xml:space="preserve">de </w:t>
              </w:r>
            </w:ins>
            <w:r w:rsidRPr="001B1400">
              <w:rPr>
                <w:b/>
                <w:rPrChange w:id="611" w:author="Miguel Centeno Muñoz" w:date="2014-07-30T19:46:00Z">
                  <w:rPr/>
                </w:rPrChange>
              </w:rPr>
              <w:t>Usuarios</w:t>
            </w:r>
            <w:del w:id="612" w:author="Miguel Centeno Muñoz" w:date="2014-07-30T19:38:00Z">
              <w:r w:rsidRPr="001B1400" w:rsidDel="001B1400">
                <w:rPr>
                  <w:b/>
                  <w:rPrChange w:id="613"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14"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15" w:author="Miguel Centeno Muñoz" w:date="2014-07-30T19:46:00Z">
                  <w:rPr>
                    <w:rFonts w:eastAsiaTheme="minorHAnsi" w:cstheme="minorBidi"/>
                    <w:color w:val="auto"/>
                  </w:rPr>
                </w:rPrChange>
              </w:rPr>
            </w:pPr>
            <w:r w:rsidRPr="001B1400">
              <w:rPr>
                <w:b/>
                <w:rPrChange w:id="616" w:author="Miguel Centeno Muñoz" w:date="2014-07-30T19:46:00Z">
                  <w:rPr/>
                </w:rPrChange>
              </w:rPr>
              <w:t>Versión</w:t>
            </w:r>
          </w:p>
        </w:tc>
        <w:tc>
          <w:tcPr>
            <w:tcW w:w="4166" w:type="pct"/>
            <w:hideMark/>
            <w:tcPrChange w:id="617"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18" w:author="Miguel Centeno Muñoz" w:date="2014-07-30T19:56:00Z">
              <w:tcPr>
                <w:tcW w:w="0" w:type="auto"/>
                <w:hideMark/>
              </w:tcPr>
            </w:tcPrChange>
          </w:tcPr>
          <w:p w:rsidR="00C96693" w:rsidRPr="001B1400" w:rsidRDefault="00C96693">
            <w:pPr>
              <w:spacing w:after="200" w:line="276" w:lineRule="auto"/>
              <w:rPr>
                <w:b/>
                <w:rPrChange w:id="619" w:author="Miguel Centeno Muñoz" w:date="2014-07-30T19:46:00Z">
                  <w:rPr>
                    <w:rFonts w:eastAsiaTheme="minorHAnsi" w:cstheme="minorBidi"/>
                    <w:color w:val="auto"/>
                  </w:rPr>
                </w:rPrChange>
              </w:rPr>
            </w:pPr>
            <w:r w:rsidRPr="001B1400">
              <w:rPr>
                <w:b/>
                <w:rPrChange w:id="620" w:author="Miguel Centeno Muñoz" w:date="2014-07-30T19:46:00Z">
                  <w:rPr/>
                </w:rPrChange>
              </w:rPr>
              <w:t>Autores</w:t>
            </w:r>
          </w:p>
        </w:tc>
        <w:bookmarkEnd w:id="604"/>
        <w:tc>
          <w:tcPr>
            <w:tcW w:w="4166" w:type="pct"/>
            <w:hideMark/>
            <w:tcPrChange w:id="62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622" w:author="Miguel Centeno Muñoz" w:date="2014-07-30T19:45:00Z">
                <w:pPr>
                  <w:numPr>
                    <w:numId w:val="1"/>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23"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24" w:author="Miguel Centeno Muñoz" w:date="2014-07-30T19:46:00Z">
                  <w:rPr>
                    <w:rFonts w:eastAsiaTheme="minorHAnsi" w:cstheme="minorBidi"/>
                    <w:color w:val="auto"/>
                  </w:rPr>
                </w:rPrChange>
              </w:rPr>
            </w:pPr>
            <w:r w:rsidRPr="001B1400">
              <w:rPr>
                <w:b/>
                <w:rPrChange w:id="625" w:author="Miguel Centeno Muñoz" w:date="2014-07-30T19:46:00Z">
                  <w:rPr/>
                </w:rPrChange>
              </w:rPr>
              <w:t>Fuentes</w:t>
            </w:r>
          </w:p>
        </w:tc>
        <w:tc>
          <w:tcPr>
            <w:tcW w:w="4166" w:type="pct"/>
            <w:hideMark/>
            <w:tcPrChange w:id="626"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627" w:author="Miguel Centeno Muñoz" w:date="2014-07-30T19:45:00Z">
                <w:pPr>
                  <w:numPr>
                    <w:numId w:val="2"/>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28" w:author="Miguel Centeno Muñoz" w:date="2014-07-30T19:56:00Z">
              <w:tcPr>
                <w:tcW w:w="0" w:type="auto"/>
                <w:hideMark/>
              </w:tcPr>
            </w:tcPrChange>
          </w:tcPr>
          <w:p w:rsidR="00C96693" w:rsidRPr="001B1400" w:rsidRDefault="00C96693">
            <w:pPr>
              <w:spacing w:after="200" w:line="276" w:lineRule="auto"/>
              <w:rPr>
                <w:b/>
                <w:rPrChange w:id="629" w:author="Miguel Centeno Muñoz" w:date="2014-07-30T19:46:00Z">
                  <w:rPr>
                    <w:rFonts w:eastAsiaTheme="minorHAnsi" w:cstheme="minorBidi"/>
                    <w:color w:val="auto"/>
                  </w:rPr>
                </w:rPrChange>
              </w:rPr>
            </w:pPr>
            <w:r w:rsidRPr="001B1400">
              <w:rPr>
                <w:b/>
                <w:rPrChange w:id="630" w:author="Miguel Centeno Muñoz" w:date="2014-07-30T19:46:00Z">
                  <w:rPr/>
                </w:rPrChange>
              </w:rPr>
              <w:t>Descripción</w:t>
            </w:r>
          </w:p>
        </w:tc>
        <w:tc>
          <w:tcPr>
            <w:tcW w:w="4166" w:type="pct"/>
            <w:hideMark/>
            <w:tcPrChange w:id="63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632" w:author="Miguel Centeno Muñoz" w:date="2014-07-30T19:41:00Z">
              <w:r w:rsidR="001B1400">
                <w:rPr>
                  <w:rStyle w:val="nfasis"/>
                  <w:rFonts w:ascii="Arial" w:hAnsi="Arial" w:cs="Arial"/>
                  <w:sz w:val="20"/>
                  <w:szCs w:val="20"/>
                </w:rPr>
                <w:t xml:space="preserve">identificarse en la aplicación, dar de </w:t>
              </w:r>
            </w:ins>
            <w:ins w:id="633" w:author="Miguel Centeno Muñoz" w:date="2014-07-30T19:40:00Z">
              <w:r w:rsidR="001B1400">
                <w:rPr>
                  <w:rStyle w:val="nfasis"/>
                  <w:rFonts w:ascii="Arial" w:hAnsi="Arial" w:cs="Arial"/>
                  <w:sz w:val="20"/>
                  <w:szCs w:val="20"/>
                </w:rPr>
                <w:t>a</w:t>
              </w:r>
            </w:ins>
            <w:del w:id="634"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635" w:author="Miguel Centeno Muñoz" w:date="2014-07-30T19:41:00Z">
              <w:r w:rsidR="001B1400">
                <w:rPr>
                  <w:rStyle w:val="nfasis"/>
                  <w:rFonts w:ascii="Arial" w:hAnsi="Arial" w:cs="Arial"/>
                  <w:sz w:val="20"/>
                  <w:szCs w:val="20"/>
                </w:rPr>
                <w:t>un</w:t>
              </w:r>
            </w:ins>
            <w:del w:id="636"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637" w:author="Miguel Centeno Muñoz" w:date="2014-07-30T19:40:00Z">
              <w:r w:rsidR="001B1400">
                <w:rPr>
                  <w:rStyle w:val="nfasis"/>
                  <w:rFonts w:ascii="Arial" w:hAnsi="Arial" w:cs="Arial"/>
                  <w:sz w:val="20"/>
                  <w:szCs w:val="20"/>
                </w:rPr>
                <w:t>e la contraseña</w:t>
              </w:r>
            </w:ins>
            <w:ins w:id="638" w:author="Miguel Centeno Muñoz" w:date="2014-07-30T19:41:00Z">
              <w:r w:rsidR="001B1400">
                <w:rPr>
                  <w:rStyle w:val="nfasis"/>
                  <w:rFonts w:ascii="Arial" w:hAnsi="Arial" w:cs="Arial"/>
                  <w:sz w:val="20"/>
                  <w:szCs w:val="20"/>
                </w:rPr>
                <w:t xml:space="preserve"> y el perfil de usuario y la baja</w:t>
              </w:r>
            </w:ins>
            <w:ins w:id="639" w:author="Miguel Centeno Muñoz" w:date="2014-07-30T19:42:00Z">
              <w:r w:rsidR="001B1400">
                <w:rPr>
                  <w:rStyle w:val="nfasis"/>
                  <w:rFonts w:ascii="Arial" w:hAnsi="Arial" w:cs="Arial"/>
                  <w:sz w:val="20"/>
                  <w:szCs w:val="20"/>
                </w:rPr>
                <w:t xml:space="preserve"> de un usuario.</w:t>
              </w:r>
            </w:ins>
            <w:del w:id="640"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641" w:author="Miguel Centeno Muñoz" w:date="2014-07-30T19:56:00Z">
              <w:tcPr>
                <w:tcW w:w="0" w:type="auto"/>
                <w:gridSpan w:val="2"/>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42" w:author="Miguel Centeno Muñoz" w:date="2014-07-30T19:46:00Z">
                  <w:rPr>
                    <w:rFonts w:eastAsiaTheme="minorHAnsi" w:cstheme="minorBidi"/>
                    <w:color w:val="auto"/>
                  </w:rPr>
                </w:rPrChange>
              </w:rPr>
            </w:pPr>
            <w:del w:id="643" w:author="Miguel Centeno Muñoz" w:date="2014-07-30T19:38:00Z">
              <w:r w:rsidRPr="001B1400" w:rsidDel="001B1400">
                <w:rPr>
                  <w:b/>
                  <w:rPrChange w:id="644" w:author="Miguel Centeno Muñoz" w:date="2014-07-30T19:46:00Z">
                    <w:rPr/>
                  </w:rPrChange>
                </w:rPr>
                <w:delText>Subobjetivos</w:delText>
              </w:r>
            </w:del>
          </w:p>
        </w:tc>
        <w:tc>
          <w:tcPr>
            <w:tcW w:w="4166" w:type="pct"/>
            <w:tcPrChange w:id="645"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646" w:author="Miguel Centeno Muñoz" w:date="2014-07-30T19:38:00Z"/>
                <w:rFonts w:ascii="Arial" w:eastAsiaTheme="minorHAnsi" w:hAnsi="Arial" w:cs="Arial"/>
                <w:color w:val="auto"/>
                <w:sz w:val="20"/>
                <w:szCs w:val="20"/>
              </w:rPr>
              <w:pPrChange w:id="647" w:author="Miguel Centeno Muñoz" w:date="2014-07-30T19:38:00Z">
                <w:pPr>
                  <w:numPr>
                    <w:numId w:val="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48" w:name="OBJ-0002"/>
            <w:del w:id="649" w:author="Miguel Centeno Muñoz" w:date="2014-07-30T19:38:00Z">
              <w:r w:rsidDel="001B1400">
                <w:rPr>
                  <w:rFonts w:ascii="Arial" w:hAnsi="Arial" w:cs="Arial"/>
                  <w:b/>
                  <w:bCs/>
                  <w:sz w:val="20"/>
                  <w:szCs w:val="20"/>
                </w:rPr>
                <w:delText>[OBJ-000</w:delText>
              </w:r>
            </w:del>
            <w:del w:id="650" w:author="Miguel Centeno Muñoz" w:date="2014-07-27T12:22:00Z">
              <w:r w:rsidDel="00E6714C">
                <w:rPr>
                  <w:rFonts w:ascii="Arial" w:hAnsi="Arial" w:cs="Arial"/>
                  <w:b/>
                  <w:bCs/>
                  <w:sz w:val="20"/>
                  <w:szCs w:val="20"/>
                </w:rPr>
                <w:delText>2</w:delText>
              </w:r>
            </w:del>
            <w:del w:id="651"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auto"/>
                <w:sz w:val="20"/>
                <w:szCs w:val="20"/>
              </w:rPr>
              <w:pPrChange w:id="652" w:author="Miguel Centeno Muñoz" w:date="2014-07-30T19:38:00Z">
                <w:pPr>
                  <w:numPr>
                    <w:numId w:val="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53" w:name="OBJ-0003"/>
            <w:bookmarkEnd w:id="648"/>
            <w:del w:id="654" w:author="Miguel Centeno Muñoz" w:date="2014-07-30T19:38:00Z">
              <w:r w:rsidDel="001B1400">
                <w:rPr>
                  <w:rFonts w:ascii="Arial" w:hAnsi="Arial" w:cs="Arial"/>
                  <w:b/>
                  <w:bCs/>
                  <w:sz w:val="20"/>
                  <w:szCs w:val="20"/>
                </w:rPr>
                <w:delText>[OBJ-000</w:delText>
              </w:r>
            </w:del>
            <w:del w:id="655" w:author="Miguel Centeno Muñoz" w:date="2014-07-27T12:22:00Z">
              <w:r w:rsidDel="00E6714C">
                <w:rPr>
                  <w:rFonts w:ascii="Arial" w:hAnsi="Arial" w:cs="Arial"/>
                  <w:b/>
                  <w:bCs/>
                  <w:sz w:val="20"/>
                  <w:szCs w:val="20"/>
                </w:rPr>
                <w:delText>3</w:delText>
              </w:r>
            </w:del>
            <w:del w:id="656"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657" w:name="OBJ-0022"/>
            <w:bookmarkEnd w:id="653"/>
            <w:bookmarkEnd w:id="657"/>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58" w:author="Miguel Centeno Muñoz" w:date="2014-07-30T19:56:00Z">
              <w:tcPr>
                <w:tcW w:w="0" w:type="auto"/>
                <w:hideMark/>
              </w:tcPr>
            </w:tcPrChange>
          </w:tcPr>
          <w:p w:rsidR="00C96693" w:rsidRPr="001B1400" w:rsidRDefault="00C96693">
            <w:pPr>
              <w:spacing w:after="200" w:line="276" w:lineRule="auto"/>
              <w:rPr>
                <w:b/>
                <w:rPrChange w:id="659" w:author="Miguel Centeno Muñoz" w:date="2014-07-30T19:46:00Z">
                  <w:rPr>
                    <w:rFonts w:eastAsiaTheme="minorHAnsi" w:cstheme="minorBidi"/>
                    <w:color w:val="auto"/>
                  </w:rPr>
                </w:rPrChange>
              </w:rPr>
            </w:pPr>
            <w:r w:rsidRPr="001B1400">
              <w:rPr>
                <w:b/>
                <w:rPrChange w:id="660" w:author="Miguel Centeno Muñoz" w:date="2014-07-30T19:46:00Z">
                  <w:rPr/>
                </w:rPrChange>
              </w:rPr>
              <w:t>Importancia</w:t>
            </w:r>
          </w:p>
        </w:tc>
        <w:tc>
          <w:tcPr>
            <w:tcW w:w="4166" w:type="pct"/>
            <w:hideMark/>
            <w:tcPrChange w:id="66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2"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63" w:author="Miguel Centeno Muñoz" w:date="2014-07-30T19:46:00Z">
                  <w:rPr>
                    <w:rFonts w:eastAsiaTheme="minorHAnsi" w:cstheme="minorBidi"/>
                    <w:color w:val="auto"/>
                  </w:rPr>
                </w:rPrChange>
              </w:rPr>
            </w:pPr>
            <w:r w:rsidRPr="001B1400">
              <w:rPr>
                <w:b/>
                <w:rPrChange w:id="664" w:author="Miguel Centeno Muñoz" w:date="2014-07-30T19:46:00Z">
                  <w:rPr/>
                </w:rPrChange>
              </w:rPr>
              <w:t>Urgencia</w:t>
            </w:r>
          </w:p>
        </w:tc>
        <w:tc>
          <w:tcPr>
            <w:tcW w:w="4166" w:type="pct"/>
            <w:hideMark/>
            <w:tcPrChange w:id="665"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6" w:author="Miguel Centeno Muñoz" w:date="2014-07-30T19:56:00Z">
              <w:tcPr>
                <w:tcW w:w="0" w:type="auto"/>
                <w:hideMark/>
              </w:tcPr>
            </w:tcPrChange>
          </w:tcPr>
          <w:p w:rsidR="00C96693" w:rsidRPr="001B1400" w:rsidRDefault="00C96693">
            <w:pPr>
              <w:spacing w:after="200" w:line="276" w:lineRule="auto"/>
              <w:rPr>
                <w:b/>
                <w:rPrChange w:id="667" w:author="Miguel Centeno Muñoz" w:date="2014-07-30T19:46:00Z">
                  <w:rPr>
                    <w:rFonts w:eastAsiaTheme="minorHAnsi" w:cstheme="minorBidi"/>
                    <w:color w:val="auto"/>
                  </w:rPr>
                </w:rPrChange>
              </w:rPr>
            </w:pPr>
            <w:r w:rsidRPr="001B1400">
              <w:rPr>
                <w:b/>
                <w:rPrChange w:id="668" w:author="Miguel Centeno Muñoz" w:date="2014-07-30T19:46:00Z">
                  <w:rPr/>
                </w:rPrChange>
              </w:rPr>
              <w:t>Estado</w:t>
            </w:r>
          </w:p>
        </w:tc>
        <w:tc>
          <w:tcPr>
            <w:tcW w:w="4166" w:type="pct"/>
            <w:hideMark/>
            <w:tcPrChange w:id="669"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70"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71" w:author="Miguel Centeno Muñoz" w:date="2014-07-30T19:46:00Z">
                  <w:rPr>
                    <w:rFonts w:eastAsiaTheme="minorHAnsi" w:cstheme="minorBidi"/>
                    <w:color w:val="auto"/>
                  </w:rPr>
                </w:rPrChange>
              </w:rPr>
            </w:pPr>
            <w:r w:rsidRPr="001B1400">
              <w:rPr>
                <w:b/>
                <w:rPrChange w:id="672" w:author="Miguel Centeno Muñoz" w:date="2014-07-30T19:46:00Z">
                  <w:rPr/>
                </w:rPrChange>
              </w:rPr>
              <w:t>Estabilidad</w:t>
            </w:r>
          </w:p>
        </w:tc>
        <w:tc>
          <w:tcPr>
            <w:tcW w:w="4166" w:type="pct"/>
            <w:hideMark/>
            <w:tcPrChange w:id="673"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74" w:author="Miguel Centeno Muñoz" w:date="2014-07-30T19:56:00Z">
              <w:tcPr>
                <w:tcW w:w="0" w:type="auto"/>
                <w:hideMark/>
              </w:tcPr>
            </w:tcPrChange>
          </w:tcPr>
          <w:p w:rsidR="00C96693" w:rsidRPr="001B1400" w:rsidRDefault="00C96693">
            <w:pPr>
              <w:spacing w:after="200" w:line="276" w:lineRule="auto"/>
              <w:rPr>
                <w:b/>
                <w:rPrChange w:id="675" w:author="Miguel Centeno Muñoz" w:date="2014-07-30T19:46:00Z">
                  <w:rPr>
                    <w:rFonts w:eastAsiaTheme="minorHAnsi" w:cstheme="minorBidi"/>
                    <w:color w:val="auto"/>
                  </w:rPr>
                </w:rPrChange>
              </w:rPr>
            </w:pPr>
            <w:r w:rsidRPr="001B1400">
              <w:rPr>
                <w:b/>
                <w:rPrChange w:id="676" w:author="Miguel Centeno Muñoz" w:date="2014-07-30T19:46:00Z">
                  <w:rPr/>
                </w:rPrChange>
              </w:rPr>
              <w:t>Comentarios</w:t>
            </w:r>
          </w:p>
        </w:tc>
        <w:tc>
          <w:tcPr>
            <w:tcW w:w="4166" w:type="pct"/>
            <w:hideMark/>
            <w:tcPrChange w:id="677"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678"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79">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80" w:author="Miguel Centeno Muñoz" w:date="2014-07-30T19:56:00Z">
              <w:tcPr>
                <w:tcW w:w="0" w:type="auto"/>
                <w:gridSpan w:val="2"/>
                <w:hideMark/>
              </w:tcPr>
            </w:tcPrChange>
          </w:tcPr>
          <w:p w:rsidR="00C96693" w:rsidRPr="00522C83" w:rsidRDefault="00C96693">
            <w:pPr>
              <w:spacing w:after="200" w:line="276" w:lineRule="auto"/>
              <w:cnfStyle w:val="101000000100" w:firstRow="1" w:lastRow="0" w:firstColumn="1" w:lastColumn="0" w:oddVBand="0" w:evenVBand="0" w:oddHBand="0" w:evenHBand="0" w:firstRowFirstColumn="1" w:firstRowLastColumn="0" w:lastRowFirstColumn="0" w:lastRowLastColumn="0"/>
              <w:rPr>
                <w:b/>
                <w:rPrChange w:id="681" w:author="Miguel Centeno Muñoz" w:date="2014-07-30T19:48:00Z">
                  <w:rPr>
                    <w:rFonts w:eastAsiaTheme="minorHAnsi" w:cstheme="minorBidi"/>
                    <w:color w:val="auto"/>
                    <w:sz w:val="22"/>
                    <w:szCs w:val="22"/>
                  </w:rPr>
                </w:rPrChange>
              </w:rPr>
            </w:pPr>
            <w:bookmarkStart w:id="682" w:name="OBJ-0004"/>
            <w:r w:rsidRPr="00522C83">
              <w:rPr>
                <w:b/>
                <w:rPrChange w:id="683" w:author="Miguel Centeno Muñoz" w:date="2014-07-30T19:48:00Z">
                  <w:rPr/>
                </w:rPrChange>
              </w:rPr>
              <w:t>OBJ-000</w:t>
            </w:r>
            <w:ins w:id="684" w:author="Miguel Centeno Muñoz" w:date="2014-07-27T12:22:00Z">
              <w:r w:rsidR="00E6714C" w:rsidRPr="00522C83">
                <w:rPr>
                  <w:b/>
                  <w:rPrChange w:id="685" w:author="Miguel Centeno Muñoz" w:date="2014-07-30T19:48:00Z">
                    <w:rPr/>
                  </w:rPrChange>
                </w:rPr>
                <w:t>2</w:t>
              </w:r>
            </w:ins>
            <w:del w:id="686" w:author="Miguel Centeno Muñoz" w:date="2014-07-27T12:22:00Z">
              <w:r w:rsidRPr="00522C83" w:rsidDel="00E6714C">
                <w:rPr>
                  <w:b/>
                  <w:rPrChange w:id="687" w:author="Miguel Centeno Muñoz" w:date="2014-07-30T19:48:00Z">
                    <w:rPr/>
                  </w:rPrChange>
                </w:rPr>
                <w:delText>4</w:delText>
              </w:r>
            </w:del>
          </w:p>
        </w:tc>
        <w:tc>
          <w:tcPr>
            <w:tcW w:w="4166" w:type="pct"/>
            <w:hideMark/>
            <w:tcPrChange w:id="688" w:author="Miguel Centeno Muñoz" w:date="2014-07-30T19:56:00Z">
              <w:tcPr>
                <w:tcW w:w="5000" w:type="pct"/>
                <w:hideMark/>
              </w:tcPr>
            </w:tcPrChange>
          </w:tcPr>
          <w:p w:rsidR="00C96693" w:rsidRPr="00522C83" w:rsidRDefault="00C96693">
            <w:pPr>
              <w:spacing w:after="200" w:line="276" w:lineRule="auto"/>
              <w:cnfStyle w:val="100000000000" w:firstRow="1" w:lastRow="0" w:firstColumn="0" w:lastColumn="0" w:oddVBand="0" w:evenVBand="0" w:oddHBand="0" w:evenHBand="0" w:firstRowFirstColumn="0" w:firstRowLastColumn="0" w:lastRowFirstColumn="0" w:lastRowLastColumn="0"/>
              <w:rPr>
                <w:b/>
                <w:rPrChange w:id="689" w:author="Miguel Centeno Muñoz" w:date="2014-07-30T19:48:00Z">
                  <w:rPr>
                    <w:rFonts w:eastAsiaTheme="minorHAnsi" w:cstheme="minorBidi"/>
                    <w:color w:val="auto"/>
                    <w:sz w:val="22"/>
                    <w:szCs w:val="22"/>
                  </w:rPr>
                </w:rPrChange>
              </w:rPr>
            </w:pPr>
            <w:r w:rsidRPr="00522C83">
              <w:rPr>
                <w:b/>
                <w:rPrChange w:id="690"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91"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92" w:author="Miguel Centeno Muñoz" w:date="2014-07-30T19:48:00Z">
                  <w:rPr>
                    <w:rFonts w:eastAsiaTheme="minorHAnsi" w:cstheme="minorBidi"/>
                    <w:color w:val="auto"/>
                  </w:rPr>
                </w:rPrChange>
              </w:rPr>
            </w:pPr>
            <w:r w:rsidRPr="00522C83">
              <w:rPr>
                <w:b/>
                <w:rPrChange w:id="693" w:author="Miguel Centeno Muñoz" w:date="2014-07-30T19:48:00Z">
                  <w:rPr/>
                </w:rPrChange>
              </w:rPr>
              <w:t>Versión</w:t>
            </w:r>
          </w:p>
        </w:tc>
        <w:tc>
          <w:tcPr>
            <w:tcW w:w="4166" w:type="pct"/>
            <w:hideMark/>
            <w:tcPrChange w:id="694"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95" w:author="Miguel Centeno Muñoz" w:date="2014-07-30T19:56:00Z">
              <w:tcPr>
                <w:tcW w:w="0" w:type="auto"/>
                <w:gridSpan w:val="2"/>
                <w:hideMark/>
              </w:tcPr>
            </w:tcPrChange>
          </w:tcPr>
          <w:p w:rsidR="00C96693" w:rsidRPr="00522C83" w:rsidRDefault="00C96693">
            <w:pPr>
              <w:spacing w:after="200" w:line="276" w:lineRule="auto"/>
              <w:rPr>
                <w:b/>
                <w:rPrChange w:id="696" w:author="Miguel Centeno Muñoz" w:date="2014-07-30T19:48:00Z">
                  <w:rPr>
                    <w:rFonts w:eastAsiaTheme="minorHAnsi" w:cstheme="minorBidi"/>
                    <w:color w:val="auto"/>
                  </w:rPr>
                </w:rPrChange>
              </w:rPr>
            </w:pPr>
            <w:r w:rsidRPr="00522C83">
              <w:rPr>
                <w:b/>
                <w:rPrChange w:id="697" w:author="Miguel Centeno Muñoz" w:date="2014-07-30T19:48:00Z">
                  <w:rPr/>
                </w:rPrChange>
              </w:rPr>
              <w:t>Autores</w:t>
            </w:r>
          </w:p>
        </w:tc>
        <w:bookmarkEnd w:id="682"/>
        <w:tc>
          <w:tcPr>
            <w:tcW w:w="4166" w:type="pct"/>
            <w:hideMark/>
            <w:tcPrChange w:id="698"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699" w:author="Miguel Centeno Muñoz" w:date="2014-07-30T19:48:00Z">
                <w:pPr>
                  <w:numPr>
                    <w:numId w:val="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00"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701" w:author="Miguel Centeno Muñoz" w:date="2014-07-30T19:48:00Z">
                  <w:rPr>
                    <w:rFonts w:eastAsiaTheme="minorHAnsi" w:cstheme="minorBidi"/>
                    <w:color w:val="auto"/>
                  </w:rPr>
                </w:rPrChange>
              </w:rPr>
            </w:pPr>
            <w:r w:rsidRPr="00522C83">
              <w:rPr>
                <w:b/>
                <w:rPrChange w:id="702" w:author="Miguel Centeno Muñoz" w:date="2014-07-30T19:48:00Z">
                  <w:rPr/>
                </w:rPrChange>
              </w:rPr>
              <w:t>Fuentes</w:t>
            </w:r>
          </w:p>
        </w:tc>
        <w:tc>
          <w:tcPr>
            <w:tcW w:w="4166" w:type="pct"/>
            <w:hideMark/>
            <w:tcPrChange w:id="703"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704" w:author="Miguel Centeno Muñoz" w:date="2014-07-30T19:48:00Z">
                <w:pPr>
                  <w:numPr>
                    <w:numId w:val="5"/>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05" w:author="Miguel Centeno Muñoz" w:date="2014-07-30T19:56:00Z">
              <w:tcPr>
                <w:tcW w:w="0" w:type="auto"/>
                <w:gridSpan w:val="2"/>
                <w:hideMark/>
              </w:tcPr>
            </w:tcPrChange>
          </w:tcPr>
          <w:p w:rsidR="00C96693" w:rsidRPr="00522C83" w:rsidRDefault="00C96693">
            <w:pPr>
              <w:spacing w:after="200" w:line="276" w:lineRule="auto"/>
              <w:rPr>
                <w:b/>
                <w:rPrChange w:id="706" w:author="Miguel Centeno Muñoz" w:date="2014-07-30T19:48:00Z">
                  <w:rPr>
                    <w:rFonts w:eastAsiaTheme="minorHAnsi" w:cstheme="minorBidi"/>
                    <w:color w:val="auto"/>
                  </w:rPr>
                </w:rPrChange>
              </w:rPr>
            </w:pPr>
            <w:r w:rsidRPr="00522C83">
              <w:rPr>
                <w:b/>
                <w:rPrChange w:id="707" w:author="Miguel Centeno Muñoz" w:date="2014-07-30T19:48:00Z">
                  <w:rPr/>
                </w:rPrChange>
              </w:rPr>
              <w:t>Descripción</w:t>
            </w:r>
          </w:p>
        </w:tc>
        <w:tc>
          <w:tcPr>
            <w:tcW w:w="4166" w:type="pct"/>
            <w:hideMark/>
            <w:tcPrChange w:id="708" w:author="Miguel Centeno Muñoz" w:date="2014-07-30T19:56:00Z">
              <w:tcPr>
                <w:tcW w:w="0" w:type="auto"/>
                <w:hideMark/>
              </w:tcPr>
            </w:tcPrChange>
          </w:tcPr>
          <w:p w:rsidR="00C96693" w:rsidRPr="00522C83" w:rsidRDefault="00C96693">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709" w:author="Miguel Centeno Muñoz" w:date="2014-07-30T19:49:00Z">
                  <w:rPr>
                    <w:rFonts w:eastAsiaTheme="minorHAnsi" w:cstheme="minorBidi"/>
                    <w:color w:val="auto"/>
                  </w:rPr>
                </w:rPrChange>
              </w:rPr>
            </w:pPr>
            <w:r w:rsidRPr="00522C83">
              <w:rPr>
                <w:rFonts w:ascii="Arial" w:hAnsi="Arial" w:cs="Arial"/>
                <w:sz w:val="20"/>
                <w:szCs w:val="20"/>
                <w:rPrChange w:id="710" w:author="Miguel Centeno Muñoz" w:date="2014-07-30T19:49:00Z">
                  <w:rPr/>
                </w:rPrChange>
              </w:rPr>
              <w:t xml:space="preserve">El sistema deberá </w:t>
            </w:r>
            <w:r w:rsidRPr="00522C83">
              <w:rPr>
                <w:rStyle w:val="nfasis"/>
                <w:rFonts w:ascii="Arial" w:hAnsi="Arial" w:cs="Arial"/>
                <w:sz w:val="20"/>
                <w:szCs w:val="20"/>
                <w:rPrChange w:id="711" w:author="Miguel Centeno Muñoz" w:date="2014-07-30T19:49:00Z">
                  <w:rPr>
                    <w:rStyle w:val="nfasis"/>
                    <w:rFonts w:ascii="Arial" w:hAnsi="Arial" w:cs="Arial"/>
                  </w:rPr>
                </w:rPrChange>
              </w:rPr>
              <w:t xml:space="preserve">gestionar toda la información referida a las rutas, </w:t>
            </w:r>
            <w:del w:id="712" w:author="Miguel Centeno Muñoz" w:date="2014-07-30T19:52:00Z">
              <w:r w:rsidRPr="00522C83" w:rsidDel="00522C83">
                <w:rPr>
                  <w:rStyle w:val="nfasis"/>
                  <w:rFonts w:ascii="Arial" w:hAnsi="Arial" w:cs="Arial"/>
                  <w:sz w:val="20"/>
                  <w:szCs w:val="20"/>
                  <w:rPrChange w:id="713" w:author="Miguel Centeno Muñoz" w:date="2014-07-30T19:49:00Z">
                    <w:rPr>
                      <w:rStyle w:val="nfasis"/>
                      <w:rFonts w:ascii="Arial" w:hAnsi="Arial" w:cs="Arial"/>
                    </w:rPr>
                  </w:rPrChange>
                </w:rPr>
                <w:delText xml:space="preserve">indluyendo </w:delText>
              </w:r>
            </w:del>
            <w:ins w:id="714"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715"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716" w:author="Miguel Centeno Muñoz" w:date="2014-07-30T19:49:00Z">
                  <w:rPr>
                    <w:rStyle w:val="nfasis"/>
                    <w:rFonts w:ascii="Arial" w:hAnsi="Arial" w:cs="Arial"/>
                  </w:rPr>
                </w:rPrChange>
              </w:rPr>
              <w:t xml:space="preserve">la creación, modificación </w:t>
            </w:r>
            <w:ins w:id="717" w:author="Miguel Centeno Muñoz" w:date="2014-07-30T19:52:00Z">
              <w:r w:rsidR="00522C83">
                <w:rPr>
                  <w:rStyle w:val="nfasis"/>
                  <w:rFonts w:ascii="Arial" w:hAnsi="Arial" w:cs="Arial"/>
                  <w:sz w:val="20"/>
                  <w:szCs w:val="20"/>
                </w:rPr>
                <w:t>y eliminación</w:t>
              </w:r>
            </w:ins>
            <w:ins w:id="718"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719" w:author="Miguel Centeno Muñoz" w:date="2014-07-30T19:49:00Z">
                  <w:rPr>
                    <w:rStyle w:val="nfasis"/>
                    <w:rFonts w:ascii="Arial" w:hAnsi="Arial" w:cs="Arial"/>
                  </w:rPr>
                </w:rPrChange>
              </w:rPr>
              <w:t>de las mismas.</w:t>
            </w:r>
            <w:r w:rsidRPr="00522C83">
              <w:rPr>
                <w:rFonts w:ascii="Arial" w:hAnsi="Arial" w:cs="Arial"/>
                <w:sz w:val="20"/>
                <w:szCs w:val="20"/>
                <w:rPrChange w:id="720"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21" w:author="Miguel Centeno Muñoz" w:date="2014-07-30T19:56:00Z">
              <w:tcPr>
                <w:tcW w:w="0" w:type="auto"/>
                <w:hideMark/>
              </w:tcPr>
            </w:tcPrChange>
          </w:tcPr>
          <w:p w:rsidR="00C96693" w:rsidRPr="00522C83" w:rsidRDefault="00522C83">
            <w:pPr>
              <w:spacing w:after="200" w:line="276" w:lineRule="auto"/>
              <w:cnfStyle w:val="001000100000" w:firstRow="0" w:lastRow="0" w:firstColumn="1" w:lastColumn="0" w:oddVBand="0" w:evenVBand="0" w:oddHBand="1" w:evenHBand="0" w:firstRowFirstColumn="0" w:firstRowLastColumn="0" w:lastRowFirstColumn="0" w:lastRowLastColumn="0"/>
              <w:rPr>
                <w:b/>
                <w:rPrChange w:id="722" w:author="Miguel Centeno Muñoz" w:date="2014-07-30T19:48:00Z">
                  <w:rPr>
                    <w:rFonts w:eastAsiaTheme="minorHAnsi" w:cstheme="minorBidi"/>
                    <w:color w:val="auto"/>
                  </w:rPr>
                </w:rPrChange>
              </w:rPr>
            </w:pPr>
            <w:proofErr w:type="spellStart"/>
            <w:ins w:id="723" w:author="Miguel Centeno Muñoz" w:date="2014-07-30T19:55:00Z">
              <w:r>
                <w:rPr>
                  <w:b/>
                </w:rPr>
                <w:t>Subo</w:t>
              </w:r>
            </w:ins>
            <w:ins w:id="724" w:author="Miguel Centeno Muñoz" w:date="2014-07-30T19:56:00Z">
              <w:r>
                <w:rPr>
                  <w:b/>
                </w:rPr>
                <w:t>bjetivos</w:t>
              </w:r>
            </w:ins>
            <w:proofErr w:type="spellEnd"/>
            <w:del w:id="725" w:author="Miguel Centeno Muñoz" w:date="2014-07-30T19:45:00Z">
              <w:r w:rsidR="00C96693" w:rsidRPr="00522C83" w:rsidDel="001B1400">
                <w:rPr>
                  <w:b/>
                  <w:rPrChange w:id="726" w:author="Miguel Centeno Muñoz" w:date="2014-07-30T19:48:00Z">
                    <w:rPr/>
                  </w:rPrChange>
                </w:rPr>
                <w:delText>Subobjetivos</w:delText>
              </w:r>
            </w:del>
          </w:p>
        </w:tc>
        <w:tc>
          <w:tcPr>
            <w:tcW w:w="4166" w:type="pct"/>
            <w:tcPrChange w:id="727"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728" w:author="Miguel Centeno Muñoz" w:date="2014-07-30T19:57:00Z"/>
                <w:rFonts w:eastAsiaTheme="minorHAnsi" w:cstheme="minorBidi"/>
                <w:color w:val="auto"/>
              </w:rPr>
              <w:pPrChange w:id="729"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30" w:name="OBJ-0005"/>
            <w:ins w:id="731" w:author="Miguel Centeno Muñoz" w:date="2014-07-30T19:56:00Z">
              <w:r>
                <w:t>[</w:t>
              </w:r>
            </w:ins>
            <w:ins w:id="732" w:author="Miguel Centeno Muñoz" w:date="2014-07-30T19:57:00Z">
              <w:r>
                <w:t>OBJ-0003</w:t>
              </w:r>
            </w:ins>
            <w:ins w:id="733" w:author="Miguel Centeno Muñoz" w:date="2014-07-30T19:56:00Z">
              <w:r>
                <w:t>]</w:t>
              </w:r>
            </w:ins>
            <w:ins w:id="734"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735" w:author="Miguel Centeno Muñoz" w:date="2014-07-30T19:48:00Z"/>
                <w:rFonts w:eastAsiaTheme="minorHAnsi" w:cstheme="minorBidi"/>
                <w:color w:val="auto"/>
              </w:rPr>
              <w:pPrChange w:id="736"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737" w:author="Miguel Centeno Muñoz" w:date="2014-07-30T19:57:00Z">
              <w:r>
                <w:t>[OBJ-0004] Gestión Comentarios sobre Rutas</w:t>
              </w:r>
            </w:ins>
            <w:del w:id="738" w:author="Miguel Centeno Muñoz" w:date="2014-07-30T19:48:00Z">
              <w:r w:rsidR="00C96693" w:rsidDel="00522C83">
                <w:delText>[OBJ-000</w:delText>
              </w:r>
            </w:del>
            <w:del w:id="739" w:author="Miguel Centeno Muñoz" w:date="2014-07-27T12:23:00Z">
              <w:r w:rsidR="00C96693" w:rsidDel="00E6714C">
                <w:delText>5</w:delText>
              </w:r>
            </w:del>
            <w:del w:id="740"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741" w:author="Miguel Centeno Muñoz" w:date="2014-07-30T19:48:00Z"/>
                <w:rFonts w:eastAsiaTheme="minorHAnsi" w:cstheme="minorBidi"/>
                <w:color w:val="auto"/>
              </w:rPr>
              <w:pPrChange w:id="742"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43" w:name="OBJ-0006"/>
            <w:bookmarkEnd w:id="730"/>
            <w:del w:id="744" w:author="Miguel Centeno Muñoz" w:date="2014-07-30T19:48:00Z">
              <w:r w:rsidDel="00522C83">
                <w:delText>[OBJ-000</w:delText>
              </w:r>
            </w:del>
            <w:del w:id="745" w:author="Miguel Centeno Muñoz" w:date="2014-07-27T12:23:00Z">
              <w:r w:rsidDel="00E6714C">
                <w:delText>6</w:delText>
              </w:r>
            </w:del>
            <w:del w:id="746"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747"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48" w:name="OBJ-0007"/>
            <w:bookmarkEnd w:id="743"/>
            <w:del w:id="749" w:author="Miguel Centeno Muñoz" w:date="2014-07-30T19:48:00Z">
              <w:r w:rsidDel="00522C83">
                <w:delText>[OBJ-000</w:delText>
              </w:r>
            </w:del>
            <w:del w:id="750" w:author="Miguel Centeno Muñoz" w:date="2014-07-27T12:23:00Z">
              <w:r w:rsidDel="00E6714C">
                <w:delText>7</w:delText>
              </w:r>
            </w:del>
            <w:del w:id="751"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748"/>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52" w:author="Miguel Centeno Muñoz" w:date="2014-07-30T19:56:00Z">
              <w:tcPr>
                <w:tcW w:w="0" w:type="auto"/>
                <w:gridSpan w:val="2"/>
                <w:hideMark/>
              </w:tcPr>
            </w:tcPrChange>
          </w:tcPr>
          <w:p w:rsidR="00C96693" w:rsidRPr="00522C83" w:rsidRDefault="00C96693">
            <w:pPr>
              <w:spacing w:after="200" w:line="276" w:lineRule="auto"/>
              <w:rPr>
                <w:b/>
                <w:rPrChange w:id="753" w:author="Miguel Centeno Muñoz" w:date="2014-07-30T19:48:00Z">
                  <w:rPr>
                    <w:rFonts w:eastAsiaTheme="minorHAnsi" w:cstheme="minorBidi"/>
                    <w:color w:val="auto"/>
                  </w:rPr>
                </w:rPrChange>
              </w:rPr>
            </w:pPr>
            <w:r w:rsidRPr="00522C83">
              <w:rPr>
                <w:b/>
                <w:rPrChange w:id="754" w:author="Miguel Centeno Muñoz" w:date="2014-07-30T19:48:00Z">
                  <w:rPr/>
                </w:rPrChange>
              </w:rPr>
              <w:t>Importancia</w:t>
            </w:r>
          </w:p>
        </w:tc>
        <w:tc>
          <w:tcPr>
            <w:tcW w:w="4166" w:type="pct"/>
            <w:hideMark/>
            <w:tcPrChange w:id="755"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56"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757" w:author="Miguel Centeno Muñoz" w:date="2014-07-30T19:48:00Z">
                  <w:rPr>
                    <w:rFonts w:eastAsiaTheme="minorHAnsi" w:cstheme="minorBidi"/>
                    <w:color w:val="auto"/>
                  </w:rPr>
                </w:rPrChange>
              </w:rPr>
            </w:pPr>
            <w:r w:rsidRPr="00522C83">
              <w:rPr>
                <w:b/>
                <w:rPrChange w:id="758" w:author="Miguel Centeno Muñoz" w:date="2014-07-30T19:48:00Z">
                  <w:rPr/>
                </w:rPrChange>
              </w:rPr>
              <w:t>Urgencia</w:t>
            </w:r>
          </w:p>
        </w:tc>
        <w:tc>
          <w:tcPr>
            <w:tcW w:w="4166" w:type="pct"/>
            <w:hideMark/>
            <w:tcPrChange w:id="759"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60" w:author="Miguel Centeno Muñoz" w:date="2014-07-30T19:56:00Z">
              <w:tcPr>
                <w:tcW w:w="0" w:type="auto"/>
                <w:gridSpan w:val="2"/>
                <w:hideMark/>
              </w:tcPr>
            </w:tcPrChange>
          </w:tcPr>
          <w:p w:rsidR="00C96693" w:rsidRPr="00522C83" w:rsidRDefault="00C96693">
            <w:pPr>
              <w:spacing w:after="200" w:line="276" w:lineRule="auto"/>
              <w:rPr>
                <w:b/>
                <w:rPrChange w:id="761" w:author="Miguel Centeno Muñoz" w:date="2014-07-30T19:48:00Z">
                  <w:rPr>
                    <w:rFonts w:eastAsiaTheme="minorHAnsi" w:cstheme="minorBidi"/>
                    <w:color w:val="auto"/>
                  </w:rPr>
                </w:rPrChange>
              </w:rPr>
            </w:pPr>
            <w:r w:rsidRPr="00522C83">
              <w:rPr>
                <w:b/>
                <w:rPrChange w:id="762" w:author="Miguel Centeno Muñoz" w:date="2014-07-30T19:48:00Z">
                  <w:rPr/>
                </w:rPrChange>
              </w:rPr>
              <w:lastRenderedPageBreak/>
              <w:t>Estado</w:t>
            </w:r>
          </w:p>
        </w:tc>
        <w:tc>
          <w:tcPr>
            <w:tcW w:w="4166" w:type="pct"/>
            <w:hideMark/>
            <w:tcPrChange w:id="763"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64"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765" w:author="Miguel Centeno Muñoz" w:date="2014-07-30T19:48:00Z">
                  <w:rPr>
                    <w:rFonts w:eastAsiaTheme="minorHAnsi" w:cstheme="minorBidi"/>
                    <w:color w:val="auto"/>
                  </w:rPr>
                </w:rPrChange>
              </w:rPr>
            </w:pPr>
            <w:r w:rsidRPr="00522C83">
              <w:rPr>
                <w:b/>
                <w:rPrChange w:id="766" w:author="Miguel Centeno Muñoz" w:date="2014-07-30T19:48:00Z">
                  <w:rPr/>
                </w:rPrChange>
              </w:rPr>
              <w:t>Estabilidad</w:t>
            </w:r>
          </w:p>
        </w:tc>
        <w:tc>
          <w:tcPr>
            <w:tcW w:w="4166" w:type="pct"/>
            <w:hideMark/>
            <w:tcPrChange w:id="767"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68" w:author="Miguel Centeno Muñoz" w:date="2014-07-30T19:56:00Z">
              <w:tcPr>
                <w:tcW w:w="0" w:type="auto"/>
                <w:gridSpan w:val="2"/>
                <w:hideMark/>
              </w:tcPr>
            </w:tcPrChange>
          </w:tcPr>
          <w:p w:rsidR="00C96693" w:rsidRPr="00522C83" w:rsidRDefault="00C96693">
            <w:pPr>
              <w:spacing w:after="200" w:line="276" w:lineRule="auto"/>
              <w:rPr>
                <w:b/>
                <w:rPrChange w:id="769" w:author="Miguel Centeno Muñoz" w:date="2014-07-30T19:48:00Z">
                  <w:rPr>
                    <w:rFonts w:eastAsiaTheme="minorHAnsi" w:cstheme="minorBidi"/>
                    <w:color w:val="auto"/>
                  </w:rPr>
                </w:rPrChange>
              </w:rPr>
            </w:pPr>
            <w:r w:rsidRPr="00522C83">
              <w:rPr>
                <w:b/>
                <w:rPrChange w:id="770" w:author="Miguel Centeno Muñoz" w:date="2014-07-30T19:48:00Z">
                  <w:rPr/>
                </w:rPrChange>
              </w:rPr>
              <w:t>Comentarios</w:t>
            </w:r>
          </w:p>
        </w:tc>
        <w:tc>
          <w:tcPr>
            <w:tcW w:w="4166" w:type="pct"/>
            <w:hideMark/>
            <w:tcPrChange w:id="771"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772" w:author="Miguel Centeno Muñoz" w:date="2014-07-27T12:50:00Z"/>
        </w:rPr>
      </w:pPr>
    </w:p>
    <w:tbl>
      <w:tblPr>
        <w:tblStyle w:val="Listamedia2-nfasis2"/>
        <w:tblW w:w="5000" w:type="pct"/>
        <w:tblLook w:val="04A0" w:firstRow="1" w:lastRow="0" w:firstColumn="1" w:lastColumn="0" w:noHBand="0" w:noVBand="1"/>
        <w:tblPrChange w:id="773"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774">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775" w:author="Miguel Centeno Muñoz" w:date="2014-07-27T12:50:00Z"/>
          <w:trPrChange w:id="776"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777"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spacing w:after="200" w:line="276" w:lineRule="auto"/>
              <w:cnfStyle w:val="101000000100" w:firstRow="1" w:lastRow="0" w:firstColumn="1" w:lastColumn="0" w:oddVBand="0" w:evenVBand="0" w:oddHBand="0" w:evenHBand="0" w:firstRowFirstColumn="1" w:firstRowLastColumn="0" w:lastRowFirstColumn="0" w:lastRowLastColumn="0"/>
              <w:rPr>
                <w:ins w:id="778" w:author="Miguel Centeno Muñoz" w:date="2014-07-27T12:50:00Z"/>
                <w:b/>
                <w:rPrChange w:id="779" w:author="Miguel Centeno Muñoz" w:date="2014-07-30T19:59:00Z">
                  <w:rPr>
                    <w:ins w:id="780" w:author="Miguel Centeno Muñoz" w:date="2014-07-27T12:50:00Z"/>
                    <w:rFonts w:eastAsiaTheme="minorHAnsi" w:cstheme="minorBidi"/>
                    <w:color w:val="auto"/>
                    <w:sz w:val="22"/>
                    <w:szCs w:val="22"/>
                  </w:rPr>
                </w:rPrChange>
              </w:rPr>
            </w:pPr>
            <w:bookmarkStart w:id="781" w:name="OBJ-0028"/>
            <w:ins w:id="782" w:author="Miguel Centeno Muñoz" w:date="2014-07-27T12:50:00Z">
              <w:r w:rsidRPr="00E0129F">
                <w:rPr>
                  <w:b/>
                  <w:rPrChange w:id="783" w:author="Miguel Centeno Muñoz" w:date="2014-07-30T19:59:00Z">
                    <w:rPr/>
                  </w:rPrChange>
                </w:rPr>
                <w:t>OBJ-000</w:t>
              </w:r>
            </w:ins>
            <w:ins w:id="784" w:author="Miguel Centeno Muñoz" w:date="2014-07-30T19:55:00Z">
              <w:r w:rsidRPr="00E0129F">
                <w:rPr>
                  <w:b/>
                  <w:rPrChange w:id="785" w:author="Miguel Centeno Muñoz" w:date="2014-07-30T19:59:00Z">
                    <w:rPr/>
                  </w:rPrChange>
                </w:rPr>
                <w:t>3</w:t>
              </w:r>
            </w:ins>
          </w:p>
        </w:tc>
        <w:tc>
          <w:tcPr>
            <w:tcW w:w="5000" w:type="pct"/>
            <w:hideMark/>
            <w:tcPrChange w:id="786"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spacing w:after="200" w:line="276" w:lineRule="auto"/>
              <w:cnfStyle w:val="100000000000" w:firstRow="1" w:lastRow="0" w:firstColumn="0" w:lastColumn="0" w:oddVBand="0" w:evenVBand="0" w:oddHBand="0" w:evenHBand="0" w:firstRowFirstColumn="0" w:firstRowLastColumn="0" w:lastRowFirstColumn="0" w:lastRowLastColumn="0"/>
              <w:rPr>
                <w:ins w:id="787" w:author="Miguel Centeno Muñoz" w:date="2014-07-27T12:50:00Z"/>
                <w:b/>
                <w:rPrChange w:id="788" w:author="Miguel Centeno Muñoz" w:date="2014-07-30T19:59:00Z">
                  <w:rPr>
                    <w:ins w:id="789" w:author="Miguel Centeno Muñoz" w:date="2014-07-27T12:50:00Z"/>
                    <w:rFonts w:eastAsiaTheme="minorHAnsi" w:cstheme="minorBidi"/>
                    <w:color w:val="auto"/>
                    <w:sz w:val="22"/>
                    <w:szCs w:val="22"/>
                  </w:rPr>
                </w:rPrChange>
              </w:rPr>
            </w:pPr>
            <w:ins w:id="790" w:author="Miguel Centeno Muñoz" w:date="2014-07-30T19:55:00Z">
              <w:r w:rsidRPr="00E0129F">
                <w:rPr>
                  <w:b/>
                  <w:rPrChange w:id="791" w:author="Miguel Centeno Muñoz" w:date="2014-07-30T19:59:00Z">
                    <w:rPr/>
                  </w:rPrChange>
                </w:rPr>
                <w:t xml:space="preserve">Gestión </w:t>
              </w:r>
            </w:ins>
            <w:ins w:id="792" w:author="Miguel Centeno Muñoz" w:date="2014-07-30T19:57:00Z">
              <w:r w:rsidR="00E0129F" w:rsidRPr="00E0129F">
                <w:rPr>
                  <w:b/>
                  <w:rPrChange w:id="793"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794" w:author="Miguel Centeno Muñoz" w:date="2014-07-27T12:50:00Z"/>
          <w:trPrChange w:id="795"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797" w:author="Miguel Centeno Muñoz" w:date="2014-07-27T12:50:00Z"/>
                <w:b/>
                <w:rPrChange w:id="798" w:author="Miguel Centeno Muñoz" w:date="2014-07-30T19:59:00Z">
                  <w:rPr>
                    <w:ins w:id="799" w:author="Miguel Centeno Muñoz" w:date="2014-07-27T12:50:00Z"/>
                    <w:rFonts w:eastAsiaTheme="minorHAnsi" w:cstheme="minorBidi"/>
                    <w:color w:val="auto"/>
                  </w:rPr>
                </w:rPrChange>
              </w:rPr>
            </w:pPr>
            <w:ins w:id="800" w:author="Miguel Centeno Muñoz" w:date="2014-07-27T12:50:00Z">
              <w:r w:rsidRPr="00E0129F">
                <w:rPr>
                  <w:b/>
                  <w:rPrChange w:id="801" w:author="Miguel Centeno Muñoz" w:date="2014-07-30T19:59:00Z">
                    <w:rPr/>
                  </w:rPrChange>
                </w:rPr>
                <w:t>Versión</w:t>
              </w:r>
            </w:ins>
          </w:p>
        </w:tc>
        <w:tc>
          <w:tcPr>
            <w:tcW w:w="0" w:type="auto"/>
            <w:hideMark/>
            <w:tcPrChange w:id="80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03" w:author="Miguel Centeno Muñoz" w:date="2014-07-27T12:50:00Z"/>
              </w:rPr>
            </w:pPr>
            <w:ins w:id="804" w:author="Miguel Centeno Muñoz" w:date="2014-07-27T12:50:00Z">
              <w:r>
                <w:t xml:space="preserve">1.0 ( 27/07/2014 ) </w:t>
              </w:r>
            </w:ins>
          </w:p>
        </w:tc>
      </w:tr>
      <w:tr w:rsidR="00FD7EF9" w:rsidTr="00FD7EF9">
        <w:trPr>
          <w:ins w:id="805" w:author="Miguel Centeno Muñoz" w:date="2014-07-27T12:50:00Z"/>
          <w:trPrChange w:id="80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0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08" w:author="Miguel Centeno Muñoz" w:date="2014-07-27T12:50:00Z"/>
                <w:b/>
                <w:rPrChange w:id="809" w:author="Miguel Centeno Muñoz" w:date="2014-07-30T19:59:00Z">
                  <w:rPr>
                    <w:ins w:id="810" w:author="Miguel Centeno Muñoz" w:date="2014-07-27T12:50:00Z"/>
                    <w:rFonts w:eastAsiaTheme="minorHAnsi" w:cstheme="minorBidi"/>
                    <w:color w:val="auto"/>
                  </w:rPr>
                </w:rPrChange>
              </w:rPr>
            </w:pPr>
            <w:ins w:id="811" w:author="Miguel Centeno Muñoz" w:date="2014-07-27T12:50:00Z">
              <w:r w:rsidRPr="00E0129F">
                <w:rPr>
                  <w:b/>
                  <w:rPrChange w:id="812" w:author="Miguel Centeno Muñoz" w:date="2014-07-30T19:59:00Z">
                    <w:rPr/>
                  </w:rPrChange>
                </w:rPr>
                <w:t>Autores</w:t>
              </w:r>
            </w:ins>
          </w:p>
        </w:tc>
        <w:bookmarkEnd w:id="781"/>
        <w:tc>
          <w:tcPr>
            <w:tcW w:w="0" w:type="auto"/>
            <w:hideMark/>
            <w:tcPrChange w:id="81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14" w:author="Miguel Centeno Muñoz" w:date="2014-07-27T12:50:00Z"/>
                <w:rFonts w:eastAsiaTheme="minorHAnsi" w:cstheme="minorBidi"/>
                <w:color w:val="auto"/>
              </w:rPr>
              <w:pPrChange w:id="815" w:author="Miguel Centeno Muñoz" w:date="2014-07-30T19:58:00Z">
                <w:pPr>
                  <w:numPr>
                    <w:numId w:val="4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816" w:author="Miguel Centeno Muñoz" w:date="2014-07-27T12:50:00Z">
              <w:r w:rsidRPr="00FD7EF9">
                <w:rPr>
                  <w:rFonts w:cstheme="minorBidi"/>
                  <w:color w:val="auto"/>
                  <w:rPrChange w:id="817"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818" w:author="Miguel Centeno Muñoz" w:date="2014-07-27T12:50:00Z"/>
          <w:trPrChange w:id="81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2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21" w:author="Miguel Centeno Muñoz" w:date="2014-07-27T12:50:00Z"/>
                <w:b/>
                <w:rPrChange w:id="822" w:author="Miguel Centeno Muñoz" w:date="2014-07-30T19:59:00Z">
                  <w:rPr>
                    <w:ins w:id="823" w:author="Miguel Centeno Muñoz" w:date="2014-07-27T12:50:00Z"/>
                    <w:rFonts w:eastAsiaTheme="minorHAnsi" w:cstheme="minorBidi"/>
                    <w:color w:val="auto"/>
                  </w:rPr>
                </w:rPrChange>
              </w:rPr>
            </w:pPr>
            <w:ins w:id="824" w:author="Miguel Centeno Muñoz" w:date="2014-07-27T12:50:00Z">
              <w:r w:rsidRPr="00E0129F">
                <w:rPr>
                  <w:b/>
                  <w:rPrChange w:id="825" w:author="Miguel Centeno Muñoz" w:date="2014-07-30T19:59:00Z">
                    <w:rPr/>
                  </w:rPrChange>
                </w:rPr>
                <w:t>Fuentes</w:t>
              </w:r>
            </w:ins>
          </w:p>
        </w:tc>
        <w:tc>
          <w:tcPr>
            <w:tcW w:w="0" w:type="auto"/>
            <w:hideMark/>
            <w:tcPrChange w:id="82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27" w:author="Miguel Centeno Muñoz" w:date="2014-07-27T12:50:00Z"/>
                <w:rFonts w:eastAsiaTheme="minorHAnsi" w:cstheme="minorBidi"/>
                <w:color w:val="auto"/>
              </w:rPr>
              <w:pPrChange w:id="828" w:author="Miguel Centeno Muñoz" w:date="2014-07-30T19:58:00Z">
                <w:pPr>
                  <w:numPr>
                    <w:numId w:val="4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829" w:author="Miguel Centeno Muñoz" w:date="2014-07-27T12:50:00Z">
              <w:r w:rsidRPr="00FD7EF9">
                <w:rPr>
                  <w:rFonts w:cstheme="minorBidi"/>
                  <w:color w:val="auto"/>
                  <w:rPrChange w:id="830"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831" w:author="Miguel Centeno Muñoz" w:date="2014-07-27T12:50:00Z"/>
          <w:trPrChange w:id="83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3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34" w:author="Miguel Centeno Muñoz" w:date="2014-07-27T12:50:00Z"/>
                <w:b/>
                <w:rPrChange w:id="835" w:author="Miguel Centeno Muñoz" w:date="2014-07-30T19:59:00Z">
                  <w:rPr>
                    <w:ins w:id="836" w:author="Miguel Centeno Muñoz" w:date="2014-07-27T12:50:00Z"/>
                    <w:rFonts w:eastAsiaTheme="minorHAnsi" w:cstheme="minorBidi"/>
                    <w:color w:val="auto"/>
                  </w:rPr>
                </w:rPrChange>
              </w:rPr>
            </w:pPr>
            <w:ins w:id="837" w:author="Miguel Centeno Muñoz" w:date="2014-07-27T12:50:00Z">
              <w:r w:rsidRPr="00E0129F">
                <w:rPr>
                  <w:b/>
                  <w:rPrChange w:id="838" w:author="Miguel Centeno Muñoz" w:date="2014-07-30T19:59:00Z">
                    <w:rPr/>
                  </w:rPrChange>
                </w:rPr>
                <w:t>Descripción</w:t>
              </w:r>
            </w:ins>
          </w:p>
        </w:tc>
        <w:tc>
          <w:tcPr>
            <w:tcW w:w="0" w:type="auto"/>
            <w:hideMark/>
            <w:tcPrChange w:id="83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0000000000" w:firstRow="0" w:lastRow="0" w:firstColumn="0" w:lastColumn="0" w:oddVBand="0" w:evenVBand="0" w:oddHBand="0" w:evenHBand="0" w:firstRowFirstColumn="0" w:firstRowLastColumn="0" w:lastRowFirstColumn="0" w:lastRowLastColumn="0"/>
              <w:rPr>
                <w:ins w:id="840" w:author="Miguel Centeno Muñoz" w:date="2014-07-27T12:50:00Z"/>
                <w:rFonts w:ascii="Arial" w:hAnsi="Arial" w:cs="Arial"/>
                <w:sz w:val="20"/>
                <w:szCs w:val="20"/>
                <w:rPrChange w:id="841" w:author="Miguel Centeno Muñoz" w:date="2014-07-30T19:58:00Z">
                  <w:rPr>
                    <w:ins w:id="842" w:author="Miguel Centeno Muñoz" w:date="2014-07-27T12:50:00Z"/>
                    <w:rFonts w:eastAsiaTheme="minorHAnsi" w:cstheme="minorBidi"/>
                    <w:color w:val="auto"/>
                  </w:rPr>
                </w:rPrChange>
              </w:rPr>
            </w:pPr>
            <w:ins w:id="843" w:author="Miguel Centeno Muñoz" w:date="2014-07-27T12:50:00Z">
              <w:r w:rsidRPr="00E0129F">
                <w:rPr>
                  <w:rFonts w:ascii="Arial" w:hAnsi="Arial" w:cs="Arial"/>
                  <w:sz w:val="20"/>
                  <w:szCs w:val="20"/>
                  <w:rPrChange w:id="844" w:author="Miguel Centeno Muñoz" w:date="2014-07-30T19:58:00Z">
                    <w:rPr/>
                  </w:rPrChange>
                </w:rPr>
                <w:t xml:space="preserve">El sistema deberá </w:t>
              </w:r>
              <w:r w:rsidRPr="00E0129F">
                <w:rPr>
                  <w:rStyle w:val="nfasis"/>
                  <w:rFonts w:ascii="Arial" w:hAnsi="Arial" w:cs="Arial"/>
                  <w:sz w:val="20"/>
                  <w:szCs w:val="20"/>
                  <w:rPrChange w:id="845"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846" w:author="Miguel Centeno Muñoz" w:date="2014-07-27T12:50:00Z"/>
          <w:trPrChange w:id="84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4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49" w:author="Miguel Centeno Muñoz" w:date="2014-07-27T12:50:00Z"/>
                <w:b/>
                <w:rPrChange w:id="850" w:author="Miguel Centeno Muñoz" w:date="2014-07-30T19:59:00Z">
                  <w:rPr>
                    <w:ins w:id="851" w:author="Miguel Centeno Muñoz" w:date="2014-07-27T12:50:00Z"/>
                    <w:rFonts w:eastAsiaTheme="minorHAnsi" w:cstheme="minorBidi"/>
                    <w:color w:val="auto"/>
                  </w:rPr>
                </w:rPrChange>
              </w:rPr>
            </w:pPr>
            <w:proofErr w:type="spellStart"/>
            <w:ins w:id="852" w:author="Miguel Centeno Muñoz" w:date="2014-07-27T12:50:00Z">
              <w:r w:rsidRPr="00E0129F">
                <w:rPr>
                  <w:b/>
                  <w:rPrChange w:id="853" w:author="Miguel Centeno Muñoz" w:date="2014-07-30T19:59:00Z">
                    <w:rPr/>
                  </w:rPrChange>
                </w:rPr>
                <w:t>Subobjetivos</w:t>
              </w:r>
              <w:proofErr w:type="spellEnd"/>
            </w:ins>
          </w:p>
        </w:tc>
        <w:tc>
          <w:tcPr>
            <w:tcW w:w="0" w:type="auto"/>
            <w:hideMark/>
            <w:tcPrChange w:id="85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55" w:author="Miguel Centeno Muñoz" w:date="2014-07-27T12:50:00Z"/>
              </w:rPr>
            </w:pPr>
            <w:ins w:id="856" w:author="Miguel Centeno Muñoz" w:date="2014-07-27T12:50:00Z">
              <w:r>
                <w:t>Ninguno</w:t>
              </w:r>
            </w:ins>
          </w:p>
        </w:tc>
      </w:tr>
      <w:tr w:rsidR="00FD7EF9" w:rsidTr="00FD7EF9">
        <w:trPr>
          <w:ins w:id="857" w:author="Miguel Centeno Muñoz" w:date="2014-07-27T12:50:00Z"/>
          <w:trPrChange w:id="85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5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60" w:author="Miguel Centeno Muñoz" w:date="2014-07-27T12:50:00Z"/>
                <w:b/>
                <w:rPrChange w:id="861" w:author="Miguel Centeno Muñoz" w:date="2014-07-30T19:59:00Z">
                  <w:rPr>
                    <w:ins w:id="862" w:author="Miguel Centeno Muñoz" w:date="2014-07-27T12:50:00Z"/>
                    <w:rFonts w:eastAsiaTheme="minorHAnsi" w:cstheme="minorBidi"/>
                    <w:color w:val="auto"/>
                  </w:rPr>
                </w:rPrChange>
              </w:rPr>
            </w:pPr>
            <w:ins w:id="863" w:author="Miguel Centeno Muñoz" w:date="2014-07-27T12:50:00Z">
              <w:r w:rsidRPr="00E0129F">
                <w:rPr>
                  <w:b/>
                  <w:rPrChange w:id="864" w:author="Miguel Centeno Muñoz" w:date="2014-07-30T19:59:00Z">
                    <w:rPr/>
                  </w:rPrChange>
                </w:rPr>
                <w:t>Importancia</w:t>
              </w:r>
            </w:ins>
          </w:p>
        </w:tc>
        <w:tc>
          <w:tcPr>
            <w:tcW w:w="0" w:type="auto"/>
            <w:hideMark/>
            <w:tcPrChange w:id="86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66" w:author="Miguel Centeno Muñoz" w:date="2014-07-27T12:50:00Z"/>
              </w:rPr>
            </w:pPr>
            <w:ins w:id="867"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868" w:author="Miguel Centeno Muñoz" w:date="2014-07-27T12:50:00Z"/>
          <w:trPrChange w:id="86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7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71" w:author="Miguel Centeno Muñoz" w:date="2014-07-27T12:50:00Z"/>
                <w:b/>
                <w:rPrChange w:id="872" w:author="Miguel Centeno Muñoz" w:date="2014-07-30T19:59:00Z">
                  <w:rPr>
                    <w:ins w:id="873" w:author="Miguel Centeno Muñoz" w:date="2014-07-27T12:50:00Z"/>
                    <w:rFonts w:eastAsiaTheme="minorHAnsi" w:cstheme="minorBidi"/>
                    <w:color w:val="auto"/>
                  </w:rPr>
                </w:rPrChange>
              </w:rPr>
            </w:pPr>
            <w:ins w:id="874" w:author="Miguel Centeno Muñoz" w:date="2014-07-27T12:50:00Z">
              <w:r w:rsidRPr="00E0129F">
                <w:rPr>
                  <w:b/>
                  <w:rPrChange w:id="875" w:author="Miguel Centeno Muñoz" w:date="2014-07-30T19:59:00Z">
                    <w:rPr/>
                  </w:rPrChange>
                </w:rPr>
                <w:t>Urgencia</w:t>
              </w:r>
            </w:ins>
          </w:p>
        </w:tc>
        <w:tc>
          <w:tcPr>
            <w:tcW w:w="0" w:type="auto"/>
            <w:hideMark/>
            <w:tcPrChange w:id="87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77" w:author="Miguel Centeno Muñoz" w:date="2014-07-27T12:50:00Z"/>
              </w:rPr>
            </w:pPr>
            <w:ins w:id="878" w:author="Miguel Centeno Muñoz" w:date="2014-07-27T12:50:00Z">
              <w:r>
                <w:t>inmediatamente</w:t>
              </w:r>
            </w:ins>
          </w:p>
        </w:tc>
      </w:tr>
      <w:tr w:rsidR="00FD7EF9" w:rsidTr="00FD7EF9">
        <w:trPr>
          <w:ins w:id="879" w:author="Miguel Centeno Muñoz" w:date="2014-07-27T12:50:00Z"/>
          <w:trPrChange w:id="88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82" w:author="Miguel Centeno Muñoz" w:date="2014-07-27T12:50:00Z"/>
                <w:b/>
                <w:rPrChange w:id="883" w:author="Miguel Centeno Muñoz" w:date="2014-07-30T19:59:00Z">
                  <w:rPr>
                    <w:ins w:id="884" w:author="Miguel Centeno Muñoz" w:date="2014-07-27T12:50:00Z"/>
                    <w:rFonts w:eastAsiaTheme="minorHAnsi" w:cstheme="minorBidi"/>
                    <w:color w:val="auto"/>
                  </w:rPr>
                </w:rPrChange>
              </w:rPr>
            </w:pPr>
            <w:ins w:id="885" w:author="Miguel Centeno Muñoz" w:date="2014-07-27T12:50:00Z">
              <w:r w:rsidRPr="00E0129F">
                <w:rPr>
                  <w:b/>
                  <w:rPrChange w:id="886" w:author="Miguel Centeno Muñoz" w:date="2014-07-30T19:59:00Z">
                    <w:rPr/>
                  </w:rPrChange>
                </w:rPr>
                <w:t>Estado</w:t>
              </w:r>
            </w:ins>
          </w:p>
        </w:tc>
        <w:tc>
          <w:tcPr>
            <w:tcW w:w="0" w:type="auto"/>
            <w:hideMark/>
            <w:tcPrChange w:id="88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88" w:author="Miguel Centeno Muñoz" w:date="2014-07-27T12:50:00Z"/>
              </w:rPr>
            </w:pPr>
            <w:ins w:id="889"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890" w:author="Miguel Centeno Muñoz" w:date="2014-07-27T12:50:00Z"/>
          <w:trPrChange w:id="891"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9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93" w:author="Miguel Centeno Muñoz" w:date="2014-07-27T12:50:00Z"/>
                <w:b/>
                <w:rPrChange w:id="894" w:author="Miguel Centeno Muñoz" w:date="2014-07-30T19:59:00Z">
                  <w:rPr>
                    <w:ins w:id="895" w:author="Miguel Centeno Muñoz" w:date="2014-07-27T12:50:00Z"/>
                    <w:rFonts w:eastAsiaTheme="minorHAnsi" w:cstheme="minorBidi"/>
                    <w:color w:val="auto"/>
                  </w:rPr>
                </w:rPrChange>
              </w:rPr>
            </w:pPr>
            <w:ins w:id="896" w:author="Miguel Centeno Muñoz" w:date="2014-07-27T12:50:00Z">
              <w:r w:rsidRPr="00E0129F">
                <w:rPr>
                  <w:b/>
                  <w:rPrChange w:id="897" w:author="Miguel Centeno Muñoz" w:date="2014-07-30T19:59:00Z">
                    <w:rPr/>
                  </w:rPrChange>
                </w:rPr>
                <w:t>Estabilidad</w:t>
              </w:r>
            </w:ins>
          </w:p>
        </w:tc>
        <w:tc>
          <w:tcPr>
            <w:tcW w:w="0" w:type="auto"/>
            <w:hideMark/>
            <w:tcPrChange w:id="89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99" w:author="Miguel Centeno Muñoz" w:date="2014-07-27T12:50:00Z"/>
              </w:rPr>
            </w:pPr>
            <w:ins w:id="900" w:author="Miguel Centeno Muñoz" w:date="2014-07-27T12:50:00Z">
              <w:r>
                <w:t>alta</w:t>
              </w:r>
            </w:ins>
          </w:p>
        </w:tc>
      </w:tr>
      <w:tr w:rsidR="00FD7EF9" w:rsidTr="00FD7EF9">
        <w:trPr>
          <w:ins w:id="901" w:author="Miguel Centeno Muñoz" w:date="2014-07-27T12:50:00Z"/>
          <w:trPrChange w:id="90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90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904" w:author="Miguel Centeno Muñoz" w:date="2014-07-27T12:50:00Z"/>
                <w:b/>
                <w:rPrChange w:id="905" w:author="Miguel Centeno Muñoz" w:date="2014-07-30T19:59:00Z">
                  <w:rPr>
                    <w:ins w:id="906" w:author="Miguel Centeno Muñoz" w:date="2014-07-27T12:50:00Z"/>
                    <w:rFonts w:eastAsiaTheme="minorHAnsi" w:cstheme="minorBidi"/>
                    <w:color w:val="auto"/>
                  </w:rPr>
                </w:rPrChange>
              </w:rPr>
            </w:pPr>
            <w:ins w:id="907" w:author="Miguel Centeno Muñoz" w:date="2014-07-27T12:50:00Z">
              <w:r w:rsidRPr="00E0129F">
                <w:rPr>
                  <w:b/>
                  <w:rPrChange w:id="908" w:author="Miguel Centeno Muñoz" w:date="2014-07-30T19:59:00Z">
                    <w:rPr/>
                  </w:rPrChange>
                </w:rPr>
                <w:t>Comentarios</w:t>
              </w:r>
            </w:ins>
          </w:p>
        </w:tc>
        <w:tc>
          <w:tcPr>
            <w:tcW w:w="0" w:type="auto"/>
            <w:hideMark/>
            <w:tcPrChange w:id="90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910" w:author="Miguel Centeno Muñoz" w:date="2014-07-27T12:50:00Z"/>
              </w:rPr>
            </w:pPr>
            <w:ins w:id="911" w:author="Miguel Centeno Muñoz" w:date="2014-07-27T12:50:00Z">
              <w:r>
                <w:t>Ninguno</w:t>
              </w:r>
            </w:ins>
          </w:p>
        </w:tc>
      </w:tr>
    </w:tbl>
    <w:p w:rsidR="00FD7EF9" w:rsidRDefault="00FD7EF9" w:rsidP="00C96693">
      <w:pPr>
        <w:rPr>
          <w:ins w:id="912" w:author="Miguel Centeno Muñoz" w:date="2014-07-27T12:50:00Z"/>
        </w:rPr>
      </w:pPr>
    </w:p>
    <w:p w:rsidR="00FD7EF9" w:rsidRDefault="00FD7EF9" w:rsidP="00C96693">
      <w:pPr>
        <w:rPr>
          <w:ins w:id="913" w:author="Miguel Centeno Muñoz" w:date="2014-07-27T12:50:00Z"/>
        </w:rPr>
      </w:pPr>
    </w:p>
    <w:p w:rsidR="00FD7EF9" w:rsidRDefault="00FD7EF9" w:rsidP="00C96693">
      <w:pPr>
        <w:rPr>
          <w:ins w:id="914" w:author="Miguel Centeno Muñoz" w:date="2014-07-27T12:50:00Z"/>
        </w:rPr>
      </w:pPr>
    </w:p>
    <w:p w:rsidR="00FD7EF9" w:rsidRDefault="00FD7EF9" w:rsidP="00C96693">
      <w:pPr>
        <w:rPr>
          <w:ins w:id="915" w:author="Miguel Centeno Muñoz" w:date="2014-07-27T12:50:00Z"/>
        </w:rPr>
      </w:pPr>
    </w:p>
    <w:p w:rsidR="00FD7EF9" w:rsidRDefault="00FD7EF9" w:rsidP="00C96693">
      <w:pPr>
        <w:rPr>
          <w:ins w:id="916" w:author="Miguel Centeno Muñoz" w:date="2014-07-27T12:50:00Z"/>
        </w:rPr>
      </w:pPr>
    </w:p>
    <w:p w:rsidR="00FD7EF9" w:rsidRDefault="00FD7EF9" w:rsidP="00C96693">
      <w:pPr>
        <w:rPr>
          <w:ins w:id="917" w:author="Miguel Centeno Muñoz" w:date="2014-07-27T12:50:00Z"/>
        </w:rPr>
      </w:pPr>
    </w:p>
    <w:p w:rsidR="00FD7EF9" w:rsidRDefault="00FD7EF9" w:rsidP="00C96693">
      <w:pPr>
        <w:rPr>
          <w:ins w:id="918" w:author="Miguel Centeno Muñoz" w:date="2014-07-27T12:50:00Z"/>
        </w:rPr>
      </w:pPr>
    </w:p>
    <w:p w:rsidR="00FD7EF9" w:rsidRDefault="00FD7EF9" w:rsidP="00C96693">
      <w:pPr>
        <w:rPr>
          <w:ins w:id="919" w:author="Miguel Centeno Muñoz" w:date="2014-07-27T12:50:00Z"/>
        </w:rPr>
      </w:pPr>
    </w:p>
    <w:p w:rsidR="00FD7EF9" w:rsidRDefault="00FD7EF9" w:rsidP="00C96693">
      <w:pPr>
        <w:rPr>
          <w:ins w:id="920" w:author="Miguel Centeno Muñoz" w:date="2014-07-27T12:50:00Z"/>
        </w:rPr>
      </w:pPr>
    </w:p>
    <w:p w:rsidR="00FD7EF9" w:rsidRDefault="00FD7EF9" w:rsidP="00C96693">
      <w:pPr>
        <w:rPr>
          <w:ins w:id="921" w:author="Miguel Centeno Muñoz" w:date="2014-07-27T12:50:00Z"/>
        </w:rPr>
      </w:pPr>
    </w:p>
    <w:p w:rsidR="00FD7EF9" w:rsidRDefault="00FD7EF9" w:rsidP="00C96693">
      <w:pPr>
        <w:rPr>
          <w:ins w:id="922" w:author="Miguel Centeno Muñoz" w:date="2014-07-27T12:50:00Z"/>
        </w:rPr>
      </w:pPr>
    </w:p>
    <w:p w:rsidR="00FD7EF9" w:rsidRDefault="00FD7EF9" w:rsidP="00C96693">
      <w:pPr>
        <w:rPr>
          <w:ins w:id="923" w:author="Miguel Centeno Muñoz" w:date="2014-07-27T12:50:00Z"/>
        </w:rPr>
      </w:pPr>
    </w:p>
    <w:p w:rsidR="00FD7EF9" w:rsidRDefault="00FD7EF9" w:rsidP="00C96693">
      <w:pPr>
        <w:rPr>
          <w:ins w:id="924" w:author="Miguel Centeno Muñoz" w:date="2014-07-27T12:50:00Z"/>
        </w:rPr>
      </w:pPr>
    </w:p>
    <w:p w:rsidR="00FD7EF9" w:rsidRDefault="00FD7EF9" w:rsidP="00C96693">
      <w:pPr>
        <w:rPr>
          <w:ins w:id="925" w:author="Miguel Centeno Muñoz" w:date="2014-07-27T12:50:00Z"/>
        </w:rPr>
      </w:pPr>
    </w:p>
    <w:p w:rsidR="00FD7EF9" w:rsidRDefault="00FD7EF9" w:rsidP="00C96693">
      <w:pPr>
        <w:rPr>
          <w:ins w:id="926" w:author="Miguel Centeno Muñoz" w:date="2014-07-27T12:50:00Z"/>
        </w:rPr>
      </w:pPr>
    </w:p>
    <w:p w:rsidR="00FD7EF9" w:rsidRDefault="00FD7EF9" w:rsidP="00C96693">
      <w:pPr>
        <w:rPr>
          <w:ins w:id="927" w:author="Miguel Centeno Muñoz" w:date="2014-07-27T12:50:00Z"/>
        </w:rPr>
      </w:pPr>
    </w:p>
    <w:p w:rsidR="00FD7EF9" w:rsidRDefault="00FD7EF9" w:rsidP="00C96693">
      <w:pPr>
        <w:rPr>
          <w:ins w:id="928" w:author="Miguel Centeno Muñoz" w:date="2014-07-27T12:50:00Z"/>
        </w:rPr>
      </w:pPr>
    </w:p>
    <w:p w:rsidR="00FD7EF9" w:rsidRDefault="00FD7EF9" w:rsidP="00C96693">
      <w:pPr>
        <w:rPr>
          <w:ins w:id="929" w:author="Miguel Centeno Muñoz" w:date="2014-07-27T12:50:00Z"/>
        </w:rPr>
      </w:pPr>
    </w:p>
    <w:p w:rsidR="00FD7EF9" w:rsidRDefault="00FD7EF9" w:rsidP="00C96693">
      <w:pPr>
        <w:rPr>
          <w:ins w:id="930" w:author="Miguel Centeno Muñoz" w:date="2014-07-27T12:50:00Z"/>
        </w:rPr>
      </w:pPr>
    </w:p>
    <w:p w:rsidR="00FD7EF9" w:rsidRDefault="00FD7EF9" w:rsidP="00C96693"/>
    <w:p w:rsidR="00C96693" w:rsidRDefault="00C96693" w:rsidP="00C96693">
      <w:pPr>
        <w:pStyle w:val="Ttulo2"/>
      </w:pPr>
      <w:bookmarkStart w:id="931" w:name="_Toc395553260"/>
      <w:r>
        <w:t>6.- Elicitación de requisitos</w:t>
      </w:r>
      <w:bookmarkEnd w:id="931"/>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932" w:name="_Toc395553261"/>
      <w:r>
        <w:t>6.1.- Requisitos de información</w:t>
      </w:r>
      <w:bookmarkEnd w:id="932"/>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spacing w:after="200" w:line="276" w:lineRule="auto"/>
              <w:rPr>
                <w:b/>
                <w:rPrChange w:id="933" w:author="Miguel Centeno Muñoz" w:date="2014-07-30T20:06:00Z">
                  <w:rPr>
                    <w:rFonts w:eastAsiaTheme="minorHAnsi" w:cstheme="minorBidi"/>
                    <w:color w:val="auto"/>
                    <w:sz w:val="22"/>
                    <w:szCs w:val="22"/>
                  </w:rPr>
                </w:rPrChange>
              </w:rPr>
            </w:pPr>
            <w:bookmarkStart w:id="934" w:name="IRQ-0002"/>
            <w:r w:rsidRPr="00E0129F">
              <w:rPr>
                <w:b/>
                <w:rPrChange w:id="935" w:author="Miguel Centeno Muñoz" w:date="2014-07-30T20:06:00Z">
                  <w:rPr/>
                </w:rPrChange>
              </w:rPr>
              <w:t>IRQ-0001</w:t>
            </w:r>
          </w:p>
        </w:tc>
        <w:tc>
          <w:tcPr>
            <w:tcW w:w="4183" w:type="pct"/>
            <w:hideMark/>
          </w:tcPr>
          <w:p w:rsidR="00A52B19" w:rsidRPr="00E0129F" w:rsidRDefault="00A52B19">
            <w:pPr>
              <w:spacing w:after="200" w:line="276" w:lineRule="auto"/>
              <w:cnfStyle w:val="100000000000" w:firstRow="1" w:lastRow="0" w:firstColumn="0" w:lastColumn="0" w:oddVBand="0" w:evenVBand="0" w:oddHBand="0" w:evenHBand="0" w:firstRowFirstColumn="0" w:firstRowLastColumn="0" w:lastRowFirstColumn="0" w:lastRowLastColumn="0"/>
              <w:rPr>
                <w:b/>
                <w:rPrChange w:id="936" w:author="Miguel Centeno Muñoz" w:date="2014-07-30T20:06:00Z">
                  <w:rPr>
                    <w:rFonts w:eastAsiaTheme="minorHAnsi" w:cstheme="minorBidi"/>
                    <w:color w:val="auto"/>
                    <w:sz w:val="22"/>
                    <w:szCs w:val="22"/>
                  </w:rPr>
                </w:rPrChange>
              </w:rPr>
            </w:pPr>
            <w:r w:rsidRPr="00E0129F">
              <w:rPr>
                <w:b/>
                <w:rPrChange w:id="937"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38" w:author="Miguel Centeno Muñoz" w:date="2014-07-30T20:06:00Z">
                  <w:rPr>
                    <w:rFonts w:eastAsiaTheme="minorHAnsi" w:cstheme="minorBidi"/>
                    <w:color w:val="auto"/>
                  </w:rPr>
                </w:rPrChange>
              </w:rPr>
            </w:pPr>
            <w:r w:rsidRPr="00E0129F">
              <w:rPr>
                <w:b/>
                <w:rPrChange w:id="939"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0" w:author="Miguel Centeno Muñoz" w:date="2014-07-30T20:06:00Z">
                  <w:rPr>
                    <w:rFonts w:eastAsiaTheme="minorHAnsi" w:cstheme="minorBidi"/>
                    <w:color w:val="auto"/>
                  </w:rPr>
                </w:rPrChange>
              </w:rPr>
            </w:pPr>
            <w:r w:rsidRPr="00E0129F">
              <w:rPr>
                <w:b/>
                <w:rPrChange w:id="941" w:author="Miguel Centeno Muñoz" w:date="2014-07-30T20:06:00Z">
                  <w:rPr/>
                </w:rPrChange>
              </w:rPr>
              <w:t>Autores</w:t>
            </w:r>
          </w:p>
        </w:tc>
        <w:bookmarkEnd w:id="934"/>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42" w:author="Miguel Centeno Muñoz" w:date="2014-07-30T20:05:00Z">
                <w:pPr>
                  <w:numPr>
                    <w:numId w:val="12"/>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3" w:author="Miguel Centeno Muñoz" w:date="2014-07-30T20:06:00Z">
                  <w:rPr>
                    <w:rFonts w:eastAsiaTheme="minorHAnsi" w:cstheme="minorBidi"/>
                    <w:color w:val="auto"/>
                  </w:rPr>
                </w:rPrChange>
              </w:rPr>
            </w:pPr>
            <w:r w:rsidRPr="00E0129F">
              <w:rPr>
                <w:b/>
                <w:rPrChange w:id="944"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945" w:author="Miguel Centeno Muñoz" w:date="2014-07-30T20:05:00Z">
                <w:pPr>
                  <w:numPr>
                    <w:numId w:val="1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6" w:author="Miguel Centeno Muñoz" w:date="2014-07-30T20:06:00Z">
                  <w:rPr>
                    <w:rFonts w:eastAsiaTheme="minorHAnsi" w:cstheme="minorBidi"/>
                    <w:color w:val="auto"/>
                  </w:rPr>
                </w:rPrChange>
              </w:rPr>
            </w:pPr>
            <w:r w:rsidRPr="00E0129F">
              <w:rPr>
                <w:b/>
                <w:rPrChange w:id="947" w:author="Miguel Centeno Muñoz" w:date="2014-07-30T20:06:00Z">
                  <w:rPr/>
                </w:rPrChange>
              </w:rPr>
              <w:lastRenderedPageBreak/>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8" w:author="Miguel Centeno Muñoz" w:date="2014-07-30T20:06:00Z">
                  <w:rPr>
                    <w:rFonts w:eastAsiaTheme="minorHAnsi" w:cstheme="minorBidi"/>
                    <w:color w:val="auto"/>
                  </w:rPr>
                </w:rPrChange>
              </w:rPr>
            </w:pPr>
            <w:r w:rsidRPr="00E0129F">
              <w:rPr>
                <w:b/>
                <w:rPrChange w:id="949"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50" w:author="Miguel Centeno Muñoz" w:date="2014-07-30T20:06:00Z">
                  <w:rPr>
                    <w:rFonts w:eastAsiaTheme="minorHAnsi" w:cstheme="minorBidi"/>
                    <w:color w:val="auto"/>
                  </w:rPr>
                </w:rPrChange>
              </w:rPr>
            </w:pPr>
            <w:r w:rsidRPr="00E0129F">
              <w:rPr>
                <w:b/>
                <w:rPrChange w:id="951"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52"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53"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54"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55" w:name="DAT-0013"/>
            <w:bookmarkEnd w:id="953"/>
            <w:proofErr w:type="spellStart"/>
            <w:r>
              <w:t>Password</w:t>
            </w:r>
            <w:proofErr w:type="spellEnd"/>
            <w:r>
              <w:t xml:space="preserve">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56"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57" w:name="DAT-0003"/>
            <w:bookmarkEnd w:id="955"/>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58"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59" w:name="DAT-0004"/>
            <w:bookmarkEnd w:id="957"/>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960" w:author="Miguel Centeno Muñoz" w:date="2014-07-30T20:06:00Z"/>
                <w:rFonts w:eastAsiaTheme="minorHAnsi" w:cstheme="minorBidi"/>
                <w:color w:val="auto"/>
              </w:rPr>
              <w:pPrChange w:id="961"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62" w:name="DAT-0005"/>
            <w:bookmarkEnd w:id="959"/>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963" w:author="Miguel Centeno Muñoz" w:date="2014-07-30T20:06:00Z"/>
                <w:rFonts w:eastAsiaTheme="minorHAnsi" w:cstheme="minorBidi"/>
                <w:color w:val="auto"/>
              </w:rPr>
              <w:pPrChange w:id="964"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965"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66"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967"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68"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69" w:name="DAT-0006"/>
            <w:bookmarkEnd w:id="962"/>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70"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71" w:name="DAT-0007"/>
            <w:bookmarkEnd w:id="969"/>
            <w:r>
              <w:t xml:space="preserve">Foto de perfil </w:t>
            </w:r>
            <w:bookmarkEnd w:id="971"/>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72" w:author="Miguel Centeno Muñoz" w:date="2014-07-30T20:06:00Z">
                  <w:rPr>
                    <w:rFonts w:eastAsiaTheme="minorHAnsi" w:cstheme="minorBidi"/>
                    <w:color w:val="auto"/>
                  </w:rPr>
                </w:rPrChange>
              </w:rPr>
            </w:pPr>
            <w:r w:rsidRPr="00E0129F">
              <w:rPr>
                <w:b/>
                <w:rPrChange w:id="973"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74" w:author="Miguel Centeno Muñoz" w:date="2014-07-30T20:06:00Z">
                  <w:rPr>
                    <w:rFonts w:eastAsiaTheme="minorHAnsi" w:cstheme="minorBidi"/>
                    <w:color w:val="auto"/>
                  </w:rPr>
                </w:rPrChange>
              </w:rPr>
            </w:pPr>
            <w:r w:rsidRPr="00E0129F">
              <w:rPr>
                <w:b/>
                <w:rPrChange w:id="975"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76" w:author="Miguel Centeno Muñoz" w:date="2014-07-30T20:06:00Z">
                  <w:rPr>
                    <w:rFonts w:eastAsiaTheme="minorHAnsi" w:cstheme="minorBidi"/>
                    <w:color w:val="auto"/>
                  </w:rPr>
                </w:rPrChange>
              </w:rPr>
            </w:pPr>
            <w:r w:rsidRPr="00E0129F">
              <w:rPr>
                <w:b/>
                <w:rPrChange w:id="977"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78" w:author="Miguel Centeno Muñoz" w:date="2014-07-30T20:06:00Z">
                  <w:rPr>
                    <w:rFonts w:eastAsiaTheme="minorHAnsi" w:cstheme="minorBidi"/>
                    <w:color w:val="auto"/>
                  </w:rPr>
                </w:rPrChange>
              </w:rPr>
            </w:pPr>
            <w:r w:rsidRPr="00E0129F">
              <w:rPr>
                <w:b/>
                <w:rPrChange w:id="979"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80" w:author="Miguel Centeno Muñoz" w:date="2014-07-30T20:06:00Z">
                  <w:rPr>
                    <w:rFonts w:eastAsiaTheme="minorHAnsi" w:cstheme="minorBidi"/>
                    <w:color w:val="auto"/>
                  </w:rPr>
                </w:rPrChange>
              </w:rPr>
            </w:pPr>
            <w:r w:rsidRPr="00E0129F">
              <w:rPr>
                <w:b/>
                <w:rPrChange w:id="981"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982" w:author="Miguel Centeno Muñoz" w:date="2014-07-27T12:50:00Z"/>
        </w:rPr>
      </w:pPr>
    </w:p>
    <w:p w:rsidR="00653FAD" w:rsidRDefault="00653FAD" w:rsidP="00950DBB">
      <w:pPr>
        <w:rPr>
          <w:ins w:id="983" w:author="Miguel Centeno Muñoz" w:date="2014-07-30T20:13:00Z"/>
        </w:rPr>
      </w:pPr>
    </w:p>
    <w:p w:rsidR="00653FAD" w:rsidRDefault="00653FAD" w:rsidP="00950DBB">
      <w:pPr>
        <w:rPr>
          <w:ins w:id="984" w:author="Miguel Centeno Muñoz" w:date="2014-07-30T20:13:00Z"/>
        </w:rPr>
      </w:pPr>
    </w:p>
    <w:p w:rsidR="00653FAD" w:rsidRDefault="00653FAD" w:rsidP="00950DBB">
      <w:pPr>
        <w:rPr>
          <w:ins w:id="985" w:author="Miguel Centeno Muñoz" w:date="2014-07-30T20:13:00Z"/>
        </w:rPr>
      </w:pPr>
    </w:p>
    <w:p w:rsidR="00653FAD" w:rsidRDefault="00653FAD" w:rsidP="00950DBB">
      <w:pPr>
        <w:rPr>
          <w:ins w:id="986" w:author="Miguel Centeno Muñoz" w:date="2014-07-30T20:13:00Z"/>
        </w:rPr>
      </w:pPr>
    </w:p>
    <w:p w:rsidR="00653FAD" w:rsidRDefault="00653FAD" w:rsidP="00950DBB">
      <w:pPr>
        <w:rPr>
          <w:ins w:id="987" w:author="Miguel Centeno Muñoz" w:date="2014-07-30T20:13:00Z"/>
        </w:rPr>
      </w:pPr>
    </w:p>
    <w:p w:rsidR="00653FAD" w:rsidRDefault="00653FAD" w:rsidP="00950DBB">
      <w:pPr>
        <w:rPr>
          <w:ins w:id="988" w:author="Miguel Centeno Muñoz" w:date="2014-07-30T20:13:00Z"/>
        </w:rPr>
      </w:pPr>
    </w:p>
    <w:p w:rsidR="00653FAD" w:rsidRDefault="00653FAD" w:rsidP="00950DBB">
      <w:pPr>
        <w:rPr>
          <w:ins w:id="989" w:author="Miguel Centeno Muñoz" w:date="2014-07-30T20:13:00Z"/>
        </w:rPr>
      </w:pPr>
    </w:p>
    <w:p w:rsidR="00653FAD" w:rsidRPr="00950DBB" w:rsidRDefault="00653FAD" w:rsidP="00950DBB">
      <w:pPr>
        <w:rPr>
          <w:ins w:id="990"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spacing w:after="200" w:line="276" w:lineRule="auto"/>
              <w:rPr>
                <w:b/>
                <w:rPrChange w:id="991" w:author="Miguel Centeno Muñoz" w:date="2014-07-30T20:07:00Z">
                  <w:rPr>
                    <w:rFonts w:eastAsiaTheme="minorHAnsi" w:cstheme="minorBidi"/>
                    <w:color w:val="auto"/>
                    <w:sz w:val="22"/>
                    <w:szCs w:val="22"/>
                  </w:rPr>
                </w:rPrChange>
              </w:rPr>
            </w:pPr>
            <w:bookmarkStart w:id="992" w:name="IRQ-0003"/>
            <w:r w:rsidRPr="00653FAD">
              <w:rPr>
                <w:b/>
                <w:rPrChange w:id="993" w:author="Miguel Centeno Muñoz" w:date="2014-07-30T20:07:00Z">
                  <w:rPr/>
                </w:rPrChange>
              </w:rPr>
              <w:t>IRQ-0002</w:t>
            </w:r>
          </w:p>
        </w:tc>
        <w:tc>
          <w:tcPr>
            <w:tcW w:w="4183" w:type="pct"/>
            <w:hideMark/>
          </w:tcPr>
          <w:p w:rsidR="00FA0982" w:rsidRPr="00653FAD" w:rsidRDefault="00FA0982">
            <w:pPr>
              <w:spacing w:after="200" w:line="276" w:lineRule="auto"/>
              <w:cnfStyle w:val="100000000000" w:firstRow="1" w:lastRow="0" w:firstColumn="0" w:lastColumn="0" w:oddVBand="0" w:evenVBand="0" w:oddHBand="0" w:evenHBand="0" w:firstRowFirstColumn="0" w:firstRowLastColumn="0" w:lastRowFirstColumn="0" w:lastRowLastColumn="0"/>
              <w:rPr>
                <w:b/>
                <w:rPrChange w:id="994" w:author="Miguel Centeno Muñoz" w:date="2014-07-30T20:07:00Z">
                  <w:rPr>
                    <w:rFonts w:eastAsiaTheme="minorHAnsi" w:cstheme="minorBidi"/>
                    <w:color w:val="auto"/>
                    <w:sz w:val="22"/>
                    <w:szCs w:val="22"/>
                  </w:rPr>
                </w:rPrChange>
              </w:rPr>
            </w:pPr>
            <w:r w:rsidRPr="00653FAD">
              <w:rPr>
                <w:b/>
                <w:rPrChange w:id="995"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96" w:author="Miguel Centeno Muñoz" w:date="2014-07-30T20:07:00Z">
                  <w:rPr>
                    <w:rFonts w:eastAsiaTheme="minorHAnsi" w:cstheme="minorBidi"/>
                    <w:color w:val="auto"/>
                  </w:rPr>
                </w:rPrChange>
              </w:rPr>
            </w:pPr>
            <w:r w:rsidRPr="00653FAD">
              <w:rPr>
                <w:b/>
                <w:rPrChange w:id="997"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98" w:author="Miguel Centeno Muñoz" w:date="2014-07-30T20:07:00Z">
                  <w:rPr>
                    <w:rFonts w:eastAsiaTheme="minorHAnsi" w:cstheme="minorBidi"/>
                    <w:color w:val="auto"/>
                  </w:rPr>
                </w:rPrChange>
              </w:rPr>
            </w:pPr>
            <w:r w:rsidRPr="00653FAD">
              <w:rPr>
                <w:b/>
                <w:rPrChange w:id="999" w:author="Miguel Centeno Muñoz" w:date="2014-07-30T20:07:00Z">
                  <w:rPr/>
                </w:rPrChange>
              </w:rPr>
              <w:t>Autores</w:t>
            </w:r>
          </w:p>
        </w:tc>
        <w:bookmarkEnd w:id="992"/>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000" w:author="Miguel Centeno Muñoz" w:date="2014-07-30T20:07:00Z">
                <w:pPr>
                  <w:numPr>
                    <w:numId w:val="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01" w:author="Miguel Centeno Muñoz" w:date="2014-07-30T20:07:00Z">
                  <w:rPr>
                    <w:rFonts w:eastAsiaTheme="minorHAnsi" w:cstheme="minorBidi"/>
                    <w:color w:val="auto"/>
                  </w:rPr>
                </w:rPrChange>
              </w:rPr>
            </w:pPr>
            <w:r w:rsidRPr="00653FAD">
              <w:rPr>
                <w:b/>
                <w:rPrChange w:id="1002"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003" w:author="Miguel Centeno Muñoz" w:date="2014-07-30T20:07:00Z">
                <w:pPr>
                  <w:numPr>
                    <w:numId w:val="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04" w:author="Miguel Centeno Muñoz" w:date="2014-07-30T20:07:00Z">
                  <w:rPr>
                    <w:rFonts w:eastAsiaTheme="minorHAnsi" w:cstheme="minorBidi"/>
                    <w:color w:val="auto"/>
                  </w:rPr>
                </w:rPrChange>
              </w:rPr>
            </w:pPr>
            <w:r w:rsidRPr="00653FAD">
              <w:rPr>
                <w:b/>
                <w:rPrChange w:id="1005"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06" w:author="Miguel Centeno Muñoz" w:date="2014-07-30T20:07:00Z">
                  <w:rPr>
                    <w:rFonts w:eastAsiaTheme="minorHAnsi" w:cstheme="minorBidi"/>
                    <w:color w:val="auto"/>
                  </w:rPr>
                </w:rPrChange>
              </w:rPr>
            </w:pPr>
            <w:r w:rsidRPr="00653FAD">
              <w:rPr>
                <w:b/>
                <w:rPrChange w:id="1007"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1008" w:author="Miguel Centeno Muñoz" w:date="2014-07-30T20:07:00Z">
              <w:r w:rsidRPr="00653FAD" w:rsidDel="00653FAD">
                <w:rPr>
                  <w:rFonts w:cstheme="minorBidi"/>
                  <w:rPrChange w:id="1009" w:author="Miguel Centeno Muñoz" w:date="2014-07-30T20:07:00Z">
                    <w:rPr>
                      <w:rStyle w:val="nfasis"/>
                      <w:rFonts w:ascii="Arial" w:hAnsi="Arial" w:cs="Arial"/>
                    </w:rPr>
                  </w:rPrChange>
                </w:rPr>
                <w:delText>identificactivos</w:delText>
              </w:r>
            </w:del>
            <w:ins w:id="1010" w:author="Miguel Centeno Muñoz" w:date="2014-07-30T20:07:00Z">
              <w:r w:rsidR="00653FAD" w:rsidRPr="00653FAD">
                <w:t>identificativos</w:t>
              </w:r>
            </w:ins>
            <w:r w:rsidRPr="00653FAD">
              <w:rPr>
                <w:rFonts w:cstheme="minorBidi"/>
                <w:rPrChange w:id="1011" w:author="Miguel Centeno Muñoz" w:date="2014-07-30T20:07:00Z">
                  <w:rPr>
                    <w:rStyle w:val="nfasis"/>
                    <w:rFonts w:ascii="Arial" w:hAnsi="Arial" w:cs="Arial"/>
                  </w:rPr>
                </w:rPrChange>
              </w:rPr>
              <w:t xml:space="preserve"> e informativos de cada una de las rutas del sistema.</w:t>
            </w:r>
            <w:del w:id="1012" w:author="Miguel Centeno Muñoz" w:date="2014-07-30T20:08:00Z">
              <w:r w:rsidRPr="00653FAD" w:rsidDel="00653FAD">
                <w:rPr>
                  <w:rFonts w:cstheme="minorBidi"/>
                  <w:rPrChange w:id="1013" w:author="Miguel Centeno Muñoz" w:date="2014-07-30T20:07:00Z">
                    <w:rPr>
                      <w:rStyle w:val="nfasis"/>
                      <w:rFonts w:ascii="Arial" w:hAnsi="Arial" w:cs="Arial"/>
                    </w:rPr>
                  </w:rPrChange>
                </w:rPr>
                <w:delText>.</w:delText>
              </w:r>
            </w:del>
            <w:r w:rsidRPr="00653FAD">
              <w:rPr>
                <w:rFonts w:cstheme="minorBidi"/>
                <w:rPrChange w:id="1014"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5" w:author="Miguel Centeno Muñoz" w:date="2014-07-30T20:07:00Z">
                  <w:rPr>
                    <w:rFonts w:eastAsiaTheme="minorHAnsi" w:cstheme="minorBidi"/>
                    <w:color w:val="auto"/>
                  </w:rPr>
                </w:rPrChange>
              </w:rPr>
            </w:pPr>
            <w:r w:rsidRPr="00653FAD">
              <w:rPr>
                <w:b/>
                <w:rPrChange w:id="1016" w:author="Miguel Centeno Muñoz" w:date="2014-07-30T20:07:00Z">
                  <w:rPr/>
                </w:rPrChange>
              </w:rPr>
              <w:lastRenderedPageBreak/>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017"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18" w:name="DAT-0008"/>
            <w:r w:rsidRPr="00653FAD">
              <w:t xml:space="preserve">Título de la Ruta </w:t>
            </w:r>
            <w:proofErr w:type="gramStart"/>
            <w:r w:rsidRPr="00653FAD">
              <w:t>( El</w:t>
            </w:r>
            <w:proofErr w:type="gramEnd"/>
            <w:r w:rsidRPr="00653FAD">
              <w:rPr>
                <w:rFonts w:cstheme="minorBidi"/>
                <w:rPrChange w:id="1019"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1020" w:author="Miguel Centeno Muñoz" w:date="2014-07-30T20:11:00Z"/>
                <w:rFonts w:eastAsiaTheme="minorHAnsi" w:cstheme="minorBidi"/>
                <w:color w:val="auto"/>
              </w:rPr>
              <w:pPrChange w:id="1021"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22" w:name="DAT-0009"/>
            <w:bookmarkEnd w:id="1018"/>
            <w:del w:id="1023" w:author="Miguel Centeno Muñoz" w:date="2014-07-30T20:12:00Z">
              <w:r w:rsidRPr="00653FAD" w:rsidDel="00653FAD">
                <w:delText>Categoría de la Ruta</w:delText>
              </w:r>
            </w:del>
            <w:del w:id="1024" w:author="Miguel Centeno Muñoz" w:date="2014-07-30T20:10:00Z">
              <w:r w:rsidRPr="00653FAD" w:rsidDel="00653FAD">
                <w:delText>:</w:delText>
              </w:r>
            </w:del>
            <w:del w:id="1025" w:author="Miguel Centeno Muñoz" w:date="2014-07-30T20:12:00Z">
              <w:r w:rsidRPr="00653FAD" w:rsidDel="00653FAD">
                <w:delText xml:space="preserve"> </w:delText>
              </w:r>
            </w:del>
            <w:ins w:id="1026"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27" w:author="Miguel Centeno Muñoz" w:date="2014-07-30T20:11:00Z"/>
                <w:rFonts w:eastAsiaTheme="minorHAnsi" w:cstheme="minorBidi"/>
                <w:color w:val="auto"/>
              </w:rPr>
              <w:pPrChange w:id="1028"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del w:id="1029"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1030" w:author="Miguel Centeno Muñoz" w:date="2014-07-30T20:11:00Z"/>
                <w:rFonts w:eastAsiaTheme="minorHAnsi" w:cstheme="minorBidi"/>
                <w:color w:val="auto"/>
              </w:rPr>
              <w:pPrChange w:id="1031"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32" w:name="DAT-0010"/>
            <w:bookmarkEnd w:id="1022"/>
            <w:r w:rsidRPr="00653FAD">
              <w:t>Descripción de la ruta</w:t>
            </w:r>
            <w:ins w:id="1033"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34" w:author="Miguel Centeno Muñoz" w:date="2014-07-30T20:11:00Z"/>
                <w:rFonts w:eastAsiaTheme="minorHAnsi" w:cstheme="minorBidi"/>
                <w:color w:val="auto"/>
              </w:rPr>
              <w:pPrChange w:id="1035"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del w:id="1036"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037"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38" w:name="DAT-0011"/>
            <w:bookmarkEnd w:id="1032"/>
            <w:r w:rsidRPr="00653FAD">
              <w:t xml:space="preserve">Fichero de la Ruta </w:t>
            </w:r>
            <w:ins w:id="1039" w:author="Miguel Centeno Muñoz" w:date="2014-07-30T20:11:00Z">
              <w:r w:rsidR="00653FAD">
                <w:t>(mapa)</w:t>
              </w:r>
            </w:ins>
            <w:del w:id="1040" w:author="Miguel Centeno Muñoz" w:date="2014-07-30T20:11:00Z">
              <w:r w:rsidRPr="00653FAD" w:rsidDel="00653FAD">
                <w:delText xml:space="preserve">( la ruta específica al fichero físico, así como el fichero en si.) </w:delText>
              </w:r>
            </w:del>
            <w:bookmarkEnd w:id="1038"/>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41" w:author="Miguel Centeno Muñoz" w:date="2014-07-30T20:07:00Z">
                  <w:rPr>
                    <w:rFonts w:eastAsiaTheme="minorHAnsi" w:cstheme="minorBidi"/>
                    <w:color w:val="auto"/>
                  </w:rPr>
                </w:rPrChange>
              </w:rPr>
            </w:pPr>
            <w:r w:rsidRPr="00653FAD">
              <w:rPr>
                <w:b/>
                <w:rPrChange w:id="1042"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43" w:author="Miguel Centeno Muñoz" w:date="2014-07-30T20:07:00Z">
                  <w:rPr>
                    <w:rFonts w:eastAsiaTheme="minorHAnsi" w:cstheme="minorBidi"/>
                    <w:color w:val="auto"/>
                  </w:rPr>
                </w:rPrChange>
              </w:rPr>
            </w:pPr>
            <w:r w:rsidRPr="00653FAD">
              <w:rPr>
                <w:b/>
                <w:rPrChange w:id="1044"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45" w:author="Miguel Centeno Muñoz" w:date="2014-07-30T20:07:00Z">
                  <w:rPr>
                    <w:rFonts w:eastAsiaTheme="minorHAnsi" w:cstheme="minorBidi"/>
                    <w:color w:val="auto"/>
                  </w:rPr>
                </w:rPrChange>
              </w:rPr>
            </w:pPr>
            <w:r w:rsidRPr="00653FAD">
              <w:rPr>
                <w:b/>
                <w:rPrChange w:id="1046"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47" w:author="Miguel Centeno Muñoz" w:date="2014-07-30T20:07:00Z">
                  <w:rPr>
                    <w:rFonts w:eastAsiaTheme="minorHAnsi" w:cstheme="minorBidi"/>
                    <w:color w:val="auto"/>
                  </w:rPr>
                </w:rPrChange>
              </w:rPr>
            </w:pPr>
            <w:r w:rsidRPr="00653FAD">
              <w:rPr>
                <w:b/>
                <w:rPrChange w:id="1048"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49" w:author="Miguel Centeno Muñoz" w:date="2014-07-30T20:07:00Z">
                  <w:rPr>
                    <w:rFonts w:eastAsiaTheme="minorHAnsi" w:cstheme="minorBidi"/>
                    <w:color w:val="auto"/>
                  </w:rPr>
                </w:rPrChange>
              </w:rPr>
            </w:pPr>
            <w:r w:rsidRPr="00653FAD">
              <w:rPr>
                <w:b/>
                <w:rPrChange w:id="1050"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1051" w:author="Miguel Centeno Muñoz" w:date="2014-07-27T12:51:00Z"/>
        </w:rPr>
      </w:pPr>
    </w:p>
    <w:p w:rsidR="00FD7EF9" w:rsidRDefault="00FD7EF9" w:rsidP="00D723A7">
      <w:pPr>
        <w:pStyle w:val="Ttulo3"/>
        <w:rPr>
          <w:ins w:id="1052"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53"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54" w:author="Miguel Centeno Muñoz" w:date="2014-07-30T20:13:00Z"/>
                <w:b/>
              </w:rPr>
            </w:pPr>
            <w:ins w:id="1055"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56" w:author="Miguel Centeno Muñoz" w:date="2014-07-30T20:13:00Z"/>
                <w:b/>
              </w:rPr>
            </w:pPr>
            <w:ins w:id="1057"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9" w:author="Miguel Centeno Muñoz" w:date="2014-07-30T20:13:00Z"/>
                <w:b/>
              </w:rPr>
            </w:pPr>
            <w:ins w:id="1060"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61" w:author="Miguel Centeno Muñoz" w:date="2014-07-30T20:13:00Z"/>
              </w:rPr>
            </w:pPr>
            <w:ins w:id="1062" w:author="Miguel Centeno Muñoz" w:date="2014-07-30T20:13:00Z">
              <w:r w:rsidRPr="0023022A">
                <w:t xml:space="preserve">1.0 ( 23/06/2014 ) </w:t>
              </w:r>
            </w:ins>
          </w:p>
        </w:tc>
      </w:tr>
      <w:tr w:rsidR="00653FAD" w:rsidRPr="0023022A" w:rsidTr="00640380">
        <w:trPr>
          <w:ins w:id="106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4" w:author="Miguel Centeno Muñoz" w:date="2014-07-30T20:13:00Z"/>
                <w:b/>
              </w:rPr>
            </w:pPr>
            <w:ins w:id="1065"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6" w:author="Miguel Centeno Muñoz" w:date="2014-07-30T20:13:00Z"/>
              </w:rPr>
            </w:pPr>
            <w:ins w:id="1067"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6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9" w:author="Miguel Centeno Muñoz" w:date="2014-07-30T20:13:00Z"/>
                <w:b/>
              </w:rPr>
            </w:pPr>
            <w:ins w:id="1070"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1" w:author="Miguel Centeno Muñoz" w:date="2014-07-30T20:13:00Z"/>
              </w:rPr>
            </w:pPr>
            <w:ins w:id="1072" w:author="Miguel Centeno Muñoz" w:date="2014-07-30T20:13:00Z">
              <w:r w:rsidRPr="0023022A">
                <w:t xml:space="preserve">Sergio Segura Rueda </w:t>
              </w:r>
            </w:ins>
          </w:p>
        </w:tc>
      </w:tr>
      <w:tr w:rsidR="00653FAD" w:rsidRPr="0023022A" w:rsidTr="00640380">
        <w:trPr>
          <w:ins w:id="107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4" w:author="Miguel Centeno Muñoz" w:date="2014-07-30T20:13:00Z"/>
                <w:b/>
              </w:rPr>
            </w:pPr>
            <w:ins w:id="1075"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6" w:author="Miguel Centeno Muñoz" w:date="2014-07-30T20:13:00Z"/>
              </w:rPr>
            </w:pPr>
            <w:ins w:id="1077"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9" w:author="Miguel Centeno Muñoz" w:date="2014-07-30T20:13:00Z"/>
                <w:b/>
              </w:rPr>
            </w:pPr>
            <w:ins w:id="1080"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81" w:author="Miguel Centeno Muñoz" w:date="2014-07-30T20:13:00Z"/>
              </w:rPr>
            </w:pPr>
            <w:ins w:id="1082" w:author="Miguel Centeno Muñoz" w:date="2014-07-30T20:13:00Z">
              <w:r w:rsidRPr="0023022A">
                <w:t xml:space="preserve">El sistema deberá almacenar la información correspondiente a </w:t>
              </w:r>
            </w:ins>
            <w:ins w:id="1083" w:author="Miguel Centeno Muñoz" w:date="2014-07-30T20:14:00Z">
              <w:r>
                <w:t>las categorías a las que pertenecen las rutas</w:t>
              </w:r>
            </w:ins>
            <w:ins w:id="1084" w:author="Miguel Centeno Muñoz" w:date="2014-07-30T20:13:00Z">
              <w:r w:rsidRPr="0023022A">
                <w:t xml:space="preserve">. En concreto: </w:t>
              </w:r>
            </w:ins>
          </w:p>
        </w:tc>
      </w:tr>
      <w:tr w:rsidR="00653FAD" w:rsidRPr="0023022A" w:rsidTr="00640380">
        <w:trPr>
          <w:ins w:id="108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6" w:author="Miguel Centeno Muñoz" w:date="2014-07-30T20:13:00Z"/>
                <w:b/>
              </w:rPr>
            </w:pPr>
            <w:ins w:id="1087"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88" w:author="Miguel Centeno Muñoz" w:date="2014-07-30T20:14:00Z"/>
              </w:rPr>
            </w:pPr>
            <w:ins w:id="1089"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90" w:author="Miguel Centeno Muñoz" w:date="2014-07-30T20:13:00Z"/>
              </w:rPr>
            </w:pPr>
            <w:ins w:id="1091" w:author="Miguel Centeno Muñoz" w:date="2014-07-30T20:14:00Z">
              <w:r>
                <w:t xml:space="preserve">Imagen descriptiva de la categoría de la </w:t>
              </w:r>
            </w:ins>
            <w:ins w:id="1092"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9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94" w:author="Miguel Centeno Muñoz" w:date="2014-07-30T20:13:00Z"/>
                <w:b/>
              </w:rPr>
            </w:pPr>
            <w:ins w:id="1095"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96" w:author="Miguel Centeno Muñoz" w:date="2014-07-30T20:13:00Z"/>
              </w:rPr>
            </w:pPr>
            <w:ins w:id="1097" w:author="Miguel Centeno Muñoz" w:date="2014-07-30T20:13:00Z">
              <w:r w:rsidRPr="0023022A">
                <w:t>vital</w:t>
              </w:r>
            </w:ins>
          </w:p>
        </w:tc>
      </w:tr>
      <w:tr w:rsidR="00653FAD" w:rsidRPr="0023022A" w:rsidTr="00640380">
        <w:trPr>
          <w:ins w:id="109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99" w:author="Miguel Centeno Muñoz" w:date="2014-07-30T20:13:00Z"/>
                <w:b/>
              </w:rPr>
            </w:pPr>
            <w:ins w:id="1100"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01" w:author="Miguel Centeno Muñoz" w:date="2014-07-30T20:13:00Z"/>
              </w:rPr>
            </w:pPr>
            <w:ins w:id="1102"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0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4" w:author="Miguel Centeno Muñoz" w:date="2014-07-30T20:13:00Z"/>
                <w:b/>
              </w:rPr>
            </w:pPr>
            <w:ins w:id="1105"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06" w:author="Miguel Centeno Muñoz" w:date="2014-07-30T20:13:00Z"/>
              </w:rPr>
            </w:pPr>
            <w:ins w:id="1107" w:author="Miguel Centeno Muñoz" w:date="2014-07-30T20:13:00Z">
              <w:r w:rsidRPr="0023022A">
                <w:t>en construcción</w:t>
              </w:r>
            </w:ins>
          </w:p>
        </w:tc>
      </w:tr>
      <w:tr w:rsidR="00653FAD" w:rsidRPr="0023022A" w:rsidTr="00640380">
        <w:trPr>
          <w:ins w:id="110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9" w:author="Miguel Centeno Muñoz" w:date="2014-07-30T20:13:00Z"/>
                <w:b/>
              </w:rPr>
            </w:pPr>
            <w:ins w:id="1110"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11" w:author="Miguel Centeno Muñoz" w:date="2014-07-30T20:13:00Z"/>
              </w:rPr>
            </w:pPr>
            <w:ins w:id="1112"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1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4" w:author="Miguel Centeno Muñoz" w:date="2014-07-30T20:13:00Z"/>
                <w:b/>
              </w:rPr>
            </w:pPr>
            <w:ins w:id="1115"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16" w:author="Miguel Centeno Muñoz" w:date="2014-07-30T20:13:00Z"/>
              </w:rPr>
            </w:pPr>
            <w:ins w:id="1117" w:author="Miguel Centeno Muñoz" w:date="2014-07-30T20:13:00Z">
              <w:r w:rsidRPr="0023022A">
                <w:t>Ninguno</w:t>
              </w:r>
            </w:ins>
          </w:p>
        </w:tc>
      </w:tr>
    </w:tbl>
    <w:p w:rsidR="00FD7EF9" w:rsidRDefault="00FD7EF9">
      <w:pPr>
        <w:rPr>
          <w:ins w:id="1118" w:author="Miguel Centeno Muñoz" w:date="2014-07-30T20:15:00Z"/>
        </w:rPr>
        <w:pPrChange w:id="1119"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120"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121" w:author="Miguel Centeno Muñoz" w:date="2014-07-30T20:15:00Z"/>
                <w:b/>
              </w:rPr>
            </w:pPr>
            <w:ins w:id="1122"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123" w:author="Miguel Centeno Muñoz" w:date="2014-07-30T20:15:00Z"/>
                <w:b/>
              </w:rPr>
            </w:pPr>
            <w:ins w:id="1124"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2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26" w:author="Miguel Centeno Muñoz" w:date="2014-07-30T20:15:00Z"/>
                <w:b/>
              </w:rPr>
            </w:pPr>
            <w:ins w:id="1127"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28" w:author="Miguel Centeno Muñoz" w:date="2014-07-30T20:15:00Z"/>
              </w:rPr>
            </w:pPr>
            <w:ins w:id="1129" w:author="Miguel Centeno Muñoz" w:date="2014-07-30T20:15:00Z">
              <w:r w:rsidRPr="0023022A">
                <w:t xml:space="preserve">1.0 ( 23/06/2014 ) </w:t>
              </w:r>
            </w:ins>
          </w:p>
        </w:tc>
      </w:tr>
      <w:tr w:rsidR="00653FAD" w:rsidRPr="0023022A" w:rsidTr="00640380">
        <w:trPr>
          <w:ins w:id="1130"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1" w:author="Miguel Centeno Muñoz" w:date="2014-07-30T20:15:00Z"/>
                <w:b/>
              </w:rPr>
            </w:pPr>
            <w:ins w:id="1132"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33" w:author="Miguel Centeno Muñoz" w:date="2014-07-30T20:15:00Z"/>
              </w:rPr>
            </w:pPr>
            <w:ins w:id="1134"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3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6" w:author="Miguel Centeno Muñoz" w:date="2014-07-30T20:15:00Z"/>
                <w:b/>
              </w:rPr>
            </w:pPr>
            <w:ins w:id="1137"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38" w:author="Miguel Centeno Muñoz" w:date="2014-07-30T20:15:00Z"/>
              </w:rPr>
            </w:pPr>
            <w:ins w:id="1139" w:author="Miguel Centeno Muñoz" w:date="2014-07-30T20:15:00Z">
              <w:r w:rsidRPr="0023022A">
                <w:t xml:space="preserve">Sergio Segura Rueda </w:t>
              </w:r>
            </w:ins>
          </w:p>
        </w:tc>
      </w:tr>
      <w:tr w:rsidR="00653FAD" w:rsidRPr="0023022A" w:rsidTr="00640380">
        <w:trPr>
          <w:ins w:id="1140"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1" w:author="Miguel Centeno Muñoz" w:date="2014-07-30T20:15:00Z"/>
                <w:b/>
              </w:rPr>
            </w:pPr>
            <w:ins w:id="1142"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43" w:author="Miguel Centeno Muñoz" w:date="2014-07-30T20:15:00Z"/>
              </w:rPr>
            </w:pPr>
            <w:ins w:id="1144"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4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6" w:author="Miguel Centeno Muñoz" w:date="2014-07-30T20:15:00Z"/>
                <w:b/>
              </w:rPr>
            </w:pPr>
            <w:ins w:id="1147"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148" w:author="Miguel Centeno Muñoz" w:date="2014-07-30T20:15:00Z"/>
              </w:rPr>
            </w:pPr>
            <w:ins w:id="1149" w:author="Miguel Centeno Muñoz" w:date="2014-07-30T20:15:00Z">
              <w:r w:rsidRPr="0023022A">
                <w:t xml:space="preserve">El sistema deberá almacenar la información correspondiente a </w:t>
              </w:r>
              <w:r>
                <w:t xml:space="preserve">las </w:t>
              </w:r>
            </w:ins>
            <w:ins w:id="1150" w:author="Miguel Centeno Muñoz" w:date="2014-07-30T20:16:00Z">
              <w:r>
                <w:t>valoraciones que reciben las rutas</w:t>
              </w:r>
            </w:ins>
            <w:ins w:id="1151" w:author="Miguel Centeno Muñoz" w:date="2014-07-30T20:15:00Z">
              <w:r w:rsidRPr="0023022A">
                <w:t xml:space="preserve">. En concreto: </w:t>
              </w:r>
            </w:ins>
          </w:p>
        </w:tc>
      </w:tr>
      <w:tr w:rsidR="00653FAD" w:rsidRPr="0023022A" w:rsidTr="00640380">
        <w:trPr>
          <w:ins w:id="115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3" w:author="Miguel Centeno Muñoz" w:date="2014-07-30T20:15:00Z"/>
                <w:b/>
              </w:rPr>
            </w:pPr>
            <w:ins w:id="1154"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155" w:author="Miguel Centeno Muñoz" w:date="2014-07-30T20:15:00Z"/>
              </w:rPr>
            </w:pPr>
            <w:ins w:id="1156"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57" w:author="Miguel Centeno Muñoz" w:date="2014-07-30T20:15:00Z"/>
              </w:rPr>
            </w:pPr>
            <w:ins w:id="1158"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5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60" w:author="Miguel Centeno Muñoz" w:date="2014-07-30T20:15:00Z"/>
                <w:b/>
              </w:rPr>
            </w:pPr>
            <w:ins w:id="1161"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62" w:author="Miguel Centeno Muñoz" w:date="2014-07-30T20:15:00Z"/>
              </w:rPr>
            </w:pPr>
            <w:ins w:id="1163" w:author="Miguel Centeno Muñoz" w:date="2014-07-30T20:15:00Z">
              <w:r w:rsidRPr="0023022A">
                <w:t>vital</w:t>
              </w:r>
            </w:ins>
          </w:p>
        </w:tc>
      </w:tr>
      <w:tr w:rsidR="00653FAD" w:rsidRPr="0023022A" w:rsidTr="00640380">
        <w:trPr>
          <w:ins w:id="1164"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65" w:author="Miguel Centeno Muñoz" w:date="2014-07-30T20:15:00Z"/>
                <w:b/>
              </w:rPr>
            </w:pPr>
            <w:ins w:id="1166"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67" w:author="Miguel Centeno Muñoz" w:date="2014-07-30T20:15:00Z"/>
              </w:rPr>
            </w:pPr>
            <w:ins w:id="1168"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6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70" w:author="Miguel Centeno Muñoz" w:date="2014-07-30T20:15:00Z"/>
                <w:b/>
              </w:rPr>
            </w:pPr>
            <w:ins w:id="1171"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72" w:author="Miguel Centeno Muñoz" w:date="2014-07-30T20:15:00Z"/>
              </w:rPr>
            </w:pPr>
            <w:ins w:id="1173" w:author="Miguel Centeno Muñoz" w:date="2014-07-30T20:15:00Z">
              <w:r w:rsidRPr="0023022A">
                <w:t>en construcción</w:t>
              </w:r>
            </w:ins>
          </w:p>
        </w:tc>
      </w:tr>
      <w:tr w:rsidR="00653FAD" w:rsidRPr="0023022A" w:rsidTr="00640380">
        <w:trPr>
          <w:ins w:id="1174"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75" w:author="Miguel Centeno Muñoz" w:date="2014-07-30T20:15:00Z"/>
                <w:b/>
              </w:rPr>
            </w:pPr>
            <w:ins w:id="1176"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77" w:author="Miguel Centeno Muñoz" w:date="2014-07-30T20:15:00Z"/>
              </w:rPr>
            </w:pPr>
            <w:ins w:id="1178"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7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80" w:author="Miguel Centeno Muñoz" w:date="2014-07-30T20:15:00Z"/>
                <w:b/>
              </w:rPr>
            </w:pPr>
            <w:ins w:id="1181"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82" w:author="Miguel Centeno Muñoz" w:date="2014-07-30T20:15:00Z"/>
              </w:rPr>
            </w:pPr>
            <w:ins w:id="1183" w:author="Miguel Centeno Muñoz" w:date="2014-07-30T20:15:00Z">
              <w:r w:rsidRPr="0023022A">
                <w:t>Ninguno</w:t>
              </w:r>
            </w:ins>
          </w:p>
        </w:tc>
      </w:tr>
    </w:tbl>
    <w:p w:rsidR="00653FAD" w:rsidRDefault="00653FAD">
      <w:pPr>
        <w:rPr>
          <w:ins w:id="1184" w:author="Miguel Centeno Muñoz" w:date="2014-07-30T20:16:00Z"/>
        </w:rPr>
        <w:pPrChange w:id="1185"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186"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187" w:author="Miguel Centeno Muñoz" w:date="2014-07-30T20:16:00Z"/>
                <w:b/>
              </w:rPr>
            </w:pPr>
            <w:ins w:id="1188" w:author="Miguel Centeno Muñoz" w:date="2014-07-30T20:16:00Z">
              <w:r>
                <w:rPr>
                  <w:b/>
                </w:rPr>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189" w:author="Miguel Centeno Muñoz" w:date="2014-07-30T20:16:00Z"/>
                <w:b/>
              </w:rPr>
            </w:pPr>
            <w:ins w:id="1190"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91"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92" w:author="Miguel Centeno Muñoz" w:date="2014-07-30T20:16:00Z"/>
                <w:b/>
              </w:rPr>
            </w:pPr>
            <w:ins w:id="1193"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94" w:author="Miguel Centeno Muñoz" w:date="2014-07-30T20:16:00Z"/>
              </w:rPr>
            </w:pPr>
            <w:ins w:id="1195" w:author="Miguel Centeno Muñoz" w:date="2014-07-30T20:16:00Z">
              <w:r w:rsidRPr="0023022A">
                <w:t xml:space="preserve">1.0 ( 23/06/2014 ) </w:t>
              </w:r>
            </w:ins>
          </w:p>
        </w:tc>
      </w:tr>
      <w:tr w:rsidR="00181555" w:rsidRPr="0023022A" w:rsidTr="00640380">
        <w:trPr>
          <w:ins w:id="1196"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97" w:author="Miguel Centeno Muñoz" w:date="2014-07-30T20:16:00Z"/>
                <w:b/>
              </w:rPr>
            </w:pPr>
            <w:ins w:id="1198"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99" w:author="Miguel Centeno Muñoz" w:date="2014-07-30T20:16:00Z"/>
              </w:rPr>
            </w:pPr>
            <w:ins w:id="1200"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01"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2" w:author="Miguel Centeno Muñoz" w:date="2014-07-30T20:16:00Z"/>
                <w:b/>
              </w:rPr>
            </w:pPr>
            <w:ins w:id="1203" w:author="Miguel Centeno Muñoz" w:date="2014-07-30T20:16:00Z">
              <w:r w:rsidRPr="0023022A">
                <w:rPr>
                  <w:b/>
                </w:rPr>
                <w:lastRenderedPageBreak/>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04" w:author="Miguel Centeno Muñoz" w:date="2014-07-30T20:16:00Z"/>
              </w:rPr>
            </w:pPr>
            <w:ins w:id="1205" w:author="Miguel Centeno Muñoz" w:date="2014-07-30T20:16:00Z">
              <w:r w:rsidRPr="0023022A">
                <w:t xml:space="preserve">Sergio Segura Rueda </w:t>
              </w:r>
            </w:ins>
          </w:p>
        </w:tc>
      </w:tr>
      <w:tr w:rsidR="00181555" w:rsidRPr="0023022A" w:rsidTr="00640380">
        <w:trPr>
          <w:ins w:id="1206"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7" w:author="Miguel Centeno Muñoz" w:date="2014-07-30T20:16:00Z"/>
                <w:b/>
              </w:rPr>
            </w:pPr>
            <w:ins w:id="1208"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09" w:author="Miguel Centeno Muñoz" w:date="2014-07-30T20:16:00Z"/>
              </w:rPr>
            </w:pPr>
            <w:ins w:id="1210"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11"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2" w:author="Miguel Centeno Muñoz" w:date="2014-07-30T20:16:00Z"/>
                <w:b/>
              </w:rPr>
            </w:pPr>
            <w:ins w:id="1213"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214" w:author="Miguel Centeno Muñoz" w:date="2014-07-30T20:16:00Z"/>
              </w:rPr>
            </w:pPr>
            <w:ins w:id="1215" w:author="Miguel Centeno Muñoz" w:date="2014-07-30T20:16:00Z">
              <w:r w:rsidRPr="0023022A">
                <w:t xml:space="preserve">El sistema deberá almacenar la información correspondiente a </w:t>
              </w:r>
              <w:r w:rsidR="007761C4">
                <w:t>l</w:t>
              </w:r>
            </w:ins>
            <w:ins w:id="1216" w:author="Miguel Centeno Muñoz" w:date="2014-08-02T12:20:00Z">
              <w:r w:rsidR="007761C4">
                <w:t>o</w:t>
              </w:r>
            </w:ins>
            <w:ins w:id="1217" w:author="Miguel Centeno Muñoz" w:date="2014-07-30T20:16:00Z">
              <w:r>
                <w:t xml:space="preserve">s </w:t>
              </w:r>
            </w:ins>
            <w:ins w:id="1218" w:author="Miguel Centeno Muñoz" w:date="2014-07-30T20:17:00Z">
              <w:r>
                <w:t>comentarios</w:t>
              </w:r>
            </w:ins>
            <w:ins w:id="1219" w:author="Miguel Centeno Muñoz" w:date="2014-07-30T20:16:00Z">
              <w:r>
                <w:t xml:space="preserve"> </w:t>
              </w:r>
            </w:ins>
            <w:ins w:id="1220" w:author="Miguel Centeno Muñoz" w:date="2014-07-30T20:17:00Z">
              <w:r>
                <w:t>que reciben las rutas</w:t>
              </w:r>
            </w:ins>
            <w:ins w:id="1221" w:author="Miguel Centeno Muñoz" w:date="2014-07-30T20:16:00Z">
              <w:r w:rsidRPr="0023022A">
                <w:t xml:space="preserve">. En concreto: </w:t>
              </w:r>
            </w:ins>
          </w:p>
        </w:tc>
      </w:tr>
      <w:tr w:rsidR="00181555" w:rsidRPr="0023022A" w:rsidTr="00640380">
        <w:trPr>
          <w:ins w:id="122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3" w:author="Miguel Centeno Muñoz" w:date="2014-07-30T20:16:00Z"/>
                <w:b/>
              </w:rPr>
            </w:pPr>
            <w:ins w:id="1224"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25" w:author="Miguel Centeno Muñoz" w:date="2014-07-30T20:16:00Z"/>
              </w:rPr>
            </w:pPr>
            <w:ins w:id="1226"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2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8" w:author="Miguel Centeno Muñoz" w:date="2014-07-30T20:16:00Z"/>
                <w:b/>
              </w:rPr>
            </w:pPr>
            <w:ins w:id="1229"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30" w:author="Miguel Centeno Muñoz" w:date="2014-07-30T20:16:00Z"/>
              </w:rPr>
            </w:pPr>
            <w:ins w:id="1231" w:author="Miguel Centeno Muñoz" w:date="2014-07-30T20:16:00Z">
              <w:r w:rsidRPr="0023022A">
                <w:t>vital</w:t>
              </w:r>
            </w:ins>
          </w:p>
        </w:tc>
      </w:tr>
      <w:tr w:rsidR="00181555" w:rsidRPr="0023022A" w:rsidTr="00640380">
        <w:trPr>
          <w:ins w:id="123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33" w:author="Miguel Centeno Muñoz" w:date="2014-07-30T20:16:00Z"/>
                <w:b/>
              </w:rPr>
            </w:pPr>
            <w:ins w:id="1234"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35" w:author="Miguel Centeno Muñoz" w:date="2014-07-30T20:16:00Z"/>
              </w:rPr>
            </w:pPr>
            <w:ins w:id="1236"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3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38" w:author="Miguel Centeno Muñoz" w:date="2014-07-30T20:16:00Z"/>
                <w:b/>
              </w:rPr>
            </w:pPr>
            <w:ins w:id="1239"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40" w:author="Miguel Centeno Muñoz" w:date="2014-07-30T20:16:00Z"/>
              </w:rPr>
            </w:pPr>
            <w:ins w:id="1241" w:author="Miguel Centeno Muñoz" w:date="2014-07-30T20:16:00Z">
              <w:r w:rsidRPr="0023022A">
                <w:t>en construcción</w:t>
              </w:r>
            </w:ins>
          </w:p>
        </w:tc>
      </w:tr>
      <w:tr w:rsidR="00181555" w:rsidRPr="0023022A" w:rsidTr="00640380">
        <w:trPr>
          <w:ins w:id="124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43" w:author="Miguel Centeno Muñoz" w:date="2014-07-30T20:16:00Z"/>
                <w:b/>
              </w:rPr>
            </w:pPr>
            <w:ins w:id="1244"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45" w:author="Miguel Centeno Muñoz" w:date="2014-07-30T20:16:00Z"/>
              </w:rPr>
            </w:pPr>
            <w:ins w:id="1246"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4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48" w:author="Miguel Centeno Muñoz" w:date="2014-07-30T20:16:00Z"/>
                <w:b/>
              </w:rPr>
            </w:pPr>
            <w:ins w:id="1249"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50" w:author="Miguel Centeno Muñoz" w:date="2014-07-30T20:16:00Z"/>
              </w:rPr>
            </w:pPr>
            <w:ins w:id="1251" w:author="Miguel Centeno Muñoz" w:date="2014-07-30T20:16:00Z">
              <w:r w:rsidRPr="0023022A">
                <w:t>Ninguno</w:t>
              </w:r>
            </w:ins>
          </w:p>
        </w:tc>
      </w:tr>
    </w:tbl>
    <w:p w:rsidR="00930F56" w:rsidDel="007761C4" w:rsidRDefault="00930F56" w:rsidP="00D723A7">
      <w:pPr>
        <w:pStyle w:val="Ttulo3"/>
        <w:rPr>
          <w:del w:id="1252" w:author="Miguel Centeno Muñoz" w:date="2014-07-30T20:18:00Z"/>
        </w:rPr>
      </w:pPr>
    </w:p>
    <w:p w:rsidR="007761C4" w:rsidRDefault="007761C4">
      <w:pPr>
        <w:rPr>
          <w:ins w:id="1253" w:author="Miguel Centeno Muñoz" w:date="2014-08-02T12:17:00Z"/>
        </w:rPr>
      </w:pPr>
    </w:p>
    <w:p w:rsidR="007761C4" w:rsidRDefault="007761C4">
      <w:pPr>
        <w:rPr>
          <w:ins w:id="1254" w:author="Miguel Centeno Muñoz" w:date="2014-08-02T12:17:00Z"/>
        </w:rPr>
      </w:pPr>
    </w:p>
    <w:p w:rsidR="007761C4" w:rsidRDefault="007761C4">
      <w:pPr>
        <w:rPr>
          <w:ins w:id="1255" w:author="Miguel Centeno Muñoz" w:date="2014-08-02T12:17:00Z"/>
        </w:rPr>
      </w:pPr>
    </w:p>
    <w:tbl>
      <w:tblPr>
        <w:tblStyle w:val="Listamedia2-nfasis2"/>
        <w:tblW w:w="5000" w:type="pct"/>
        <w:tblLook w:val="04A0" w:firstRow="1" w:lastRow="0" w:firstColumn="1" w:lastColumn="0" w:noHBand="0" w:noVBand="1"/>
      </w:tblPr>
      <w:tblGrid>
        <w:gridCol w:w="1502"/>
        <w:gridCol w:w="7643"/>
      </w:tblGrid>
      <w:tr w:rsidR="007761C4" w:rsidRPr="0023022A" w:rsidTr="00F570D1">
        <w:trPr>
          <w:cnfStyle w:val="100000000000" w:firstRow="1" w:lastRow="0" w:firstColumn="0" w:lastColumn="0" w:oddVBand="0" w:evenVBand="0" w:oddHBand="0" w:evenHBand="0" w:firstRowFirstColumn="0" w:firstRowLastColumn="0" w:lastRowFirstColumn="0" w:lastRowLastColumn="0"/>
          <w:ins w:id="1256" w:author="Miguel Centeno Muñoz" w:date="2014-08-02T12:20:00Z"/>
        </w:trPr>
        <w:tc>
          <w:tcPr>
            <w:cnfStyle w:val="001000000100" w:firstRow="0" w:lastRow="0" w:firstColumn="1" w:lastColumn="0" w:oddVBand="0" w:evenVBand="0" w:oddHBand="0" w:evenHBand="0" w:firstRowFirstColumn="1" w:firstRowLastColumn="0" w:lastRowFirstColumn="0" w:lastRowLastColumn="0"/>
            <w:tcW w:w="0" w:type="auto"/>
            <w:hideMark/>
          </w:tcPr>
          <w:p w:rsidR="007761C4" w:rsidRPr="0023022A" w:rsidRDefault="007761C4" w:rsidP="00F570D1">
            <w:pPr>
              <w:rPr>
                <w:ins w:id="1257" w:author="Miguel Centeno Muñoz" w:date="2014-08-02T12:20:00Z"/>
                <w:b/>
              </w:rPr>
            </w:pPr>
            <w:ins w:id="1258" w:author="Miguel Centeno Muñoz" w:date="2014-08-02T12:20:00Z">
              <w:r>
                <w:rPr>
                  <w:b/>
                </w:rPr>
                <w:t>IRQ-0006</w:t>
              </w:r>
            </w:ins>
          </w:p>
        </w:tc>
        <w:tc>
          <w:tcPr>
            <w:tcW w:w="4183" w:type="pct"/>
            <w:hideMark/>
          </w:tcPr>
          <w:p w:rsidR="007761C4" w:rsidRPr="0023022A" w:rsidRDefault="007761C4">
            <w:pPr>
              <w:cnfStyle w:val="100000000000" w:firstRow="1" w:lastRow="0" w:firstColumn="0" w:lastColumn="0" w:oddVBand="0" w:evenVBand="0" w:oddHBand="0" w:evenHBand="0" w:firstRowFirstColumn="0" w:firstRowLastColumn="0" w:lastRowFirstColumn="0" w:lastRowLastColumn="0"/>
              <w:rPr>
                <w:ins w:id="1259" w:author="Miguel Centeno Muñoz" w:date="2014-08-02T12:20:00Z"/>
                <w:rFonts w:eastAsiaTheme="minorHAnsi" w:cstheme="minorBidi"/>
                <w:b/>
                <w:color w:val="auto"/>
                <w:sz w:val="22"/>
                <w:szCs w:val="22"/>
              </w:rPr>
              <w:pPrChange w:id="1260" w:author="Miguel Centeno Muñoz" w:date="2014-08-02T12:2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1261" w:author="Miguel Centeno Muñoz" w:date="2014-08-02T12:20:00Z">
              <w:r w:rsidRPr="0023022A">
                <w:rPr>
                  <w:b/>
                </w:rPr>
                <w:t>Información s</w:t>
              </w:r>
              <w:r>
                <w:rPr>
                  <w:b/>
                </w:rPr>
                <w:t>obre lo</w:t>
              </w:r>
              <w:r w:rsidRPr="0023022A">
                <w:rPr>
                  <w:b/>
                </w:rPr>
                <w:t xml:space="preserve">s </w:t>
              </w:r>
              <w:r>
                <w:rPr>
                  <w:b/>
                </w:rPr>
                <w:t>Mapas</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62"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63" w:author="Miguel Centeno Muñoz" w:date="2014-08-02T12:20:00Z"/>
                <w:b/>
              </w:rPr>
            </w:pPr>
            <w:ins w:id="1264" w:author="Miguel Centeno Muñoz" w:date="2014-08-02T12:20:00Z">
              <w:r w:rsidRPr="0023022A">
                <w:rPr>
                  <w:b/>
                </w:rPr>
                <w:t>Versión</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65" w:author="Miguel Centeno Muñoz" w:date="2014-08-02T12:20:00Z"/>
              </w:rPr>
            </w:pPr>
            <w:ins w:id="1266" w:author="Miguel Centeno Muñoz" w:date="2014-08-02T12:20:00Z">
              <w:r w:rsidRPr="0023022A">
                <w:t xml:space="preserve">1.0 ( 23/06/2014 ) </w:t>
              </w:r>
            </w:ins>
          </w:p>
        </w:tc>
      </w:tr>
      <w:tr w:rsidR="007761C4" w:rsidRPr="0023022A" w:rsidTr="00F570D1">
        <w:trPr>
          <w:ins w:id="126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68" w:author="Miguel Centeno Muñoz" w:date="2014-08-02T12:20:00Z"/>
                <w:b/>
              </w:rPr>
            </w:pPr>
            <w:ins w:id="1269" w:author="Miguel Centeno Muñoz" w:date="2014-08-02T12:20:00Z">
              <w:r w:rsidRPr="0023022A">
                <w:rPr>
                  <w:b/>
                </w:rPr>
                <w:t>Autores</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70" w:author="Miguel Centeno Muñoz" w:date="2014-08-02T12:20:00Z"/>
              </w:rPr>
            </w:pPr>
            <w:ins w:id="1271" w:author="Miguel Centeno Muñoz" w:date="2014-08-02T12:20:00Z">
              <w:r w:rsidRPr="0023022A">
                <w:t xml:space="preserve">Miguel Centeno Muñoz </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72"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73" w:author="Miguel Centeno Muñoz" w:date="2014-08-02T12:20:00Z"/>
                <w:b/>
              </w:rPr>
            </w:pPr>
            <w:ins w:id="1274" w:author="Miguel Centeno Muñoz" w:date="2014-08-02T12:20:00Z">
              <w:r w:rsidRPr="0023022A">
                <w:rPr>
                  <w:b/>
                </w:rPr>
                <w:t>Fuentes</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75" w:author="Miguel Centeno Muñoz" w:date="2014-08-02T12:20:00Z"/>
              </w:rPr>
            </w:pPr>
            <w:ins w:id="1276" w:author="Miguel Centeno Muñoz" w:date="2014-08-02T12:20:00Z">
              <w:r w:rsidRPr="0023022A">
                <w:t xml:space="preserve">Sergio Segura Rueda </w:t>
              </w:r>
            </w:ins>
          </w:p>
        </w:tc>
      </w:tr>
      <w:tr w:rsidR="007761C4" w:rsidRPr="0023022A" w:rsidTr="00F570D1">
        <w:trPr>
          <w:ins w:id="127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78" w:author="Miguel Centeno Muñoz" w:date="2014-08-02T12:20:00Z"/>
                <w:b/>
              </w:rPr>
            </w:pPr>
            <w:ins w:id="1279" w:author="Miguel Centeno Muñoz" w:date="2014-08-02T12:20:00Z">
              <w:r w:rsidRPr="0023022A">
                <w:rPr>
                  <w:b/>
                </w:rPr>
                <w:t>Dependencias</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80" w:author="Miguel Centeno Muñoz" w:date="2014-08-02T12:20:00Z"/>
              </w:rPr>
            </w:pPr>
            <w:ins w:id="1281" w:author="Miguel Centeno Muñoz" w:date="2014-08-02T12:20:00Z">
              <w:r w:rsidRPr="0023022A">
                <w:t>Ninguno</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82"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83" w:author="Miguel Centeno Muñoz" w:date="2014-08-02T12:20:00Z"/>
                <w:b/>
              </w:rPr>
            </w:pPr>
            <w:ins w:id="1284" w:author="Miguel Centeno Muñoz" w:date="2014-08-02T12:20:00Z">
              <w:r w:rsidRPr="0023022A">
                <w:rPr>
                  <w:b/>
                </w:rPr>
                <w:t>Descripción</w:t>
              </w:r>
            </w:ins>
          </w:p>
        </w:tc>
        <w:tc>
          <w:tcPr>
            <w:tcW w:w="0" w:type="auto"/>
            <w:hideMark/>
          </w:tcPr>
          <w:p w:rsidR="007761C4" w:rsidRPr="0023022A" w:rsidRDefault="007761C4">
            <w:pPr>
              <w:cnfStyle w:val="000000100000" w:firstRow="0" w:lastRow="0" w:firstColumn="0" w:lastColumn="0" w:oddVBand="0" w:evenVBand="0" w:oddHBand="1" w:evenHBand="0" w:firstRowFirstColumn="0" w:firstRowLastColumn="0" w:lastRowFirstColumn="0" w:lastRowLastColumn="0"/>
              <w:rPr>
                <w:ins w:id="1285" w:author="Miguel Centeno Muñoz" w:date="2014-08-02T12:20:00Z"/>
                <w:rFonts w:eastAsiaTheme="minorHAnsi" w:cstheme="minorBidi"/>
                <w:color w:val="auto"/>
              </w:rPr>
              <w:pPrChange w:id="1286" w:author="Miguel Centeno Muñoz" w:date="2014-08-02T12:21: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1287" w:author="Miguel Centeno Muñoz" w:date="2014-08-02T12:20:00Z">
              <w:r w:rsidRPr="0023022A">
                <w:t xml:space="preserve">El sistema deberá almacenar la información correspondiente </w:t>
              </w:r>
              <w:r>
                <w:t>los mapas que conforman cada una de las rutas</w:t>
              </w:r>
              <w:r w:rsidRPr="0023022A">
                <w:t xml:space="preserve"> </w:t>
              </w:r>
            </w:ins>
          </w:p>
        </w:tc>
      </w:tr>
      <w:tr w:rsidR="007761C4" w:rsidRPr="0023022A" w:rsidTr="00F570D1">
        <w:trPr>
          <w:ins w:id="1288"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89" w:author="Miguel Centeno Muñoz" w:date="2014-08-02T12:20:00Z"/>
                <w:b/>
              </w:rPr>
            </w:pPr>
            <w:ins w:id="1290" w:author="Miguel Centeno Muñoz" w:date="2014-08-02T12:20:00Z">
              <w:r w:rsidRPr="0023022A">
                <w:rPr>
                  <w:b/>
                </w:rPr>
                <w:t>Datos específicos</w:t>
              </w:r>
            </w:ins>
          </w:p>
        </w:tc>
        <w:tc>
          <w:tcPr>
            <w:tcW w:w="0" w:type="auto"/>
            <w:hideMark/>
          </w:tcPr>
          <w:p w:rsidR="007761C4" w:rsidRDefault="007761C4" w:rsidP="00F570D1">
            <w:pPr>
              <w:cnfStyle w:val="000000000000" w:firstRow="0" w:lastRow="0" w:firstColumn="0" w:lastColumn="0" w:oddVBand="0" w:evenVBand="0" w:oddHBand="0" w:evenHBand="0" w:firstRowFirstColumn="0" w:firstRowLastColumn="0" w:lastRowFirstColumn="0" w:lastRowLastColumn="0"/>
              <w:rPr>
                <w:ins w:id="1291" w:author="Miguel Centeno Muñoz" w:date="2014-08-02T12:21:00Z"/>
              </w:rPr>
            </w:pPr>
            <w:ins w:id="1292" w:author="Miguel Centeno Muñoz" w:date="2014-08-02T12:21:00Z">
              <w:r>
                <w:t>Tipo de Mapa</w:t>
              </w:r>
            </w:ins>
          </w:p>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93" w:author="Miguel Centeno Muñoz" w:date="2014-08-02T12:20:00Z"/>
              </w:rPr>
            </w:pPr>
            <w:ins w:id="1294" w:author="Miguel Centeno Muñoz" w:date="2014-08-02T12:23:00Z">
              <w:r>
                <w:t>Imagen de mapa</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95"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96" w:author="Miguel Centeno Muñoz" w:date="2014-08-02T12:20:00Z"/>
                <w:b/>
              </w:rPr>
            </w:pPr>
            <w:ins w:id="1297" w:author="Miguel Centeno Muñoz" w:date="2014-08-02T12:20:00Z">
              <w:r w:rsidRPr="0023022A">
                <w:rPr>
                  <w:b/>
                </w:rPr>
                <w:t>Importancia</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98" w:author="Miguel Centeno Muñoz" w:date="2014-08-02T12:20:00Z"/>
              </w:rPr>
            </w:pPr>
            <w:ins w:id="1299" w:author="Miguel Centeno Muñoz" w:date="2014-08-02T12:20:00Z">
              <w:r w:rsidRPr="0023022A">
                <w:t>vital</w:t>
              </w:r>
            </w:ins>
          </w:p>
        </w:tc>
      </w:tr>
      <w:tr w:rsidR="007761C4" w:rsidRPr="0023022A" w:rsidTr="00F570D1">
        <w:trPr>
          <w:ins w:id="1300"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301" w:author="Miguel Centeno Muñoz" w:date="2014-08-02T12:20:00Z"/>
                <w:b/>
              </w:rPr>
            </w:pPr>
            <w:ins w:id="1302" w:author="Miguel Centeno Muñoz" w:date="2014-08-02T12:20:00Z">
              <w:r w:rsidRPr="0023022A">
                <w:rPr>
                  <w:b/>
                </w:rPr>
                <w:t>Urgencia</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303" w:author="Miguel Centeno Muñoz" w:date="2014-08-02T12:20:00Z"/>
              </w:rPr>
            </w:pPr>
            <w:ins w:id="1304" w:author="Miguel Centeno Muñoz" w:date="2014-08-02T12:20:00Z">
              <w:r w:rsidRPr="0023022A">
                <w:t>inmediatamente</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305"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306" w:author="Miguel Centeno Muñoz" w:date="2014-08-02T12:20:00Z"/>
                <w:b/>
              </w:rPr>
            </w:pPr>
            <w:ins w:id="1307" w:author="Miguel Centeno Muñoz" w:date="2014-08-02T12:20:00Z">
              <w:r w:rsidRPr="0023022A">
                <w:rPr>
                  <w:b/>
                </w:rPr>
                <w:t>Estado</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308" w:author="Miguel Centeno Muñoz" w:date="2014-08-02T12:20:00Z"/>
              </w:rPr>
            </w:pPr>
            <w:ins w:id="1309" w:author="Miguel Centeno Muñoz" w:date="2014-08-02T12:20:00Z">
              <w:r w:rsidRPr="0023022A">
                <w:t>en construcción</w:t>
              </w:r>
            </w:ins>
          </w:p>
        </w:tc>
      </w:tr>
      <w:tr w:rsidR="007761C4" w:rsidRPr="0023022A" w:rsidTr="00F570D1">
        <w:trPr>
          <w:ins w:id="1310"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311" w:author="Miguel Centeno Muñoz" w:date="2014-08-02T12:20:00Z"/>
                <w:b/>
              </w:rPr>
            </w:pPr>
            <w:ins w:id="1312" w:author="Miguel Centeno Muñoz" w:date="2014-08-02T12:20:00Z">
              <w:r w:rsidRPr="0023022A">
                <w:rPr>
                  <w:b/>
                </w:rPr>
                <w:t>Estabilidad</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313" w:author="Miguel Centeno Muñoz" w:date="2014-08-02T12:20:00Z"/>
              </w:rPr>
            </w:pPr>
            <w:ins w:id="1314" w:author="Miguel Centeno Muñoz" w:date="2014-08-02T12:20:00Z">
              <w:r w:rsidRPr="0023022A">
                <w:t>alta</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315"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316" w:author="Miguel Centeno Muñoz" w:date="2014-08-02T12:20:00Z"/>
                <w:b/>
              </w:rPr>
            </w:pPr>
            <w:ins w:id="1317" w:author="Miguel Centeno Muñoz" w:date="2014-08-02T12:20:00Z">
              <w:r w:rsidRPr="0023022A">
                <w:rPr>
                  <w:b/>
                </w:rPr>
                <w:t>Comentarios</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318" w:author="Miguel Centeno Muñoz" w:date="2014-08-02T12:20:00Z"/>
              </w:rPr>
            </w:pPr>
            <w:ins w:id="1319" w:author="Miguel Centeno Muñoz" w:date="2014-08-02T12:20:00Z">
              <w:r w:rsidRPr="0023022A">
                <w:t>Ninguno</w:t>
              </w:r>
            </w:ins>
          </w:p>
        </w:tc>
      </w:tr>
    </w:tbl>
    <w:p w:rsidR="007761C4" w:rsidRDefault="007761C4">
      <w:pPr>
        <w:rPr>
          <w:ins w:id="1320" w:author="Miguel Centeno Muñoz" w:date="2014-08-02T12:17:00Z"/>
        </w:rPr>
      </w:pPr>
    </w:p>
    <w:p w:rsidR="007761C4" w:rsidRDefault="007761C4">
      <w:pPr>
        <w:rPr>
          <w:ins w:id="1321" w:author="Miguel Centeno Muñoz" w:date="2014-08-02T12:17:00Z"/>
        </w:rPr>
      </w:pPr>
    </w:p>
    <w:p w:rsidR="007761C4" w:rsidRDefault="007761C4">
      <w:pPr>
        <w:rPr>
          <w:ins w:id="1322" w:author="Miguel Centeno Muñoz" w:date="2014-08-02T12:17:00Z"/>
        </w:rPr>
      </w:pPr>
    </w:p>
    <w:p w:rsidR="007761C4" w:rsidRDefault="007761C4">
      <w:pPr>
        <w:rPr>
          <w:ins w:id="1323" w:author="Miguel Centeno Muñoz" w:date="2014-08-02T12:17:00Z"/>
        </w:rPr>
      </w:pPr>
    </w:p>
    <w:p w:rsidR="007761C4" w:rsidRDefault="007761C4">
      <w:pPr>
        <w:rPr>
          <w:ins w:id="1324" w:author="Miguel Centeno Muñoz" w:date="2014-08-02T12:17:00Z"/>
        </w:rPr>
      </w:pPr>
    </w:p>
    <w:p w:rsidR="007761C4" w:rsidRDefault="007761C4">
      <w:pPr>
        <w:rPr>
          <w:ins w:id="1325" w:author="Miguel Centeno Muñoz" w:date="2014-08-02T12:17:00Z"/>
        </w:rPr>
      </w:pPr>
    </w:p>
    <w:p w:rsidR="007761C4" w:rsidRDefault="007761C4">
      <w:pPr>
        <w:rPr>
          <w:ins w:id="1326" w:author="Miguel Centeno Muñoz" w:date="2014-08-02T12:17:00Z"/>
        </w:rPr>
      </w:pPr>
    </w:p>
    <w:p w:rsidR="007761C4" w:rsidRPr="007761C4" w:rsidRDefault="007761C4">
      <w:pPr>
        <w:rPr>
          <w:ins w:id="1327" w:author="Miguel Centeno Muñoz" w:date="2014-08-02T12:17:00Z"/>
        </w:rPr>
      </w:pPr>
    </w:p>
    <w:p w:rsidR="00FD7EF9" w:rsidRPr="00930F56" w:rsidDel="00181555" w:rsidRDefault="00FD7EF9" w:rsidP="00930F56">
      <w:pPr>
        <w:rPr>
          <w:del w:id="1328" w:author="Miguel Centeno Muñoz" w:date="2014-07-30T20:18:00Z"/>
        </w:rPr>
      </w:pPr>
    </w:p>
    <w:p w:rsidR="00DA0563" w:rsidRDefault="00DA0563" w:rsidP="00D723A7">
      <w:pPr>
        <w:pStyle w:val="Ttulo3"/>
      </w:pPr>
      <w:bookmarkStart w:id="1329" w:name="_Toc395553262"/>
      <w:r>
        <w:t>6.2.- Reglas de negocio y restricciones</w:t>
      </w:r>
      <w:bookmarkEnd w:id="1329"/>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spacing w:after="200" w:line="276" w:lineRule="auto"/>
              <w:rPr>
                <w:b/>
                <w:rPrChange w:id="1330" w:author="Miguel Centeno Muñoz" w:date="2014-07-30T20:19:00Z">
                  <w:rPr>
                    <w:rFonts w:eastAsiaTheme="minorHAnsi" w:cstheme="minorBidi"/>
                    <w:color w:val="auto"/>
                    <w:sz w:val="22"/>
                    <w:szCs w:val="22"/>
                  </w:rPr>
                </w:rPrChange>
              </w:rPr>
            </w:pPr>
            <w:bookmarkStart w:id="1331" w:name="CRQ-0001"/>
            <w:r w:rsidRPr="00181555">
              <w:rPr>
                <w:b/>
                <w:rPrChange w:id="1332" w:author="Miguel Centeno Muñoz" w:date="2014-07-30T20:19:00Z">
                  <w:rPr/>
                </w:rPrChange>
              </w:rPr>
              <w:t>CRQ-0001</w:t>
            </w:r>
          </w:p>
        </w:tc>
        <w:tc>
          <w:tcPr>
            <w:tcW w:w="5000" w:type="pct"/>
            <w:hideMark/>
          </w:tcPr>
          <w:p w:rsidR="00DA0563" w:rsidRPr="00181555" w:rsidRDefault="00DA0563">
            <w:pPr>
              <w:spacing w:after="200" w:line="276" w:lineRule="auto"/>
              <w:cnfStyle w:val="100000000000" w:firstRow="1" w:lastRow="0" w:firstColumn="0" w:lastColumn="0" w:oddVBand="0" w:evenVBand="0" w:oddHBand="0" w:evenHBand="0" w:firstRowFirstColumn="0" w:firstRowLastColumn="0" w:lastRowFirstColumn="0" w:lastRowLastColumn="0"/>
              <w:rPr>
                <w:b/>
                <w:rPrChange w:id="1333" w:author="Miguel Centeno Muñoz" w:date="2014-07-30T20:19:00Z">
                  <w:rPr>
                    <w:rFonts w:eastAsiaTheme="minorHAnsi" w:cstheme="minorBidi"/>
                    <w:color w:val="auto"/>
                    <w:sz w:val="22"/>
                    <w:szCs w:val="22"/>
                  </w:rPr>
                </w:rPrChange>
              </w:rPr>
            </w:pPr>
            <w:r w:rsidRPr="00181555">
              <w:rPr>
                <w:b/>
                <w:rPrChange w:id="1334"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35" w:author="Miguel Centeno Muñoz" w:date="2014-07-30T20:19:00Z">
                  <w:rPr>
                    <w:rFonts w:eastAsiaTheme="minorHAnsi" w:cstheme="minorBidi"/>
                    <w:color w:val="auto"/>
                  </w:rPr>
                </w:rPrChange>
              </w:rPr>
            </w:pPr>
            <w:r w:rsidRPr="00181555">
              <w:rPr>
                <w:b/>
                <w:rPrChange w:id="1336" w:author="Miguel Centeno Muñoz" w:date="2014-07-30T20:19:00Z">
                  <w:rPr/>
                </w:rPrChange>
              </w:rPr>
              <w:lastRenderedPageBreak/>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37" w:author="Miguel Centeno Muñoz" w:date="2014-07-30T20:19:00Z">
                  <w:rPr>
                    <w:rFonts w:eastAsiaTheme="minorHAnsi" w:cstheme="minorBidi"/>
                    <w:color w:val="auto"/>
                  </w:rPr>
                </w:rPrChange>
              </w:rPr>
            </w:pPr>
            <w:r w:rsidRPr="00181555">
              <w:rPr>
                <w:b/>
                <w:rPrChange w:id="1338" w:author="Miguel Centeno Muñoz" w:date="2014-07-30T20:19:00Z">
                  <w:rPr/>
                </w:rPrChange>
              </w:rPr>
              <w:t>Autores</w:t>
            </w:r>
          </w:p>
        </w:tc>
        <w:bookmarkEnd w:id="1331"/>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339" w:author="Miguel Centeno Muñoz" w:date="2014-07-30T20:19:00Z">
                <w:pPr>
                  <w:numPr>
                    <w:numId w:val="10"/>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40" w:author="Miguel Centeno Muñoz" w:date="2014-07-30T20:19:00Z">
                  <w:rPr>
                    <w:rFonts w:eastAsiaTheme="minorHAnsi" w:cstheme="minorBidi"/>
                    <w:color w:val="auto"/>
                  </w:rPr>
                </w:rPrChange>
              </w:rPr>
            </w:pPr>
            <w:r w:rsidRPr="00181555">
              <w:rPr>
                <w:b/>
                <w:rPrChange w:id="1341"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342" w:author="Miguel Centeno Muñoz" w:date="2014-07-30T20:19:00Z">
                <w:pPr>
                  <w:numPr>
                    <w:numId w:val="11"/>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43" w:author="Miguel Centeno Muñoz" w:date="2014-07-30T20:19:00Z">
                  <w:rPr>
                    <w:rFonts w:eastAsiaTheme="minorHAnsi" w:cstheme="minorBidi"/>
                    <w:color w:val="auto"/>
                  </w:rPr>
                </w:rPrChange>
              </w:rPr>
            </w:pPr>
            <w:r w:rsidRPr="00181555">
              <w:rPr>
                <w:b/>
                <w:rPrChange w:id="1344"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45" w:author="Miguel Centeno Muñoz" w:date="2014-07-30T20:19:00Z">
                  <w:rPr>
                    <w:rFonts w:eastAsiaTheme="minorHAnsi" w:cstheme="minorBidi"/>
                    <w:color w:val="auto"/>
                  </w:rPr>
                </w:rPrChange>
              </w:rPr>
            </w:pPr>
            <w:r w:rsidRPr="00181555">
              <w:rPr>
                <w:b/>
                <w:rPrChange w:id="1346"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347"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48" w:author="Miguel Centeno Muñoz" w:date="2014-07-30T20:19:00Z">
                  <w:rPr>
                    <w:rFonts w:eastAsiaTheme="minorHAnsi" w:cstheme="minorBidi"/>
                    <w:color w:val="auto"/>
                  </w:rPr>
                </w:rPrChange>
              </w:rPr>
            </w:pPr>
            <w:r w:rsidRPr="00181555">
              <w:rPr>
                <w:b/>
                <w:rPrChange w:id="1349"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50" w:author="Miguel Centeno Muñoz" w:date="2014-07-30T20:19:00Z">
                  <w:rPr>
                    <w:rFonts w:eastAsiaTheme="minorHAnsi" w:cstheme="minorBidi"/>
                    <w:color w:val="auto"/>
                  </w:rPr>
                </w:rPrChange>
              </w:rPr>
            </w:pPr>
            <w:r w:rsidRPr="00181555">
              <w:rPr>
                <w:b/>
                <w:rPrChange w:id="1351"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52" w:author="Miguel Centeno Muñoz" w:date="2014-07-30T20:19:00Z">
                  <w:rPr>
                    <w:rFonts w:eastAsiaTheme="minorHAnsi" w:cstheme="minorBidi"/>
                    <w:color w:val="auto"/>
                  </w:rPr>
                </w:rPrChange>
              </w:rPr>
            </w:pPr>
            <w:r w:rsidRPr="00181555">
              <w:rPr>
                <w:b/>
                <w:rPrChange w:id="1353"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54" w:author="Miguel Centeno Muñoz" w:date="2014-07-30T20:19:00Z">
                  <w:rPr>
                    <w:rFonts w:eastAsiaTheme="minorHAnsi" w:cstheme="minorBidi"/>
                    <w:color w:val="auto"/>
                  </w:rPr>
                </w:rPrChange>
              </w:rPr>
            </w:pPr>
            <w:r w:rsidRPr="00181555">
              <w:rPr>
                <w:b/>
                <w:rPrChange w:id="1355"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56" w:author="Miguel Centeno Muñoz" w:date="2014-07-30T20:19:00Z">
                  <w:rPr>
                    <w:rFonts w:eastAsiaTheme="minorHAnsi" w:cstheme="minorBidi"/>
                    <w:color w:val="auto"/>
                  </w:rPr>
                </w:rPrChange>
              </w:rPr>
            </w:pPr>
            <w:r w:rsidRPr="00181555">
              <w:rPr>
                <w:b/>
                <w:rPrChange w:id="1357"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358" w:author="Miguel Centeno Muñoz" w:date="2014-07-27T12:51:00Z"/>
          <w:rFonts w:eastAsiaTheme="minorHAnsi" w:cstheme="minorBidi"/>
          <w:b w:val="0"/>
          <w:bCs w:val="0"/>
          <w:color w:val="auto"/>
          <w:sz w:val="22"/>
        </w:rPr>
      </w:pPr>
    </w:p>
    <w:p w:rsidR="00930F56" w:rsidDel="00FD7EF9" w:rsidRDefault="00930F56" w:rsidP="00930F56">
      <w:pPr>
        <w:rPr>
          <w:del w:id="1359" w:author="Miguel Centeno Muñoz" w:date="2014-07-27T12:51:00Z"/>
        </w:rPr>
      </w:pPr>
    </w:p>
    <w:p w:rsidR="00930F56" w:rsidDel="00FD7EF9" w:rsidRDefault="00930F56" w:rsidP="00930F56">
      <w:pPr>
        <w:rPr>
          <w:del w:id="1360"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spacing w:after="200" w:line="276" w:lineRule="auto"/>
              <w:rPr>
                <w:b/>
                <w:rPrChange w:id="1361" w:author="Miguel Centeno Muñoz" w:date="2014-07-30T20:20:00Z">
                  <w:rPr>
                    <w:rFonts w:eastAsiaTheme="minorHAnsi" w:cstheme="minorBidi"/>
                    <w:color w:val="auto"/>
                    <w:sz w:val="22"/>
                    <w:szCs w:val="22"/>
                  </w:rPr>
                </w:rPrChange>
              </w:rPr>
            </w:pPr>
            <w:bookmarkStart w:id="1362" w:name="CRQ-0002"/>
            <w:r w:rsidRPr="00181555">
              <w:rPr>
                <w:b/>
                <w:rPrChange w:id="1363" w:author="Miguel Centeno Muñoz" w:date="2014-07-30T20:20:00Z">
                  <w:rPr/>
                </w:rPrChange>
              </w:rPr>
              <w:t>CRQ-0002</w:t>
            </w:r>
          </w:p>
        </w:tc>
        <w:tc>
          <w:tcPr>
            <w:tcW w:w="5000" w:type="pct"/>
            <w:hideMark/>
          </w:tcPr>
          <w:p w:rsidR="00930F56" w:rsidRPr="00181555" w:rsidRDefault="00930F56">
            <w:pPr>
              <w:spacing w:after="200" w:line="276" w:lineRule="auto"/>
              <w:cnfStyle w:val="100000000000" w:firstRow="1" w:lastRow="0" w:firstColumn="0" w:lastColumn="0" w:oddVBand="0" w:evenVBand="0" w:oddHBand="0" w:evenHBand="0" w:firstRowFirstColumn="0" w:firstRowLastColumn="0" w:lastRowFirstColumn="0" w:lastRowLastColumn="0"/>
              <w:rPr>
                <w:b/>
                <w:rPrChange w:id="1364" w:author="Miguel Centeno Muñoz" w:date="2014-07-30T20:20:00Z">
                  <w:rPr>
                    <w:rFonts w:eastAsiaTheme="minorHAnsi" w:cstheme="minorBidi"/>
                    <w:color w:val="auto"/>
                    <w:sz w:val="22"/>
                    <w:szCs w:val="22"/>
                  </w:rPr>
                </w:rPrChange>
              </w:rPr>
            </w:pPr>
            <w:r w:rsidRPr="00181555">
              <w:rPr>
                <w:b/>
                <w:rPrChange w:id="1365"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66" w:author="Miguel Centeno Muñoz" w:date="2014-07-30T20:20:00Z">
                  <w:rPr>
                    <w:rFonts w:eastAsiaTheme="minorHAnsi" w:cstheme="minorBidi"/>
                    <w:color w:val="auto"/>
                  </w:rPr>
                </w:rPrChange>
              </w:rPr>
            </w:pPr>
            <w:r w:rsidRPr="00181555">
              <w:rPr>
                <w:b/>
                <w:rPrChange w:id="1367"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68" w:author="Miguel Centeno Muñoz" w:date="2014-07-30T20:20:00Z">
                  <w:rPr>
                    <w:rFonts w:eastAsiaTheme="minorHAnsi" w:cstheme="minorBidi"/>
                    <w:color w:val="auto"/>
                  </w:rPr>
                </w:rPrChange>
              </w:rPr>
            </w:pPr>
            <w:r w:rsidRPr="00181555">
              <w:rPr>
                <w:b/>
                <w:rPrChange w:id="1369" w:author="Miguel Centeno Muñoz" w:date="2014-07-30T20:20:00Z">
                  <w:rPr/>
                </w:rPrChange>
              </w:rPr>
              <w:t>Autores</w:t>
            </w:r>
          </w:p>
        </w:tc>
        <w:bookmarkEnd w:id="1362"/>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370" w:author="Miguel Centeno Muñoz" w:date="2014-07-30T20:19:00Z">
                <w:pPr>
                  <w:numPr>
                    <w:numId w:val="33"/>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71" w:author="Miguel Centeno Muñoz" w:date="2014-07-30T20:20:00Z">
                  <w:rPr>
                    <w:rFonts w:eastAsiaTheme="minorHAnsi" w:cstheme="minorBidi"/>
                    <w:color w:val="auto"/>
                  </w:rPr>
                </w:rPrChange>
              </w:rPr>
            </w:pPr>
            <w:r w:rsidRPr="00181555">
              <w:rPr>
                <w:b/>
                <w:rPrChange w:id="1372"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373" w:author="Miguel Centeno Muñoz" w:date="2014-07-30T20:19:00Z">
                <w:pPr>
                  <w:numPr>
                    <w:numId w:val="34"/>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74" w:author="Miguel Centeno Muñoz" w:date="2014-07-30T20:20:00Z">
                  <w:rPr>
                    <w:rFonts w:eastAsiaTheme="minorHAnsi" w:cstheme="minorBidi"/>
                    <w:color w:val="auto"/>
                  </w:rPr>
                </w:rPrChange>
              </w:rPr>
            </w:pPr>
            <w:r w:rsidRPr="00181555">
              <w:rPr>
                <w:b/>
                <w:rPrChange w:id="1375"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76" w:author="Miguel Centeno Muñoz" w:date="2014-07-30T20:20:00Z">
                  <w:rPr>
                    <w:rFonts w:eastAsiaTheme="minorHAnsi" w:cstheme="minorBidi"/>
                    <w:color w:val="auto"/>
                  </w:rPr>
                </w:rPrChange>
              </w:rPr>
            </w:pPr>
            <w:r w:rsidRPr="00181555">
              <w:rPr>
                <w:b/>
                <w:rPrChange w:id="1377"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378"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79" w:author="Miguel Centeno Muñoz" w:date="2014-07-30T20:20:00Z">
                  <w:rPr>
                    <w:rFonts w:eastAsiaTheme="minorHAnsi" w:cstheme="minorBidi"/>
                    <w:color w:val="auto"/>
                  </w:rPr>
                </w:rPrChange>
              </w:rPr>
            </w:pPr>
            <w:r w:rsidRPr="00181555">
              <w:rPr>
                <w:b/>
                <w:rPrChange w:id="1380"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81" w:author="Miguel Centeno Muñoz" w:date="2014-07-30T20:20:00Z">
                  <w:rPr>
                    <w:rFonts w:eastAsiaTheme="minorHAnsi" w:cstheme="minorBidi"/>
                    <w:color w:val="auto"/>
                  </w:rPr>
                </w:rPrChange>
              </w:rPr>
            </w:pPr>
            <w:r w:rsidRPr="00181555">
              <w:rPr>
                <w:b/>
                <w:rPrChange w:id="1382"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83" w:author="Miguel Centeno Muñoz" w:date="2014-07-30T20:20:00Z">
                  <w:rPr>
                    <w:rFonts w:eastAsiaTheme="minorHAnsi" w:cstheme="minorBidi"/>
                    <w:color w:val="auto"/>
                  </w:rPr>
                </w:rPrChange>
              </w:rPr>
            </w:pPr>
            <w:r w:rsidRPr="00181555">
              <w:rPr>
                <w:b/>
                <w:rPrChange w:id="1384"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85" w:author="Miguel Centeno Muñoz" w:date="2014-07-30T20:20:00Z">
                  <w:rPr>
                    <w:rFonts w:eastAsiaTheme="minorHAnsi" w:cstheme="minorBidi"/>
                    <w:color w:val="auto"/>
                  </w:rPr>
                </w:rPrChange>
              </w:rPr>
            </w:pPr>
            <w:r w:rsidRPr="00181555">
              <w:rPr>
                <w:b/>
                <w:rPrChange w:id="1386"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87" w:author="Miguel Centeno Muñoz" w:date="2014-07-30T20:20:00Z">
                  <w:rPr>
                    <w:rFonts w:eastAsiaTheme="minorHAnsi" w:cstheme="minorBidi"/>
                    <w:color w:val="auto"/>
                  </w:rPr>
                </w:rPrChange>
              </w:rPr>
            </w:pPr>
            <w:r w:rsidRPr="00181555">
              <w:rPr>
                <w:b/>
                <w:rPrChange w:id="1388"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389"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390"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391" w:author="Miguel Centeno Muñoz" w:date="2014-07-30T20:22:00Z"/>
                <w:b/>
              </w:rPr>
            </w:pPr>
            <w:ins w:id="1392"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393" w:author="Miguel Centeno Muñoz" w:date="2014-07-30T20:22:00Z"/>
                <w:b/>
              </w:rPr>
            </w:pPr>
            <w:ins w:id="1394"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39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96" w:author="Miguel Centeno Muñoz" w:date="2014-07-30T20:22:00Z"/>
                <w:b/>
              </w:rPr>
            </w:pPr>
            <w:ins w:id="1397"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98" w:author="Miguel Centeno Muñoz" w:date="2014-07-30T20:22:00Z"/>
              </w:rPr>
            </w:pPr>
            <w:ins w:id="1399" w:author="Miguel Centeno Muñoz" w:date="2014-07-30T20:22:00Z">
              <w:r>
                <w:t xml:space="preserve">1.0 ( 25/07/2014 ) </w:t>
              </w:r>
            </w:ins>
          </w:p>
        </w:tc>
      </w:tr>
      <w:tr w:rsidR="00181555" w:rsidTr="00640380">
        <w:trPr>
          <w:ins w:id="140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1" w:author="Miguel Centeno Muñoz" w:date="2014-07-30T20:22:00Z"/>
                <w:b/>
              </w:rPr>
            </w:pPr>
            <w:ins w:id="1402"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03" w:author="Miguel Centeno Muñoz" w:date="2014-07-30T20:22:00Z"/>
              </w:rPr>
            </w:pPr>
            <w:ins w:id="1404"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40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6" w:author="Miguel Centeno Muñoz" w:date="2014-07-30T20:22:00Z"/>
                <w:b/>
              </w:rPr>
            </w:pPr>
            <w:ins w:id="1407"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08" w:author="Miguel Centeno Muñoz" w:date="2014-07-30T20:22:00Z"/>
              </w:rPr>
            </w:pPr>
            <w:ins w:id="1409" w:author="Miguel Centeno Muñoz" w:date="2014-07-30T20:22:00Z">
              <w:r w:rsidRPr="00930F56">
                <w:t>Sergio Segura Rueda</w:t>
              </w:r>
              <w:r>
                <w:t xml:space="preserve"> </w:t>
              </w:r>
            </w:ins>
          </w:p>
        </w:tc>
      </w:tr>
      <w:tr w:rsidR="00181555" w:rsidTr="00640380">
        <w:trPr>
          <w:ins w:id="141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11" w:author="Miguel Centeno Muñoz" w:date="2014-07-30T20:22:00Z"/>
                <w:b/>
              </w:rPr>
            </w:pPr>
            <w:ins w:id="1412" w:author="Miguel Centeno Muñoz" w:date="2014-07-30T20:22:00Z">
              <w:r w:rsidRPr="0023022A">
                <w:rPr>
                  <w:b/>
                </w:rPr>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13" w:author="Miguel Centeno Muñoz" w:date="2014-07-30T20:22:00Z"/>
              </w:rPr>
            </w:pPr>
            <w:ins w:id="1414"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41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16" w:author="Miguel Centeno Muñoz" w:date="2014-07-30T20:22:00Z"/>
                <w:b/>
              </w:rPr>
            </w:pPr>
            <w:ins w:id="1417"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418" w:author="Miguel Centeno Muñoz" w:date="2014-07-30T20:22:00Z"/>
              </w:rPr>
            </w:pPr>
            <w:ins w:id="1419" w:author="Miguel Centeno Muñoz" w:date="2014-07-30T20:23:00Z">
              <w:r>
                <w:t xml:space="preserve">La información almacenada por el sistema deberá satisfacer la siguiente </w:t>
              </w:r>
              <w:r>
                <w:lastRenderedPageBreak/>
                <w:t xml:space="preserve">restricción: </w:t>
              </w:r>
              <w:r>
                <w:rPr>
                  <w:rStyle w:val="nfasis"/>
                  <w:rFonts w:cs="Arial"/>
                </w:rPr>
                <w:t>un usuario puede subir un máximo de diez rutas por día-</w:t>
              </w:r>
            </w:ins>
          </w:p>
        </w:tc>
      </w:tr>
      <w:tr w:rsidR="00181555" w:rsidTr="00640380">
        <w:trPr>
          <w:ins w:id="142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21" w:author="Miguel Centeno Muñoz" w:date="2014-07-30T20:22:00Z"/>
                <w:b/>
              </w:rPr>
            </w:pPr>
            <w:ins w:id="1422" w:author="Miguel Centeno Muñoz" w:date="2014-07-30T20:22:00Z">
              <w:r w:rsidRPr="0023022A">
                <w:rPr>
                  <w:b/>
                </w:rPr>
                <w:lastRenderedPageBreak/>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23" w:author="Miguel Centeno Muñoz" w:date="2014-07-30T20:22:00Z"/>
              </w:rPr>
            </w:pPr>
            <w:ins w:id="1424"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42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26" w:author="Miguel Centeno Muñoz" w:date="2014-07-30T20:22:00Z"/>
                <w:b/>
              </w:rPr>
            </w:pPr>
            <w:ins w:id="1427"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28" w:author="Miguel Centeno Muñoz" w:date="2014-07-30T20:22:00Z"/>
              </w:rPr>
            </w:pPr>
            <w:ins w:id="1429" w:author="Miguel Centeno Muñoz" w:date="2014-07-30T20:22:00Z">
              <w:r>
                <w:t>inmediatamente</w:t>
              </w:r>
            </w:ins>
          </w:p>
        </w:tc>
      </w:tr>
      <w:tr w:rsidR="00181555" w:rsidTr="00640380">
        <w:trPr>
          <w:ins w:id="143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31" w:author="Miguel Centeno Muñoz" w:date="2014-07-30T20:22:00Z"/>
                <w:b/>
              </w:rPr>
            </w:pPr>
            <w:ins w:id="1432"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33" w:author="Miguel Centeno Muñoz" w:date="2014-07-30T20:22:00Z"/>
              </w:rPr>
            </w:pPr>
            <w:ins w:id="1434"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43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36" w:author="Miguel Centeno Muñoz" w:date="2014-07-30T20:22:00Z"/>
                <w:b/>
              </w:rPr>
            </w:pPr>
            <w:ins w:id="1437"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38" w:author="Miguel Centeno Muñoz" w:date="2014-07-30T20:22:00Z"/>
              </w:rPr>
            </w:pPr>
            <w:ins w:id="1439" w:author="Miguel Centeno Muñoz" w:date="2014-07-30T20:22:00Z">
              <w:r>
                <w:t>alta</w:t>
              </w:r>
            </w:ins>
          </w:p>
        </w:tc>
      </w:tr>
      <w:tr w:rsidR="00181555" w:rsidTr="00640380">
        <w:trPr>
          <w:ins w:id="144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41" w:author="Miguel Centeno Muñoz" w:date="2014-07-30T20:22:00Z"/>
                <w:b/>
              </w:rPr>
            </w:pPr>
            <w:ins w:id="1442"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43" w:author="Miguel Centeno Muñoz" w:date="2014-07-30T20:22:00Z"/>
              </w:rPr>
            </w:pPr>
            <w:ins w:id="1444" w:author="Miguel Centeno Muñoz" w:date="2014-07-30T20:22:00Z">
              <w:r>
                <w:t>Ninguno</w:t>
              </w:r>
            </w:ins>
          </w:p>
        </w:tc>
      </w:tr>
    </w:tbl>
    <w:p w:rsidR="00181555" w:rsidRDefault="00181555" w:rsidP="00930F56">
      <w:pPr>
        <w:rPr>
          <w:ins w:id="1445" w:author="Miguel Centeno Muñoz" w:date="2014-08-02T12:23:00Z"/>
        </w:rPr>
      </w:pPr>
    </w:p>
    <w:p w:rsidR="007761C4" w:rsidRDefault="007761C4" w:rsidP="00930F56">
      <w:pPr>
        <w:rPr>
          <w:ins w:id="1446" w:author="Miguel Centeno Muñoz" w:date="2014-08-02T12:23:00Z"/>
        </w:rPr>
      </w:pPr>
    </w:p>
    <w:p w:rsidR="007761C4" w:rsidRDefault="007761C4" w:rsidP="00930F56">
      <w:pPr>
        <w:rPr>
          <w:ins w:id="1447" w:author="Miguel Centeno Muñoz" w:date="2014-08-02T12:23:00Z"/>
        </w:rPr>
      </w:pPr>
    </w:p>
    <w:p w:rsidR="007761C4" w:rsidRDefault="007761C4"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spacing w:after="200" w:line="276" w:lineRule="auto"/>
              <w:rPr>
                <w:b/>
                <w:rPrChange w:id="1448" w:author="Miguel Centeno Muñoz" w:date="2014-07-30T20:20:00Z">
                  <w:rPr>
                    <w:rFonts w:eastAsiaTheme="minorHAnsi" w:cstheme="minorBidi"/>
                    <w:color w:val="auto"/>
                    <w:sz w:val="22"/>
                    <w:szCs w:val="22"/>
                  </w:rPr>
                </w:rPrChange>
              </w:rPr>
            </w:pPr>
            <w:bookmarkStart w:id="1449" w:name="CRQ-0003"/>
            <w:r w:rsidRPr="00181555">
              <w:rPr>
                <w:b/>
                <w:rPrChange w:id="1450" w:author="Miguel Centeno Muñoz" w:date="2014-07-30T20:20:00Z">
                  <w:rPr/>
                </w:rPrChange>
              </w:rPr>
              <w:t>CRQ-000</w:t>
            </w:r>
            <w:ins w:id="1451" w:author="Miguel Centeno Muñoz" w:date="2014-07-30T20:18:00Z">
              <w:r w:rsidR="00181555" w:rsidRPr="00181555">
                <w:rPr>
                  <w:b/>
                  <w:rPrChange w:id="1452" w:author="Miguel Centeno Muñoz" w:date="2014-07-30T20:20:00Z">
                    <w:rPr/>
                  </w:rPrChange>
                </w:rPr>
                <w:t>4</w:t>
              </w:r>
            </w:ins>
            <w:del w:id="1453" w:author="Miguel Centeno Muñoz" w:date="2014-07-30T20:18:00Z">
              <w:r w:rsidRPr="00181555" w:rsidDel="00181555">
                <w:rPr>
                  <w:b/>
                  <w:rPrChange w:id="1454" w:author="Miguel Centeno Muñoz" w:date="2014-07-30T20:20:00Z">
                    <w:rPr/>
                  </w:rPrChange>
                </w:rPr>
                <w:delText>3</w:delText>
              </w:r>
            </w:del>
          </w:p>
        </w:tc>
        <w:tc>
          <w:tcPr>
            <w:tcW w:w="4140" w:type="pct"/>
            <w:hideMark/>
          </w:tcPr>
          <w:p w:rsidR="00930F56" w:rsidRPr="00181555" w:rsidRDefault="00930F56">
            <w:pPr>
              <w:spacing w:after="200" w:line="276" w:lineRule="auto"/>
              <w:cnfStyle w:val="100000000000" w:firstRow="1" w:lastRow="0" w:firstColumn="0" w:lastColumn="0" w:oddVBand="0" w:evenVBand="0" w:oddHBand="0" w:evenHBand="0" w:firstRowFirstColumn="0" w:firstRowLastColumn="0" w:lastRowFirstColumn="0" w:lastRowLastColumn="0"/>
              <w:rPr>
                <w:b/>
                <w:rPrChange w:id="1455" w:author="Miguel Centeno Muñoz" w:date="2014-07-30T20:20:00Z">
                  <w:rPr>
                    <w:rFonts w:eastAsiaTheme="minorHAnsi" w:cstheme="minorBidi"/>
                    <w:color w:val="auto"/>
                    <w:sz w:val="22"/>
                    <w:szCs w:val="22"/>
                  </w:rPr>
                </w:rPrChange>
              </w:rPr>
            </w:pPr>
            <w:del w:id="1456" w:author="Miguel Centeno Muñoz" w:date="2014-07-30T20:18:00Z">
              <w:r w:rsidRPr="00181555" w:rsidDel="00181555">
                <w:rPr>
                  <w:b/>
                  <w:rPrChange w:id="1457" w:author="Miguel Centeno Muñoz" w:date="2014-07-30T20:20:00Z">
                    <w:rPr/>
                  </w:rPrChange>
                </w:rPr>
                <w:delText>Límite subida rutas en un día por usuario</w:delText>
              </w:r>
            </w:del>
            <w:ins w:id="1458" w:author="Miguel Centeno Muñoz" w:date="2014-07-30T20:18:00Z">
              <w:r w:rsidR="00181555" w:rsidRPr="00181555">
                <w:rPr>
                  <w:b/>
                  <w:rPrChange w:id="1459" w:author="Miguel Centeno Muñoz" w:date="2014-07-30T20:20:00Z">
                    <w:rPr/>
                  </w:rPrChange>
                </w:rPr>
                <w:t>Uni</w:t>
              </w:r>
            </w:ins>
            <w:ins w:id="1460" w:author="Miguel Centeno Muñoz" w:date="2014-07-30T20:19:00Z">
              <w:r w:rsidR="00181555" w:rsidRPr="00181555">
                <w:rPr>
                  <w:b/>
                  <w:rPrChange w:id="1461"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62" w:author="Miguel Centeno Muñoz" w:date="2014-07-30T20:20:00Z">
                  <w:rPr>
                    <w:rFonts w:eastAsiaTheme="minorHAnsi" w:cstheme="minorBidi"/>
                    <w:color w:val="auto"/>
                  </w:rPr>
                </w:rPrChange>
              </w:rPr>
            </w:pPr>
            <w:r w:rsidRPr="00181555">
              <w:rPr>
                <w:b/>
                <w:rPrChange w:id="1463"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64" w:author="Miguel Centeno Muñoz" w:date="2014-07-30T20:20:00Z">
                  <w:rPr>
                    <w:rFonts w:eastAsiaTheme="minorHAnsi" w:cstheme="minorBidi"/>
                    <w:color w:val="auto"/>
                  </w:rPr>
                </w:rPrChange>
              </w:rPr>
            </w:pPr>
            <w:r w:rsidRPr="00181555">
              <w:rPr>
                <w:b/>
                <w:rPrChange w:id="1465" w:author="Miguel Centeno Muñoz" w:date="2014-07-30T20:20:00Z">
                  <w:rPr/>
                </w:rPrChange>
              </w:rPr>
              <w:t>Autores</w:t>
            </w:r>
          </w:p>
        </w:tc>
        <w:bookmarkEnd w:id="1449"/>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466" w:author="Miguel Centeno Muñoz" w:date="2014-07-30T20:20:00Z">
                <w:pPr>
                  <w:numPr>
                    <w:numId w:val="35"/>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67" w:author="Miguel Centeno Muñoz" w:date="2014-07-30T20:20:00Z">
                  <w:rPr>
                    <w:rFonts w:eastAsiaTheme="minorHAnsi" w:cstheme="minorBidi"/>
                    <w:color w:val="auto"/>
                  </w:rPr>
                </w:rPrChange>
              </w:rPr>
            </w:pPr>
            <w:r w:rsidRPr="00181555">
              <w:rPr>
                <w:b/>
                <w:rPrChange w:id="1468"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469" w:author="Miguel Centeno Muñoz" w:date="2014-07-30T20:20:00Z">
                <w:pPr>
                  <w:numPr>
                    <w:numId w:val="3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70" w:author="Miguel Centeno Muñoz" w:date="2014-07-30T20:20:00Z">
                  <w:rPr>
                    <w:rFonts w:eastAsiaTheme="minorHAnsi" w:cstheme="minorBidi"/>
                    <w:color w:val="auto"/>
                  </w:rPr>
                </w:rPrChange>
              </w:rPr>
            </w:pPr>
            <w:r w:rsidRPr="00181555">
              <w:rPr>
                <w:b/>
                <w:rPrChange w:id="1471"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72" w:author="Miguel Centeno Muñoz" w:date="2014-07-30T20:20:00Z">
                  <w:rPr>
                    <w:rFonts w:eastAsiaTheme="minorHAnsi" w:cstheme="minorBidi"/>
                    <w:color w:val="auto"/>
                  </w:rPr>
                </w:rPrChange>
              </w:rPr>
            </w:pPr>
            <w:r w:rsidRPr="00181555">
              <w:rPr>
                <w:b/>
                <w:rPrChange w:id="1473"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474" w:author="Miguel Centeno Muñoz" w:date="2014-07-30T20:19:00Z">
              <w:r w:rsidRPr="00181555" w:rsidDel="00181555">
                <w:rPr>
                  <w:rStyle w:val="nfasis"/>
                  <w:rFonts w:cs="Arial"/>
                  <w:rPrChange w:id="1475" w:author="Miguel Centeno Muñoz" w:date="2014-07-30T20:20:00Z">
                    <w:rPr>
                      <w:rStyle w:val="nfasis"/>
                      <w:rFonts w:ascii="Arial" w:hAnsi="Arial" w:cs="Arial"/>
                    </w:rPr>
                  </w:rPrChange>
                </w:rPr>
                <w:delText>Un usuario no puede subir más de 10 rutas al día por motivos de seguridad</w:delText>
              </w:r>
            </w:del>
            <w:ins w:id="1476" w:author="Miguel Centeno Muñoz" w:date="2014-07-30T20:19:00Z">
              <w:r w:rsidR="00181555" w:rsidRPr="00181555">
                <w:rPr>
                  <w:rStyle w:val="nfasis"/>
                  <w:rFonts w:cs="Arial"/>
                  <w:rPrChange w:id="1477"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78" w:author="Miguel Centeno Muñoz" w:date="2014-07-30T20:20:00Z">
                  <w:rPr>
                    <w:rFonts w:eastAsiaTheme="minorHAnsi" w:cstheme="minorBidi"/>
                    <w:color w:val="auto"/>
                  </w:rPr>
                </w:rPrChange>
              </w:rPr>
            </w:pPr>
            <w:r w:rsidRPr="00181555">
              <w:rPr>
                <w:b/>
                <w:rPrChange w:id="1479"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80" w:author="Miguel Centeno Muñoz" w:date="2014-07-30T20:20:00Z">
                  <w:rPr>
                    <w:rFonts w:eastAsiaTheme="minorHAnsi" w:cstheme="minorBidi"/>
                    <w:color w:val="auto"/>
                  </w:rPr>
                </w:rPrChange>
              </w:rPr>
            </w:pPr>
            <w:r w:rsidRPr="00181555">
              <w:rPr>
                <w:b/>
                <w:rPrChange w:id="1481"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82" w:author="Miguel Centeno Muñoz" w:date="2014-07-30T20:20:00Z">
                  <w:rPr>
                    <w:rFonts w:eastAsiaTheme="minorHAnsi" w:cstheme="minorBidi"/>
                    <w:color w:val="auto"/>
                  </w:rPr>
                </w:rPrChange>
              </w:rPr>
            </w:pPr>
            <w:r w:rsidRPr="00181555">
              <w:rPr>
                <w:b/>
                <w:rPrChange w:id="1483"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84" w:author="Miguel Centeno Muñoz" w:date="2014-07-30T20:20:00Z">
                  <w:rPr>
                    <w:rFonts w:eastAsiaTheme="minorHAnsi" w:cstheme="minorBidi"/>
                    <w:color w:val="auto"/>
                  </w:rPr>
                </w:rPrChange>
              </w:rPr>
            </w:pPr>
            <w:r w:rsidRPr="00181555">
              <w:rPr>
                <w:b/>
                <w:rPrChange w:id="1485"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86" w:author="Miguel Centeno Muñoz" w:date="2014-07-30T20:20:00Z">
                  <w:rPr>
                    <w:rFonts w:eastAsiaTheme="minorHAnsi" w:cstheme="minorBidi"/>
                    <w:color w:val="auto"/>
                  </w:rPr>
                </w:rPrChange>
              </w:rPr>
            </w:pPr>
            <w:r w:rsidRPr="00181555">
              <w:rPr>
                <w:b/>
                <w:rPrChange w:id="1487"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488" w:author="Miguel Centeno Muñoz" w:date="2014-07-27T12:51:00Z"/>
        </w:rPr>
      </w:pPr>
    </w:p>
    <w:p w:rsidR="00DA0563" w:rsidRDefault="00DA0563" w:rsidP="00D723A7">
      <w:pPr>
        <w:pStyle w:val="Ttulo3"/>
      </w:pPr>
      <w:bookmarkStart w:id="1489" w:name="_Toc395553263"/>
      <w:r>
        <w:t>6.3.- Requisitos funcionales</w:t>
      </w:r>
      <w:bookmarkEnd w:id="1489"/>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490" w:name="_Toc395553264"/>
      <w:r>
        <w:t>6.3.1 Diagrama de subsistemas del sistema</w:t>
      </w:r>
      <w:bookmarkEnd w:id="1490"/>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0">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Pr>
        <w:rPr>
          <w:ins w:id="1491" w:author="Miguel Centeno Muñoz" w:date="2014-08-02T12:18:00Z"/>
        </w:rPr>
      </w:pPr>
    </w:p>
    <w:p w:rsidR="007761C4" w:rsidRDefault="007761C4" w:rsidP="00326FDB">
      <w:pPr>
        <w:rPr>
          <w:ins w:id="1492" w:author="Miguel Centeno Muñoz" w:date="2014-08-02T12:18:00Z"/>
        </w:rPr>
      </w:pPr>
    </w:p>
    <w:p w:rsidR="007761C4" w:rsidRDefault="007761C4" w:rsidP="00326FDB"/>
    <w:p w:rsidR="00326FDB" w:rsidRDefault="00A52B19" w:rsidP="00A72EF1">
      <w:pPr>
        <w:pStyle w:val="western"/>
        <w:jc w:val="center"/>
        <w:rPr>
          <w:ins w:id="1493" w:author="Miguel Centeno Muñoz" w:date="2014-08-02T12:18:00Z"/>
          <w:sz w:val="18"/>
          <w:szCs w:val="18"/>
        </w:rPr>
      </w:pPr>
      <w:r>
        <w:rPr>
          <w:sz w:val="18"/>
          <w:szCs w:val="18"/>
        </w:rPr>
        <w:t>Imagen X: Diagrama subsistemas de la aplicación</w:t>
      </w:r>
    </w:p>
    <w:p w:rsidR="007761C4" w:rsidDel="007761C4" w:rsidRDefault="007761C4" w:rsidP="00D723A7">
      <w:pPr>
        <w:pStyle w:val="Ttulo4"/>
        <w:ind w:firstLine="708"/>
        <w:rPr>
          <w:del w:id="1494" w:author="Miguel Centeno Muñoz" w:date="2014-08-02T12:18:00Z"/>
        </w:rPr>
      </w:pPr>
    </w:p>
    <w:p w:rsidR="007761C4" w:rsidRDefault="007761C4">
      <w:pPr>
        <w:rPr>
          <w:ins w:id="1495" w:author="Miguel Centeno Muñoz" w:date="2014-08-02T12:19:00Z"/>
        </w:rPr>
        <w:pPrChange w:id="1496" w:author="Miguel Centeno Muñoz" w:date="2014-08-02T12:19:00Z">
          <w:pPr>
            <w:pStyle w:val="western"/>
            <w:jc w:val="center"/>
          </w:pPr>
        </w:pPrChange>
      </w:pPr>
    </w:p>
    <w:p w:rsidR="007761C4" w:rsidRDefault="007761C4">
      <w:pPr>
        <w:rPr>
          <w:ins w:id="1497" w:author="Miguel Centeno Muñoz" w:date="2014-08-02T12:19:00Z"/>
        </w:rPr>
        <w:pPrChange w:id="1498" w:author="Miguel Centeno Muñoz" w:date="2014-08-02T12:19:00Z">
          <w:pPr>
            <w:pStyle w:val="western"/>
            <w:jc w:val="center"/>
          </w:pPr>
        </w:pPrChange>
      </w:pPr>
    </w:p>
    <w:p w:rsidR="007761C4" w:rsidRDefault="007761C4">
      <w:pPr>
        <w:rPr>
          <w:ins w:id="1499" w:author="Miguel Centeno Muñoz" w:date="2014-08-02T12:19:00Z"/>
        </w:rPr>
        <w:pPrChange w:id="1500" w:author="Miguel Centeno Muñoz" w:date="2014-08-02T12:19:00Z">
          <w:pPr>
            <w:pStyle w:val="western"/>
            <w:jc w:val="center"/>
          </w:pPr>
        </w:pPrChange>
      </w:pPr>
    </w:p>
    <w:p w:rsidR="007761C4" w:rsidRDefault="007761C4">
      <w:pPr>
        <w:rPr>
          <w:ins w:id="1501" w:author="Miguel Centeno Muñoz" w:date="2014-08-02T12:19:00Z"/>
        </w:rPr>
        <w:pPrChange w:id="1502" w:author="Miguel Centeno Muñoz" w:date="2014-08-02T12:19:00Z">
          <w:pPr>
            <w:pStyle w:val="western"/>
            <w:jc w:val="center"/>
          </w:pPr>
        </w:pPrChange>
      </w:pPr>
    </w:p>
    <w:p w:rsidR="007761C4" w:rsidRDefault="007761C4">
      <w:pPr>
        <w:rPr>
          <w:ins w:id="1503" w:author="Miguel Centeno Muñoz" w:date="2014-08-02T12:19:00Z"/>
        </w:rPr>
        <w:pPrChange w:id="1504" w:author="Miguel Centeno Muñoz" w:date="2014-08-02T12:19:00Z">
          <w:pPr>
            <w:pStyle w:val="western"/>
            <w:jc w:val="center"/>
          </w:pPr>
        </w:pPrChange>
      </w:pPr>
    </w:p>
    <w:p w:rsidR="00326FDB" w:rsidRDefault="00326FDB" w:rsidP="00D723A7">
      <w:pPr>
        <w:pStyle w:val="Ttulo4"/>
        <w:ind w:firstLine="708"/>
      </w:pPr>
      <w:del w:id="1505" w:author="Miguel Centeno Muñoz" w:date="2014-08-02T12:18:00Z">
        <w:r w:rsidDel="007761C4">
          <w:delText>6</w:delText>
        </w:r>
      </w:del>
      <w:bookmarkStart w:id="1506" w:name="_Toc395553265"/>
      <w:ins w:id="1507" w:author="Miguel Centeno Muñoz" w:date="2014-08-02T12:19:00Z">
        <w:r w:rsidR="007761C4">
          <w:t>6</w:t>
        </w:r>
      </w:ins>
      <w:r>
        <w:t>.3.2.- Diagramas de casos de uso</w:t>
      </w:r>
      <w:bookmarkEnd w:id="1506"/>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508"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509" w:author="Miguel Centeno Muñoz" w:date="2014-07-30T20:54:00Z">
          <w:pPr>
            <w:pStyle w:val="western"/>
            <w:jc w:val="center"/>
          </w:pPr>
        </w:pPrChange>
      </w:pPr>
    </w:p>
    <w:p w:rsidR="00A72EF1" w:rsidDel="007761C4" w:rsidRDefault="00A72EF1" w:rsidP="00A72EF1">
      <w:pPr>
        <w:pStyle w:val="western"/>
        <w:jc w:val="center"/>
        <w:rPr>
          <w:del w:id="1510" w:author="Miguel Centeno Muñoz" w:date="2014-08-02T12:18:00Z"/>
          <w:sz w:val="18"/>
          <w:szCs w:val="18"/>
        </w:rPr>
      </w:pPr>
    </w:p>
    <w:p w:rsidR="00A72EF1" w:rsidDel="007761C4" w:rsidRDefault="00A72EF1" w:rsidP="00A72EF1">
      <w:pPr>
        <w:pStyle w:val="western"/>
        <w:jc w:val="center"/>
        <w:rPr>
          <w:del w:id="1511" w:author="Miguel Centeno Muñoz" w:date="2014-08-02T12:18:00Z"/>
          <w:sz w:val="18"/>
          <w:szCs w:val="18"/>
        </w:rPr>
      </w:pPr>
    </w:p>
    <w:p w:rsidR="00A72EF1" w:rsidDel="007761C4" w:rsidRDefault="00A72EF1" w:rsidP="00A72EF1">
      <w:pPr>
        <w:pStyle w:val="western"/>
        <w:jc w:val="center"/>
        <w:rPr>
          <w:del w:id="1512" w:author="Miguel Centeno Muñoz" w:date="2014-08-02T12:18:00Z"/>
          <w:sz w:val="18"/>
          <w:szCs w:val="18"/>
        </w:rPr>
      </w:pPr>
    </w:p>
    <w:p w:rsidR="00A72EF1" w:rsidDel="007761C4" w:rsidRDefault="00A72EF1" w:rsidP="00A72EF1">
      <w:pPr>
        <w:pStyle w:val="western"/>
        <w:jc w:val="center"/>
        <w:rPr>
          <w:del w:id="1513" w:author="Miguel Centeno Muñoz" w:date="2014-08-02T12:18:00Z"/>
          <w:sz w:val="18"/>
          <w:szCs w:val="18"/>
        </w:rPr>
      </w:pPr>
    </w:p>
    <w:p w:rsidR="00A72EF1" w:rsidDel="007761C4" w:rsidRDefault="00A72EF1" w:rsidP="00A72EF1">
      <w:pPr>
        <w:pStyle w:val="western"/>
        <w:jc w:val="center"/>
        <w:rPr>
          <w:del w:id="1514" w:author="Miguel Centeno Muñoz" w:date="2014-08-02T12:18:00Z"/>
          <w:sz w:val="18"/>
          <w:szCs w:val="18"/>
        </w:rPr>
      </w:pPr>
    </w:p>
    <w:p w:rsidR="00A72EF1" w:rsidRDefault="00A72EF1" w:rsidP="00A72EF1">
      <w:pPr>
        <w:pStyle w:val="western"/>
        <w:jc w:val="center"/>
        <w:rPr>
          <w:sz w:val="18"/>
          <w:szCs w:val="18"/>
        </w:rPr>
      </w:pPr>
    </w:p>
    <w:p w:rsidR="00A72EF1" w:rsidRDefault="007761C4" w:rsidP="00A72EF1">
      <w:pPr>
        <w:pStyle w:val="western"/>
        <w:jc w:val="center"/>
        <w:rPr>
          <w:sz w:val="18"/>
          <w:szCs w:val="18"/>
        </w:rPr>
      </w:pPr>
      <w:r>
        <w:rPr>
          <w:noProof/>
        </w:rPr>
        <w:drawing>
          <wp:anchor distT="0" distB="0" distL="114300" distR="114300" simplePos="0" relativeHeight="251671552" behindDoc="0" locked="0" layoutInCell="1" allowOverlap="1" wp14:anchorId="77CC5E9D" wp14:editId="76569602">
            <wp:simplePos x="0" y="0"/>
            <wp:positionH relativeFrom="column">
              <wp:posOffset>278590</wp:posOffset>
            </wp:positionH>
            <wp:positionV relativeFrom="paragraph">
              <wp:posOffset>109220</wp:posOffset>
            </wp:positionV>
            <wp:extent cx="4540250" cy="394398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1">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640380" w:rsidRDefault="00640380" w:rsidP="00A72EF1">
      <w:pPr>
        <w:pStyle w:val="western"/>
        <w:jc w:val="center"/>
        <w:rPr>
          <w:ins w:id="1515" w:author="Miguel Centeno Muñoz" w:date="2014-07-30T20:58:00Z"/>
          <w:sz w:val="18"/>
          <w:szCs w:val="18"/>
        </w:rPr>
      </w:pPr>
    </w:p>
    <w:p w:rsidR="00D11BB0" w:rsidRDefault="00D11BB0" w:rsidP="00A72EF1">
      <w:pPr>
        <w:pStyle w:val="western"/>
        <w:jc w:val="center"/>
        <w:rPr>
          <w:ins w:id="1516" w:author="Miguel Centeno Muñoz" w:date="2014-08-02T12:18:00Z"/>
          <w:sz w:val="18"/>
          <w:szCs w:val="18"/>
        </w:rPr>
      </w:pPr>
    </w:p>
    <w:p w:rsidR="007761C4" w:rsidRDefault="007761C4" w:rsidP="00A72EF1">
      <w:pPr>
        <w:pStyle w:val="western"/>
        <w:jc w:val="center"/>
        <w:rPr>
          <w:ins w:id="1517" w:author="Miguel Centeno Muñoz" w:date="2014-08-02T12:18:00Z"/>
          <w:sz w:val="18"/>
          <w:szCs w:val="18"/>
        </w:rPr>
      </w:pPr>
    </w:p>
    <w:p w:rsidR="007761C4" w:rsidRDefault="007761C4" w:rsidP="00A72EF1">
      <w:pPr>
        <w:pStyle w:val="western"/>
        <w:jc w:val="center"/>
        <w:rPr>
          <w:ins w:id="1518" w:author="Miguel Centeno Muñoz" w:date="2014-08-02T12:18:00Z"/>
          <w:sz w:val="18"/>
          <w:szCs w:val="18"/>
        </w:rPr>
      </w:pPr>
    </w:p>
    <w:p w:rsidR="007761C4" w:rsidRDefault="007761C4" w:rsidP="00A72EF1">
      <w:pPr>
        <w:pStyle w:val="western"/>
        <w:jc w:val="center"/>
        <w:rPr>
          <w:ins w:id="1519" w:author="Miguel Centeno Muñoz" w:date="2014-07-30T20:58:00Z"/>
          <w:sz w:val="18"/>
          <w:szCs w:val="18"/>
        </w:rPr>
      </w:pPr>
    </w:p>
    <w:p w:rsidR="00D11BB0" w:rsidRDefault="00D11BB0" w:rsidP="00A72EF1">
      <w:pPr>
        <w:pStyle w:val="western"/>
        <w:jc w:val="center"/>
        <w:rPr>
          <w:ins w:id="1520" w:author="Miguel Centeno Muñoz" w:date="2014-08-02T12:17:00Z"/>
          <w:sz w:val="18"/>
          <w:szCs w:val="18"/>
        </w:rPr>
      </w:pPr>
    </w:p>
    <w:p w:rsidR="007761C4" w:rsidRDefault="007761C4" w:rsidP="00A72EF1">
      <w:pPr>
        <w:pStyle w:val="western"/>
        <w:jc w:val="center"/>
        <w:rPr>
          <w:ins w:id="1521" w:author="Miguel Centeno Muñoz" w:date="2014-08-02T12:17:00Z"/>
          <w:sz w:val="18"/>
          <w:szCs w:val="18"/>
        </w:rPr>
      </w:pPr>
    </w:p>
    <w:p w:rsidR="007761C4" w:rsidRDefault="007761C4" w:rsidP="00A72EF1">
      <w:pPr>
        <w:pStyle w:val="western"/>
        <w:jc w:val="center"/>
        <w:rPr>
          <w:ins w:id="1522" w:author="Miguel Centeno Muñoz" w:date="2014-08-02T12:17:00Z"/>
          <w:sz w:val="18"/>
          <w:szCs w:val="18"/>
        </w:rPr>
      </w:pPr>
    </w:p>
    <w:p w:rsidR="007761C4" w:rsidRDefault="007761C4" w:rsidP="00A72EF1">
      <w:pPr>
        <w:pStyle w:val="western"/>
        <w:jc w:val="center"/>
        <w:rPr>
          <w:ins w:id="1523" w:author="Miguel Centeno Muñoz" w:date="2014-07-30T20:58:00Z"/>
          <w:sz w:val="18"/>
          <w:szCs w:val="18"/>
        </w:rPr>
      </w:pPr>
    </w:p>
    <w:p w:rsidR="00D11BB0" w:rsidRDefault="00D11BB0" w:rsidP="00A72EF1">
      <w:pPr>
        <w:pStyle w:val="western"/>
        <w:jc w:val="center"/>
        <w:rPr>
          <w:ins w:id="1524" w:author="Miguel Centeno Muñoz" w:date="2014-07-30T20:58:00Z"/>
          <w:sz w:val="18"/>
          <w:szCs w:val="18"/>
        </w:rPr>
      </w:pPr>
    </w:p>
    <w:p w:rsidR="00D11BB0" w:rsidRDefault="00D11BB0" w:rsidP="00A72EF1">
      <w:pPr>
        <w:pStyle w:val="western"/>
        <w:jc w:val="center"/>
        <w:rPr>
          <w:ins w:id="1525" w:author="Miguel Centeno Muñoz" w:date="2014-07-30T20:53:00Z"/>
          <w:sz w:val="18"/>
          <w:szCs w:val="18"/>
        </w:rPr>
      </w:pPr>
    </w:p>
    <w:p w:rsidR="00640380" w:rsidRDefault="00640380" w:rsidP="00A72EF1">
      <w:pPr>
        <w:pStyle w:val="western"/>
        <w:jc w:val="center"/>
        <w:rPr>
          <w:ins w:id="1526" w:author="Miguel Centeno Muñoz" w:date="2014-07-30T20:53:00Z"/>
          <w:sz w:val="18"/>
          <w:szCs w:val="18"/>
        </w:rPr>
      </w:pPr>
    </w:p>
    <w:p w:rsidR="00A72EF1" w:rsidDel="007761C4" w:rsidRDefault="00A72EF1" w:rsidP="00A72EF1">
      <w:pPr>
        <w:pStyle w:val="western"/>
        <w:jc w:val="center"/>
        <w:rPr>
          <w:del w:id="1527" w:author="Miguel Centeno Muñoz" w:date="2014-08-02T12:18:00Z"/>
        </w:rPr>
      </w:pPr>
      <w:r>
        <w:rPr>
          <w:sz w:val="18"/>
          <w:szCs w:val="18"/>
        </w:rPr>
        <w:t>Imagen X: Subsistema de gestión de usuarios</w:t>
      </w:r>
    </w:p>
    <w:p w:rsidR="00AC15B6" w:rsidRDefault="00AC15B6">
      <w:pPr>
        <w:pStyle w:val="western"/>
        <w:jc w:val="center"/>
        <w:rPr>
          <w:ins w:id="1528" w:author="Miguel Centeno Muñoz" w:date="2014-07-31T02:36:00Z"/>
        </w:rPr>
        <w:pPrChange w:id="1529" w:author="Miguel Centeno Muñoz" w:date="2014-08-02T12:18:00Z">
          <w:pPr>
            <w:pStyle w:val="Ttulo5"/>
            <w:ind w:left="708" w:firstLine="708"/>
          </w:pPr>
        </w:pPrChange>
      </w:pPr>
    </w:p>
    <w:p w:rsidR="00AC15B6" w:rsidRDefault="00AC15B6">
      <w:pPr>
        <w:rPr>
          <w:ins w:id="1530" w:author="Miguel Centeno Muñoz" w:date="2014-07-31T02:36:00Z"/>
        </w:rPr>
        <w:pPrChange w:id="1531" w:author="Miguel Centeno Muñoz" w:date="2014-07-31T02:36:00Z">
          <w:pPr>
            <w:pStyle w:val="Ttulo5"/>
            <w:ind w:left="708" w:firstLine="708"/>
          </w:pPr>
        </w:pPrChange>
      </w:pPr>
    </w:p>
    <w:p w:rsidR="007761C4" w:rsidRDefault="007761C4">
      <w:pPr>
        <w:pStyle w:val="Ttulo5"/>
        <w:ind w:left="708" w:firstLine="708"/>
        <w:rPr>
          <w:ins w:id="1532" w:author="Miguel Centeno Muñoz" w:date="2014-08-02T12:19:00Z"/>
        </w:rPr>
      </w:pPr>
    </w:p>
    <w:p w:rsidR="007761C4" w:rsidRDefault="007761C4">
      <w:pPr>
        <w:pStyle w:val="Ttulo5"/>
        <w:ind w:left="708" w:firstLine="708"/>
        <w:rPr>
          <w:ins w:id="1533" w:author="Miguel Centeno Muñoz" w:date="2014-08-02T12:19:00Z"/>
        </w:rPr>
      </w:pPr>
    </w:p>
    <w:p w:rsidR="007761C4" w:rsidRDefault="007761C4">
      <w:pPr>
        <w:pStyle w:val="Ttulo5"/>
        <w:ind w:left="708" w:firstLine="708"/>
        <w:rPr>
          <w:ins w:id="1534" w:author="Miguel Centeno Muñoz" w:date="2014-08-02T12:19:00Z"/>
        </w:rPr>
      </w:pPr>
    </w:p>
    <w:p w:rsidR="007761C4" w:rsidRDefault="007761C4">
      <w:pPr>
        <w:pStyle w:val="Ttulo5"/>
        <w:ind w:left="708" w:firstLine="708"/>
        <w:rPr>
          <w:ins w:id="1535" w:author="Miguel Centeno Muñoz" w:date="2014-08-02T12:19:00Z"/>
        </w:rPr>
      </w:pPr>
    </w:p>
    <w:p w:rsidR="007761C4" w:rsidRDefault="007761C4">
      <w:pPr>
        <w:pStyle w:val="Ttulo5"/>
        <w:ind w:left="708" w:firstLine="708"/>
        <w:rPr>
          <w:ins w:id="1536" w:author="Miguel Centeno Muñoz" w:date="2014-08-02T12:19:00Z"/>
        </w:rPr>
      </w:pPr>
    </w:p>
    <w:p w:rsidR="007761C4" w:rsidRDefault="007761C4">
      <w:pPr>
        <w:rPr>
          <w:ins w:id="1537" w:author="Miguel Centeno Muñoz" w:date="2014-08-02T12:19:00Z"/>
        </w:rPr>
        <w:pPrChange w:id="1538" w:author="Miguel Centeno Muñoz" w:date="2014-08-02T12:19:00Z">
          <w:pPr>
            <w:pStyle w:val="Ttulo5"/>
            <w:ind w:left="708" w:firstLine="708"/>
          </w:pPr>
        </w:pPrChange>
      </w:pPr>
    </w:p>
    <w:p w:rsidR="007761C4" w:rsidRPr="00033F32" w:rsidRDefault="007761C4">
      <w:pPr>
        <w:rPr>
          <w:ins w:id="1539" w:author="Miguel Centeno Muñoz" w:date="2014-08-02T12:19:00Z"/>
        </w:rPr>
        <w:pPrChange w:id="1540" w:author="Miguel Centeno Muñoz" w:date="2014-08-02T12:19:00Z">
          <w:pPr>
            <w:pStyle w:val="Ttulo5"/>
            <w:ind w:left="708" w:firstLine="708"/>
          </w:pPr>
        </w:pPrChange>
      </w:pPr>
    </w:p>
    <w:p w:rsidR="00A72EF1" w:rsidRDefault="00A72EF1">
      <w:pPr>
        <w:pStyle w:val="Ttulo5"/>
        <w:ind w:left="708" w:firstLine="708"/>
      </w:pPr>
      <w:r>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AC15B6" w:rsidP="00A72EF1">
      <w:pPr>
        <w:pStyle w:val="western"/>
        <w:jc w:val="center"/>
        <w:rPr>
          <w:sz w:val="18"/>
          <w:szCs w:val="18"/>
        </w:rPr>
      </w:pPr>
      <w:r>
        <w:rPr>
          <w:noProof/>
        </w:rPr>
        <w:drawing>
          <wp:anchor distT="0" distB="0" distL="114300" distR="114300" simplePos="0" relativeHeight="251672576" behindDoc="0" locked="0" layoutInCell="1" allowOverlap="1" wp14:anchorId="00940698" wp14:editId="49CDB103">
            <wp:simplePos x="0" y="0"/>
            <wp:positionH relativeFrom="column">
              <wp:posOffset>669290</wp:posOffset>
            </wp:positionH>
            <wp:positionV relativeFrom="paragraph">
              <wp:posOffset>60851</wp:posOffset>
            </wp:positionV>
            <wp:extent cx="3899535" cy="4844415"/>
            <wp:effectExtent l="0" t="0" r="5715"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2">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541" w:author="Miguel Centeno Muñoz" w:date="2014-07-30T20:57:00Z"/>
          <w:sz w:val="18"/>
          <w:szCs w:val="18"/>
        </w:rPr>
      </w:pPr>
    </w:p>
    <w:p w:rsidR="00D11BB0" w:rsidRDefault="00D11BB0" w:rsidP="00A72EF1">
      <w:pPr>
        <w:pStyle w:val="western"/>
        <w:jc w:val="center"/>
        <w:rPr>
          <w:ins w:id="1542" w:author="Miguel Centeno Muñoz" w:date="2014-07-30T20:57:00Z"/>
          <w:sz w:val="18"/>
          <w:szCs w:val="18"/>
        </w:rPr>
      </w:pPr>
    </w:p>
    <w:p w:rsidR="00D11BB0" w:rsidRDefault="00D11BB0" w:rsidP="00A72EF1">
      <w:pPr>
        <w:pStyle w:val="western"/>
        <w:jc w:val="center"/>
        <w:rPr>
          <w:ins w:id="1543" w:author="Miguel Centeno Muñoz" w:date="2014-07-30T20:57:00Z"/>
          <w:sz w:val="18"/>
          <w:szCs w:val="18"/>
        </w:rPr>
      </w:pPr>
    </w:p>
    <w:p w:rsidR="00D11BB0" w:rsidRDefault="00D11BB0" w:rsidP="00A72EF1">
      <w:pPr>
        <w:pStyle w:val="western"/>
        <w:jc w:val="center"/>
        <w:rPr>
          <w:ins w:id="1544" w:author="Miguel Centeno Muñoz" w:date="2014-07-30T20:58:00Z"/>
          <w:sz w:val="18"/>
          <w:szCs w:val="18"/>
        </w:rPr>
      </w:pPr>
    </w:p>
    <w:p w:rsidR="00D11BB0" w:rsidRDefault="00D11BB0" w:rsidP="00A72EF1">
      <w:pPr>
        <w:pStyle w:val="western"/>
        <w:jc w:val="center"/>
        <w:rPr>
          <w:ins w:id="1545" w:author="Miguel Centeno Muñoz" w:date="2014-07-30T20:58:00Z"/>
          <w:sz w:val="18"/>
          <w:szCs w:val="18"/>
        </w:rPr>
      </w:pPr>
    </w:p>
    <w:p w:rsidR="00D11BB0" w:rsidDel="00AC15B6" w:rsidRDefault="00D11BB0" w:rsidP="00A72EF1">
      <w:pPr>
        <w:pStyle w:val="western"/>
        <w:jc w:val="center"/>
        <w:rPr>
          <w:del w:id="1546" w:author="Miguel Centeno Muñoz" w:date="2014-07-31T02:36:00Z"/>
          <w:sz w:val="18"/>
          <w:szCs w:val="18"/>
        </w:rPr>
      </w:pPr>
    </w:p>
    <w:p w:rsidR="00AC15B6" w:rsidRDefault="00AC15B6" w:rsidP="00A72EF1">
      <w:pPr>
        <w:pStyle w:val="western"/>
        <w:jc w:val="center"/>
        <w:rPr>
          <w:ins w:id="1547" w:author="Miguel Centeno Muñoz" w:date="2014-07-31T02:36:00Z"/>
          <w:sz w:val="18"/>
          <w:szCs w:val="18"/>
        </w:rPr>
      </w:pPr>
    </w:p>
    <w:p w:rsidR="00930F56" w:rsidDel="00AC15B6" w:rsidRDefault="00930F56" w:rsidP="00A72EF1">
      <w:pPr>
        <w:pStyle w:val="western"/>
        <w:jc w:val="center"/>
        <w:rPr>
          <w:del w:id="1548" w:author="Miguel Centeno Muñoz" w:date="2014-07-31T02:36:00Z"/>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549" w:author="Miguel Centeno Muñoz" w:date="2014-07-27T12:35:00Z"/>
        </w:rPr>
      </w:pPr>
    </w:p>
    <w:p w:rsidR="00FD7EF9" w:rsidRPr="00FD7EF9" w:rsidRDefault="00FD7EF9">
      <w:pPr>
        <w:rPr>
          <w:ins w:id="1550" w:author="Miguel Centeno Muñoz" w:date="2014-07-27T12:51:00Z"/>
        </w:rPr>
      </w:pPr>
    </w:p>
    <w:p w:rsidR="00104A97" w:rsidDel="00AC15B6" w:rsidRDefault="00104A97" w:rsidP="00D723A7">
      <w:pPr>
        <w:pStyle w:val="Ttulo4"/>
        <w:ind w:firstLine="708"/>
        <w:rPr>
          <w:del w:id="1551" w:author="Miguel Centeno Muñoz" w:date="2014-07-27T12:35:00Z"/>
        </w:rPr>
      </w:pPr>
    </w:p>
    <w:p w:rsidR="00AC15B6" w:rsidRDefault="00AC15B6">
      <w:pPr>
        <w:rPr>
          <w:ins w:id="1552" w:author="Miguel Centeno Muñoz" w:date="2014-07-31T02:37:00Z"/>
        </w:rPr>
      </w:pPr>
    </w:p>
    <w:p w:rsidR="00AC15B6" w:rsidRDefault="00AC15B6">
      <w:pPr>
        <w:rPr>
          <w:ins w:id="1553" w:author="Miguel Centeno Muñoz" w:date="2014-08-02T12:19:00Z"/>
        </w:rPr>
      </w:pPr>
    </w:p>
    <w:p w:rsidR="007761C4" w:rsidRDefault="007761C4">
      <w:pPr>
        <w:rPr>
          <w:ins w:id="1554" w:author="Miguel Centeno Muñoz" w:date="2014-08-02T12:19:00Z"/>
        </w:rPr>
      </w:pPr>
    </w:p>
    <w:p w:rsidR="007761C4" w:rsidRDefault="007761C4">
      <w:pPr>
        <w:rPr>
          <w:ins w:id="1555" w:author="Miguel Centeno Muñoz" w:date="2014-08-02T12:19:00Z"/>
        </w:rPr>
      </w:pPr>
    </w:p>
    <w:p w:rsidR="007761C4" w:rsidRDefault="007761C4">
      <w:pPr>
        <w:rPr>
          <w:ins w:id="1556" w:author="Miguel Centeno Muñoz" w:date="2014-08-02T12:19:00Z"/>
        </w:rPr>
      </w:pPr>
    </w:p>
    <w:p w:rsidR="007761C4" w:rsidRDefault="007761C4">
      <w:pPr>
        <w:rPr>
          <w:ins w:id="1557" w:author="Miguel Centeno Muñoz" w:date="2014-08-02T12:19:00Z"/>
        </w:rPr>
      </w:pPr>
    </w:p>
    <w:p w:rsidR="007761C4" w:rsidRPr="00AC15B6" w:rsidRDefault="007761C4">
      <w:pPr>
        <w:rPr>
          <w:ins w:id="1558" w:author="Miguel Centeno Muñoz" w:date="2014-07-31T02:37:00Z"/>
        </w:rPr>
      </w:pPr>
    </w:p>
    <w:p w:rsidR="00104A97" w:rsidDel="00D41DBE" w:rsidRDefault="00104A97" w:rsidP="00A52B19">
      <w:pPr>
        <w:rPr>
          <w:del w:id="1559" w:author="Miguel Centeno Muñoz" w:date="2014-07-27T12:35:00Z"/>
        </w:rPr>
      </w:pPr>
    </w:p>
    <w:p w:rsidR="006439C4" w:rsidRDefault="006439C4" w:rsidP="00D723A7">
      <w:pPr>
        <w:pStyle w:val="Ttulo4"/>
        <w:ind w:firstLine="708"/>
      </w:pPr>
      <w:bookmarkStart w:id="1560" w:name="_Toc395553266"/>
      <w:r>
        <w:t>6.3.2.- Definición de actores</w:t>
      </w:r>
      <w:bookmarkEnd w:id="1560"/>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spacing w:after="200" w:line="276" w:lineRule="auto"/>
              <w:rPr>
                <w:b/>
                <w:rPrChange w:id="1561" w:author="Miguel Centeno Muñoz" w:date="2014-07-30T20:59:00Z">
                  <w:rPr>
                    <w:rFonts w:eastAsiaTheme="minorHAnsi" w:cstheme="minorBidi"/>
                    <w:color w:val="auto"/>
                    <w:sz w:val="22"/>
                    <w:szCs w:val="22"/>
                  </w:rPr>
                </w:rPrChange>
              </w:rPr>
            </w:pPr>
            <w:bookmarkStart w:id="1562" w:name="ACT-0001"/>
            <w:r w:rsidRPr="00D11BB0">
              <w:rPr>
                <w:b/>
                <w:rPrChange w:id="1563" w:author="Miguel Centeno Muñoz" w:date="2014-07-30T20:59:00Z">
                  <w:rPr/>
                </w:rPrChange>
              </w:rPr>
              <w:t>ACT-0001</w:t>
            </w:r>
          </w:p>
        </w:tc>
        <w:tc>
          <w:tcPr>
            <w:tcW w:w="5000" w:type="pct"/>
            <w:hideMark/>
          </w:tcPr>
          <w:p w:rsidR="006439C4" w:rsidRPr="00D11BB0" w:rsidRDefault="006439C4">
            <w:pPr>
              <w:spacing w:after="200" w:line="276" w:lineRule="auto"/>
              <w:cnfStyle w:val="100000000000" w:firstRow="1" w:lastRow="0" w:firstColumn="0" w:lastColumn="0" w:oddVBand="0" w:evenVBand="0" w:oddHBand="0" w:evenHBand="0" w:firstRowFirstColumn="0" w:firstRowLastColumn="0" w:lastRowFirstColumn="0" w:lastRowLastColumn="0"/>
              <w:rPr>
                <w:b/>
                <w:rPrChange w:id="1564" w:author="Miguel Centeno Muñoz" w:date="2014-07-30T20:59:00Z">
                  <w:rPr>
                    <w:rFonts w:eastAsiaTheme="minorHAnsi" w:cstheme="minorBidi"/>
                    <w:color w:val="auto"/>
                    <w:sz w:val="22"/>
                    <w:szCs w:val="22"/>
                  </w:rPr>
                </w:rPrChange>
              </w:rPr>
            </w:pPr>
            <w:r w:rsidRPr="00D11BB0">
              <w:rPr>
                <w:b/>
                <w:rPrChange w:id="1565"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66" w:author="Miguel Centeno Muñoz" w:date="2014-07-30T20:59:00Z">
                  <w:rPr>
                    <w:rFonts w:eastAsiaTheme="minorHAnsi" w:cstheme="minorBidi"/>
                    <w:color w:val="auto"/>
                  </w:rPr>
                </w:rPrChange>
              </w:rPr>
            </w:pPr>
            <w:r w:rsidRPr="00D11BB0">
              <w:rPr>
                <w:b/>
                <w:rPrChange w:id="1567"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68" w:author="Miguel Centeno Muñoz" w:date="2014-07-30T20:59:00Z">
                  <w:rPr>
                    <w:rFonts w:eastAsiaTheme="minorHAnsi" w:cstheme="minorBidi"/>
                    <w:color w:val="auto"/>
                  </w:rPr>
                </w:rPrChange>
              </w:rPr>
            </w:pPr>
            <w:r w:rsidRPr="00D11BB0">
              <w:rPr>
                <w:b/>
                <w:rPrChange w:id="1569" w:author="Miguel Centeno Muñoz" w:date="2014-07-30T20:59:00Z">
                  <w:rPr/>
                </w:rPrChange>
              </w:rPr>
              <w:t>Autores</w:t>
            </w:r>
          </w:p>
        </w:tc>
        <w:bookmarkEnd w:id="1562"/>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570" w:author="Miguel Centeno Muñoz" w:date="2014-07-30T20:59:00Z">
                <w:pPr>
                  <w:numPr>
                    <w:numId w:val="15"/>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71" w:author="Miguel Centeno Muñoz" w:date="2014-07-30T20:59:00Z">
                  <w:rPr>
                    <w:rFonts w:eastAsiaTheme="minorHAnsi" w:cstheme="minorBidi"/>
                    <w:color w:val="auto"/>
                  </w:rPr>
                </w:rPrChange>
              </w:rPr>
            </w:pPr>
            <w:r w:rsidRPr="00D11BB0">
              <w:rPr>
                <w:b/>
                <w:rPrChange w:id="1572"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573" w:author="Miguel Centeno Muñoz" w:date="2014-07-30T20:59:00Z">
                <w:pPr>
                  <w:numPr>
                    <w:numId w:val="1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74" w:author="Miguel Centeno Muñoz" w:date="2014-07-30T20:59:00Z">
                  <w:rPr>
                    <w:rFonts w:eastAsiaTheme="minorHAnsi" w:cstheme="minorBidi"/>
                    <w:color w:val="auto"/>
                  </w:rPr>
                </w:rPrChange>
              </w:rPr>
            </w:pPr>
            <w:r w:rsidRPr="00D11BB0">
              <w:rPr>
                <w:b/>
                <w:rPrChange w:id="1575"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76" w:author="Miguel Centeno Muñoz" w:date="2014-07-30T20:59:00Z">
                  <w:rPr>
                    <w:rFonts w:eastAsiaTheme="minorHAnsi" w:cstheme="minorBidi"/>
                    <w:color w:val="auto"/>
                  </w:rPr>
                </w:rPrChange>
              </w:rPr>
            </w:pPr>
            <w:r w:rsidRPr="00D11BB0">
              <w:rPr>
                <w:b/>
                <w:rPrChange w:id="1577"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Del="007761C4" w:rsidRDefault="00533654" w:rsidP="006439C4">
      <w:pPr>
        <w:rPr>
          <w:del w:id="1578" w:author="Miguel Centeno Muñoz" w:date="2014-08-02T12:19:00Z"/>
        </w:rPr>
      </w:pPr>
    </w:p>
    <w:p w:rsidR="007761C4" w:rsidRDefault="007761C4">
      <w:pPr>
        <w:pStyle w:val="Ttulo4"/>
        <w:ind w:firstLine="708"/>
        <w:rPr>
          <w:ins w:id="1579" w:author="Miguel Centeno Muñoz" w:date="2014-08-02T12:19:00Z"/>
        </w:rPr>
      </w:pPr>
    </w:p>
    <w:p w:rsidR="00533654" w:rsidRDefault="00533654">
      <w:pPr>
        <w:pStyle w:val="Ttulo4"/>
        <w:ind w:firstLine="708"/>
      </w:pPr>
      <w:bookmarkStart w:id="1580" w:name="_Toc395553267"/>
      <w:r>
        <w:t>6.3.3.- Casos de uso del sistema</w:t>
      </w:r>
      <w:bookmarkEnd w:id="1580"/>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spacing w:after="200" w:line="276" w:lineRule="auto"/>
              <w:rPr>
                <w:b/>
                <w:rPrChange w:id="1581" w:author="Miguel Centeno Muñoz" w:date="2014-07-30T21:09:00Z">
                  <w:rPr>
                    <w:rFonts w:eastAsiaTheme="minorHAnsi" w:cstheme="minorBidi"/>
                    <w:color w:val="auto"/>
                    <w:sz w:val="22"/>
                    <w:szCs w:val="22"/>
                  </w:rPr>
                </w:rPrChange>
              </w:rPr>
            </w:pPr>
            <w:bookmarkStart w:id="1582" w:name="UC-0001"/>
            <w:r w:rsidRPr="00584BB5">
              <w:rPr>
                <w:b/>
                <w:rPrChange w:id="1583" w:author="Miguel Centeno Muñoz" w:date="2014-07-30T21:09:00Z">
                  <w:rPr/>
                </w:rPrChange>
              </w:rPr>
              <w:t>UC-0001</w:t>
            </w:r>
          </w:p>
        </w:tc>
        <w:tc>
          <w:tcPr>
            <w:tcW w:w="4183" w:type="pct"/>
            <w:gridSpan w:val="2"/>
            <w:hideMark/>
          </w:tcPr>
          <w:p w:rsidR="005C7CFD" w:rsidRPr="00584BB5" w:rsidRDefault="005C7CFD">
            <w:pPr>
              <w:spacing w:after="200" w:line="276" w:lineRule="auto"/>
              <w:cnfStyle w:val="100000000000" w:firstRow="1" w:lastRow="0" w:firstColumn="0" w:lastColumn="0" w:oddVBand="0" w:evenVBand="0" w:oddHBand="0" w:evenHBand="0" w:firstRowFirstColumn="0" w:firstRowLastColumn="0" w:lastRowFirstColumn="0" w:lastRowLastColumn="0"/>
              <w:rPr>
                <w:b/>
                <w:rPrChange w:id="1584" w:author="Miguel Centeno Muñoz" w:date="2014-07-30T21:09:00Z">
                  <w:rPr>
                    <w:rFonts w:eastAsiaTheme="minorHAnsi" w:cstheme="minorBidi"/>
                    <w:color w:val="auto"/>
                    <w:sz w:val="22"/>
                    <w:szCs w:val="22"/>
                  </w:rPr>
                </w:rPrChange>
              </w:rPr>
            </w:pPr>
            <w:r w:rsidRPr="00584BB5">
              <w:rPr>
                <w:b/>
                <w:rPrChange w:id="1585"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86" w:author="Miguel Centeno Muñoz" w:date="2014-07-30T21:09:00Z">
                  <w:rPr>
                    <w:rFonts w:eastAsiaTheme="minorHAnsi" w:cstheme="minorBidi"/>
                    <w:color w:val="auto"/>
                  </w:rPr>
                </w:rPrChange>
              </w:rPr>
            </w:pPr>
            <w:r w:rsidRPr="00584BB5">
              <w:rPr>
                <w:b/>
                <w:rPrChange w:id="1587"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88" w:author="Miguel Centeno Muñoz" w:date="2014-07-30T21:09:00Z">
                  <w:rPr>
                    <w:rFonts w:eastAsiaTheme="minorHAnsi" w:cstheme="minorBidi"/>
                    <w:color w:val="auto"/>
                  </w:rPr>
                </w:rPrChange>
              </w:rPr>
            </w:pPr>
            <w:r w:rsidRPr="00584BB5">
              <w:rPr>
                <w:b/>
                <w:rPrChange w:id="1589" w:author="Miguel Centeno Muñoz" w:date="2014-07-30T21:09:00Z">
                  <w:rPr/>
                </w:rPrChange>
              </w:rPr>
              <w:t>Autores</w:t>
            </w:r>
          </w:p>
        </w:tc>
        <w:bookmarkEnd w:id="1582"/>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590" w:author="Miguel Centeno Muñoz" w:date="2014-07-30T21:09:00Z">
                <w:pPr>
                  <w:numPr>
                    <w:numId w:val="1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91" w:author="Miguel Centeno Muñoz" w:date="2014-07-30T21:09:00Z">
                  <w:rPr>
                    <w:rFonts w:eastAsiaTheme="minorHAnsi" w:cstheme="minorBidi"/>
                    <w:color w:val="auto"/>
                  </w:rPr>
                </w:rPrChange>
              </w:rPr>
            </w:pPr>
            <w:r w:rsidRPr="00584BB5">
              <w:rPr>
                <w:b/>
                <w:rPrChange w:id="1592"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593" w:author="Miguel Centeno Muñoz" w:date="2014-07-30T21:09:00Z">
                <w:pPr>
                  <w:numPr>
                    <w:numId w:val="1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94" w:author="Miguel Centeno Muñoz" w:date="2014-07-30T21:09:00Z">
                  <w:rPr>
                    <w:rFonts w:eastAsiaTheme="minorHAnsi" w:cstheme="minorBidi"/>
                    <w:color w:val="auto"/>
                  </w:rPr>
                </w:rPrChange>
              </w:rPr>
            </w:pPr>
            <w:r w:rsidRPr="00584BB5">
              <w:rPr>
                <w:b/>
                <w:rPrChange w:id="1595" w:author="Miguel Centeno Muñoz" w:date="2014-07-30T21:09:00Z">
                  <w:rPr/>
                </w:rPrChange>
              </w:rPr>
              <w:lastRenderedPageBreak/>
              <w:t>Dependencias</w:t>
            </w:r>
          </w:p>
        </w:tc>
        <w:tc>
          <w:tcPr>
            <w:tcW w:w="0" w:type="auto"/>
            <w:gridSpan w:val="2"/>
            <w:hideMark/>
          </w:tcPr>
          <w:p w:rsidR="005C7CFD" w:rsidRPr="007761C4" w:rsidRDefault="005C7CF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96" w:author="Miguel Centeno Muñoz" w:date="2014-08-02T12:27:00Z">
                  <w:rPr>
                    <w:rFonts w:eastAsiaTheme="minorHAnsi" w:cstheme="minorBidi"/>
                    <w:color w:val="auto"/>
                  </w:rPr>
                </w:rPrChange>
              </w:rPr>
              <w:pPrChange w:id="1597" w:author="Miguel Centeno Muñoz" w:date="2014-08-02T12:27: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del w:id="1598" w:author="Miguel Centeno Muñoz" w:date="2014-08-02T12:27:00Z">
              <w:r w:rsidRPr="007761C4" w:rsidDel="007761C4">
                <w:rPr>
                  <w:rFonts w:hAnsi="Symbol"/>
                </w:rPr>
                <w:delText></w:delText>
              </w:r>
              <w:r w:rsidRPr="007761C4" w:rsidDel="007761C4">
                <w:delText xml:space="preserve">  </w:delText>
              </w:r>
            </w:del>
            <w:r w:rsidRPr="007761C4">
              <w:t xml:space="preserve">[OBJ-0001] Gestión Usuarios Aplicación </w:t>
            </w:r>
          </w:p>
          <w:p w:rsidR="007761C4" w:rsidRPr="007761C4" w:rsidRDefault="005C7CF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ins w:id="1599" w:author="Miguel Centeno Muñoz" w:date="2014-08-02T12:27:00Z"/>
                <w:rPrChange w:id="1600" w:author="Miguel Centeno Muñoz" w:date="2014-08-02T12:27:00Z">
                  <w:rPr>
                    <w:ins w:id="1601" w:author="Miguel Centeno Muñoz" w:date="2014-08-02T12:27:00Z"/>
                    <w:rFonts w:eastAsiaTheme="minorHAnsi" w:cstheme="minorBidi"/>
                    <w:color w:val="auto"/>
                  </w:rPr>
                </w:rPrChange>
              </w:rPr>
              <w:pPrChange w:id="1602" w:author="Miguel Centeno Muñoz" w:date="2014-08-02T12: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1603" w:author="Miguel Centeno Muñoz" w:date="2014-08-02T12:27:00Z">
              <w:r w:rsidRPr="007761C4" w:rsidDel="007761C4">
                <w:rPr>
                  <w:rFonts w:hAnsi="Symbol"/>
                </w:rPr>
                <w:delText></w:delText>
              </w:r>
              <w:r w:rsidRPr="007761C4" w:rsidDel="007761C4">
                <w:delText xml:space="preserve">  </w:delText>
              </w:r>
            </w:del>
            <w:ins w:id="1604" w:author="Miguel Centeno Muñoz" w:date="2014-08-02T12:27:00Z">
              <w:r w:rsidR="007761C4" w:rsidRPr="007761C4">
                <w:t>[IRQ-0001] Información sobre Usuario</w:t>
              </w:r>
            </w:ins>
          </w:p>
          <w:p w:rsidR="007761C4" w:rsidRPr="007761C4" w:rsidRDefault="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605" w:author="Miguel Centeno Muñoz" w:date="2014-08-02T12:27:00Z">
                  <w:rPr>
                    <w:rFonts w:eastAsiaTheme="minorHAnsi" w:cstheme="minorBidi"/>
                    <w:color w:val="auto"/>
                  </w:rPr>
                </w:rPrChange>
              </w:rPr>
              <w:pPrChange w:id="1606" w:author="Miguel Centeno Muñoz" w:date="2014-08-02T12: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1607" w:author="Miguel Centeno Muñoz" w:date="2014-08-02T12:27:00Z">
              <w:r>
                <w:t>[</w:t>
              </w:r>
              <w:r w:rsidR="00F23850">
                <w:t>CRQ-0001</w:t>
              </w:r>
              <w:r>
                <w:t>]</w:t>
              </w:r>
              <w:r w:rsidR="00F23850">
                <w:t xml:space="preserve"> </w:t>
              </w:r>
            </w:ins>
            <w:ins w:id="1608" w:author="Miguel Centeno Muñoz" w:date="2014-08-02T12:28:00Z">
              <w:r w:rsidR="00F23850">
                <w:t>Unicidad de los nombres de Usuario</w:t>
              </w:r>
            </w:ins>
            <w:del w:id="1609" w:author="Miguel Centeno Muñoz" w:date="2014-08-02T12:26:00Z">
              <w:r w:rsidR="005C7CFD" w:rsidRPr="007761C4" w:rsidDel="007761C4">
                <w:delText>[IRQ-0001] Información sobre Usuari</w:delText>
              </w:r>
            </w:del>
            <w:del w:id="1610" w:author="Miguel Centeno Muñoz" w:date="2014-08-02T12:25:00Z">
              <w:r w:rsidR="005C7CFD" w:rsidRPr="007761C4" w:rsidDel="007761C4">
                <w:delText xml:space="preserve">o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11" w:author="Miguel Centeno Muñoz" w:date="2014-07-30T21:09:00Z">
                  <w:rPr>
                    <w:rFonts w:eastAsiaTheme="minorHAnsi" w:cstheme="minorBidi"/>
                    <w:color w:val="auto"/>
                  </w:rPr>
                </w:rPrChange>
              </w:rPr>
            </w:pPr>
            <w:r w:rsidRPr="00584BB5">
              <w:rPr>
                <w:b/>
                <w:rPrChange w:id="1612"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613"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614" w:author="Miguel Centeno Muñoz" w:date="2014-07-30T21:00:00Z">
              <w:r w:rsidRPr="005C7CFD" w:rsidDel="00D11BB0">
                <w:delText>ñ</w:delText>
              </w:r>
            </w:del>
            <w:r w:rsidRPr="005C7CFD">
              <w:t>ón del usuario</w:t>
            </w:r>
            <w:r>
              <w:t xml:space="preserve">, </w:t>
            </w:r>
            <w:r w:rsidRPr="005C7CFD">
              <w:t xml:space="preserve">[UC-0004] </w:t>
            </w:r>
            <w:del w:id="1615" w:author="Miguel Centeno Muñoz" w:date="2014-07-30T21:00:00Z">
              <w:r w:rsidRPr="005C7CFD" w:rsidDel="00D11BB0">
                <w:delText>Alta ruta</w:delText>
              </w:r>
            </w:del>
            <w:ins w:id="1616" w:author="Miguel Centeno Muñoz" w:date="2014-07-30T21:00:00Z">
              <w:r w:rsidR="00D11BB0">
                <w:t>Baja usuario</w:t>
              </w:r>
            </w:ins>
            <w:r>
              <w:t xml:space="preserve">, </w:t>
            </w:r>
            <w:ins w:id="1617"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618" w:author="Miguel Centeno Muñoz" w:date="2014-07-30T21:01:00Z">
              <w:r w:rsidRPr="005C7CFD" w:rsidDel="00D11BB0">
                <w:delText>5</w:delText>
              </w:r>
            </w:del>
            <w:ins w:id="1619" w:author="Miguel Centeno Muñoz" w:date="2014-07-30T21:04:00Z">
              <w:r w:rsidR="00D11BB0">
                <w:t>7</w:t>
              </w:r>
            </w:ins>
            <w:r w:rsidRPr="005C7CFD">
              <w:t>] Modificación ruta</w:t>
            </w:r>
            <w:r>
              <w:t xml:space="preserve">, </w:t>
            </w:r>
            <w:r w:rsidRPr="005C7CFD">
              <w:t>[UC-000</w:t>
            </w:r>
            <w:ins w:id="1620" w:author="Miguel Centeno Muñoz" w:date="2014-07-30T21:05:00Z">
              <w:r w:rsidR="00584BB5">
                <w:t>8</w:t>
              </w:r>
            </w:ins>
            <w:del w:id="1621" w:author="Miguel Centeno Muñoz" w:date="2014-07-30T21:05:00Z">
              <w:r w:rsidRPr="005C7CFD" w:rsidDel="00584BB5">
                <w:delText>6</w:delText>
              </w:r>
            </w:del>
            <w:r w:rsidRPr="005C7CFD">
              <w:t>] Eliminación ruta</w:t>
            </w:r>
            <w:ins w:id="1622" w:author="Miguel Centeno Muñoz" w:date="2014-07-30T21:05:00Z">
              <w:r w:rsidR="00584BB5">
                <w:t xml:space="preserve">. </w:t>
              </w:r>
            </w:ins>
            <w:ins w:id="1623"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24" w:author="Miguel Centeno Muñoz" w:date="2014-07-30T21:09:00Z">
                  <w:rPr>
                    <w:rFonts w:eastAsiaTheme="minorHAnsi" w:cstheme="minorBidi"/>
                    <w:color w:val="auto"/>
                  </w:rPr>
                </w:rPrChange>
              </w:rPr>
            </w:pPr>
            <w:r w:rsidRPr="00584BB5">
              <w:rPr>
                <w:b/>
                <w:rPrChange w:id="1625"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626" w:author="Miguel Centeno Muñoz" w:date="2014-07-30T21:09:00Z">
                  <w:rPr>
                    <w:rFonts w:eastAsiaTheme="minorHAnsi" w:cstheme="minorBidi"/>
                    <w:color w:val="auto"/>
                  </w:rPr>
                </w:rPrChange>
              </w:rPr>
            </w:pPr>
            <w:r w:rsidRPr="00584BB5">
              <w:rPr>
                <w:b/>
                <w:rPrChange w:id="1627"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28"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29" w:author="Miguel Centeno Muñoz" w:date="2014-07-30T21:09:00Z">
                  <w:rPr>
                    <w:rFonts w:eastAsiaTheme="minorHAnsi" w:cstheme="minorBidi"/>
                    <w:color w:val="auto"/>
                  </w:rPr>
                </w:rPrChange>
              </w:rPr>
            </w:pPr>
            <w:bookmarkStart w:id="1630"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31"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630"/>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32" w:author="Miguel Centeno Muñoz" w:date="2014-07-30T21:09:00Z">
                  <w:rPr>
                    <w:rFonts w:eastAsiaTheme="minorHAnsi" w:cstheme="minorBidi"/>
                    <w:color w:val="auto"/>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33"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bookmarkStart w:id="1634"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634"/>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35" w:author="Miguel Centeno Muñoz" w:date="2014-07-30T21:09:00Z">
                  <w:rPr>
                    <w:rFonts w:eastAsiaTheme="minorHAnsi" w:cstheme="minorBidi"/>
                    <w:color w:val="auto"/>
                  </w:rPr>
                </w:rPrChange>
              </w:rPr>
            </w:pPr>
            <w:bookmarkStart w:id="1636"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37"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63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38" w:author="Miguel Centeno Muñoz" w:date="2014-07-30T21:09:00Z">
                  <w:rPr>
                    <w:rFonts w:eastAsiaTheme="minorHAnsi" w:cstheme="minorBidi"/>
                    <w:color w:val="auto"/>
                  </w:rPr>
                </w:rPrChange>
              </w:rPr>
            </w:pPr>
            <w:proofErr w:type="spellStart"/>
            <w:r w:rsidRPr="00584BB5">
              <w:rPr>
                <w:b/>
                <w:rPrChange w:id="1639" w:author="Miguel Centeno Muñoz" w:date="2014-07-30T21:09:00Z">
                  <w:rPr/>
                </w:rPrChange>
              </w:rPr>
              <w:t>Postcondición</w:t>
            </w:r>
            <w:proofErr w:type="spellEnd"/>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640" w:author="Miguel Centeno Muñoz" w:date="2014-07-30T21:09:00Z">
                  <w:rPr>
                    <w:rFonts w:eastAsiaTheme="minorHAnsi" w:cstheme="minorBidi"/>
                    <w:color w:val="auto"/>
                  </w:rPr>
                </w:rPrChange>
              </w:rPr>
            </w:pPr>
            <w:r w:rsidRPr="00584BB5">
              <w:rPr>
                <w:b/>
                <w:rPrChange w:id="1641"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42"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43" w:author="Miguel Centeno Muñoz" w:date="2014-07-30T21:09:00Z">
                  <w:rPr>
                    <w:rFonts w:eastAsiaTheme="minorHAnsi" w:cstheme="minorBidi"/>
                    <w:color w:val="auto"/>
                  </w:rPr>
                </w:rPrChange>
              </w:rPr>
            </w:pPr>
            <w:bookmarkStart w:id="1644"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45"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644"/>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6" w:author="Miguel Centeno Muñoz" w:date="2014-07-30T21:09:00Z">
                  <w:rPr>
                    <w:rFonts w:eastAsiaTheme="minorHAnsi" w:cstheme="minorBidi"/>
                    <w:color w:val="auto"/>
                  </w:rPr>
                </w:rPrChange>
              </w:rPr>
            </w:pPr>
            <w:r w:rsidRPr="00584BB5">
              <w:rPr>
                <w:b/>
                <w:rPrChange w:id="1647"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8" w:author="Miguel Centeno Muñoz" w:date="2014-07-30T21:09:00Z">
                  <w:rPr>
                    <w:rFonts w:eastAsiaTheme="minorHAnsi" w:cstheme="minorBidi"/>
                    <w:color w:val="auto"/>
                  </w:rPr>
                </w:rPrChange>
              </w:rPr>
            </w:pPr>
            <w:r w:rsidRPr="00584BB5">
              <w:rPr>
                <w:b/>
                <w:rPrChange w:id="1649"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0" w:author="Miguel Centeno Muñoz" w:date="2014-07-30T21:09:00Z">
                  <w:rPr>
                    <w:rFonts w:eastAsiaTheme="minorHAnsi" w:cstheme="minorBidi"/>
                    <w:color w:val="auto"/>
                  </w:rPr>
                </w:rPrChange>
              </w:rPr>
            </w:pPr>
            <w:r w:rsidRPr="00584BB5">
              <w:rPr>
                <w:b/>
                <w:rPrChange w:id="1651"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2" w:author="Miguel Centeno Muñoz" w:date="2014-07-30T21:09:00Z">
                  <w:rPr>
                    <w:rFonts w:eastAsiaTheme="minorHAnsi" w:cstheme="minorBidi"/>
                    <w:color w:val="auto"/>
                  </w:rPr>
                </w:rPrChange>
              </w:rPr>
            </w:pPr>
            <w:r w:rsidRPr="00584BB5">
              <w:rPr>
                <w:b/>
                <w:rPrChange w:id="1653"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AC15B6" w:rsidRDefault="005C7CFD" w:rsidP="00533654">
      <w:pPr>
        <w:rPr>
          <w:del w:id="1654" w:author="Miguel Centeno Muñoz" w:date="2014-07-27T12:51:00Z"/>
        </w:rPr>
      </w:pPr>
    </w:p>
    <w:p w:rsidR="00AC15B6" w:rsidRDefault="00AC15B6" w:rsidP="00533654">
      <w:pPr>
        <w:rPr>
          <w:ins w:id="1655" w:author="Miguel Centeno Muñoz" w:date="2014-07-31T02:42:00Z"/>
        </w:rPr>
      </w:pPr>
    </w:p>
    <w:p w:rsidR="00AC15B6" w:rsidRDefault="00AC15B6" w:rsidP="00533654">
      <w:pPr>
        <w:rPr>
          <w:ins w:id="1656" w:author="Miguel Centeno Muñoz" w:date="2014-07-31T02:42:00Z"/>
        </w:rPr>
      </w:pPr>
    </w:p>
    <w:p w:rsidR="00AC15B6" w:rsidRDefault="00AC15B6" w:rsidP="00533654">
      <w:pPr>
        <w:rPr>
          <w:ins w:id="1657" w:author="Miguel Centeno Muñoz" w:date="2014-07-31T02:42:00Z"/>
        </w:rPr>
      </w:pPr>
    </w:p>
    <w:p w:rsidR="00AC15B6" w:rsidRDefault="00AC15B6" w:rsidP="00533654">
      <w:pPr>
        <w:rPr>
          <w:ins w:id="1658" w:author="Miguel Centeno Muñoz" w:date="2014-07-31T02:42:00Z"/>
        </w:rPr>
      </w:pPr>
    </w:p>
    <w:p w:rsidR="00AC15B6" w:rsidRDefault="00AC15B6" w:rsidP="00533654">
      <w:pPr>
        <w:rPr>
          <w:ins w:id="1659" w:author="Miguel Centeno Muñoz" w:date="2014-07-31T02:42:00Z"/>
        </w:rPr>
      </w:pPr>
    </w:p>
    <w:p w:rsidR="00D41DBE" w:rsidDel="00FD7EF9" w:rsidRDefault="00D41DBE" w:rsidP="00533654">
      <w:pPr>
        <w:rPr>
          <w:del w:id="1660" w:author="Miguel Centeno Muñoz" w:date="2014-07-27T12:51:00Z"/>
        </w:rPr>
      </w:pPr>
    </w:p>
    <w:p w:rsidR="00104A97" w:rsidDel="007761C4" w:rsidRDefault="00104A97" w:rsidP="00533654">
      <w:pPr>
        <w:rPr>
          <w:del w:id="1661" w:author="Miguel Centeno Muñoz" w:date="2014-08-02T12:19:00Z"/>
        </w:rPr>
      </w:pPr>
    </w:p>
    <w:p w:rsidR="00104A97" w:rsidDel="00D41DBE" w:rsidRDefault="00104A97" w:rsidP="00533654">
      <w:pPr>
        <w:rPr>
          <w:del w:id="1662" w:author="Miguel Centeno Muñoz" w:date="2014-07-27T12:35:00Z"/>
        </w:rPr>
      </w:pPr>
    </w:p>
    <w:p w:rsidR="00104A97" w:rsidDel="00D41DBE" w:rsidRDefault="00104A97" w:rsidP="00533654">
      <w:pPr>
        <w:rPr>
          <w:del w:id="1663" w:author="Miguel Centeno Muñoz" w:date="2014-07-27T12:35:00Z"/>
        </w:rPr>
      </w:pPr>
    </w:p>
    <w:p w:rsidR="00104A97" w:rsidDel="00D41DBE" w:rsidRDefault="00104A97" w:rsidP="00533654">
      <w:pPr>
        <w:rPr>
          <w:del w:id="1664"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spacing w:after="200" w:line="276" w:lineRule="auto"/>
              <w:rPr>
                <w:b/>
                <w:rPrChange w:id="1665" w:author="Miguel Centeno Muñoz" w:date="2014-07-30T21:09:00Z">
                  <w:rPr>
                    <w:rFonts w:eastAsiaTheme="minorHAnsi" w:cstheme="minorBidi"/>
                    <w:color w:val="auto"/>
                    <w:sz w:val="22"/>
                    <w:szCs w:val="22"/>
                  </w:rPr>
                </w:rPrChange>
              </w:rPr>
            </w:pPr>
            <w:bookmarkStart w:id="1666" w:name="UC-0002"/>
            <w:r w:rsidRPr="00584BB5">
              <w:rPr>
                <w:b/>
                <w:rPrChange w:id="1667" w:author="Miguel Centeno Muñoz" w:date="2014-07-30T21:09:00Z">
                  <w:rPr/>
                </w:rPrChange>
              </w:rPr>
              <w:t>UC-0002</w:t>
            </w:r>
          </w:p>
        </w:tc>
        <w:tc>
          <w:tcPr>
            <w:tcW w:w="4128" w:type="pct"/>
            <w:gridSpan w:val="2"/>
            <w:hideMark/>
          </w:tcPr>
          <w:p w:rsidR="005C7CFD" w:rsidRPr="00584BB5" w:rsidRDefault="005C7CFD">
            <w:pPr>
              <w:spacing w:after="200" w:line="276" w:lineRule="auto"/>
              <w:cnfStyle w:val="100000000000" w:firstRow="1" w:lastRow="0" w:firstColumn="0" w:lastColumn="0" w:oddVBand="0" w:evenVBand="0" w:oddHBand="0" w:evenHBand="0" w:firstRowFirstColumn="0" w:firstRowLastColumn="0" w:lastRowFirstColumn="0" w:lastRowLastColumn="0"/>
              <w:rPr>
                <w:b/>
                <w:rPrChange w:id="1668" w:author="Miguel Centeno Muñoz" w:date="2014-07-30T21:09:00Z">
                  <w:rPr>
                    <w:rFonts w:eastAsiaTheme="minorHAnsi" w:cstheme="minorBidi"/>
                    <w:color w:val="auto"/>
                    <w:sz w:val="22"/>
                    <w:szCs w:val="22"/>
                  </w:rPr>
                </w:rPrChange>
              </w:rPr>
            </w:pPr>
            <w:r w:rsidRPr="00584BB5">
              <w:rPr>
                <w:b/>
                <w:rPrChange w:id="1669"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0" w:author="Miguel Centeno Muñoz" w:date="2014-07-30T21:09:00Z">
                  <w:rPr>
                    <w:rFonts w:eastAsiaTheme="minorHAnsi" w:cstheme="minorBidi"/>
                    <w:color w:val="auto"/>
                  </w:rPr>
                </w:rPrChange>
              </w:rPr>
            </w:pPr>
            <w:r w:rsidRPr="00584BB5">
              <w:rPr>
                <w:b/>
                <w:rPrChange w:id="1671"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2" w:author="Miguel Centeno Muñoz" w:date="2014-07-30T21:09:00Z">
                  <w:rPr>
                    <w:rFonts w:eastAsiaTheme="minorHAnsi" w:cstheme="minorBidi"/>
                    <w:color w:val="auto"/>
                  </w:rPr>
                </w:rPrChange>
              </w:rPr>
            </w:pPr>
            <w:r w:rsidRPr="00584BB5">
              <w:rPr>
                <w:b/>
                <w:rPrChange w:id="1673" w:author="Miguel Centeno Muñoz" w:date="2014-07-30T21:09:00Z">
                  <w:rPr/>
                </w:rPrChange>
              </w:rPr>
              <w:t>Autores</w:t>
            </w:r>
          </w:p>
        </w:tc>
        <w:bookmarkEnd w:id="1666"/>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74" w:author="Miguel Centeno Muñoz" w:date="2014-07-30T21:09:00Z">
                <w:pPr>
                  <w:numPr>
                    <w:numId w:val="1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5" w:author="Miguel Centeno Muñoz" w:date="2014-07-30T21:09:00Z">
                  <w:rPr>
                    <w:rFonts w:eastAsiaTheme="minorHAnsi" w:cstheme="minorBidi"/>
                    <w:color w:val="auto"/>
                  </w:rPr>
                </w:rPrChange>
              </w:rPr>
            </w:pPr>
            <w:r w:rsidRPr="00584BB5">
              <w:rPr>
                <w:b/>
                <w:rPrChange w:id="1676"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77" w:author="Miguel Centeno Muñoz" w:date="2014-07-30T21:09:00Z">
                <w:pPr>
                  <w:numPr>
                    <w:numId w:val="2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8" w:author="Miguel Centeno Muñoz" w:date="2014-07-30T21:09:00Z">
                  <w:rPr>
                    <w:rFonts w:eastAsiaTheme="minorHAnsi" w:cstheme="minorBidi"/>
                    <w:color w:val="auto"/>
                  </w:rPr>
                </w:rPrChange>
              </w:rPr>
            </w:pPr>
            <w:r w:rsidRPr="00584BB5">
              <w:rPr>
                <w:b/>
                <w:rPrChange w:id="1679"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80" w:author="Miguel Centeno Muñoz" w:date="2014-07-30T21:09: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81" w:author="Miguel Centeno Muñoz" w:date="2014-07-30T21:09:00Z">
                  <w:rPr>
                    <w:rFonts w:eastAsiaTheme="minorHAnsi" w:cstheme="minorBidi"/>
                    <w:color w:val="auto"/>
                  </w:rPr>
                </w:rPrChange>
              </w:rPr>
            </w:pPr>
            <w:r w:rsidRPr="00584BB5">
              <w:rPr>
                <w:b/>
                <w:rPrChange w:id="1682" w:author="Miguel Centeno Muñoz" w:date="2014-07-30T21:09:00Z">
                  <w:rPr/>
                </w:rPrChange>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El sistema deberá comportarse tal como se describe en el siguiente caso de uso cuando </w:t>
            </w:r>
            <w:del w:id="1683"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84" w:author="Miguel Centeno Muñoz" w:date="2014-07-30T21:09:00Z">
                  <w:rPr>
                    <w:rFonts w:eastAsiaTheme="minorHAnsi" w:cstheme="minorBidi"/>
                    <w:color w:val="auto"/>
                  </w:rPr>
                </w:rPrChange>
              </w:rPr>
            </w:pPr>
            <w:r w:rsidRPr="00584BB5">
              <w:rPr>
                <w:b/>
                <w:rPrChange w:id="1685" w:author="Miguel Centeno Muñoz" w:date="2014-07-30T21:09:00Z">
                  <w:rPr/>
                </w:rPrChange>
              </w:rPr>
              <w:lastRenderedPageBreak/>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686" w:author="Miguel Centeno Muñoz" w:date="2014-07-30T21:09:00Z">
                  <w:rPr>
                    <w:rFonts w:eastAsiaTheme="minorHAnsi" w:cstheme="minorBidi"/>
                    <w:color w:val="auto"/>
                  </w:rPr>
                </w:rPrChange>
              </w:rPr>
            </w:pPr>
            <w:r w:rsidRPr="00584BB5">
              <w:rPr>
                <w:b/>
                <w:rPrChange w:id="1687"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88"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89" w:author="Miguel Centeno Muñoz" w:date="2014-07-30T21:09:00Z">
                  <w:rPr>
                    <w:rFonts w:eastAsiaTheme="minorHAnsi" w:cstheme="minorBidi"/>
                    <w:color w:val="auto"/>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90"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bookmarkStart w:id="1691"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691"/>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92" w:author="Miguel Centeno Muñoz" w:date="2014-07-30T21:09:00Z">
                  <w:rPr>
                    <w:rFonts w:eastAsiaTheme="minorHAnsi" w:cstheme="minorBidi"/>
                    <w:color w:val="auto"/>
                  </w:rPr>
                </w:rPrChange>
              </w:rPr>
            </w:pPr>
            <w:bookmarkStart w:id="1693"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94"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693"/>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95" w:author="Miguel Centeno Muñoz" w:date="2014-07-30T21:09:00Z">
                  <w:rPr>
                    <w:rFonts w:eastAsiaTheme="minorHAnsi" w:cstheme="minorBidi"/>
                    <w:color w:val="auto"/>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96"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bookmarkStart w:id="1697"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697"/>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98" w:author="Miguel Centeno Muñoz" w:date="2014-07-30T21:09:00Z">
                  <w:rPr>
                    <w:rFonts w:eastAsiaTheme="minorHAnsi" w:cstheme="minorBidi"/>
                    <w:color w:val="auto"/>
                  </w:rPr>
                </w:rPrChange>
              </w:rPr>
            </w:pPr>
            <w:bookmarkStart w:id="1699"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700"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699"/>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701" w:author="Miguel Centeno Muñoz" w:date="2014-07-30T21:09:00Z">
                  <w:rPr>
                    <w:rFonts w:eastAsiaTheme="minorHAnsi" w:cstheme="minorBidi"/>
                    <w:color w:val="auto"/>
                  </w:rPr>
                </w:rPrChange>
              </w:rPr>
            </w:pPr>
            <w:proofErr w:type="spellStart"/>
            <w:r w:rsidRPr="00584BB5">
              <w:rPr>
                <w:b/>
                <w:rPrChange w:id="1702" w:author="Miguel Centeno Muñoz" w:date="2014-07-30T21:09:00Z">
                  <w:rPr/>
                </w:rPrChange>
              </w:rPr>
              <w:t>Postcondición</w:t>
            </w:r>
            <w:proofErr w:type="spellEnd"/>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703" w:author="Miguel Centeno Muñoz" w:date="2014-07-30T21:09:00Z">
                  <w:rPr>
                    <w:rFonts w:eastAsiaTheme="minorHAnsi" w:cstheme="minorBidi"/>
                    <w:color w:val="auto"/>
                  </w:rPr>
                </w:rPrChange>
              </w:rPr>
            </w:pPr>
            <w:r w:rsidRPr="00584BB5">
              <w:rPr>
                <w:b/>
                <w:rPrChange w:id="1704"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705" w:author="Miguel Centeno Muñoz" w:date="2014-07-30T21:09:00Z">
                  <w:rPr>
                    <w:rFonts w:eastAsiaTheme="minorHAnsi" w:cstheme="minorBidi"/>
                    <w:color w:val="auto"/>
                  </w:rPr>
                </w:rPrChange>
              </w:rPr>
            </w:pPr>
            <w:r w:rsidRPr="00584BB5">
              <w:rPr>
                <w:b/>
                <w:rPrChange w:id="1706" w:author="Miguel Centeno Muñoz" w:date="2014-07-30T21:09:00Z">
                  <w:rPr/>
                </w:rPrChange>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707" w:author="Miguel Centeno Muñoz" w:date="2014-07-30T21:09:00Z">
                  <w:rPr>
                    <w:rFonts w:eastAsiaTheme="minorHAnsi" w:cstheme="minorBidi"/>
                    <w:color w:val="auto"/>
                  </w:rPr>
                </w:rPrChange>
              </w:rPr>
            </w:pPr>
            <w:r w:rsidRPr="00584BB5">
              <w:rPr>
                <w:b/>
                <w:rPrChange w:id="1708"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709" w:author="Miguel Centeno Muñoz" w:date="2014-07-30T21:09:00Z">
                  <w:rPr>
                    <w:rFonts w:eastAsiaTheme="minorHAnsi" w:cstheme="minorBidi"/>
                    <w:color w:val="auto"/>
                  </w:rPr>
                </w:rPrChange>
              </w:rPr>
            </w:pPr>
            <w:r w:rsidRPr="00584BB5">
              <w:rPr>
                <w:b/>
                <w:rPrChange w:id="1710"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AC15B6" w:rsidRDefault="00AC15B6" w:rsidP="00533654">
      <w:pPr>
        <w:rPr>
          <w:ins w:id="1711" w:author="Miguel Centeno Muñoz" w:date="2014-07-31T02:43:00Z"/>
        </w:rPr>
      </w:pPr>
    </w:p>
    <w:p w:rsidR="00AC15B6" w:rsidRDefault="00AC15B6" w:rsidP="00533654"/>
    <w:tbl>
      <w:tblPr>
        <w:tblStyle w:val="Listamedia2-nfasis2"/>
        <w:tblW w:w="5000" w:type="pct"/>
        <w:tblLook w:val="04A0" w:firstRow="1" w:lastRow="0" w:firstColumn="1" w:lastColumn="0" w:noHBand="0" w:noVBand="1"/>
        <w:tblPrChange w:id="1712"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713">
          <w:tblGrid>
            <w:gridCol w:w="108"/>
            <w:gridCol w:w="219"/>
            <w:gridCol w:w="1267"/>
            <w:gridCol w:w="1"/>
            <w:gridCol w:w="108"/>
            <w:gridCol w:w="107"/>
            <w:gridCol w:w="479"/>
            <w:gridCol w:w="1"/>
            <w:gridCol w:w="89"/>
            <w:gridCol w:w="6766"/>
            <w:gridCol w:w="108"/>
            <w:gridCol w:w="123"/>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714"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715"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716" w:name="UC-0003"/>
            <w:r>
              <w:rPr>
                <w:rFonts w:ascii="Arial" w:hAnsi="Arial" w:cs="Arial"/>
                <w:b/>
                <w:bCs/>
                <w:sz w:val="20"/>
                <w:szCs w:val="20"/>
              </w:rPr>
              <w:t>UC-0003</w:t>
            </w:r>
          </w:p>
        </w:tc>
        <w:tc>
          <w:tcPr>
            <w:tcW w:w="4128" w:type="pct"/>
            <w:gridSpan w:val="2"/>
            <w:hideMark/>
            <w:tcPrChange w:id="1717" w:author="Miguel Centeno Muñoz" w:date="2014-07-27T12:52:00Z">
              <w:tcPr>
                <w:tcW w:w="4183" w:type="pct"/>
                <w:gridSpan w:val="7"/>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716"/>
        <w:tc>
          <w:tcPr>
            <w:tcW w:w="0" w:type="auto"/>
            <w:gridSpan w:val="2"/>
            <w:hideMark/>
          </w:tcPr>
          <w:p w:rsidR="005C7CFD" w:rsidRPr="00F23850" w:rsidRDefault="005C7CFD">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1718" w:author="Miguel Centeno Muñoz" w:date="2014-08-02T12:28:00Z">
                  <w:rPr>
                    <w:rFonts w:eastAsiaTheme="minorHAnsi" w:cstheme="minorBidi"/>
                    <w:color w:val="auto"/>
                  </w:rPr>
                </w:rPrChange>
              </w:rPr>
              <w:pPrChange w:id="1719" w:author="Miguel Centeno Muñoz" w:date="2014-08-02T12:28:00Z">
                <w:pPr>
                  <w:numPr>
                    <w:numId w:val="21"/>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F23850">
              <w:rPr>
                <w:rFonts w:ascii="Arial" w:hAnsi="Arial" w:cs="Arial"/>
                <w:sz w:val="20"/>
                <w:szCs w:val="20"/>
                <w:rPrChange w:id="1720" w:author="Miguel Centeno Muñoz" w:date="2014-08-02T12:28:00Z">
                  <w:rPr/>
                </w:rPrChange>
              </w:rPr>
              <w:t xml:space="preserve">Miguel Centeno Muñoz </w:t>
            </w:r>
          </w:p>
        </w:tc>
      </w:tr>
      <w:tr w:rsidR="005C7CFD" w:rsidTr="00F23850">
        <w:trPr>
          <w:cnfStyle w:val="000000100000" w:firstRow="0" w:lastRow="0" w:firstColumn="0" w:lastColumn="0" w:oddVBand="0" w:evenVBand="0" w:oddHBand="1" w:evenHBand="0" w:firstRowFirstColumn="0" w:firstRowLastColumn="0" w:lastRowFirstColumn="0" w:lastRowLastColumn="0"/>
          <w:trHeight w:val="403"/>
          <w:trPrChange w:id="1721" w:author="Miguel Centeno Muñoz" w:date="2014-08-02T12:2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22" w:author="Miguel Centeno Muñoz" w:date="2014-08-02T12:29:00Z">
              <w:tcPr>
                <w:tcW w:w="0" w:type="auto"/>
                <w:gridSpan w:val="4"/>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Fuentes</w:t>
            </w:r>
          </w:p>
        </w:tc>
        <w:tc>
          <w:tcPr>
            <w:tcW w:w="0" w:type="auto"/>
            <w:gridSpan w:val="2"/>
            <w:hideMark/>
            <w:tcPrChange w:id="1723" w:author="Miguel Centeno Muñoz" w:date="2014-08-02T12:29:00Z">
              <w:tcPr>
                <w:tcW w:w="0" w:type="auto"/>
                <w:gridSpan w:val="6"/>
                <w:hideMark/>
              </w:tcPr>
            </w:tcPrChange>
          </w:tcPr>
          <w:p w:rsidR="005C7CFD" w:rsidRPr="00F23850" w:rsidRDefault="005C7CFD">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1724" w:author="Miguel Centeno Muñoz" w:date="2014-08-02T12:28:00Z">
                  <w:rPr>
                    <w:rFonts w:eastAsiaTheme="minorHAnsi" w:cstheme="minorBidi"/>
                    <w:color w:val="auto"/>
                  </w:rPr>
                </w:rPrChange>
              </w:rPr>
              <w:pPrChange w:id="1725" w:author="Miguel Centeno Muñoz" w:date="2014-08-02T12:28:00Z">
                <w:pPr>
                  <w:numPr>
                    <w:numId w:val="22"/>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F23850">
              <w:rPr>
                <w:rFonts w:ascii="Arial" w:hAnsi="Arial" w:cs="Arial"/>
                <w:sz w:val="20"/>
                <w:szCs w:val="20"/>
                <w:rPrChange w:id="1726" w:author="Miguel Centeno Muñoz" w:date="2014-08-02T12:28: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Pr="00F23850" w:rsidDel="00F23850" w:rsidRDefault="005C7CFD">
            <w:pPr>
              <w:jc w:val="left"/>
              <w:cnfStyle w:val="000000000000" w:firstRow="0" w:lastRow="0" w:firstColumn="0" w:lastColumn="0" w:oddVBand="0" w:evenVBand="0" w:oddHBand="0" w:evenHBand="0" w:firstRowFirstColumn="0" w:firstRowLastColumn="0" w:lastRowFirstColumn="0" w:lastRowLastColumn="0"/>
              <w:rPr>
                <w:del w:id="1727" w:author="Miguel Centeno Muñoz" w:date="2014-08-02T12:28:00Z"/>
                <w:rFonts w:cs="Arial"/>
                <w:szCs w:val="20"/>
                <w:rPrChange w:id="1728" w:author="Miguel Centeno Muñoz" w:date="2014-08-02T12:32:00Z">
                  <w:rPr>
                    <w:del w:id="1729" w:author="Miguel Centeno Muñoz" w:date="2014-08-02T12:28:00Z"/>
                    <w:rFonts w:ascii="Arial" w:eastAsiaTheme="minorHAnsi" w:hAnsi="Arial" w:cs="Arial"/>
                    <w:color w:val="auto"/>
                    <w:sz w:val="20"/>
                    <w:szCs w:val="20"/>
                  </w:rPr>
                </w:rPrChange>
              </w:rPr>
              <w:pPrChange w:id="1730" w:author="Miguel Centeno Muñoz" w:date="2014-08-02T12:28: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1731" w:author="Miguel Centeno Muñoz" w:date="2014-08-02T12:29:00Z">
              <w:r w:rsidRPr="00F23850" w:rsidDel="00F23850">
                <w:rPr>
                  <w:rFonts w:cs="Arial"/>
                  <w:szCs w:val="20"/>
                  <w:rPrChange w:id="1732" w:author="Miguel Centeno Muñoz" w:date="2014-08-02T12:32:00Z">
                    <w:rPr>
                      <w:rFonts w:hAnsi="Symbol"/>
                    </w:rPr>
                  </w:rPrChange>
                </w:rPr>
                <w:delText>e</w:delText>
              </w:r>
            </w:del>
            <w:del w:id="1733" w:author="Miguel Centeno Muñoz" w:date="2014-08-02T12:30:00Z">
              <w:r w:rsidRPr="00033F32" w:rsidDel="00F23850">
                <w:rPr>
                  <w:rFonts w:cs="Arial"/>
                  <w:szCs w:val="20"/>
                </w:rPr>
                <w:delText xml:space="preserve"> </w:delText>
              </w:r>
            </w:del>
            <w:r w:rsidRPr="003071F3">
              <w:rPr>
                <w:rFonts w:cs="Arial"/>
                <w:szCs w:val="20"/>
              </w:rPr>
              <w:t xml:space="preserve">[IRQ-0001] Información sobre Usuario </w:t>
            </w:r>
          </w:p>
          <w:p w:rsidR="00F23850" w:rsidRPr="00F23850" w:rsidRDefault="00F23850">
            <w:pPr>
              <w:jc w:val="left"/>
              <w:cnfStyle w:val="000000000000" w:firstRow="0" w:lastRow="0" w:firstColumn="0" w:lastColumn="0" w:oddVBand="0" w:evenVBand="0" w:oddHBand="0" w:evenHBand="0" w:firstRowFirstColumn="0" w:firstRowLastColumn="0" w:lastRowFirstColumn="0" w:lastRowLastColumn="0"/>
              <w:rPr>
                <w:ins w:id="1734" w:author="Miguel Centeno Muñoz" w:date="2014-08-02T12:30:00Z"/>
                <w:rFonts w:cs="Arial"/>
                <w:szCs w:val="20"/>
                <w:rPrChange w:id="1735" w:author="Miguel Centeno Muñoz" w:date="2014-08-02T12:32:00Z">
                  <w:rPr>
                    <w:ins w:id="1736" w:author="Miguel Centeno Muñoz" w:date="2014-08-02T12:30:00Z"/>
                    <w:rFonts w:eastAsiaTheme="minorHAnsi" w:cstheme="minorBidi"/>
                    <w:color w:val="auto"/>
                  </w:rPr>
                </w:rPrChange>
              </w:rPr>
              <w:pPrChange w:id="1737" w:author="Miguel Centeno Muñoz" w:date="2014-08-02T12:30: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p>
          <w:p w:rsidR="005C7CFD" w:rsidRDefault="00F23850">
            <w:pPr>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1738" w:author="Miguel Centeno Muñoz" w:date="2014-08-02T12:3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1739" w:author="Miguel Centeno Muñoz" w:date="2014-08-02T12:30:00Z">
              <w:r w:rsidRPr="00F23850">
                <w:rPr>
                  <w:rFonts w:cs="Arial"/>
                  <w:szCs w:val="20"/>
                  <w:rPrChange w:id="1740" w:author="Miguel Centeno Muñoz" w:date="2014-08-02T12:32:00Z">
                    <w:rPr>
                      <w:rFonts w:ascii="Arial" w:hAnsi="Symbol" w:cs="Arial"/>
                      <w:sz w:val="20"/>
                      <w:szCs w:val="20"/>
                    </w:rPr>
                  </w:rPrChange>
                </w:rPr>
                <w:t xml:space="preserve">[OBJ-001] </w:t>
              </w:r>
              <w:proofErr w:type="spellStart"/>
              <w:r w:rsidRPr="00F23850">
                <w:rPr>
                  <w:rFonts w:cs="Arial"/>
                  <w:szCs w:val="20"/>
                  <w:rPrChange w:id="1741" w:author="Miguel Centeno Muñoz" w:date="2014-08-02T12:32:00Z">
                    <w:rPr>
                      <w:rFonts w:ascii="Arial" w:hAnsi="Symbol" w:cs="Arial"/>
                      <w:sz w:val="20"/>
                      <w:szCs w:val="20"/>
                    </w:rPr>
                  </w:rPrChange>
                </w:rPr>
                <w:t>Gesti</w:t>
              </w:r>
            </w:ins>
            <w:ins w:id="1742" w:author="Miguel Centeno Muñoz" w:date="2014-08-02T12:31:00Z">
              <w:r w:rsidRPr="00F23850">
                <w:rPr>
                  <w:rFonts w:cs="Arial"/>
                  <w:szCs w:val="20"/>
                  <w:rPrChange w:id="1743" w:author="Miguel Centeno Muñoz" w:date="2014-08-02T12:32:00Z">
                    <w:rPr>
                      <w:rFonts w:ascii="Arial" w:hAnsi="Symbol" w:cs="Arial"/>
                      <w:sz w:val="20"/>
                      <w:szCs w:val="20"/>
                    </w:rPr>
                  </w:rPrChange>
                </w:rPr>
                <w:t></w:t>
              </w:r>
            </w:ins>
            <w:ins w:id="1744" w:author="Miguel Centeno Muñoz" w:date="2014-08-02T12:30:00Z">
              <w:r w:rsidRPr="00F23850">
                <w:rPr>
                  <w:rFonts w:cs="Arial"/>
                  <w:szCs w:val="20"/>
                  <w:rPrChange w:id="1745" w:author="Miguel Centeno Muñoz" w:date="2014-08-02T12:32:00Z">
                    <w:rPr>
                      <w:rFonts w:ascii="Arial" w:hAnsi="Symbol" w:cs="Arial"/>
                      <w:sz w:val="20"/>
                      <w:szCs w:val="20"/>
                    </w:rPr>
                  </w:rPrChange>
                </w:rPr>
                <w:t>n</w:t>
              </w:r>
              <w:proofErr w:type="spellEnd"/>
              <w:r w:rsidRPr="00F23850">
                <w:rPr>
                  <w:rFonts w:cs="Arial"/>
                  <w:szCs w:val="20"/>
                  <w:rPrChange w:id="1746" w:author="Miguel Centeno Muñoz" w:date="2014-08-02T12:32:00Z">
                    <w:rPr>
                      <w:rFonts w:ascii="Arial" w:hAnsi="Symbol" w:cs="Arial"/>
                      <w:sz w:val="20"/>
                      <w:szCs w:val="20"/>
                    </w:rPr>
                  </w:rPrChange>
                </w:rPr>
                <w:t xml:space="preserve"> de Usuarios</w:t>
              </w:r>
            </w:ins>
            <w:del w:id="1747" w:author="Miguel Centeno Muñoz" w:date="2014-08-02T12:28:00Z">
              <w:r w:rsidR="005C7CFD" w:rsidDel="00F23850">
                <w:rPr>
                  <w:rFonts w:ascii="Arial" w:hAnsi="Symbol" w:cs="Arial"/>
                  <w:sz w:val="20"/>
                  <w:szCs w:val="20"/>
                </w:rPr>
                <w:delText></w:delText>
              </w:r>
              <w:r w:rsidR="005C7CFD" w:rsidDel="00F23850">
                <w:rPr>
                  <w:rFonts w:ascii="Arial" w:hAnsi="Arial" w:cs="Arial"/>
                  <w:sz w:val="20"/>
                  <w:szCs w:val="20"/>
                </w:rPr>
                <w:delText xml:space="preserve">  </w:delText>
              </w:r>
              <w:r w:rsidR="005C7CFD" w:rsidRPr="005C7CFD" w:rsidDel="00F23850">
                <w:rPr>
                  <w:rFonts w:ascii="Arial" w:hAnsi="Arial" w:cs="Arial"/>
                  <w:sz w:val="20"/>
                  <w:szCs w:val="20"/>
                </w:rPr>
                <w:delText>[OBJ-0003] Modificación perfil de usuario</w:delText>
              </w:r>
              <w:r w:rsidR="005C7CFD" w:rsidDel="00F23850">
                <w:rPr>
                  <w:rFonts w:ascii="Arial" w:hAnsi="Arial" w:cs="Arial"/>
                  <w:sz w:val="20"/>
                  <w:szCs w:val="20"/>
                </w:rPr>
                <w:delText xml:space="preserve">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748"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749"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750" w:author="Miguel Centeno Muñoz" w:date="2014-07-27T12:52:00Z">
              <w:tcPr>
                <w:tcW w:w="0" w:type="auto"/>
                <w:gridSpan w:val="4"/>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751" w:author="Miguel Centeno Muñoz" w:date="2014-07-27T12:52:00Z">
              <w:tcPr>
                <w:tcW w:w="3803" w:type="pct"/>
                <w:gridSpan w:val="3"/>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52"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752"/>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53"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753"/>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54"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754"/>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755"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755"/>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56"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75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757"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58" w:author="Miguel Centeno Muñoz" w:date="2014-07-27T12:31:00Z"/>
          <w:trPrChange w:id="1759"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760" w:author="Miguel Centeno Muñoz" w:date="2014-07-27T12:34:00Z">
              <w:tcPr>
                <w:tcW w:w="0" w:type="auto"/>
                <w:gridSpan w:val="4"/>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761" w:author="Miguel Centeno Muñoz" w:date="2014-07-27T12:52:00Z"/>
                <w:rFonts w:ascii="Arial" w:eastAsia="Times New Roman" w:hAnsi="Arial" w:cs="Arial"/>
                <w:b/>
                <w:bCs/>
                <w:sz w:val="20"/>
                <w:szCs w:val="20"/>
                <w:lang w:eastAsia="es-ES"/>
              </w:rPr>
            </w:pPr>
            <w:bookmarkStart w:id="1762" w:name="UC-0009"/>
          </w:p>
          <w:p w:rsidR="00E6714C" w:rsidRPr="00E6714C" w:rsidRDefault="00834472" w:rsidP="00E6714C">
            <w:pPr>
              <w:jc w:val="left"/>
              <w:rPr>
                <w:ins w:id="1763" w:author="Miguel Centeno Muñoz" w:date="2014-07-27T12:31:00Z"/>
                <w:rFonts w:ascii="Arial" w:eastAsia="Times New Roman" w:hAnsi="Arial" w:cs="Arial"/>
                <w:b/>
                <w:bCs/>
                <w:sz w:val="20"/>
                <w:szCs w:val="20"/>
                <w:lang w:eastAsia="es-ES"/>
              </w:rPr>
            </w:pPr>
            <w:ins w:id="1764" w:author="Miguel Centeno Muñoz" w:date="2014-07-27T12:31:00Z">
              <w:r>
                <w:rPr>
                  <w:rFonts w:ascii="Arial" w:eastAsia="Times New Roman" w:hAnsi="Arial" w:cs="Arial"/>
                  <w:b/>
                  <w:bCs/>
                  <w:sz w:val="20"/>
                  <w:szCs w:val="20"/>
                  <w:lang w:eastAsia="es-ES"/>
                </w:rPr>
                <w:t>UC-000</w:t>
              </w:r>
            </w:ins>
            <w:ins w:id="1765"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766"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767"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68" w:author="Miguel Centeno Muñoz" w:date="2014-07-27T12:31:00Z"/>
                <w:rFonts w:ascii="Arial" w:eastAsia="Times New Roman" w:hAnsi="Arial" w:cs="Arial"/>
                <w:b/>
                <w:bCs/>
                <w:sz w:val="20"/>
                <w:szCs w:val="20"/>
                <w:lang w:eastAsia="es-ES"/>
              </w:rPr>
            </w:pPr>
            <w:ins w:id="1769"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77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71" w:author="Miguel Centeno Muñoz" w:date="2014-07-27T12:31:00Z"/>
          <w:trPrChange w:id="177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73"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74" w:author="Miguel Centeno Muñoz" w:date="2014-07-27T12:31:00Z"/>
                <w:rFonts w:ascii="Arial" w:eastAsia="Times New Roman" w:hAnsi="Arial" w:cs="Arial"/>
                <w:b/>
                <w:bCs/>
                <w:sz w:val="20"/>
                <w:szCs w:val="20"/>
                <w:lang w:eastAsia="es-ES"/>
              </w:rPr>
            </w:pPr>
            <w:ins w:id="1775"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77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77" w:author="Miguel Centeno Muñoz" w:date="2014-07-27T12:31:00Z"/>
                <w:rFonts w:ascii="Arial" w:eastAsia="Times New Roman" w:hAnsi="Arial" w:cs="Arial"/>
                <w:sz w:val="20"/>
                <w:szCs w:val="20"/>
                <w:lang w:eastAsia="es-ES"/>
              </w:rPr>
            </w:pPr>
            <w:ins w:id="1778"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77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80" w:author="Miguel Centeno Muñoz" w:date="2014-07-27T12:31:00Z"/>
          <w:trPrChange w:id="1781"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82"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83" w:author="Miguel Centeno Muñoz" w:date="2014-07-27T12:31:00Z"/>
                <w:rFonts w:ascii="Arial" w:eastAsia="Times New Roman" w:hAnsi="Arial" w:cs="Arial"/>
                <w:b/>
                <w:bCs/>
                <w:sz w:val="20"/>
                <w:szCs w:val="20"/>
                <w:lang w:eastAsia="es-ES"/>
              </w:rPr>
            </w:pPr>
            <w:ins w:id="1784" w:author="Miguel Centeno Muñoz" w:date="2014-07-27T12:31:00Z">
              <w:r w:rsidRPr="00E6714C">
                <w:rPr>
                  <w:rFonts w:ascii="Arial" w:eastAsia="Times New Roman" w:hAnsi="Arial" w:cs="Arial"/>
                  <w:b/>
                  <w:bCs/>
                  <w:sz w:val="20"/>
                  <w:szCs w:val="20"/>
                  <w:lang w:eastAsia="es-ES"/>
                </w:rPr>
                <w:t>Autores</w:t>
              </w:r>
            </w:ins>
          </w:p>
        </w:tc>
        <w:bookmarkEnd w:id="1762"/>
        <w:tc>
          <w:tcPr>
            <w:tcW w:w="0" w:type="auto"/>
            <w:gridSpan w:val="2"/>
            <w:hideMark/>
            <w:tcPrChange w:id="1785"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E6714C">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1786" w:author="Miguel Centeno Muñoz" w:date="2014-07-27T12:31:00Z"/>
                <w:rFonts w:ascii="Arial" w:eastAsia="Times New Roman" w:hAnsi="Arial" w:cs="Arial"/>
                <w:sz w:val="20"/>
                <w:szCs w:val="20"/>
                <w:lang w:eastAsia="es-ES"/>
                <w:rPrChange w:id="1787" w:author="Miguel Centeno Muñoz" w:date="2014-08-02T12:32:00Z">
                  <w:rPr>
                    <w:ins w:id="1788" w:author="Miguel Centeno Muñoz" w:date="2014-07-27T12:31:00Z"/>
                    <w:rFonts w:ascii="Arial" w:eastAsia="Times New Roman" w:hAnsi="Arial" w:cs="Arial"/>
                    <w:color w:val="auto"/>
                    <w:sz w:val="20"/>
                    <w:szCs w:val="20"/>
                    <w:lang w:eastAsia="es-ES"/>
                  </w:rPr>
                </w:rPrChange>
              </w:rPr>
              <w:pPrChange w:id="1789" w:author="Miguel Centeno Muñoz" w:date="2014-08-02T12:32:00Z">
                <w:pPr>
                  <w:numPr>
                    <w:numId w:val="3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1790" w:author="Miguel Centeno Muñoz" w:date="2014-07-27T12:31:00Z">
              <w:r w:rsidRPr="00F23850">
                <w:rPr>
                  <w:rFonts w:ascii="Arial" w:eastAsia="Times New Roman" w:hAnsi="Arial" w:cs="Arial"/>
                  <w:color w:val="auto"/>
                  <w:sz w:val="20"/>
                  <w:szCs w:val="20"/>
                  <w:lang w:eastAsia="es-ES"/>
                  <w:rPrChange w:id="1791" w:author="Miguel Centeno Muñoz" w:date="2014-08-02T12:32: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79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93" w:author="Miguel Centeno Muñoz" w:date="2014-07-27T12:31:00Z"/>
          <w:trPrChange w:id="179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95"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96" w:author="Miguel Centeno Muñoz" w:date="2014-07-27T12:31:00Z"/>
                <w:rFonts w:ascii="Arial" w:eastAsia="Times New Roman" w:hAnsi="Arial" w:cs="Arial"/>
                <w:b/>
                <w:bCs/>
                <w:sz w:val="20"/>
                <w:szCs w:val="20"/>
                <w:lang w:eastAsia="es-ES"/>
              </w:rPr>
            </w:pPr>
            <w:ins w:id="1797" w:author="Miguel Centeno Muñoz" w:date="2014-07-27T12:31:00Z">
              <w:r w:rsidRPr="00E6714C">
                <w:rPr>
                  <w:rFonts w:ascii="Arial" w:eastAsia="Times New Roman" w:hAnsi="Arial" w:cs="Arial"/>
                  <w:b/>
                  <w:bCs/>
                  <w:sz w:val="20"/>
                  <w:szCs w:val="20"/>
                  <w:lang w:eastAsia="es-ES"/>
                </w:rPr>
                <w:lastRenderedPageBreak/>
                <w:t>Fuentes</w:t>
              </w:r>
            </w:ins>
          </w:p>
        </w:tc>
        <w:tc>
          <w:tcPr>
            <w:tcW w:w="0" w:type="auto"/>
            <w:gridSpan w:val="2"/>
            <w:hideMark/>
            <w:tcPrChange w:id="179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D41DBE">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1799" w:author="Miguel Centeno Muñoz" w:date="2014-07-27T12:31:00Z"/>
                <w:rFonts w:ascii="Arial" w:eastAsia="Times New Roman" w:hAnsi="Arial" w:cs="Arial"/>
                <w:sz w:val="20"/>
                <w:szCs w:val="20"/>
                <w:lang w:eastAsia="es-ES"/>
                <w:rPrChange w:id="1800" w:author="Miguel Centeno Muñoz" w:date="2014-08-02T12:32:00Z">
                  <w:rPr>
                    <w:ins w:id="1801" w:author="Miguel Centeno Muñoz" w:date="2014-07-27T12:31:00Z"/>
                    <w:rFonts w:eastAsia="Times New Roman" w:cstheme="minorBidi"/>
                    <w:color w:val="auto"/>
                    <w:lang w:eastAsia="es-ES"/>
                  </w:rPr>
                </w:rPrChange>
              </w:rPr>
              <w:pPrChange w:id="1802" w:author="Miguel Centeno Muñoz" w:date="2014-08-02T12:32:00Z">
                <w:pPr>
                  <w:numPr>
                    <w:numId w:val="4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1803" w:author="Miguel Centeno Muñoz" w:date="2014-07-27T12:33:00Z">
              <w:r w:rsidRPr="00F23850">
                <w:rPr>
                  <w:rFonts w:ascii="Arial" w:eastAsia="Times New Roman" w:hAnsi="Arial" w:cs="Arial"/>
                  <w:color w:val="auto"/>
                  <w:sz w:val="20"/>
                  <w:szCs w:val="20"/>
                  <w:lang w:eastAsia="es-ES"/>
                  <w:rPrChange w:id="1804" w:author="Miguel Centeno Muñoz" w:date="2014-08-02T12:32:00Z">
                    <w:rPr>
                      <w:rFonts w:ascii="Arial" w:eastAsia="Times New Roman" w:hAnsi="Arial" w:cs="Arial"/>
                      <w:b/>
                      <w:bCs/>
                      <w:i/>
                      <w:iCs/>
                      <w:color w:val="0000FF"/>
                      <w:sz w:val="20"/>
                      <w:szCs w:val="20"/>
                      <w:u w:val="single"/>
                      <w:lang w:eastAsia="es-ES"/>
                    </w:rPr>
                  </w:rPrChange>
                </w:rPr>
                <w:t>Sergio Segura Rueda</w:t>
              </w:r>
            </w:ins>
            <w:ins w:id="1805" w:author="Miguel Centeno Muñoz" w:date="2014-07-27T12:31:00Z">
              <w:r w:rsidR="00E6714C" w:rsidRPr="00F23850">
                <w:rPr>
                  <w:rFonts w:ascii="Arial" w:eastAsia="Times New Roman" w:hAnsi="Arial" w:cs="Arial"/>
                  <w:color w:val="auto"/>
                  <w:sz w:val="20"/>
                  <w:szCs w:val="20"/>
                  <w:lang w:eastAsia="es-ES"/>
                  <w:rPrChange w:id="1806" w:author="Miguel Centeno Muñoz" w:date="2014-08-02T12:32: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80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08" w:author="Miguel Centeno Muñoz" w:date="2014-07-27T12:31:00Z"/>
          <w:trPrChange w:id="180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1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11" w:author="Miguel Centeno Muñoz" w:date="2014-07-27T12:31:00Z"/>
                <w:rFonts w:ascii="Arial" w:eastAsia="Times New Roman" w:hAnsi="Arial" w:cs="Arial"/>
                <w:b/>
                <w:bCs/>
                <w:sz w:val="20"/>
                <w:szCs w:val="20"/>
                <w:lang w:eastAsia="es-ES"/>
              </w:rPr>
            </w:pPr>
            <w:ins w:id="1812"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81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Default="00D41DBE">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814" w:author="Miguel Centeno Muñoz" w:date="2014-08-02T12:33:00Z"/>
                <w:rFonts w:ascii="Arial" w:eastAsia="Times New Roman" w:hAnsi="Arial" w:cs="Arial"/>
                <w:color w:val="auto"/>
                <w:sz w:val="20"/>
                <w:szCs w:val="20"/>
                <w:lang w:eastAsia="es-ES"/>
              </w:rPr>
              <w:pPrChange w:id="1815"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816" w:author="Miguel Centeno Muñoz" w:date="2014-07-27T12:33:00Z">
              <w:r w:rsidRPr="00F23850">
                <w:rPr>
                  <w:rFonts w:ascii="Arial" w:eastAsia="Times New Roman" w:hAnsi="Arial" w:cs="Arial"/>
                  <w:color w:val="auto"/>
                  <w:sz w:val="20"/>
                  <w:szCs w:val="20"/>
                  <w:lang w:eastAsia="es-ES"/>
                  <w:rPrChange w:id="1817" w:author="Miguel Centeno Muñoz" w:date="2014-08-02T12:32:00Z">
                    <w:rPr>
                      <w:rFonts w:ascii="Arial" w:eastAsia="Times New Roman" w:hAnsi="Arial" w:cs="Arial"/>
                      <w:b/>
                      <w:bCs/>
                      <w:i/>
                      <w:iCs/>
                      <w:color w:val="0000FF"/>
                      <w:sz w:val="20"/>
                      <w:szCs w:val="20"/>
                      <w:u w:val="single"/>
                      <w:lang w:eastAsia="es-ES"/>
                    </w:rPr>
                  </w:rPrChange>
                </w:rPr>
                <w:t>[OBJ-0001] Gestión Usuarios Aplicación</w:t>
              </w:r>
            </w:ins>
            <w:ins w:id="1818" w:author="Miguel Centeno Muñoz" w:date="2014-07-27T12:31:00Z">
              <w:r w:rsidR="00E6714C" w:rsidRPr="00F23850">
                <w:rPr>
                  <w:rFonts w:ascii="Arial" w:eastAsia="Times New Roman" w:hAnsi="Arial" w:cs="Arial"/>
                  <w:sz w:val="20"/>
                  <w:szCs w:val="20"/>
                  <w:lang w:eastAsia="es-ES"/>
                  <w:rPrChange w:id="1819" w:author="Miguel Centeno Muñoz" w:date="2014-08-02T12:32:00Z">
                    <w:rPr>
                      <w:rFonts w:eastAsia="Times New Roman"/>
                      <w:lang w:eastAsia="es-ES"/>
                    </w:rPr>
                  </w:rPrChange>
                </w:rPr>
                <w:t xml:space="preserve"> </w:t>
              </w:r>
            </w:ins>
          </w:p>
          <w:p w:rsidR="00F23850" w:rsidRDefault="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820" w:author="Miguel Centeno Muñoz" w:date="2014-08-02T12:33:00Z"/>
                <w:rFonts w:ascii="Arial" w:eastAsia="Times New Roman" w:hAnsi="Arial" w:cs="Arial"/>
                <w:color w:val="auto"/>
                <w:sz w:val="20"/>
                <w:szCs w:val="20"/>
                <w:lang w:eastAsia="es-ES"/>
              </w:rPr>
              <w:pPrChange w:id="1821"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822" w:author="Miguel Centeno Muñoz" w:date="2014-08-02T12:33:00Z">
              <w:r>
                <w:rPr>
                  <w:rFonts w:ascii="Arial" w:eastAsia="Times New Roman" w:hAnsi="Arial" w:cs="Arial"/>
                  <w:sz w:val="20"/>
                  <w:szCs w:val="20"/>
                  <w:lang w:eastAsia="es-ES"/>
                </w:rPr>
                <w:t>[IRQ-0001] Información sobre Usuario</w:t>
              </w:r>
            </w:ins>
          </w:p>
          <w:p w:rsidR="00F23850" w:rsidRPr="00F23850" w:rsidRDefault="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823" w:author="Miguel Centeno Muñoz" w:date="2014-07-27T12:31:00Z"/>
                <w:rFonts w:ascii="Arial" w:eastAsia="Times New Roman" w:hAnsi="Arial" w:cs="Arial"/>
                <w:sz w:val="20"/>
                <w:szCs w:val="20"/>
                <w:lang w:eastAsia="es-ES"/>
                <w:rPrChange w:id="1824" w:author="Miguel Centeno Muñoz" w:date="2014-08-02T12:32:00Z">
                  <w:rPr>
                    <w:ins w:id="1825" w:author="Miguel Centeno Muñoz" w:date="2014-07-27T12:31:00Z"/>
                    <w:rFonts w:eastAsia="Times New Roman" w:cstheme="minorBidi"/>
                    <w:color w:val="auto"/>
                    <w:lang w:eastAsia="es-ES"/>
                  </w:rPr>
                </w:rPrChange>
              </w:rPr>
              <w:pPrChange w:id="1826"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827" w:author="Miguel Centeno Muñoz" w:date="2014-08-02T12:33:00Z">
              <w:r w:rsidRPr="00B85A70">
                <w:rPr>
                  <w:rFonts w:ascii="Arial" w:eastAsia="Times New Roman" w:hAnsi="Arial" w:cs="Arial"/>
                  <w:sz w:val="20"/>
                  <w:szCs w:val="20"/>
                  <w:lang w:eastAsia="es-ES"/>
                </w:rPr>
                <w:t>[CRQ-0001] Unicidad de los nombres de usuario</w:t>
              </w:r>
            </w:ins>
          </w:p>
        </w:tc>
      </w:tr>
      <w:tr w:rsidR="00E6714C" w:rsidRPr="00E6714C" w:rsidTr="00E6714C">
        <w:tblPrEx>
          <w:tblPrExChange w:id="182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29" w:author="Miguel Centeno Muñoz" w:date="2014-07-27T12:31:00Z"/>
          <w:trPrChange w:id="183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31"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32" w:author="Miguel Centeno Muñoz" w:date="2014-07-27T12:31:00Z"/>
                <w:rFonts w:ascii="Arial" w:eastAsia="Times New Roman" w:hAnsi="Arial" w:cs="Arial"/>
                <w:b/>
                <w:bCs/>
                <w:sz w:val="20"/>
                <w:szCs w:val="20"/>
                <w:lang w:eastAsia="es-ES"/>
              </w:rPr>
            </w:pPr>
            <w:ins w:id="1833"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83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35" w:author="Miguel Centeno Muñoz" w:date="2014-07-27T12:31:00Z"/>
                <w:rFonts w:ascii="Arial" w:eastAsia="Times New Roman" w:hAnsi="Arial" w:cs="Arial"/>
                <w:sz w:val="20"/>
                <w:szCs w:val="20"/>
                <w:lang w:eastAsia="es-ES"/>
              </w:rPr>
            </w:pPr>
            <w:ins w:id="1836"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3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38" w:author="Miguel Centeno Muñoz" w:date="2014-07-27T12:31:00Z"/>
          <w:trPrChange w:id="183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4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41" w:author="Miguel Centeno Muñoz" w:date="2014-07-27T12:31:00Z"/>
                <w:rFonts w:ascii="Arial" w:eastAsia="Times New Roman" w:hAnsi="Arial" w:cs="Arial"/>
                <w:b/>
                <w:bCs/>
                <w:sz w:val="20"/>
                <w:szCs w:val="20"/>
                <w:lang w:eastAsia="es-ES"/>
              </w:rPr>
            </w:pPr>
            <w:ins w:id="1842"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84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44" w:author="Miguel Centeno Muñoz" w:date="2014-07-27T12:31:00Z"/>
                <w:rFonts w:ascii="Arial" w:eastAsia="Times New Roman" w:hAnsi="Arial" w:cs="Arial"/>
                <w:sz w:val="20"/>
                <w:szCs w:val="20"/>
                <w:lang w:eastAsia="es-ES"/>
              </w:rPr>
            </w:pPr>
            <w:ins w:id="1845"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846"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47" w:author="Miguel Centeno Muñoz" w:date="2014-07-27T12:31:00Z"/>
          <w:trPrChange w:id="1848"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849" w:author="Miguel Centeno Muñoz" w:date="2014-07-27T12:34:00Z">
              <w:tcPr>
                <w:tcW w:w="0" w:type="auto"/>
                <w:gridSpan w:val="4"/>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50" w:author="Miguel Centeno Muñoz" w:date="2014-07-27T12:31:00Z"/>
                <w:rFonts w:ascii="Arial" w:eastAsia="Times New Roman" w:hAnsi="Arial" w:cs="Arial"/>
                <w:b/>
                <w:bCs/>
                <w:sz w:val="20"/>
                <w:szCs w:val="20"/>
                <w:lang w:eastAsia="es-ES"/>
              </w:rPr>
            </w:pPr>
            <w:ins w:id="1851"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852"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53" w:author="Miguel Centeno Muñoz" w:date="2014-07-27T12:31:00Z"/>
                <w:rFonts w:ascii="Arial" w:eastAsia="Times New Roman" w:hAnsi="Arial" w:cs="Arial"/>
                <w:b/>
                <w:bCs/>
                <w:sz w:val="20"/>
                <w:szCs w:val="20"/>
                <w:lang w:eastAsia="es-ES"/>
              </w:rPr>
            </w:pPr>
            <w:ins w:id="1854"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855" w:author="Miguel Centeno Muñoz" w:date="2014-07-27T12:34:00Z">
              <w:tcPr>
                <w:tcW w:w="5000" w:type="pct"/>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56" w:author="Miguel Centeno Muñoz" w:date="2014-07-27T12:31:00Z"/>
                <w:rFonts w:ascii="Arial" w:eastAsia="Times New Roman" w:hAnsi="Arial" w:cs="Arial"/>
                <w:b/>
                <w:bCs/>
                <w:sz w:val="20"/>
                <w:szCs w:val="20"/>
                <w:lang w:eastAsia="es-ES"/>
              </w:rPr>
            </w:pPr>
            <w:ins w:id="1857"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85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59" w:author="Miguel Centeno Muñoz" w:date="2014-07-27T12:31:00Z"/>
          <w:trPrChange w:id="186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61"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62" w:author="Miguel Centeno Muñoz" w:date="2014-07-27T12:31:00Z"/>
                <w:rFonts w:ascii="Arial" w:eastAsia="Times New Roman" w:hAnsi="Arial" w:cs="Arial"/>
                <w:b/>
                <w:bCs/>
                <w:sz w:val="20"/>
                <w:szCs w:val="20"/>
                <w:lang w:eastAsia="es-ES"/>
              </w:rPr>
            </w:pPr>
          </w:p>
        </w:tc>
        <w:tc>
          <w:tcPr>
            <w:tcW w:w="0" w:type="auto"/>
            <w:hideMark/>
            <w:tcPrChange w:id="186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64" w:author="Miguel Centeno Muñoz" w:date="2014-07-27T12:31:00Z"/>
                <w:rFonts w:ascii="Arial" w:eastAsia="Times New Roman" w:hAnsi="Arial" w:cs="Arial"/>
                <w:sz w:val="20"/>
                <w:szCs w:val="20"/>
                <w:lang w:eastAsia="es-ES"/>
              </w:rPr>
            </w:pPr>
            <w:bookmarkStart w:id="1865" w:name="STP-0070"/>
            <w:ins w:id="1866" w:author="Miguel Centeno Muñoz" w:date="2014-07-27T12:31:00Z">
              <w:r w:rsidRPr="00E6714C">
                <w:rPr>
                  <w:rFonts w:ascii="Arial" w:eastAsia="Times New Roman" w:hAnsi="Arial" w:cs="Arial"/>
                  <w:sz w:val="20"/>
                  <w:szCs w:val="20"/>
                  <w:lang w:eastAsia="es-ES"/>
                </w:rPr>
                <w:t>1</w:t>
              </w:r>
            </w:ins>
          </w:p>
        </w:tc>
        <w:tc>
          <w:tcPr>
            <w:tcW w:w="0" w:type="auto"/>
            <w:hideMark/>
            <w:tcPrChange w:id="186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68" w:author="Miguel Centeno Muñoz" w:date="2014-07-27T12:31:00Z"/>
                <w:rFonts w:ascii="Arial" w:eastAsia="Times New Roman" w:hAnsi="Arial" w:cs="Arial"/>
                <w:sz w:val="20"/>
                <w:szCs w:val="20"/>
                <w:lang w:eastAsia="es-ES"/>
              </w:rPr>
            </w:pPr>
            <w:ins w:id="1869" w:author="Miguel Centeno Muñoz" w:date="2014-07-27T12:31:00Z">
              <w:r w:rsidRPr="00E6714C">
                <w:rPr>
                  <w:rFonts w:ascii="Arial" w:eastAsia="Times New Roman" w:hAnsi="Arial" w:cs="Arial"/>
                  <w:sz w:val="20"/>
                  <w:szCs w:val="20"/>
                  <w:lang w:eastAsia="es-ES"/>
                </w:rPr>
                <w:t xml:space="preserve">Se realiza el caso de uso </w:t>
              </w:r>
            </w:ins>
            <w:bookmarkEnd w:id="1865"/>
            <w:ins w:id="1870" w:author="Miguel Centeno Muñoz" w:date="2014-07-27T12:32:00Z">
              <w:r w:rsidR="00D41DBE" w:rsidRPr="00D41DBE">
                <w:rPr>
                  <w:rFonts w:eastAsiaTheme="minorHAnsi" w:cstheme="minorBidi"/>
                  <w:color w:val="auto"/>
                  <w:rPrChange w:id="1871"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87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73" w:author="Miguel Centeno Muñoz" w:date="2014-07-27T12:31:00Z"/>
          <w:trPrChange w:id="187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75"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76" w:author="Miguel Centeno Muñoz" w:date="2014-07-27T12:31:00Z"/>
                <w:rFonts w:ascii="Arial" w:eastAsia="Times New Roman" w:hAnsi="Arial" w:cs="Arial"/>
                <w:b/>
                <w:bCs/>
                <w:sz w:val="20"/>
                <w:szCs w:val="20"/>
                <w:lang w:eastAsia="es-ES"/>
              </w:rPr>
            </w:pPr>
          </w:p>
        </w:tc>
        <w:tc>
          <w:tcPr>
            <w:tcW w:w="0" w:type="auto"/>
            <w:hideMark/>
            <w:tcPrChange w:id="187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78" w:author="Miguel Centeno Muñoz" w:date="2014-07-27T12:31:00Z"/>
                <w:rFonts w:ascii="Arial" w:eastAsia="Times New Roman" w:hAnsi="Arial" w:cs="Arial"/>
                <w:sz w:val="20"/>
                <w:szCs w:val="20"/>
                <w:lang w:eastAsia="es-ES"/>
              </w:rPr>
            </w:pPr>
            <w:bookmarkStart w:id="1879" w:name="STP-0071"/>
            <w:ins w:id="1880" w:author="Miguel Centeno Muñoz" w:date="2014-07-27T12:31:00Z">
              <w:r w:rsidRPr="00E6714C">
                <w:rPr>
                  <w:rFonts w:ascii="Arial" w:eastAsia="Times New Roman" w:hAnsi="Arial" w:cs="Arial"/>
                  <w:sz w:val="20"/>
                  <w:szCs w:val="20"/>
                  <w:lang w:eastAsia="es-ES"/>
                </w:rPr>
                <w:t>2</w:t>
              </w:r>
            </w:ins>
          </w:p>
        </w:tc>
        <w:tc>
          <w:tcPr>
            <w:tcW w:w="0" w:type="auto"/>
            <w:hideMark/>
            <w:tcPrChange w:id="188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82" w:author="Miguel Centeno Muñoz" w:date="2014-07-27T12:31:00Z"/>
                <w:rFonts w:ascii="Arial" w:eastAsia="Times New Roman" w:hAnsi="Arial" w:cs="Arial"/>
                <w:sz w:val="20"/>
                <w:szCs w:val="20"/>
                <w:lang w:eastAsia="es-ES"/>
              </w:rPr>
            </w:pPr>
            <w:ins w:id="1883"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884" w:author="Miguel Centeno Muñoz" w:date="2014-07-27T12:33:00Z">
                    <w:rPr>
                      <w:rFonts w:ascii="Arial" w:eastAsia="Times New Roman" w:hAnsi="Arial" w:cs="Arial"/>
                      <w:b/>
                      <w:bCs/>
                      <w:i/>
                      <w:iCs/>
                      <w:color w:val="C0504D" w:themeColor="accent2"/>
                      <w:sz w:val="20"/>
                      <w:szCs w:val="20"/>
                      <w:lang w:eastAsia="es-ES"/>
                    </w:rPr>
                  </w:rPrChange>
                </w:rPr>
                <w:t>actor</w:t>
              </w:r>
            </w:ins>
            <w:bookmarkEnd w:id="1879"/>
            <w:ins w:id="1885" w:author="Miguel Centeno Muñoz" w:date="2014-07-27T12:32:00Z">
              <w:r w:rsidR="00D41DBE" w:rsidRPr="00D41DBE">
                <w:rPr>
                  <w:rFonts w:eastAsiaTheme="minorHAnsi" w:cstheme="minorBidi"/>
                  <w:color w:val="auto"/>
                  <w:rPrChange w:id="1886"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887"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8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89" w:author="Miguel Centeno Muñoz" w:date="2014-07-27T12:31:00Z"/>
          <w:trPrChange w:id="189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91"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92" w:author="Miguel Centeno Muñoz" w:date="2014-07-27T12:31:00Z"/>
                <w:rFonts w:ascii="Arial" w:eastAsia="Times New Roman" w:hAnsi="Arial" w:cs="Arial"/>
                <w:b/>
                <w:bCs/>
                <w:sz w:val="20"/>
                <w:szCs w:val="20"/>
                <w:lang w:eastAsia="es-ES"/>
              </w:rPr>
            </w:pPr>
            <w:bookmarkStart w:id="1893" w:name="STP-0072" w:colFirst="2" w:colLast="2"/>
          </w:p>
        </w:tc>
        <w:tc>
          <w:tcPr>
            <w:tcW w:w="0" w:type="auto"/>
            <w:hideMark/>
            <w:tcPrChange w:id="1894"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95" w:author="Miguel Centeno Muñoz" w:date="2014-07-27T12:31:00Z"/>
                <w:rFonts w:ascii="Arial" w:eastAsia="Times New Roman" w:hAnsi="Arial" w:cs="Arial"/>
                <w:sz w:val="20"/>
                <w:szCs w:val="20"/>
                <w:lang w:eastAsia="es-ES"/>
              </w:rPr>
            </w:pPr>
            <w:ins w:id="1896" w:author="Miguel Centeno Muñoz" w:date="2014-07-27T12:31:00Z">
              <w:r w:rsidRPr="00E6714C">
                <w:rPr>
                  <w:rFonts w:ascii="Arial" w:eastAsia="Times New Roman" w:hAnsi="Arial" w:cs="Arial"/>
                  <w:sz w:val="20"/>
                  <w:szCs w:val="20"/>
                  <w:lang w:eastAsia="es-ES"/>
                </w:rPr>
                <w:t>3</w:t>
              </w:r>
            </w:ins>
          </w:p>
        </w:tc>
        <w:tc>
          <w:tcPr>
            <w:tcW w:w="0" w:type="auto"/>
            <w:hideMark/>
            <w:tcPrChange w:id="189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98" w:author="Miguel Centeno Muñoz" w:date="2014-07-27T12:31:00Z"/>
                <w:rFonts w:ascii="Arial" w:eastAsia="Times New Roman" w:hAnsi="Arial" w:cs="Arial"/>
                <w:sz w:val="20"/>
                <w:szCs w:val="20"/>
                <w:lang w:eastAsia="es-ES"/>
              </w:rPr>
            </w:pPr>
            <w:ins w:id="1899"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90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01" w:author="Miguel Centeno Muñoz" w:date="2014-07-27T12:31:00Z"/>
          <w:trPrChange w:id="190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903"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04" w:author="Miguel Centeno Muñoz" w:date="2014-07-27T12:31:00Z"/>
                <w:rFonts w:ascii="Arial" w:eastAsia="Times New Roman" w:hAnsi="Arial" w:cs="Arial"/>
                <w:b/>
                <w:bCs/>
                <w:sz w:val="20"/>
                <w:szCs w:val="20"/>
                <w:lang w:eastAsia="es-ES"/>
              </w:rPr>
            </w:pPr>
            <w:bookmarkStart w:id="1905" w:name="STP-0073" w:colFirst="2" w:colLast="2"/>
            <w:bookmarkEnd w:id="1893"/>
          </w:p>
        </w:tc>
        <w:tc>
          <w:tcPr>
            <w:tcW w:w="0" w:type="auto"/>
            <w:hideMark/>
            <w:tcPrChange w:id="190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907" w:author="Miguel Centeno Muñoz" w:date="2014-07-27T12:31:00Z"/>
                <w:rFonts w:ascii="Arial" w:eastAsia="Times New Roman" w:hAnsi="Arial" w:cs="Arial"/>
                <w:sz w:val="20"/>
                <w:szCs w:val="20"/>
                <w:lang w:eastAsia="es-ES"/>
              </w:rPr>
            </w:pPr>
            <w:ins w:id="1908" w:author="Miguel Centeno Muñoz" w:date="2014-07-27T12:31:00Z">
              <w:r w:rsidRPr="00E6714C">
                <w:rPr>
                  <w:rFonts w:ascii="Arial" w:eastAsia="Times New Roman" w:hAnsi="Arial" w:cs="Arial"/>
                  <w:sz w:val="20"/>
                  <w:szCs w:val="20"/>
                  <w:lang w:eastAsia="es-ES"/>
                </w:rPr>
                <w:t>4</w:t>
              </w:r>
            </w:ins>
          </w:p>
        </w:tc>
        <w:tc>
          <w:tcPr>
            <w:tcW w:w="0" w:type="auto"/>
            <w:hideMark/>
            <w:tcPrChange w:id="190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910" w:author="Miguel Centeno Muñoz" w:date="2014-07-27T12:31:00Z"/>
                <w:rFonts w:ascii="Arial" w:eastAsia="Times New Roman" w:hAnsi="Arial" w:cs="Arial"/>
                <w:sz w:val="20"/>
                <w:szCs w:val="20"/>
                <w:lang w:eastAsia="es-ES"/>
              </w:rPr>
            </w:pPr>
            <w:ins w:id="1911"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91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13" w:author="Miguel Centeno Muñoz" w:date="2014-07-27T12:31:00Z"/>
          <w:trPrChange w:id="191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915"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916" w:author="Miguel Centeno Muñoz" w:date="2014-07-27T12:31:00Z"/>
                <w:rFonts w:ascii="Arial" w:eastAsia="Times New Roman" w:hAnsi="Arial" w:cs="Arial"/>
                <w:b/>
                <w:bCs/>
                <w:sz w:val="20"/>
                <w:szCs w:val="20"/>
                <w:lang w:eastAsia="es-ES"/>
              </w:rPr>
            </w:pPr>
            <w:bookmarkStart w:id="1917" w:name="STP-0074" w:colFirst="2" w:colLast="2"/>
            <w:bookmarkEnd w:id="1905"/>
          </w:p>
        </w:tc>
        <w:tc>
          <w:tcPr>
            <w:tcW w:w="0" w:type="auto"/>
            <w:hideMark/>
            <w:tcPrChange w:id="191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919" w:author="Miguel Centeno Muñoz" w:date="2014-07-27T12:31:00Z"/>
                <w:rFonts w:ascii="Arial" w:eastAsia="Times New Roman" w:hAnsi="Arial" w:cs="Arial"/>
                <w:sz w:val="20"/>
                <w:szCs w:val="20"/>
                <w:lang w:eastAsia="es-ES"/>
              </w:rPr>
            </w:pPr>
            <w:ins w:id="1920" w:author="Miguel Centeno Muñoz" w:date="2014-07-27T12:31:00Z">
              <w:r w:rsidRPr="00E6714C">
                <w:rPr>
                  <w:rFonts w:ascii="Arial" w:eastAsia="Times New Roman" w:hAnsi="Arial" w:cs="Arial"/>
                  <w:sz w:val="20"/>
                  <w:szCs w:val="20"/>
                  <w:lang w:eastAsia="es-ES"/>
                </w:rPr>
                <w:t>5</w:t>
              </w:r>
            </w:ins>
          </w:p>
        </w:tc>
        <w:tc>
          <w:tcPr>
            <w:tcW w:w="0" w:type="auto"/>
            <w:hideMark/>
            <w:tcPrChange w:id="192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922" w:author="Miguel Centeno Muñoz" w:date="2014-07-27T12:31:00Z"/>
                <w:rFonts w:ascii="Arial" w:eastAsia="Times New Roman" w:hAnsi="Arial" w:cs="Arial"/>
                <w:sz w:val="20"/>
                <w:szCs w:val="20"/>
                <w:lang w:eastAsia="es-ES"/>
              </w:rPr>
            </w:pPr>
            <w:ins w:id="1923"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917"/>
      <w:tr w:rsidR="00E6714C" w:rsidRPr="00E6714C" w:rsidTr="00E6714C">
        <w:tblPrEx>
          <w:tblPrExChange w:id="192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25" w:author="Miguel Centeno Muñoz" w:date="2014-07-27T12:31:00Z"/>
          <w:trPrChange w:id="192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2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28" w:author="Miguel Centeno Muñoz" w:date="2014-07-27T12:31:00Z"/>
                <w:rFonts w:ascii="Arial" w:eastAsia="Times New Roman" w:hAnsi="Arial" w:cs="Arial"/>
                <w:b/>
                <w:bCs/>
                <w:sz w:val="20"/>
                <w:szCs w:val="20"/>
                <w:lang w:eastAsia="es-ES"/>
              </w:rPr>
            </w:pPr>
            <w:proofErr w:type="spellStart"/>
            <w:ins w:id="1929" w:author="Miguel Centeno Muñoz" w:date="2014-07-27T12:31:00Z">
              <w:r w:rsidRPr="00E6714C">
                <w:rPr>
                  <w:rFonts w:ascii="Arial" w:eastAsia="Times New Roman" w:hAnsi="Arial" w:cs="Arial"/>
                  <w:b/>
                  <w:bCs/>
                  <w:sz w:val="20"/>
                  <w:szCs w:val="20"/>
                  <w:lang w:eastAsia="es-ES"/>
                </w:rPr>
                <w:t>Postcondición</w:t>
              </w:r>
              <w:proofErr w:type="spellEnd"/>
            </w:ins>
          </w:p>
        </w:tc>
        <w:tc>
          <w:tcPr>
            <w:tcW w:w="0" w:type="auto"/>
            <w:gridSpan w:val="2"/>
            <w:hideMark/>
            <w:tcPrChange w:id="193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931" w:author="Miguel Centeno Muñoz" w:date="2014-07-27T12:31:00Z"/>
                <w:rFonts w:ascii="Arial" w:eastAsia="Times New Roman" w:hAnsi="Arial" w:cs="Arial"/>
                <w:sz w:val="20"/>
                <w:szCs w:val="20"/>
                <w:lang w:eastAsia="es-ES"/>
                <w:rPrChange w:id="1932" w:author="Miguel Centeno Muñoz" w:date="2014-07-27T12:34:00Z">
                  <w:rPr>
                    <w:ins w:id="1933" w:author="Miguel Centeno Muñoz" w:date="2014-07-27T12:31:00Z"/>
                    <w:rFonts w:ascii="Arial" w:eastAsia="Times New Roman" w:hAnsi="Arial" w:cs="Arial"/>
                    <w:color w:val="auto"/>
                    <w:sz w:val="20"/>
                    <w:szCs w:val="20"/>
                    <w:lang w:eastAsia="es-ES"/>
                  </w:rPr>
                </w:rPrChange>
              </w:rPr>
            </w:pPr>
            <w:ins w:id="1934"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93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36" w:author="Miguel Centeno Muñoz" w:date="2014-07-27T12:31:00Z"/>
          <w:trPrChange w:id="193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938"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39" w:author="Miguel Centeno Muñoz" w:date="2014-07-27T12:31:00Z"/>
                <w:rFonts w:ascii="Arial" w:eastAsia="Times New Roman" w:hAnsi="Arial" w:cs="Arial"/>
                <w:b/>
                <w:bCs/>
                <w:sz w:val="20"/>
                <w:szCs w:val="20"/>
                <w:lang w:eastAsia="es-ES"/>
              </w:rPr>
            </w:pPr>
            <w:ins w:id="1940"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94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42" w:author="Miguel Centeno Muñoz" w:date="2014-07-27T12:31:00Z"/>
                <w:rFonts w:ascii="Arial" w:eastAsia="Times New Roman" w:hAnsi="Arial" w:cs="Arial"/>
                <w:sz w:val="20"/>
                <w:szCs w:val="20"/>
                <w:lang w:eastAsia="es-ES"/>
              </w:rPr>
            </w:pPr>
            <w:ins w:id="1943"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944"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945"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946" w:author="Miguel Centeno Muñoz" w:date="2014-07-27T12:35:00Z"/>
                <w:rFonts w:ascii="Arial" w:eastAsia="Times New Roman" w:hAnsi="Arial" w:cs="Arial"/>
                <w:sz w:val="20"/>
                <w:szCs w:val="20"/>
                <w:lang w:eastAsia="es-ES"/>
              </w:rPr>
            </w:pPr>
          </w:p>
        </w:tc>
      </w:tr>
      <w:tr w:rsidR="00E6714C" w:rsidRPr="00E6714C" w:rsidTr="00E6714C">
        <w:tblPrEx>
          <w:tblPrExChange w:id="194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48" w:author="Miguel Centeno Muñoz" w:date="2014-07-27T12:31:00Z"/>
          <w:trPrChange w:id="194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5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51" w:author="Miguel Centeno Muñoz" w:date="2014-07-27T12:31:00Z"/>
                <w:rFonts w:ascii="Arial" w:eastAsia="Times New Roman" w:hAnsi="Arial" w:cs="Arial"/>
                <w:b/>
                <w:bCs/>
                <w:sz w:val="20"/>
                <w:szCs w:val="20"/>
                <w:lang w:eastAsia="es-ES"/>
              </w:rPr>
            </w:pPr>
            <w:ins w:id="1952"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95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54" w:author="Miguel Centeno Muñoz" w:date="2014-07-27T12:31:00Z"/>
                <w:rFonts w:ascii="Arial" w:eastAsia="Times New Roman" w:hAnsi="Arial" w:cs="Arial"/>
                <w:sz w:val="20"/>
                <w:szCs w:val="20"/>
                <w:lang w:eastAsia="es-ES"/>
              </w:rPr>
            </w:pPr>
            <w:ins w:id="1955"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95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57" w:author="Miguel Centeno Muñoz" w:date="2014-07-27T12:31:00Z"/>
          <w:trPrChange w:id="195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59"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60" w:author="Miguel Centeno Muñoz" w:date="2014-07-27T12:31:00Z"/>
                <w:rFonts w:ascii="Arial" w:eastAsia="Times New Roman" w:hAnsi="Arial" w:cs="Arial"/>
                <w:b/>
                <w:bCs/>
                <w:sz w:val="20"/>
                <w:szCs w:val="20"/>
                <w:lang w:eastAsia="es-ES"/>
              </w:rPr>
            </w:pPr>
            <w:ins w:id="1961"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96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63" w:author="Miguel Centeno Muñoz" w:date="2014-07-27T12:31:00Z"/>
                <w:rFonts w:ascii="Arial" w:eastAsia="Times New Roman" w:hAnsi="Arial" w:cs="Arial"/>
                <w:sz w:val="20"/>
                <w:szCs w:val="20"/>
                <w:lang w:eastAsia="es-ES"/>
              </w:rPr>
            </w:pPr>
            <w:ins w:id="1964"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96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66" w:author="Miguel Centeno Muñoz" w:date="2014-07-27T12:31:00Z"/>
          <w:trPrChange w:id="196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68"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69" w:author="Miguel Centeno Muñoz" w:date="2014-07-27T12:31:00Z"/>
                <w:rFonts w:ascii="Arial" w:eastAsia="Times New Roman" w:hAnsi="Arial" w:cs="Arial"/>
                <w:b/>
                <w:bCs/>
                <w:sz w:val="20"/>
                <w:szCs w:val="20"/>
                <w:lang w:eastAsia="es-ES"/>
              </w:rPr>
            </w:pPr>
            <w:ins w:id="1970"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97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72" w:author="Miguel Centeno Muñoz" w:date="2014-07-27T12:31:00Z"/>
                <w:rFonts w:ascii="Arial" w:eastAsia="Times New Roman" w:hAnsi="Arial" w:cs="Arial"/>
                <w:sz w:val="20"/>
                <w:szCs w:val="20"/>
                <w:lang w:eastAsia="es-ES"/>
              </w:rPr>
            </w:pPr>
            <w:ins w:id="1973"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97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75" w:author="Miguel Centeno Muñoz" w:date="2014-07-27T12:31:00Z"/>
          <w:trPrChange w:id="197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7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78" w:author="Miguel Centeno Muñoz" w:date="2014-07-27T12:31:00Z"/>
                <w:rFonts w:ascii="Arial" w:eastAsia="Times New Roman" w:hAnsi="Arial" w:cs="Arial"/>
                <w:b/>
                <w:bCs/>
                <w:sz w:val="20"/>
                <w:szCs w:val="20"/>
                <w:lang w:eastAsia="es-ES"/>
              </w:rPr>
            </w:pPr>
            <w:ins w:id="1979"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98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81" w:author="Miguel Centeno Muñoz" w:date="2014-07-27T12:31:00Z"/>
                <w:rFonts w:ascii="Arial" w:eastAsia="Times New Roman" w:hAnsi="Arial" w:cs="Arial"/>
                <w:sz w:val="20"/>
                <w:szCs w:val="20"/>
                <w:lang w:eastAsia="es-ES"/>
              </w:rPr>
            </w:pPr>
            <w:ins w:id="1982" w:author="Miguel Centeno Muñoz" w:date="2014-07-27T12:31:00Z">
              <w:r w:rsidRPr="00E6714C">
                <w:rPr>
                  <w:rFonts w:ascii="Arial" w:eastAsia="Times New Roman" w:hAnsi="Arial" w:cs="Arial"/>
                  <w:sz w:val="20"/>
                  <w:szCs w:val="20"/>
                  <w:lang w:eastAsia="es-ES"/>
                </w:rPr>
                <w:t>Ninguno</w:t>
              </w:r>
            </w:ins>
          </w:p>
        </w:tc>
      </w:tr>
    </w:tbl>
    <w:p w:rsidR="00E6714C" w:rsidDel="00AC15B6" w:rsidRDefault="00E6714C">
      <w:pPr>
        <w:pStyle w:val="Ttulo5"/>
        <w:ind w:left="708" w:firstLine="708"/>
        <w:rPr>
          <w:del w:id="1983" w:author="Miguel Centeno Muñoz" w:date="2014-07-27T12:52:00Z"/>
        </w:rPr>
      </w:pPr>
    </w:p>
    <w:p w:rsidR="00AC15B6" w:rsidRDefault="00AC15B6">
      <w:pPr>
        <w:rPr>
          <w:ins w:id="1984" w:author="Miguel Centeno Muñoz" w:date="2014-07-31T02:43:00Z"/>
        </w:rPr>
        <w:pPrChange w:id="1985" w:author="Miguel Centeno Muñoz" w:date="2014-07-31T02:43:00Z">
          <w:pPr>
            <w:pStyle w:val="Ttulo5"/>
            <w:ind w:left="708" w:firstLine="708"/>
          </w:pPr>
        </w:pPrChange>
      </w:pPr>
    </w:p>
    <w:p w:rsidR="00AC15B6" w:rsidRDefault="00AC15B6">
      <w:pPr>
        <w:rPr>
          <w:ins w:id="1986" w:author="Miguel Centeno Muñoz" w:date="2014-07-31T02:43:00Z"/>
        </w:rPr>
        <w:pPrChange w:id="1987" w:author="Miguel Centeno Muñoz" w:date="2014-07-31T02:43:00Z">
          <w:pPr>
            <w:pStyle w:val="Ttulo5"/>
            <w:ind w:left="708" w:firstLine="708"/>
          </w:pPr>
        </w:pPrChange>
      </w:pPr>
    </w:p>
    <w:p w:rsidR="00AC15B6" w:rsidRDefault="00AC15B6">
      <w:pPr>
        <w:rPr>
          <w:ins w:id="1988" w:author="Miguel Centeno Muñoz" w:date="2014-07-31T02:43:00Z"/>
        </w:rPr>
        <w:pPrChange w:id="1989" w:author="Miguel Centeno Muñoz" w:date="2014-07-31T02:43:00Z">
          <w:pPr>
            <w:pStyle w:val="Ttulo5"/>
            <w:ind w:left="708" w:firstLine="708"/>
          </w:pPr>
        </w:pPrChange>
      </w:pPr>
    </w:p>
    <w:p w:rsidR="00AC15B6" w:rsidRDefault="00AC15B6">
      <w:pPr>
        <w:rPr>
          <w:ins w:id="1990" w:author="Miguel Centeno Muñoz" w:date="2014-07-31T02:43:00Z"/>
        </w:rPr>
        <w:pPrChange w:id="1991" w:author="Miguel Centeno Muñoz" w:date="2014-07-31T02:43:00Z">
          <w:pPr>
            <w:pStyle w:val="Ttulo5"/>
            <w:ind w:left="708" w:firstLine="708"/>
          </w:pPr>
        </w:pPrChange>
      </w:pPr>
    </w:p>
    <w:p w:rsidR="00AC15B6" w:rsidRDefault="00AC15B6">
      <w:pPr>
        <w:rPr>
          <w:ins w:id="1992" w:author="Miguel Centeno Muñoz" w:date="2014-07-31T02:43:00Z"/>
        </w:rPr>
        <w:pPrChange w:id="1993" w:author="Miguel Centeno Muñoz" w:date="2014-07-31T02:43:00Z">
          <w:pPr>
            <w:pStyle w:val="Ttulo5"/>
            <w:ind w:left="708" w:firstLine="708"/>
          </w:pPr>
        </w:pPrChange>
      </w:pPr>
    </w:p>
    <w:p w:rsidR="00AC15B6" w:rsidRDefault="00AC15B6">
      <w:pPr>
        <w:rPr>
          <w:ins w:id="1994" w:author="Miguel Centeno Muñoz" w:date="2014-07-31T02:43:00Z"/>
        </w:rPr>
        <w:pPrChange w:id="1995" w:author="Miguel Centeno Muñoz" w:date="2014-07-31T02:43:00Z">
          <w:pPr>
            <w:pStyle w:val="Ttulo5"/>
            <w:ind w:left="708" w:firstLine="708"/>
          </w:pPr>
        </w:pPrChange>
      </w:pPr>
    </w:p>
    <w:p w:rsidR="00AC15B6" w:rsidRDefault="00AC15B6">
      <w:pPr>
        <w:rPr>
          <w:ins w:id="1996" w:author="Miguel Centeno Muñoz" w:date="2014-07-31T02:43:00Z"/>
        </w:rPr>
        <w:pPrChange w:id="1997" w:author="Miguel Centeno Muñoz" w:date="2014-07-31T02:43:00Z">
          <w:pPr>
            <w:pStyle w:val="Ttulo5"/>
            <w:ind w:left="708" w:firstLine="708"/>
          </w:pPr>
        </w:pPrChange>
      </w:pPr>
    </w:p>
    <w:p w:rsidR="00AC15B6" w:rsidRDefault="00AC15B6">
      <w:pPr>
        <w:rPr>
          <w:ins w:id="1998" w:author="Miguel Centeno Muñoz" w:date="2014-07-31T02:43:00Z"/>
        </w:rPr>
        <w:pPrChange w:id="1999" w:author="Miguel Centeno Muñoz" w:date="2014-07-31T02:43:00Z">
          <w:pPr>
            <w:pStyle w:val="Ttulo5"/>
            <w:ind w:left="708" w:firstLine="708"/>
          </w:pPr>
        </w:pPrChange>
      </w:pPr>
    </w:p>
    <w:p w:rsidR="00AC15B6" w:rsidRDefault="00AC15B6">
      <w:pPr>
        <w:rPr>
          <w:ins w:id="2000" w:author="Miguel Centeno Muñoz" w:date="2014-07-31T02:43:00Z"/>
        </w:rPr>
        <w:pPrChange w:id="2001" w:author="Miguel Centeno Muñoz" w:date="2014-07-31T02:43:00Z">
          <w:pPr>
            <w:pStyle w:val="Ttulo5"/>
            <w:ind w:left="708" w:firstLine="708"/>
          </w:pPr>
        </w:pPrChange>
      </w:pPr>
    </w:p>
    <w:p w:rsidR="00AC15B6" w:rsidRDefault="00AC15B6">
      <w:pPr>
        <w:rPr>
          <w:ins w:id="2002" w:author="Miguel Centeno Muñoz" w:date="2014-07-31T02:43:00Z"/>
        </w:rPr>
        <w:pPrChange w:id="2003" w:author="Miguel Centeno Muñoz" w:date="2014-07-31T02:43:00Z">
          <w:pPr>
            <w:pStyle w:val="Ttulo5"/>
            <w:ind w:left="708" w:firstLine="708"/>
          </w:pPr>
        </w:pPrChange>
      </w:pPr>
    </w:p>
    <w:p w:rsidR="00AC15B6" w:rsidRPr="00033F32" w:rsidRDefault="00AC15B6">
      <w:pPr>
        <w:rPr>
          <w:ins w:id="2004" w:author="Miguel Centeno Muñoz" w:date="2014-07-31T02:43:00Z"/>
        </w:rPr>
        <w:pPrChange w:id="2005" w:author="Miguel Centeno Muñoz" w:date="2014-07-31T02:43:00Z">
          <w:pPr>
            <w:pStyle w:val="Ttulo5"/>
            <w:ind w:left="708" w:firstLine="708"/>
          </w:pPr>
        </w:pPrChange>
      </w:pPr>
    </w:p>
    <w:p w:rsidR="005E20C8" w:rsidRDefault="005E20C8">
      <w:pPr>
        <w:pStyle w:val="Ttulo5"/>
        <w:ind w:left="708" w:firstLine="708"/>
        <w:rPr>
          <w:ins w:id="2006" w:author="Miguel Centeno Muñoz" w:date="2014-08-02T12:34:00Z"/>
        </w:rPr>
      </w:pPr>
    </w:p>
    <w:p w:rsidR="00F23850" w:rsidRDefault="00F23850">
      <w:pPr>
        <w:rPr>
          <w:ins w:id="2007" w:author="Miguel Centeno Muñoz" w:date="2014-08-02T12:34:00Z"/>
        </w:rPr>
        <w:pPrChange w:id="2008" w:author="Miguel Centeno Muñoz" w:date="2014-08-02T12:34:00Z">
          <w:pPr>
            <w:pStyle w:val="Ttulo5"/>
            <w:ind w:left="708" w:firstLine="708"/>
          </w:pPr>
        </w:pPrChange>
      </w:pPr>
    </w:p>
    <w:p w:rsidR="00EF2860" w:rsidRDefault="00EF2860">
      <w:pPr>
        <w:rPr>
          <w:ins w:id="2009" w:author="Miguel Centeno Muñoz" w:date="2014-08-02T12:34:00Z"/>
        </w:rPr>
        <w:pPrChange w:id="2010" w:author="Miguel Centeno Muñoz" w:date="2014-08-02T12:34:00Z">
          <w:pPr>
            <w:pStyle w:val="Ttulo5"/>
            <w:ind w:left="708" w:firstLine="708"/>
          </w:pPr>
        </w:pPrChange>
      </w:pPr>
    </w:p>
    <w:p w:rsidR="00F23850" w:rsidRPr="00033F32" w:rsidRDefault="00F23850">
      <w:pPr>
        <w:rPr>
          <w:ins w:id="2011" w:author="Miguel Centeno Muñoz" w:date="2014-07-27T22:19:00Z"/>
        </w:rPr>
        <w:pPrChange w:id="2012" w:author="Miguel Centeno Muñoz" w:date="2014-08-02T12:34:00Z">
          <w:pPr>
            <w:pStyle w:val="Ttulo5"/>
            <w:ind w:left="708" w:firstLine="708"/>
          </w:pPr>
        </w:pPrChange>
      </w:pPr>
    </w:p>
    <w:tbl>
      <w:tblPr>
        <w:tblStyle w:val="Listamedia2-nfasis2"/>
        <w:tblW w:w="9068" w:type="dxa"/>
        <w:tblLook w:val="04A0" w:firstRow="1" w:lastRow="0" w:firstColumn="1" w:lastColumn="0" w:noHBand="0" w:noVBand="1"/>
        <w:tblPrChange w:id="2013" w:author="Miguel Centeno Muñoz" w:date="2014-08-02T12:34:00Z">
          <w:tblPr>
            <w:tblStyle w:val="Tablaconcuadrcula"/>
            <w:tblW w:w="13603" w:type="dxa"/>
            <w:tblLook w:val="04A0" w:firstRow="1" w:lastRow="0" w:firstColumn="1" w:lastColumn="0" w:noHBand="0" w:noVBand="1"/>
          </w:tblPr>
        </w:tblPrChange>
      </w:tblPr>
      <w:tblGrid>
        <w:gridCol w:w="1668"/>
        <w:gridCol w:w="7400"/>
        <w:tblGridChange w:id="2014">
          <w:tblGrid>
            <w:gridCol w:w="4534"/>
            <w:gridCol w:w="4534"/>
          </w:tblGrid>
        </w:tblGridChange>
      </w:tblGrid>
      <w:tr w:rsidR="00834472" w:rsidTr="00F23850">
        <w:trPr>
          <w:cnfStyle w:val="100000000000" w:firstRow="1" w:lastRow="0" w:firstColumn="0" w:lastColumn="0" w:oddVBand="0" w:evenVBand="0" w:oddHBand="0" w:evenHBand="0" w:firstRowFirstColumn="0" w:firstRowLastColumn="0" w:lastRowFirstColumn="0" w:lastRowLastColumn="0"/>
          <w:ins w:id="2015"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2016" w:author="Miguel Centeno Muñoz" w:date="2014-08-02T12:34:00Z">
              <w:tcPr>
                <w:tcW w:w="4534" w:type="dxa"/>
              </w:tcPr>
            </w:tcPrChange>
          </w:tcPr>
          <w:p w:rsidR="00834472" w:rsidRPr="00834472" w:rsidRDefault="00834472">
            <w:pPr>
              <w:cnfStyle w:val="101000000100" w:firstRow="1" w:lastRow="0" w:firstColumn="1" w:lastColumn="0" w:oddVBand="0" w:evenVBand="0" w:oddHBand="0" w:evenHBand="0" w:firstRowFirstColumn="1" w:firstRowLastColumn="0" w:lastRowFirstColumn="0" w:lastRowLastColumn="0"/>
              <w:rPr>
                <w:ins w:id="2017" w:author="Miguel Centeno Muñoz" w:date="2014-07-30T23:34:00Z"/>
                <w:b/>
                <w:rPrChange w:id="2018" w:author="Miguel Centeno Muñoz" w:date="2014-07-30T23:35:00Z">
                  <w:rPr>
                    <w:ins w:id="2019" w:author="Miguel Centeno Muñoz" w:date="2014-07-30T23:34:00Z"/>
                    <w:sz w:val="22"/>
                    <w:szCs w:val="22"/>
                  </w:rPr>
                </w:rPrChange>
              </w:rPr>
              <w:pPrChange w:id="2020" w:author="Miguel Centeno Muñoz" w:date="2014-07-30T23:35:00Z">
                <w:pPr>
                  <w:pStyle w:val="Ttulo5"/>
                  <w:spacing w:after="200" w:line="276" w:lineRule="auto"/>
                  <w:outlineLvl w:val="4"/>
                  <w:cnfStyle w:val="101000000100" w:firstRow="1" w:lastRow="0" w:firstColumn="1" w:lastColumn="0" w:oddVBand="0" w:evenVBand="0" w:oddHBand="0" w:evenHBand="0" w:firstRowFirstColumn="1" w:firstRowLastColumn="0" w:lastRowFirstColumn="0" w:lastRowLastColumn="0"/>
                </w:pPr>
              </w:pPrChange>
            </w:pPr>
            <w:ins w:id="2021" w:author="Miguel Centeno Muñoz" w:date="2014-07-30T23:34:00Z">
              <w:r>
                <w:rPr>
                  <w:rFonts w:eastAsiaTheme="minorHAnsi" w:cstheme="minorBidi"/>
                  <w:b/>
                  <w:color w:val="auto"/>
                  <w:rPrChange w:id="2022" w:author="Miguel Centeno Muñoz" w:date="2014-07-30T23:35:00Z">
                    <w:rPr>
                      <w:b/>
                      <w:i w:val="0"/>
                    </w:rPr>
                  </w:rPrChange>
                </w:rPr>
                <w:t>UC-00</w:t>
              </w:r>
            </w:ins>
            <w:ins w:id="2023" w:author="Miguel Centeno Muñoz" w:date="2014-07-30T23:35:00Z">
              <w:r>
                <w:rPr>
                  <w:b/>
                </w:rPr>
                <w:t>05</w:t>
              </w:r>
            </w:ins>
          </w:p>
        </w:tc>
        <w:tc>
          <w:tcPr>
            <w:tcW w:w="7400" w:type="dxa"/>
            <w:tcPrChange w:id="2024" w:author="Miguel Centeno Muñoz" w:date="2014-08-02T12:34:00Z">
              <w:tcPr>
                <w:tcW w:w="4534" w:type="dxa"/>
              </w:tcPr>
            </w:tcPrChange>
          </w:tcPr>
          <w:p w:rsidR="00834472" w:rsidRPr="00834472" w:rsidRDefault="00834472">
            <w:pPr>
              <w:cnfStyle w:val="100000000000" w:firstRow="1" w:lastRow="0" w:firstColumn="0" w:lastColumn="0" w:oddVBand="0" w:evenVBand="0" w:oddHBand="0" w:evenHBand="0" w:firstRowFirstColumn="0" w:firstRowLastColumn="0" w:lastRowFirstColumn="0" w:lastRowLastColumn="0"/>
              <w:rPr>
                <w:ins w:id="2025" w:author="Miguel Centeno Muñoz" w:date="2014-07-30T23:34:00Z"/>
                <w:b/>
                <w:rPrChange w:id="2026" w:author="Miguel Centeno Muñoz" w:date="2014-07-30T23:35:00Z">
                  <w:rPr>
                    <w:ins w:id="2027" w:author="Miguel Centeno Muñoz" w:date="2014-07-30T23:34:00Z"/>
                    <w:sz w:val="22"/>
                    <w:szCs w:val="22"/>
                  </w:rPr>
                </w:rPrChange>
              </w:rPr>
              <w:pPrChange w:id="2028" w:author="Miguel Centeno Muñoz" w:date="2014-07-30T23:35:00Z">
                <w:pPr>
                  <w:pStyle w:val="Ttulo5"/>
                  <w:spacing w:after="200" w:line="276" w:lineRule="auto"/>
                  <w:outlineLvl w:val="4"/>
                  <w:cnfStyle w:val="100000000000" w:firstRow="1" w:lastRow="0" w:firstColumn="0" w:lastColumn="0" w:oddVBand="0" w:evenVBand="0" w:oddHBand="0" w:evenHBand="0" w:firstRowFirstColumn="0" w:firstRowLastColumn="0" w:lastRowFirstColumn="0" w:lastRowLastColumn="0"/>
                </w:pPr>
              </w:pPrChange>
            </w:pPr>
            <w:ins w:id="2029" w:author="Miguel Centeno Muñoz" w:date="2014-07-30T23:34:00Z">
              <w:r w:rsidRPr="00834472">
                <w:rPr>
                  <w:rFonts w:eastAsiaTheme="minorHAnsi" w:cstheme="minorBidi"/>
                  <w:b/>
                  <w:color w:val="auto"/>
                  <w:rPrChange w:id="2030" w:author="Miguel Centeno Muñoz" w:date="2014-07-30T23:35:00Z">
                    <w:rPr>
                      <w:i w:val="0"/>
                    </w:rPr>
                  </w:rPrChange>
                </w:rPr>
                <w:t>Alta de nuevo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3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32"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33" w:author="Miguel Centeno Muñoz" w:date="2014-07-30T23:34:00Z"/>
                <w:b/>
                <w:rPrChange w:id="2034" w:author="Miguel Centeno Muñoz" w:date="2014-07-30T23:35:00Z">
                  <w:rPr>
                    <w:ins w:id="2035" w:author="Miguel Centeno Muñoz" w:date="2014-07-30T23:34:00Z"/>
                  </w:rPr>
                </w:rPrChange>
              </w:rPr>
              <w:pPrChange w:id="2036"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37" w:author="Miguel Centeno Muñoz" w:date="2014-07-30T23:34:00Z">
              <w:r w:rsidRPr="00834472">
                <w:rPr>
                  <w:rFonts w:eastAsiaTheme="minorHAnsi" w:cstheme="minorBidi"/>
                  <w:b/>
                  <w:color w:val="auto"/>
                  <w:rPrChange w:id="2038" w:author="Miguel Centeno Muñoz" w:date="2014-07-30T23:35:00Z">
                    <w:rPr>
                      <w:i w:val="0"/>
                    </w:rPr>
                  </w:rPrChange>
                </w:rPr>
                <w:t>Versión</w:t>
              </w:r>
            </w:ins>
          </w:p>
        </w:tc>
        <w:tc>
          <w:tcPr>
            <w:tcW w:w="7400" w:type="dxa"/>
            <w:tcPrChange w:id="2039"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40" w:author="Miguel Centeno Muñoz" w:date="2014-07-30T23:34:00Z"/>
              </w:rPr>
              <w:pPrChange w:id="2041" w:author="Miguel Centeno Muñoz" w:date="2014-07-30T23:35:00Z">
                <w:pPr>
                  <w:pStyle w:val="Ttulo5"/>
                  <w:spacing w:after="200" w:line="276" w:lineRule="auto"/>
                  <w:outlineLvl w:val="4"/>
                  <w:cnfStyle w:val="000000100000" w:firstRow="0" w:lastRow="0" w:firstColumn="0" w:lastColumn="0" w:oddVBand="0" w:evenVBand="0" w:oddHBand="1" w:evenHBand="0" w:firstRowFirstColumn="0" w:firstRowLastColumn="0" w:lastRowFirstColumn="0" w:lastRowLastColumn="0"/>
                </w:pPr>
              </w:pPrChange>
            </w:pPr>
            <w:ins w:id="2042" w:author="Miguel Centeno Muñoz" w:date="2014-07-30T23:34:00Z">
              <w:r>
                <w:t xml:space="preserve">1.0 ( 27/07/2014 ) </w:t>
              </w:r>
            </w:ins>
          </w:p>
        </w:tc>
      </w:tr>
      <w:tr w:rsidR="00834472" w:rsidTr="00F23850">
        <w:trPr>
          <w:ins w:id="204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44" w:author="Miguel Centeno Muñoz" w:date="2014-08-02T12:34:00Z">
              <w:tcPr>
                <w:tcW w:w="4534" w:type="dxa"/>
              </w:tcPr>
            </w:tcPrChange>
          </w:tcPr>
          <w:p w:rsidR="00834472" w:rsidRPr="00834472" w:rsidRDefault="00834472">
            <w:pPr>
              <w:rPr>
                <w:ins w:id="2045" w:author="Miguel Centeno Muñoz" w:date="2014-07-30T23:34:00Z"/>
                <w:b/>
                <w:rPrChange w:id="2046" w:author="Miguel Centeno Muñoz" w:date="2014-07-30T23:35:00Z">
                  <w:rPr>
                    <w:ins w:id="2047" w:author="Miguel Centeno Muñoz" w:date="2014-07-30T23:34:00Z"/>
                  </w:rPr>
                </w:rPrChange>
              </w:rPr>
              <w:pPrChange w:id="2048" w:author="Miguel Centeno Muñoz" w:date="2014-07-30T23:35:00Z">
                <w:pPr>
                  <w:pStyle w:val="Ttulo5"/>
                  <w:spacing w:after="200" w:line="276" w:lineRule="auto"/>
                  <w:outlineLvl w:val="4"/>
                </w:pPr>
              </w:pPrChange>
            </w:pPr>
            <w:ins w:id="2049" w:author="Miguel Centeno Muñoz" w:date="2014-07-30T23:34:00Z">
              <w:r w:rsidRPr="00834472">
                <w:rPr>
                  <w:rFonts w:eastAsiaTheme="minorHAnsi" w:cstheme="minorBidi"/>
                  <w:b/>
                  <w:color w:val="auto"/>
                  <w:rPrChange w:id="2050" w:author="Miguel Centeno Muñoz" w:date="2014-07-30T23:35:00Z">
                    <w:rPr>
                      <w:i w:val="0"/>
                    </w:rPr>
                  </w:rPrChange>
                </w:rPr>
                <w:lastRenderedPageBreak/>
                <w:t>Autores</w:t>
              </w:r>
            </w:ins>
          </w:p>
        </w:tc>
        <w:tc>
          <w:tcPr>
            <w:tcW w:w="7400" w:type="dxa"/>
            <w:tcPrChange w:id="2051" w:author="Miguel Centeno Muñoz" w:date="2014-08-02T12:34:00Z">
              <w:tcPr>
                <w:tcW w:w="4534" w:type="dxa"/>
              </w:tcPr>
            </w:tcPrChange>
          </w:tcPr>
          <w:p w:rsidR="00834472" w:rsidRPr="00033F32" w:rsidRDefault="00834472">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52" w:author="Miguel Centeno Muñoz" w:date="2014-07-30T23:34:00Z"/>
              </w:rPr>
              <w:pPrChange w:id="2053" w:author="Miguel Centeno Muñoz" w:date="2014-08-02T12:44: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54" w:author="Miguel Centeno Muñoz" w:date="2014-07-30T23:34:00Z">
              <w:r w:rsidRPr="009D51C8">
                <w:rPr>
                  <w:rFonts w:eastAsiaTheme="minorHAnsi" w:cstheme="minorBidi"/>
                  <w:color w:val="auto"/>
                  <w:rPrChange w:id="2055" w:author="Miguel Centeno Muñoz" w:date="2014-08-02T12:44:00Z">
                    <w:rPr>
                      <w:i w:val="0"/>
                    </w:rPr>
                  </w:rPrChange>
                </w:rPr>
                <w:t xml:space="preserve">Miguel Centeno Muñoz </w:t>
              </w:r>
            </w:ins>
          </w:p>
        </w:tc>
      </w:tr>
      <w:tr w:rsidR="00834472" w:rsidTr="00F23850">
        <w:trPr>
          <w:cnfStyle w:val="000000100000" w:firstRow="0" w:lastRow="0" w:firstColumn="0" w:lastColumn="0" w:oddVBand="0" w:evenVBand="0" w:oddHBand="1" w:evenHBand="0" w:firstRowFirstColumn="0" w:firstRowLastColumn="0" w:lastRowFirstColumn="0" w:lastRowLastColumn="0"/>
          <w:ins w:id="2056"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57"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58" w:author="Miguel Centeno Muñoz" w:date="2014-07-30T23:34:00Z"/>
                <w:b/>
                <w:rPrChange w:id="2059" w:author="Miguel Centeno Muñoz" w:date="2014-07-30T23:35:00Z">
                  <w:rPr>
                    <w:ins w:id="2060" w:author="Miguel Centeno Muñoz" w:date="2014-07-30T23:34:00Z"/>
                  </w:rPr>
                </w:rPrChange>
              </w:rPr>
              <w:pPrChange w:id="2061"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62" w:author="Miguel Centeno Muñoz" w:date="2014-07-30T23:34:00Z">
              <w:r w:rsidRPr="00834472">
                <w:rPr>
                  <w:rFonts w:eastAsiaTheme="minorHAnsi" w:cstheme="minorBidi"/>
                  <w:b/>
                  <w:color w:val="auto"/>
                  <w:rPrChange w:id="2063" w:author="Miguel Centeno Muñoz" w:date="2014-07-30T23:35:00Z">
                    <w:rPr>
                      <w:i w:val="0"/>
                    </w:rPr>
                  </w:rPrChange>
                </w:rPr>
                <w:t>Fuentes</w:t>
              </w:r>
            </w:ins>
          </w:p>
        </w:tc>
        <w:tc>
          <w:tcPr>
            <w:tcW w:w="7400" w:type="dxa"/>
            <w:tcPrChange w:id="2064" w:author="Miguel Centeno Muñoz" w:date="2014-08-02T12:34:00Z">
              <w:tcPr>
                <w:tcW w:w="4534" w:type="dxa"/>
              </w:tcPr>
            </w:tcPrChange>
          </w:tcPr>
          <w:p w:rsidR="00834472" w:rsidRPr="00033F32" w:rsidRDefault="00834472">
            <w:pPr>
              <w:pStyle w:val="Prrafodelista"/>
              <w:numPr>
                <w:ilvl w:val="0"/>
                <w:numId w:val="59"/>
              </w:numPr>
              <w:cnfStyle w:val="000000100000" w:firstRow="0" w:lastRow="0" w:firstColumn="0" w:lastColumn="0" w:oddVBand="0" w:evenVBand="0" w:oddHBand="1" w:evenHBand="0" w:firstRowFirstColumn="0" w:firstRowLastColumn="0" w:lastRowFirstColumn="0" w:lastRowLastColumn="0"/>
              <w:rPr>
                <w:ins w:id="2065" w:author="Miguel Centeno Muñoz" w:date="2014-07-30T23:34:00Z"/>
              </w:rPr>
              <w:pPrChange w:id="2066" w:author="Miguel Centeno Muñoz" w:date="2014-08-02T12:44:00Z">
                <w:pPr>
                  <w:pStyle w:val="Ttulo5"/>
                  <w:spacing w:after="200" w:line="276" w:lineRule="auto"/>
                  <w:outlineLvl w:val="4"/>
                  <w:cnfStyle w:val="000000100000" w:firstRow="0" w:lastRow="0" w:firstColumn="0" w:lastColumn="0" w:oddVBand="0" w:evenVBand="0" w:oddHBand="1" w:evenHBand="0" w:firstRowFirstColumn="0" w:firstRowLastColumn="0" w:lastRowFirstColumn="0" w:lastRowLastColumn="0"/>
                </w:pPr>
              </w:pPrChange>
            </w:pPr>
            <w:ins w:id="2067" w:author="Miguel Centeno Muñoz" w:date="2014-07-30T23:34:00Z">
              <w:r w:rsidRPr="009D51C8">
                <w:rPr>
                  <w:rFonts w:eastAsiaTheme="minorHAnsi" w:cstheme="minorBidi"/>
                  <w:color w:val="auto"/>
                  <w:rPrChange w:id="2068" w:author="Miguel Centeno Muñoz" w:date="2014-08-02T12:44:00Z">
                    <w:rPr>
                      <w:i w:val="0"/>
                    </w:rPr>
                  </w:rPrChange>
                </w:rPr>
                <w:t xml:space="preserve">Sergio Segura Rueda </w:t>
              </w:r>
            </w:ins>
          </w:p>
        </w:tc>
      </w:tr>
      <w:tr w:rsidR="00834472" w:rsidTr="00F23850">
        <w:trPr>
          <w:ins w:id="206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70" w:author="Miguel Centeno Muñoz" w:date="2014-08-02T12:34:00Z">
              <w:tcPr>
                <w:tcW w:w="4534" w:type="dxa"/>
              </w:tcPr>
            </w:tcPrChange>
          </w:tcPr>
          <w:p w:rsidR="00834472" w:rsidRPr="00834472" w:rsidRDefault="00834472">
            <w:pPr>
              <w:rPr>
                <w:ins w:id="2071" w:author="Miguel Centeno Muñoz" w:date="2014-07-30T23:34:00Z"/>
                <w:b/>
                <w:rPrChange w:id="2072" w:author="Miguel Centeno Muñoz" w:date="2014-07-30T23:35:00Z">
                  <w:rPr>
                    <w:ins w:id="2073" w:author="Miguel Centeno Muñoz" w:date="2014-07-30T23:34:00Z"/>
                  </w:rPr>
                </w:rPrChange>
              </w:rPr>
              <w:pPrChange w:id="2074" w:author="Miguel Centeno Muñoz" w:date="2014-07-30T23:35:00Z">
                <w:pPr>
                  <w:pStyle w:val="Ttulo5"/>
                  <w:spacing w:after="200" w:line="276" w:lineRule="auto"/>
                  <w:outlineLvl w:val="4"/>
                </w:pPr>
              </w:pPrChange>
            </w:pPr>
            <w:ins w:id="2075" w:author="Miguel Centeno Muñoz" w:date="2014-07-30T23:34:00Z">
              <w:r w:rsidRPr="00834472">
                <w:rPr>
                  <w:rFonts w:eastAsiaTheme="minorHAnsi" w:cstheme="minorBidi"/>
                  <w:b/>
                  <w:color w:val="auto"/>
                  <w:rPrChange w:id="2076" w:author="Miguel Centeno Muñoz" w:date="2014-07-30T23:35:00Z">
                    <w:rPr>
                      <w:i w:val="0"/>
                    </w:rPr>
                  </w:rPrChange>
                </w:rPr>
                <w:t>Dependencias</w:t>
              </w:r>
            </w:ins>
          </w:p>
        </w:tc>
        <w:tc>
          <w:tcPr>
            <w:tcW w:w="7400" w:type="dxa"/>
            <w:tcPrChange w:id="2077" w:author="Miguel Centeno Muñoz" w:date="2014-08-02T12:34:00Z">
              <w:tcPr>
                <w:tcW w:w="4534" w:type="dxa"/>
              </w:tcPr>
            </w:tcPrChange>
          </w:tcPr>
          <w:p w:rsidR="00834472" w:rsidRDefault="00834472">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78" w:author="Miguel Centeno Muñoz" w:date="2014-08-02T12:45:00Z"/>
              </w:rPr>
              <w:pPrChange w:id="2079" w:author="Miguel Centeno Muñoz" w:date="2014-08-02T12:44: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80" w:author="Miguel Centeno Muñoz" w:date="2014-07-30T23:34:00Z">
              <w:r w:rsidRPr="009D51C8">
                <w:rPr>
                  <w:rFonts w:eastAsiaTheme="minorHAnsi" w:cstheme="minorBidi"/>
                  <w:color w:val="auto"/>
                  <w:rPrChange w:id="2081" w:author="Miguel Centeno Muñoz" w:date="2014-08-02T12:44:00Z">
                    <w:rPr>
                      <w:i w:val="0"/>
                    </w:rPr>
                  </w:rPrChange>
                </w:rPr>
                <w:t xml:space="preserve">[OBJ-0001] Gestión Usuarios Aplicación </w:t>
              </w:r>
            </w:ins>
          </w:p>
          <w:p w:rsidR="009D51C8" w:rsidRPr="00B07F10" w:rsidRDefault="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82" w:author="Miguel Centeno Muñoz" w:date="2014-07-30T23:34:00Z"/>
                <w:rFonts w:cstheme="minorBidi"/>
                <w:color w:val="auto"/>
              </w:rPr>
              <w:pPrChange w:id="2083" w:author="Miguel Centeno Muñoz" w:date="2014-08-02T12:45: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84" w:author="Miguel Centeno Muñoz" w:date="2014-08-02T12:45:00Z">
              <w:r>
                <w:t>[IRQ-0001] Información sobre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8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86"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87" w:author="Miguel Centeno Muñoz" w:date="2014-07-30T23:34:00Z"/>
                <w:b/>
                <w:rPrChange w:id="2088" w:author="Miguel Centeno Muñoz" w:date="2014-07-30T23:35:00Z">
                  <w:rPr>
                    <w:ins w:id="2089" w:author="Miguel Centeno Muñoz" w:date="2014-07-30T23:34:00Z"/>
                  </w:rPr>
                </w:rPrChange>
              </w:rPr>
              <w:pPrChange w:id="2090"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91" w:author="Miguel Centeno Muñoz" w:date="2014-07-30T23:34:00Z">
              <w:r w:rsidRPr="00834472">
                <w:rPr>
                  <w:rFonts w:eastAsiaTheme="minorHAnsi" w:cstheme="minorBidi"/>
                  <w:b/>
                  <w:color w:val="auto"/>
                  <w:rPrChange w:id="2092" w:author="Miguel Centeno Muñoz" w:date="2014-07-30T23:35:00Z">
                    <w:rPr>
                      <w:i w:val="0"/>
                    </w:rPr>
                  </w:rPrChange>
                </w:rPr>
                <w:t>Descripción</w:t>
              </w:r>
            </w:ins>
          </w:p>
        </w:tc>
        <w:tc>
          <w:tcPr>
            <w:tcW w:w="7400" w:type="dxa"/>
            <w:tcPrChange w:id="2093"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94" w:author="Miguel Centeno Muñoz" w:date="2014-07-30T23:34:00Z"/>
                <w:rFonts w:eastAsiaTheme="minorHAnsi" w:hAnsi="Symbol" w:cstheme="minorBidi"/>
                <w:color w:val="auto"/>
              </w:rPr>
              <w:pPrChange w:id="2095"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096" w:author="Miguel Centeno Muñoz" w:date="2014-07-30T23:34:00Z">
              <w:r>
                <w:t xml:space="preserve">El sistema deberá comportarse tal como se describe en el siguiente caso de uso cuando </w:t>
              </w:r>
              <w:r>
                <w:rPr>
                  <w:rStyle w:val="nfasis"/>
                  <w:rFonts w:ascii="Arial" w:hAnsi="Arial" w:cs="Arial"/>
                </w:rPr>
                <w:t>un usuario de la ap</w:t>
              </w:r>
              <w:r w:rsidR="009D51C8">
                <w:rPr>
                  <w:rStyle w:val="nfasis"/>
                  <w:rFonts w:ascii="Arial" w:hAnsi="Arial" w:cs="Arial"/>
                </w:rPr>
                <w:t xml:space="preserve">licación decide registrarse en </w:t>
              </w:r>
              <w:r>
                <w:rPr>
                  <w:rStyle w:val="nfasis"/>
                  <w:rFonts w:ascii="Arial" w:hAnsi="Arial" w:cs="Arial"/>
                </w:rPr>
                <w:t>la misma mediante los mecanismos ofrecidos</w:t>
              </w:r>
              <w:r>
                <w:t xml:space="preserve"> </w:t>
              </w:r>
            </w:ins>
          </w:p>
        </w:tc>
      </w:tr>
      <w:tr w:rsidR="00834472" w:rsidTr="00F23850">
        <w:trPr>
          <w:ins w:id="209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98" w:author="Miguel Centeno Muñoz" w:date="2014-08-02T12:34:00Z">
              <w:tcPr>
                <w:tcW w:w="4534" w:type="dxa"/>
              </w:tcPr>
            </w:tcPrChange>
          </w:tcPr>
          <w:p w:rsidR="00834472" w:rsidRPr="00834472" w:rsidRDefault="00834472">
            <w:pPr>
              <w:rPr>
                <w:ins w:id="2099" w:author="Miguel Centeno Muñoz" w:date="2014-07-30T23:34:00Z"/>
                <w:b/>
                <w:rPrChange w:id="2100" w:author="Miguel Centeno Muñoz" w:date="2014-07-30T23:35:00Z">
                  <w:rPr>
                    <w:ins w:id="2101" w:author="Miguel Centeno Muñoz" w:date="2014-07-30T23:34:00Z"/>
                  </w:rPr>
                </w:rPrChange>
              </w:rPr>
              <w:pPrChange w:id="2102" w:author="Miguel Centeno Muñoz" w:date="2014-07-30T23:35:00Z">
                <w:pPr>
                  <w:pStyle w:val="Ttulo5"/>
                  <w:spacing w:after="200" w:line="276" w:lineRule="auto"/>
                  <w:outlineLvl w:val="4"/>
                </w:pPr>
              </w:pPrChange>
            </w:pPr>
            <w:ins w:id="2103" w:author="Miguel Centeno Muñoz" w:date="2014-07-30T23:34:00Z">
              <w:r w:rsidRPr="00834472">
                <w:rPr>
                  <w:rFonts w:eastAsiaTheme="minorHAnsi" w:cstheme="minorBidi"/>
                  <w:b/>
                  <w:color w:val="auto"/>
                  <w:rPrChange w:id="2104" w:author="Miguel Centeno Muñoz" w:date="2014-07-30T23:35:00Z">
                    <w:rPr>
                      <w:i w:val="0"/>
                    </w:rPr>
                  </w:rPrChange>
                </w:rPr>
                <w:t>Secuencia normal</w:t>
              </w:r>
            </w:ins>
          </w:p>
        </w:tc>
        <w:tc>
          <w:tcPr>
            <w:tcW w:w="7400" w:type="dxa"/>
            <w:tcPrChange w:id="210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06" w:author="Miguel Centeno Muñoz" w:date="2014-07-30T23:34:00Z"/>
                <w:rFonts w:eastAsiaTheme="minorHAnsi" w:cstheme="minorBidi"/>
                <w:color w:val="auto"/>
              </w:rPr>
              <w:pPrChange w:id="210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08" w:author="Miguel Centeno Muñoz" w:date="2014-07-30T23:34:00Z">
              <w:r>
                <w:t>Paso      Acción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0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1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11" w:author="Miguel Centeno Muñoz" w:date="2014-07-30T23:34:00Z"/>
                <w:b/>
                <w:rPrChange w:id="2112" w:author="Miguel Centeno Muñoz" w:date="2014-07-30T23:35:00Z">
                  <w:rPr>
                    <w:ins w:id="2113" w:author="Miguel Centeno Muñoz" w:date="2014-07-30T23:34:00Z"/>
                  </w:rPr>
                </w:rPrChange>
              </w:rPr>
              <w:pPrChange w:id="211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11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16" w:author="Miguel Centeno Muñoz" w:date="2014-07-30T23:34:00Z"/>
                <w:rFonts w:eastAsiaTheme="minorHAnsi" w:cstheme="minorBidi"/>
                <w:color w:val="auto"/>
              </w:rPr>
              <w:pPrChange w:id="211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18"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F23850">
        <w:trPr>
          <w:ins w:id="211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20" w:author="Miguel Centeno Muñoz" w:date="2014-08-02T12:34:00Z">
              <w:tcPr>
                <w:tcW w:w="4534" w:type="dxa"/>
              </w:tcPr>
            </w:tcPrChange>
          </w:tcPr>
          <w:p w:rsidR="00834472" w:rsidRPr="00834472" w:rsidRDefault="00834472">
            <w:pPr>
              <w:rPr>
                <w:ins w:id="2121" w:author="Miguel Centeno Muñoz" w:date="2014-07-30T23:34:00Z"/>
                <w:b/>
                <w:rPrChange w:id="2122" w:author="Miguel Centeno Muñoz" w:date="2014-07-30T23:35:00Z">
                  <w:rPr>
                    <w:ins w:id="2123" w:author="Miguel Centeno Muñoz" w:date="2014-07-30T23:34:00Z"/>
                  </w:rPr>
                </w:rPrChange>
              </w:rPr>
              <w:pPrChange w:id="2124" w:author="Miguel Centeno Muñoz" w:date="2014-07-30T23:35:00Z">
                <w:pPr>
                  <w:pStyle w:val="Ttulo5"/>
                  <w:spacing w:after="200" w:line="276" w:lineRule="auto"/>
                  <w:outlineLvl w:val="4"/>
                </w:pPr>
              </w:pPrChange>
            </w:pPr>
          </w:p>
        </w:tc>
        <w:tc>
          <w:tcPr>
            <w:tcW w:w="7400" w:type="dxa"/>
            <w:tcPrChange w:id="212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26" w:author="Miguel Centeno Muñoz" w:date="2014-07-30T23:34:00Z"/>
                <w:rFonts w:eastAsiaTheme="minorHAnsi" w:cstheme="minorBidi"/>
                <w:color w:val="auto"/>
              </w:rPr>
              <w:pPrChange w:id="212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28" w:author="Miguel Centeno Muñoz" w:date="2014-07-30T23:34:00Z">
              <w:r>
                <w:t>2     El sistema</w:t>
              </w:r>
              <w:r>
                <w:rPr>
                  <w:rStyle w:val="nfasis"/>
                  <w:rFonts w:ascii="Arial" w:hAnsi="Arial" w:cs="Arial"/>
                </w:rPr>
                <w:t xml:space="preserve"> solicita la información necesaria</w:t>
              </w:r>
            </w:ins>
          </w:p>
        </w:tc>
      </w:tr>
      <w:tr w:rsidR="00834472" w:rsidTr="00F23850">
        <w:trPr>
          <w:cnfStyle w:val="000000100000" w:firstRow="0" w:lastRow="0" w:firstColumn="0" w:lastColumn="0" w:oddVBand="0" w:evenVBand="0" w:oddHBand="1" w:evenHBand="0" w:firstRowFirstColumn="0" w:firstRowLastColumn="0" w:lastRowFirstColumn="0" w:lastRowLastColumn="0"/>
          <w:ins w:id="212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3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31" w:author="Miguel Centeno Muñoz" w:date="2014-07-30T23:34:00Z"/>
                <w:b/>
                <w:rPrChange w:id="2132" w:author="Miguel Centeno Muñoz" w:date="2014-07-30T23:35:00Z">
                  <w:rPr>
                    <w:ins w:id="2133" w:author="Miguel Centeno Muñoz" w:date="2014-07-30T23:34:00Z"/>
                  </w:rPr>
                </w:rPrChange>
              </w:rPr>
              <w:pPrChange w:id="213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13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36" w:author="Miguel Centeno Muñoz" w:date="2014-07-30T23:34:00Z"/>
                <w:rFonts w:eastAsiaTheme="minorHAnsi" w:cstheme="minorBidi"/>
                <w:color w:val="auto"/>
              </w:rPr>
              <w:pPrChange w:id="213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38"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F23850">
        <w:trPr>
          <w:ins w:id="213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40" w:author="Miguel Centeno Muñoz" w:date="2014-08-02T12:34:00Z">
              <w:tcPr>
                <w:tcW w:w="4534" w:type="dxa"/>
              </w:tcPr>
            </w:tcPrChange>
          </w:tcPr>
          <w:p w:rsidR="00834472" w:rsidRPr="00834472" w:rsidRDefault="00834472">
            <w:pPr>
              <w:rPr>
                <w:ins w:id="2141" w:author="Miguel Centeno Muñoz" w:date="2014-07-30T23:34:00Z"/>
                <w:b/>
                <w:rPrChange w:id="2142" w:author="Miguel Centeno Muñoz" w:date="2014-07-30T23:35:00Z">
                  <w:rPr>
                    <w:ins w:id="2143" w:author="Miguel Centeno Muñoz" w:date="2014-07-30T23:34:00Z"/>
                  </w:rPr>
                </w:rPrChange>
              </w:rPr>
              <w:pPrChange w:id="2144" w:author="Miguel Centeno Muñoz" w:date="2014-07-30T23:35:00Z">
                <w:pPr>
                  <w:pStyle w:val="Ttulo5"/>
                  <w:spacing w:after="200" w:line="276" w:lineRule="auto"/>
                  <w:outlineLvl w:val="4"/>
                </w:pPr>
              </w:pPrChange>
            </w:pPr>
          </w:p>
        </w:tc>
        <w:tc>
          <w:tcPr>
            <w:tcW w:w="7400" w:type="dxa"/>
            <w:tcPrChange w:id="214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46" w:author="Miguel Centeno Muñoz" w:date="2014-07-30T23:34:00Z"/>
                <w:rFonts w:eastAsiaTheme="minorHAnsi" w:cstheme="minorBidi"/>
                <w:color w:val="auto"/>
              </w:rPr>
              <w:pPrChange w:id="214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48" w:author="Miguel Centeno Muñoz" w:date="2014-07-30T23:34:00Z">
              <w:r>
                <w:t>4    El sistema</w:t>
              </w:r>
              <w:r>
                <w:rPr>
                  <w:rStyle w:val="nfasis"/>
                  <w:rFonts w:ascii="Arial" w:hAnsi="Arial" w:cs="Arial"/>
                </w:rPr>
                <w:t xml:space="preserve"> registra el usuario en la aplicación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4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5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51" w:author="Miguel Centeno Muñoz" w:date="2014-07-30T23:34:00Z"/>
                <w:b/>
                <w:rPrChange w:id="2152" w:author="Miguel Centeno Muñoz" w:date="2014-07-30T23:35:00Z">
                  <w:rPr>
                    <w:ins w:id="2153" w:author="Miguel Centeno Muñoz" w:date="2014-07-30T23:34:00Z"/>
                  </w:rPr>
                </w:rPrChange>
              </w:rPr>
              <w:pPrChange w:id="215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proofErr w:type="spellStart"/>
            <w:ins w:id="2155" w:author="Miguel Centeno Muñoz" w:date="2014-07-30T23:34:00Z">
              <w:r w:rsidRPr="00834472">
                <w:rPr>
                  <w:rFonts w:eastAsiaTheme="minorHAnsi" w:cstheme="minorBidi"/>
                  <w:b/>
                  <w:color w:val="auto"/>
                  <w:rPrChange w:id="2156" w:author="Miguel Centeno Muñoz" w:date="2014-07-30T23:35:00Z">
                    <w:rPr>
                      <w:i w:val="0"/>
                    </w:rPr>
                  </w:rPrChange>
                </w:rPr>
                <w:t>Postcondición</w:t>
              </w:r>
              <w:proofErr w:type="spellEnd"/>
            </w:ins>
          </w:p>
        </w:tc>
        <w:tc>
          <w:tcPr>
            <w:tcW w:w="7400" w:type="dxa"/>
            <w:tcPrChange w:id="2157"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58" w:author="Miguel Centeno Muñoz" w:date="2014-07-30T23:34:00Z"/>
                <w:rFonts w:eastAsiaTheme="minorHAnsi" w:cstheme="minorBidi"/>
                <w:color w:val="auto"/>
              </w:rPr>
              <w:pPrChange w:id="2159"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60" w:author="Miguel Centeno Muñoz" w:date="2014-07-30T23:34:00Z">
              <w:r>
                <w:t>Usuario queda registrado en el sistema</w:t>
              </w:r>
            </w:ins>
          </w:p>
        </w:tc>
      </w:tr>
      <w:tr w:rsidR="00834472" w:rsidTr="00F23850">
        <w:trPr>
          <w:ins w:id="216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62" w:author="Miguel Centeno Muñoz" w:date="2014-08-02T12:34:00Z">
              <w:tcPr>
                <w:tcW w:w="4534" w:type="dxa"/>
              </w:tcPr>
            </w:tcPrChange>
          </w:tcPr>
          <w:p w:rsidR="00834472" w:rsidRPr="00834472" w:rsidRDefault="00834472">
            <w:pPr>
              <w:rPr>
                <w:ins w:id="2163" w:author="Miguel Centeno Muñoz" w:date="2014-07-30T23:34:00Z"/>
                <w:b/>
                <w:rPrChange w:id="2164" w:author="Miguel Centeno Muñoz" w:date="2014-07-30T23:35:00Z">
                  <w:rPr>
                    <w:ins w:id="2165" w:author="Miguel Centeno Muñoz" w:date="2014-07-30T23:34:00Z"/>
                  </w:rPr>
                </w:rPrChange>
              </w:rPr>
              <w:pPrChange w:id="2166" w:author="Miguel Centeno Muñoz" w:date="2014-07-30T23:35:00Z">
                <w:pPr>
                  <w:pStyle w:val="Ttulo5"/>
                  <w:spacing w:after="200" w:line="276" w:lineRule="auto"/>
                  <w:outlineLvl w:val="4"/>
                </w:pPr>
              </w:pPrChange>
            </w:pPr>
            <w:ins w:id="2167" w:author="Miguel Centeno Muñoz" w:date="2014-07-30T23:34:00Z">
              <w:r w:rsidRPr="00834472">
                <w:rPr>
                  <w:rFonts w:eastAsiaTheme="minorHAnsi" w:cstheme="minorBidi"/>
                  <w:b/>
                  <w:color w:val="auto"/>
                  <w:rPrChange w:id="2168" w:author="Miguel Centeno Muñoz" w:date="2014-07-30T23:35:00Z">
                    <w:rPr>
                      <w:i w:val="0"/>
                    </w:rPr>
                  </w:rPrChange>
                </w:rPr>
                <w:t>Importancia</w:t>
              </w:r>
            </w:ins>
          </w:p>
        </w:tc>
        <w:tc>
          <w:tcPr>
            <w:tcW w:w="7400" w:type="dxa"/>
            <w:tcPrChange w:id="2169"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70" w:author="Miguel Centeno Muñoz" w:date="2014-07-30T23:34:00Z"/>
                <w:rFonts w:eastAsiaTheme="minorHAnsi" w:cstheme="minorBidi"/>
                <w:color w:val="auto"/>
              </w:rPr>
              <w:pPrChange w:id="2171"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72" w:author="Miguel Centeno Muñoz" w:date="2014-07-30T23:34:00Z">
              <w:r>
                <w:t>vital</w:t>
              </w:r>
            </w:ins>
          </w:p>
        </w:tc>
      </w:tr>
      <w:tr w:rsidR="00834472" w:rsidTr="00F23850">
        <w:trPr>
          <w:cnfStyle w:val="000000100000" w:firstRow="0" w:lastRow="0" w:firstColumn="0" w:lastColumn="0" w:oddVBand="0" w:evenVBand="0" w:oddHBand="1" w:evenHBand="0" w:firstRowFirstColumn="0" w:firstRowLastColumn="0" w:lastRowFirstColumn="0" w:lastRowLastColumn="0"/>
          <w:ins w:id="217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74"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75" w:author="Miguel Centeno Muñoz" w:date="2014-07-30T23:34:00Z"/>
                <w:b/>
                <w:rPrChange w:id="2176" w:author="Miguel Centeno Muñoz" w:date="2014-07-30T23:35:00Z">
                  <w:rPr>
                    <w:ins w:id="2177" w:author="Miguel Centeno Muñoz" w:date="2014-07-30T23:34:00Z"/>
                  </w:rPr>
                </w:rPrChange>
              </w:rPr>
              <w:pPrChange w:id="2178"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179" w:author="Miguel Centeno Muñoz" w:date="2014-07-30T23:34:00Z">
              <w:r w:rsidRPr="00834472">
                <w:rPr>
                  <w:rFonts w:eastAsiaTheme="minorHAnsi" w:cstheme="minorBidi"/>
                  <w:b/>
                  <w:color w:val="auto"/>
                  <w:rPrChange w:id="2180" w:author="Miguel Centeno Muñoz" w:date="2014-07-30T23:35:00Z">
                    <w:rPr>
                      <w:i w:val="0"/>
                    </w:rPr>
                  </w:rPrChange>
                </w:rPr>
                <w:t>Urgencia</w:t>
              </w:r>
            </w:ins>
          </w:p>
        </w:tc>
        <w:tc>
          <w:tcPr>
            <w:tcW w:w="7400" w:type="dxa"/>
            <w:tcPrChange w:id="2181"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82" w:author="Miguel Centeno Muñoz" w:date="2014-07-30T23:34:00Z"/>
                <w:rFonts w:eastAsiaTheme="minorHAnsi" w:cstheme="minorBidi"/>
                <w:color w:val="auto"/>
              </w:rPr>
              <w:pPrChange w:id="2183"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84" w:author="Miguel Centeno Muñoz" w:date="2014-07-30T23:34:00Z">
              <w:r>
                <w:t>inmediatamente</w:t>
              </w:r>
            </w:ins>
          </w:p>
        </w:tc>
      </w:tr>
      <w:tr w:rsidR="00834472" w:rsidTr="00F23850">
        <w:trPr>
          <w:ins w:id="218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86" w:author="Miguel Centeno Muñoz" w:date="2014-08-02T12:34:00Z">
              <w:tcPr>
                <w:tcW w:w="4534" w:type="dxa"/>
              </w:tcPr>
            </w:tcPrChange>
          </w:tcPr>
          <w:p w:rsidR="00834472" w:rsidRPr="00834472" w:rsidRDefault="00834472">
            <w:pPr>
              <w:rPr>
                <w:ins w:id="2187" w:author="Miguel Centeno Muñoz" w:date="2014-07-30T23:34:00Z"/>
                <w:b/>
                <w:rPrChange w:id="2188" w:author="Miguel Centeno Muñoz" w:date="2014-07-30T23:35:00Z">
                  <w:rPr>
                    <w:ins w:id="2189" w:author="Miguel Centeno Muñoz" w:date="2014-07-30T23:34:00Z"/>
                  </w:rPr>
                </w:rPrChange>
              </w:rPr>
              <w:pPrChange w:id="2190" w:author="Miguel Centeno Muñoz" w:date="2014-07-30T23:35:00Z">
                <w:pPr>
                  <w:pStyle w:val="Ttulo5"/>
                  <w:spacing w:after="200" w:line="276" w:lineRule="auto"/>
                  <w:outlineLvl w:val="4"/>
                </w:pPr>
              </w:pPrChange>
            </w:pPr>
            <w:ins w:id="2191" w:author="Miguel Centeno Muñoz" w:date="2014-07-30T23:34:00Z">
              <w:r w:rsidRPr="00834472">
                <w:rPr>
                  <w:rFonts w:eastAsiaTheme="minorHAnsi" w:cstheme="minorBidi"/>
                  <w:b/>
                  <w:color w:val="auto"/>
                  <w:rPrChange w:id="2192" w:author="Miguel Centeno Muñoz" w:date="2014-07-30T23:35:00Z">
                    <w:rPr>
                      <w:i w:val="0"/>
                    </w:rPr>
                  </w:rPrChange>
                </w:rPr>
                <w:t>Estado</w:t>
              </w:r>
            </w:ins>
          </w:p>
        </w:tc>
        <w:tc>
          <w:tcPr>
            <w:tcW w:w="7400" w:type="dxa"/>
            <w:tcPrChange w:id="2193"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94" w:author="Miguel Centeno Muñoz" w:date="2014-07-30T23:34:00Z"/>
                <w:rFonts w:eastAsiaTheme="minorHAnsi" w:cstheme="minorBidi"/>
                <w:color w:val="auto"/>
              </w:rPr>
              <w:pPrChange w:id="2195"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96" w:author="Miguel Centeno Muñoz" w:date="2014-07-30T23:34:00Z">
              <w:r>
                <w:t>pendiente de verificación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9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98"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99" w:author="Miguel Centeno Muñoz" w:date="2014-07-30T23:34:00Z"/>
                <w:b/>
                <w:rPrChange w:id="2200" w:author="Miguel Centeno Muñoz" w:date="2014-07-30T23:35:00Z">
                  <w:rPr>
                    <w:ins w:id="2201" w:author="Miguel Centeno Muñoz" w:date="2014-07-30T23:34:00Z"/>
                  </w:rPr>
                </w:rPrChange>
              </w:rPr>
              <w:pPrChange w:id="2202"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203" w:author="Miguel Centeno Muñoz" w:date="2014-07-30T23:34:00Z">
              <w:r w:rsidRPr="00834472">
                <w:rPr>
                  <w:rFonts w:eastAsiaTheme="minorHAnsi" w:cstheme="minorBidi"/>
                  <w:b/>
                  <w:color w:val="auto"/>
                  <w:rPrChange w:id="2204" w:author="Miguel Centeno Muñoz" w:date="2014-07-30T23:35:00Z">
                    <w:rPr>
                      <w:i w:val="0"/>
                    </w:rPr>
                  </w:rPrChange>
                </w:rPr>
                <w:t>Estabilidad</w:t>
              </w:r>
            </w:ins>
          </w:p>
        </w:tc>
        <w:tc>
          <w:tcPr>
            <w:tcW w:w="7400" w:type="dxa"/>
            <w:tcPrChange w:id="220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206" w:author="Miguel Centeno Muñoz" w:date="2014-07-30T23:34:00Z"/>
                <w:rFonts w:eastAsiaTheme="minorHAnsi" w:cstheme="minorBidi"/>
                <w:color w:val="auto"/>
              </w:rPr>
              <w:pPrChange w:id="220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208" w:author="Miguel Centeno Muñoz" w:date="2014-07-30T23:34:00Z">
              <w:r>
                <w:t>alta</w:t>
              </w:r>
            </w:ins>
          </w:p>
        </w:tc>
      </w:tr>
      <w:tr w:rsidR="00834472" w:rsidTr="00F23850">
        <w:trPr>
          <w:ins w:id="220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210" w:author="Miguel Centeno Muñoz" w:date="2014-08-02T12:34:00Z">
              <w:tcPr>
                <w:tcW w:w="4534" w:type="dxa"/>
              </w:tcPr>
            </w:tcPrChange>
          </w:tcPr>
          <w:p w:rsidR="00834472" w:rsidRPr="00834472" w:rsidRDefault="00834472">
            <w:pPr>
              <w:rPr>
                <w:ins w:id="2211" w:author="Miguel Centeno Muñoz" w:date="2014-07-30T23:34:00Z"/>
                <w:b/>
                <w:rPrChange w:id="2212" w:author="Miguel Centeno Muñoz" w:date="2014-07-30T23:35:00Z">
                  <w:rPr>
                    <w:ins w:id="2213" w:author="Miguel Centeno Muñoz" w:date="2014-07-30T23:34:00Z"/>
                  </w:rPr>
                </w:rPrChange>
              </w:rPr>
              <w:pPrChange w:id="2214" w:author="Miguel Centeno Muñoz" w:date="2014-07-30T23:35:00Z">
                <w:pPr>
                  <w:pStyle w:val="Ttulo5"/>
                  <w:spacing w:after="200" w:line="276" w:lineRule="auto"/>
                  <w:outlineLvl w:val="4"/>
                </w:pPr>
              </w:pPrChange>
            </w:pPr>
            <w:ins w:id="2215" w:author="Miguel Centeno Muñoz" w:date="2014-07-30T23:34:00Z">
              <w:r w:rsidRPr="00834472">
                <w:rPr>
                  <w:rFonts w:eastAsiaTheme="minorHAnsi" w:cstheme="minorBidi"/>
                  <w:b/>
                  <w:color w:val="auto"/>
                  <w:rPrChange w:id="2216" w:author="Miguel Centeno Muñoz" w:date="2014-07-30T23:35:00Z">
                    <w:rPr>
                      <w:i w:val="0"/>
                    </w:rPr>
                  </w:rPrChange>
                </w:rPr>
                <w:t>Comentarios</w:t>
              </w:r>
            </w:ins>
          </w:p>
        </w:tc>
        <w:tc>
          <w:tcPr>
            <w:tcW w:w="7400" w:type="dxa"/>
            <w:tcPrChange w:id="2217"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218" w:author="Miguel Centeno Muñoz" w:date="2014-07-30T23:34:00Z"/>
                <w:rFonts w:eastAsiaTheme="minorHAnsi" w:cstheme="minorBidi"/>
                <w:color w:val="auto"/>
              </w:rPr>
              <w:pPrChange w:id="2219"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220" w:author="Miguel Centeno Muñoz" w:date="2014-07-30T23:34:00Z">
              <w:r>
                <w:t>Ninguno</w:t>
              </w:r>
            </w:ins>
          </w:p>
        </w:tc>
      </w:tr>
    </w:tbl>
    <w:p w:rsidR="009D51C8" w:rsidRDefault="009D51C8">
      <w:pPr>
        <w:pStyle w:val="Ttulo5"/>
        <w:ind w:left="708" w:firstLine="708"/>
        <w:rPr>
          <w:ins w:id="2221" w:author="Miguel Centeno Muñoz" w:date="2014-08-02T12:39:00Z"/>
        </w:rPr>
      </w:pPr>
    </w:p>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222"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223">
          <w:tblGrid>
            <w:gridCol w:w="1594"/>
            <w:gridCol w:w="1"/>
            <w:gridCol w:w="694"/>
            <w:gridCol w:w="1"/>
            <w:gridCol w:w="6855"/>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224" w:author="Miguel Centeno Muñoz" w:date="2014-07-27T13:22:00Z">
              <w:tcPr>
                <w:tcW w:w="0" w:type="auto"/>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225" w:name="UC-0004"/>
            <w:r>
              <w:rPr>
                <w:rFonts w:ascii="Arial" w:hAnsi="Arial" w:cs="Arial"/>
                <w:b/>
                <w:bCs/>
                <w:sz w:val="20"/>
                <w:szCs w:val="20"/>
              </w:rPr>
              <w:t>UC-000</w:t>
            </w:r>
            <w:ins w:id="2226" w:author="Miguel Centeno Muñoz" w:date="2014-07-30T23:35:00Z">
              <w:r w:rsidR="00834472">
                <w:rPr>
                  <w:rFonts w:ascii="Arial" w:hAnsi="Arial" w:cs="Arial"/>
                  <w:b/>
                  <w:bCs/>
                  <w:sz w:val="20"/>
                  <w:szCs w:val="20"/>
                </w:rPr>
                <w:t>6</w:t>
              </w:r>
            </w:ins>
            <w:del w:id="2227" w:author="Miguel Centeno Muñoz" w:date="2014-07-30T23:35:00Z">
              <w:r w:rsidDel="00834472">
                <w:rPr>
                  <w:rFonts w:ascii="Arial" w:hAnsi="Arial" w:cs="Arial"/>
                  <w:b/>
                  <w:bCs/>
                  <w:sz w:val="20"/>
                  <w:szCs w:val="20"/>
                </w:rPr>
                <w:delText>4</w:delText>
              </w:r>
            </w:del>
          </w:p>
        </w:tc>
        <w:tc>
          <w:tcPr>
            <w:tcW w:w="4128" w:type="pct"/>
            <w:gridSpan w:val="2"/>
            <w:hideMark/>
            <w:tcPrChange w:id="2228"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225"/>
        <w:tc>
          <w:tcPr>
            <w:tcW w:w="0" w:type="auto"/>
            <w:gridSpan w:val="2"/>
            <w:hideMark/>
          </w:tcPr>
          <w:p w:rsidR="005C7CFD" w:rsidRPr="009D51C8" w:rsidRDefault="005C7CFD">
            <w:pPr>
              <w:pStyle w:val="Prrafodelista"/>
              <w:numPr>
                <w:ilvl w:val="0"/>
                <w:numId w:val="58"/>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229" w:author="Miguel Centeno Muñoz" w:date="2014-08-02T12:41:00Z">
                  <w:rPr>
                    <w:rFonts w:eastAsiaTheme="minorHAnsi" w:cstheme="minorBidi"/>
                    <w:color w:val="auto"/>
                  </w:rPr>
                </w:rPrChange>
              </w:rPr>
              <w:pPrChange w:id="2230" w:author="Miguel Centeno Muñoz" w:date="2014-08-02T12:41:00Z">
                <w:pPr>
                  <w:numPr>
                    <w:numId w:val="23"/>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D51C8">
              <w:rPr>
                <w:rFonts w:ascii="Arial" w:hAnsi="Arial" w:cs="Arial"/>
                <w:sz w:val="20"/>
                <w:szCs w:val="20"/>
                <w:rPrChange w:id="2231" w:author="Miguel Centeno Muñoz" w:date="2014-08-02T12:41:00Z">
                  <w:rPr/>
                </w:rPrChange>
              </w:rPr>
              <w:t xml:space="preserve">Miguel Centeno Muñoz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Pr="009D51C8" w:rsidRDefault="005C7CFD">
            <w:pPr>
              <w:pStyle w:val="Prrafodelista"/>
              <w:numPr>
                <w:ilvl w:val="0"/>
                <w:numId w:val="58"/>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2232" w:author="Miguel Centeno Muñoz" w:date="2014-08-02T12:41:00Z">
                  <w:rPr>
                    <w:rFonts w:eastAsiaTheme="minorHAnsi" w:cstheme="minorBidi"/>
                    <w:color w:val="auto"/>
                  </w:rPr>
                </w:rPrChange>
              </w:rPr>
              <w:pPrChange w:id="2233" w:author="Miguel Centeno Muñoz" w:date="2014-08-02T12:41:00Z">
                <w:pPr>
                  <w:numPr>
                    <w:numId w:val="24"/>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D51C8">
              <w:rPr>
                <w:rFonts w:ascii="Arial" w:hAnsi="Arial" w:cs="Arial"/>
                <w:sz w:val="20"/>
                <w:szCs w:val="20"/>
                <w:rPrChange w:id="2234" w:author="Miguel Centeno Muñoz" w:date="2014-08-02T12:41: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Del="009D51C8" w:rsidRDefault="005C7CFD">
            <w:pPr>
              <w:jc w:val="left"/>
              <w:cnfStyle w:val="000000000000" w:firstRow="0" w:lastRow="0" w:firstColumn="0" w:lastColumn="0" w:oddVBand="0" w:evenVBand="0" w:oddHBand="0" w:evenHBand="0" w:firstRowFirstColumn="0" w:firstRowLastColumn="0" w:lastRowFirstColumn="0" w:lastRowLastColumn="0"/>
              <w:rPr>
                <w:del w:id="2235" w:author="Miguel Centeno Muñoz" w:date="2014-08-02T12:44:00Z"/>
                <w:rFonts w:ascii="Arial" w:hAnsi="Arial" w:cs="Arial"/>
                <w:sz w:val="20"/>
                <w:szCs w:val="20"/>
              </w:rPr>
            </w:pPr>
            <w:del w:id="2236" w:author="Miguel Centeno Muñoz" w:date="2014-08-02T12:48:00Z">
              <w:r w:rsidDel="00EF2860">
                <w:rPr>
                  <w:rFonts w:ascii="Arial" w:hAnsi="Symbol" w:cs="Arial"/>
                  <w:sz w:val="20"/>
                  <w:szCs w:val="20"/>
                </w:rPr>
                <w:delText></w:delText>
              </w:r>
              <w:r w:rsidDel="00EF2860">
                <w:rPr>
                  <w:rFonts w:ascii="Arial" w:hAnsi="Arial" w:cs="Arial"/>
                  <w:sz w:val="20"/>
                  <w:szCs w:val="20"/>
                </w:rPr>
                <w:delText xml:space="preserve">  </w:delText>
              </w:r>
              <w:r w:rsidRPr="005C7CFD" w:rsidDel="00EF2860">
                <w:rPr>
                  <w:rFonts w:ascii="Arial" w:hAnsi="Arial" w:cs="Arial"/>
                  <w:sz w:val="20"/>
                  <w:szCs w:val="20"/>
                </w:rPr>
                <w:delText>[OBJ-0004] Gestión de Rutas</w:delText>
              </w:r>
              <w:r w:rsidDel="00EF2860">
                <w:rPr>
                  <w:rFonts w:ascii="Arial" w:hAnsi="Arial" w:cs="Arial"/>
                  <w:sz w:val="20"/>
                  <w:szCs w:val="20"/>
                </w:rPr>
                <w:delText xml:space="preserve"> </w:delText>
              </w:r>
            </w:del>
          </w:p>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2237" w:author="Miguel Centeno Muñoz" w:date="2014-08-02T12:44: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238" w:author="Miguel Centeno Muñoz" w:date="2014-08-02T12:44: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[OBJ-0005] Alta de una Ruta</w:delText>
              </w:r>
              <w:r w:rsidDel="009D51C8">
                <w:rPr>
                  <w:rFonts w:ascii="Arial" w:hAnsi="Arial" w:cs="Arial"/>
                  <w:sz w:val="20"/>
                  <w:szCs w:val="20"/>
                </w:rPr>
                <w:delText xml:space="preserve"> </w:delText>
              </w:r>
            </w:del>
          </w:p>
          <w:p w:rsidR="005C7CFD" w:rsidRPr="00EF2860" w:rsidRDefault="005C7CFD">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39" w:author="Miguel Centeno Muñoz" w:date="2014-08-02T12:47:00Z"/>
                <w:rFonts w:ascii="Arial" w:hAnsi="Arial" w:cs="Arial"/>
                <w:sz w:val="20"/>
                <w:szCs w:val="20"/>
                <w:rPrChange w:id="2240" w:author="Miguel Centeno Muñoz" w:date="2014-08-02T12:48:00Z">
                  <w:rPr>
                    <w:ins w:id="2241" w:author="Miguel Centeno Muñoz" w:date="2014-08-02T12:47:00Z"/>
                    <w:rFonts w:eastAsiaTheme="minorHAnsi" w:cstheme="minorBidi"/>
                    <w:color w:val="auto"/>
                  </w:rPr>
                </w:rPrChange>
              </w:rPr>
              <w:pPrChange w:id="2242"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243" w:author="Miguel Centeno Muñoz" w:date="2014-08-02T12:48:00Z">
              <w:r w:rsidRPr="00EF2860" w:rsidDel="00EF2860">
                <w:rPr>
                  <w:rFonts w:ascii="Arial" w:hAnsi="Symbol" w:cs="Arial"/>
                  <w:sz w:val="20"/>
                  <w:szCs w:val="20"/>
                  <w:rPrChange w:id="2244" w:author="Miguel Centeno Muñoz" w:date="2014-08-02T12:48:00Z">
                    <w:rPr>
                      <w:rFonts w:hAnsi="Symbol"/>
                    </w:rPr>
                  </w:rPrChange>
                </w:rPr>
                <w:delText></w:delText>
              </w:r>
              <w:r w:rsidRPr="00EF2860" w:rsidDel="00EF2860">
                <w:rPr>
                  <w:rFonts w:ascii="Arial" w:hAnsi="Arial" w:cs="Arial"/>
                  <w:sz w:val="20"/>
                  <w:szCs w:val="20"/>
                  <w:rPrChange w:id="2245" w:author="Miguel Centeno Muñoz" w:date="2014-08-02T12:48:00Z">
                    <w:rPr/>
                  </w:rPrChange>
                </w:rPr>
                <w:delText xml:space="preserve">  </w:delText>
              </w:r>
            </w:del>
            <w:r w:rsidRPr="00EF2860">
              <w:rPr>
                <w:rFonts w:ascii="Arial" w:hAnsi="Arial" w:cs="Arial"/>
                <w:sz w:val="20"/>
                <w:szCs w:val="20"/>
                <w:rPrChange w:id="2246" w:author="Miguel Centeno Muñoz" w:date="2014-08-02T12:48:00Z">
                  <w:rPr/>
                </w:rPrChange>
              </w:rPr>
              <w:t xml:space="preserve">[IRQ-0002] Información sobre Rutas </w:t>
            </w:r>
          </w:p>
          <w:p w:rsidR="00EF2860" w:rsidRDefault="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47" w:author="Miguel Centeno Muñoz" w:date="2014-08-02T12:49:00Z"/>
                <w:rFonts w:ascii="Arial" w:eastAsiaTheme="minorHAnsi" w:hAnsi="Arial" w:cs="Arial"/>
                <w:color w:val="auto"/>
                <w:sz w:val="20"/>
                <w:szCs w:val="20"/>
              </w:rPr>
              <w:pPrChange w:id="2248"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249" w:author="Miguel Centeno Muñoz" w:date="2014-08-02T12:47:00Z">
              <w:r w:rsidRPr="00EF2860">
                <w:rPr>
                  <w:rFonts w:ascii="Arial" w:hAnsi="Arial" w:cs="Arial"/>
                  <w:sz w:val="20"/>
                  <w:szCs w:val="20"/>
                  <w:rPrChange w:id="2250" w:author="Miguel Centeno Muñoz" w:date="2014-08-02T12:48:00Z">
                    <w:rPr/>
                  </w:rPrChange>
                </w:rPr>
                <w:t>[</w:t>
              </w:r>
            </w:ins>
            <w:ins w:id="2251" w:author="Miguel Centeno Muñoz" w:date="2014-08-02T12:48:00Z">
              <w:r w:rsidRPr="00EF2860">
                <w:rPr>
                  <w:rFonts w:ascii="Arial" w:hAnsi="Arial" w:cs="Arial"/>
                  <w:sz w:val="20"/>
                  <w:szCs w:val="20"/>
                  <w:rPrChange w:id="2252" w:author="Miguel Centeno Muñoz" w:date="2014-08-02T12:48:00Z">
                    <w:rPr/>
                  </w:rPrChange>
                </w:rPr>
                <w:t>IRQ-0003</w:t>
              </w:r>
            </w:ins>
            <w:ins w:id="2253" w:author="Miguel Centeno Muñoz" w:date="2014-08-02T12:47:00Z">
              <w:r w:rsidRPr="00EF2860">
                <w:rPr>
                  <w:rFonts w:ascii="Arial" w:hAnsi="Arial" w:cs="Arial"/>
                  <w:sz w:val="20"/>
                  <w:szCs w:val="20"/>
                  <w:rPrChange w:id="2254" w:author="Miguel Centeno Muñoz" w:date="2014-08-02T12:48:00Z">
                    <w:rPr/>
                  </w:rPrChange>
                </w:rPr>
                <w:t>]</w:t>
              </w:r>
            </w:ins>
            <w:ins w:id="2255" w:author="Miguel Centeno Muñoz" w:date="2014-08-02T12:48:00Z">
              <w:r w:rsidRPr="00EF2860">
                <w:rPr>
                  <w:rFonts w:ascii="Arial" w:hAnsi="Arial" w:cs="Arial"/>
                  <w:sz w:val="20"/>
                  <w:szCs w:val="20"/>
                  <w:rPrChange w:id="2256" w:author="Miguel Centeno Muñoz" w:date="2014-08-02T12:48:00Z">
                    <w:rPr/>
                  </w:rPrChange>
                </w:rPr>
                <w:t xml:space="preserve"> Información Categoría Ruta</w:t>
              </w:r>
            </w:ins>
          </w:p>
          <w:p w:rsidR="00EF2860" w:rsidRPr="00EF2860" w:rsidRDefault="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257" w:author="Miguel Centeno Muñoz" w:date="2014-08-02T12:48:00Z">
                  <w:rPr>
                    <w:rFonts w:eastAsiaTheme="minorHAnsi" w:cstheme="minorBidi"/>
                    <w:color w:val="auto"/>
                  </w:rPr>
                </w:rPrChange>
              </w:rPr>
              <w:pPrChange w:id="2258"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259" w:author="Miguel Centeno Muñoz" w:date="2014-08-02T12:49:00Z">
              <w:r>
                <w:rPr>
                  <w:rFonts w:ascii="Arial" w:hAnsi="Arial" w:cs="Arial"/>
                  <w:sz w:val="20"/>
                  <w:szCs w:val="20"/>
                </w:rPr>
                <w:t>[OBJ-0002] Gestión de Rutas</w:t>
              </w:r>
            </w:ins>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260" w:author="Miguel Centeno Muñoz" w:date="2014-07-27T13:22:00Z">
              <w:tcPr>
                <w:tcW w:w="0" w:type="auto"/>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261"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262"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63"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263"/>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64"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264"/>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65"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265"/>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66"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266"/>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proofErr w:type="spellStart"/>
            <w:r>
              <w:rPr>
                <w:rFonts w:ascii="Arial" w:hAnsi="Arial" w:cs="Arial"/>
                <w:b/>
                <w:bCs/>
                <w:sz w:val="20"/>
                <w:szCs w:val="20"/>
              </w:rPr>
              <w:t>Postcondición</w:t>
            </w:r>
            <w:proofErr w:type="spellEnd"/>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267"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268" w:author="Miguel Centeno Muñoz" w:date="2014-08-02T12:40:00Z">
          <w:tblPr>
            <w:tblStyle w:val="Listamedia2-nfasis2"/>
            <w:tblW w:w="5000" w:type="pct"/>
            <w:tblLook w:val="04A0" w:firstRow="1" w:lastRow="0" w:firstColumn="1" w:lastColumn="0" w:noHBand="0" w:noVBand="1"/>
          </w:tblPr>
        </w:tblPrChange>
      </w:tblPr>
      <w:tblGrid>
        <w:gridCol w:w="1595"/>
        <w:gridCol w:w="695"/>
        <w:gridCol w:w="6855"/>
        <w:tblGridChange w:id="2269">
          <w:tblGrid>
            <w:gridCol w:w="1594"/>
            <w:gridCol w:w="695"/>
            <w:gridCol w:w="6856"/>
          </w:tblGrid>
        </w:tblGridChange>
      </w:tblGrid>
      <w:tr w:rsidR="005C7CFD" w:rsidDel="009D51C8" w:rsidTr="009D51C8">
        <w:trPr>
          <w:cnfStyle w:val="100000000000" w:firstRow="1" w:lastRow="0" w:firstColumn="0" w:lastColumn="0" w:oddVBand="0" w:evenVBand="0" w:oddHBand="0" w:evenHBand="0" w:firstRowFirstColumn="0" w:firstRowLastColumn="0" w:lastRowFirstColumn="0" w:lastRowLastColumn="0"/>
          <w:del w:id="2270" w:author="Miguel Centeno Muñoz" w:date="2014-08-02T12:40:00Z"/>
        </w:trPr>
        <w:tc>
          <w:tcPr>
            <w:cnfStyle w:val="001000000100" w:firstRow="0" w:lastRow="0" w:firstColumn="1" w:lastColumn="0" w:oddVBand="0" w:evenVBand="0" w:oddHBand="0" w:evenHBand="0" w:firstRowFirstColumn="1" w:firstRowLastColumn="0" w:lastRowFirstColumn="0" w:lastRowLastColumn="0"/>
            <w:tcW w:w="0" w:type="auto"/>
            <w:tcPrChange w:id="2271" w:author="Miguel Centeno Muñoz" w:date="2014-08-02T12:40:00Z">
              <w:tcPr>
                <w:tcW w:w="0" w:type="auto"/>
              </w:tcPr>
            </w:tcPrChange>
          </w:tcPr>
          <w:p w:rsidR="005C7CFD" w:rsidDel="009D51C8" w:rsidRDefault="005C7CFD" w:rsidP="005E20C8">
            <w:pPr>
              <w:cnfStyle w:val="101000000100" w:firstRow="1" w:lastRow="0" w:firstColumn="1" w:lastColumn="0" w:oddVBand="0" w:evenVBand="0" w:oddHBand="0" w:evenHBand="0" w:firstRowFirstColumn="1" w:firstRowLastColumn="0" w:lastRowFirstColumn="0" w:lastRowLastColumn="0"/>
              <w:rPr>
                <w:del w:id="2272" w:author="Miguel Centeno Muñoz" w:date="2014-08-02T12:40:00Z"/>
                <w:rFonts w:ascii="Arial" w:hAnsi="Arial" w:cs="Arial"/>
                <w:sz w:val="20"/>
                <w:szCs w:val="20"/>
              </w:rPr>
            </w:pPr>
            <w:bookmarkStart w:id="2273" w:name="UC-0005"/>
            <w:moveFromRangeStart w:id="2274" w:author="Miguel Centeno Muñoz" w:date="2014-07-27T22:20:00Z" w:name="move394262949"/>
            <w:moveFrom w:id="2275" w:author="Miguel Centeno Muñoz" w:date="2014-07-27T22:20:00Z">
              <w:del w:id="2276" w:author="Miguel Centeno Muñoz" w:date="2014-08-02T12:40:00Z">
                <w:r w:rsidDel="009D51C8">
                  <w:rPr>
                    <w:rFonts w:ascii="Arial" w:hAnsi="Arial" w:cs="Arial"/>
                    <w:b/>
                    <w:bCs/>
                    <w:sz w:val="20"/>
                    <w:szCs w:val="20"/>
                  </w:rPr>
                  <w:delText>UC-0005</w:delText>
                </w:r>
              </w:del>
            </w:moveFrom>
          </w:p>
        </w:tc>
        <w:tc>
          <w:tcPr>
            <w:tcW w:w="4128" w:type="pct"/>
            <w:gridSpan w:val="2"/>
            <w:tcPrChange w:id="2277" w:author="Miguel Centeno Muñoz" w:date="2014-08-02T12:40:00Z">
              <w:tcPr>
                <w:tcW w:w="4183" w:type="pct"/>
                <w:gridSpan w:val="2"/>
              </w:tcPr>
            </w:tcPrChange>
          </w:tcPr>
          <w:p w:rsidR="005C7CFD" w:rsidDel="009D51C8" w:rsidRDefault="005C7CFD" w:rsidP="005E20C8">
            <w:pPr>
              <w:cnfStyle w:val="100000000000" w:firstRow="1" w:lastRow="0" w:firstColumn="0" w:lastColumn="0" w:oddVBand="0" w:evenVBand="0" w:oddHBand="0" w:evenHBand="0" w:firstRowFirstColumn="0" w:firstRowLastColumn="0" w:lastRowFirstColumn="0" w:lastRowLastColumn="0"/>
              <w:rPr>
                <w:del w:id="2278" w:author="Miguel Centeno Muñoz" w:date="2014-08-02T12:40:00Z"/>
                <w:rFonts w:ascii="Arial" w:hAnsi="Arial" w:cs="Arial"/>
                <w:sz w:val="20"/>
                <w:szCs w:val="20"/>
              </w:rPr>
            </w:pPr>
            <w:moveFrom w:id="2279" w:author="Miguel Centeno Muñoz" w:date="2014-07-27T22:20:00Z">
              <w:del w:id="2280" w:author="Miguel Centeno Muñoz" w:date="2014-08-02T12:40:00Z">
                <w:r w:rsidDel="009D51C8">
                  <w:rPr>
                    <w:rFonts w:ascii="Arial" w:hAnsi="Arial" w:cs="Arial"/>
                    <w:b/>
                    <w:bCs/>
                    <w:sz w:val="20"/>
                    <w:szCs w:val="20"/>
                  </w:rPr>
                  <w:delText>Modificación ruta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8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82"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83" w:author="Miguel Centeno Muñoz" w:date="2014-08-02T12:40:00Z"/>
                <w:rFonts w:ascii="Arial" w:hAnsi="Arial" w:cs="Arial"/>
                <w:sz w:val="20"/>
                <w:szCs w:val="20"/>
              </w:rPr>
            </w:pPr>
            <w:moveFrom w:id="2284" w:author="Miguel Centeno Muñoz" w:date="2014-07-27T22:20:00Z">
              <w:del w:id="2285" w:author="Miguel Centeno Muñoz" w:date="2014-08-02T12:40:00Z">
                <w:r w:rsidDel="009D51C8">
                  <w:rPr>
                    <w:rFonts w:ascii="Arial" w:hAnsi="Arial" w:cs="Arial"/>
                    <w:b/>
                    <w:bCs/>
                    <w:sz w:val="20"/>
                    <w:szCs w:val="20"/>
                  </w:rPr>
                  <w:delText>Versión</w:delText>
                </w:r>
              </w:del>
            </w:moveFrom>
          </w:p>
        </w:tc>
        <w:tc>
          <w:tcPr>
            <w:tcW w:w="0" w:type="auto"/>
            <w:gridSpan w:val="2"/>
            <w:tcPrChange w:id="2286"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87" w:author="Miguel Centeno Muñoz" w:date="2014-08-02T12:40:00Z"/>
                <w:rFonts w:ascii="Arial" w:hAnsi="Arial" w:cs="Arial"/>
                <w:sz w:val="20"/>
                <w:szCs w:val="20"/>
              </w:rPr>
            </w:pPr>
            <w:moveFrom w:id="2288" w:author="Miguel Centeno Muñoz" w:date="2014-07-27T22:20:00Z">
              <w:del w:id="2289" w:author="Miguel Centeno Muñoz" w:date="2014-08-02T12:40:00Z">
                <w:r w:rsidDel="009D51C8">
                  <w:rPr>
                    <w:rFonts w:ascii="Arial" w:hAnsi="Arial" w:cs="Arial"/>
                    <w:sz w:val="20"/>
                    <w:szCs w:val="20"/>
                  </w:rPr>
                  <w:delText xml:space="preserve">1.0 ( 25/06/2014 ) </w:delText>
                </w:r>
              </w:del>
            </w:moveFrom>
          </w:p>
        </w:tc>
      </w:tr>
      <w:tr w:rsidR="005C7CFD" w:rsidDel="009D51C8" w:rsidTr="009D51C8">
        <w:trPr>
          <w:del w:id="229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91" w:author="Miguel Centeno Muñoz" w:date="2014-08-02T12:40:00Z">
              <w:tcPr>
                <w:tcW w:w="0" w:type="auto"/>
              </w:tcPr>
            </w:tcPrChange>
          </w:tcPr>
          <w:p w:rsidR="005C7CFD" w:rsidDel="009D51C8" w:rsidRDefault="005C7CFD" w:rsidP="005E20C8">
            <w:pPr>
              <w:rPr>
                <w:del w:id="2292" w:author="Miguel Centeno Muñoz" w:date="2014-08-02T12:40:00Z"/>
                <w:rFonts w:ascii="Arial" w:hAnsi="Arial" w:cs="Arial"/>
                <w:sz w:val="20"/>
                <w:szCs w:val="20"/>
              </w:rPr>
            </w:pPr>
            <w:moveFrom w:id="2293" w:author="Miguel Centeno Muñoz" w:date="2014-07-27T22:20:00Z">
              <w:del w:id="2294" w:author="Miguel Centeno Muñoz" w:date="2014-08-02T12:40:00Z">
                <w:r w:rsidDel="009D51C8">
                  <w:rPr>
                    <w:rFonts w:ascii="Arial" w:hAnsi="Arial" w:cs="Arial"/>
                    <w:b/>
                    <w:bCs/>
                    <w:sz w:val="20"/>
                    <w:szCs w:val="20"/>
                  </w:rPr>
                  <w:delText>Autores</w:delText>
                </w:r>
              </w:del>
            </w:moveFrom>
          </w:p>
        </w:tc>
        <w:bookmarkEnd w:id="2273"/>
        <w:tc>
          <w:tcPr>
            <w:tcW w:w="0" w:type="auto"/>
            <w:gridSpan w:val="2"/>
            <w:tcPrChange w:id="2295" w:author="Miguel Centeno Muñoz" w:date="2014-08-02T12:40:00Z">
              <w:tcPr>
                <w:tcW w:w="0" w:type="auto"/>
                <w:gridSpan w:val="2"/>
              </w:tcPr>
            </w:tcPrChange>
          </w:tcPr>
          <w:p w:rsidR="005C7CFD" w:rsidDel="009D51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296" w:author="Miguel Centeno Muñoz" w:date="2014-08-02T12:40:00Z"/>
                <w:rFonts w:ascii="Arial" w:hAnsi="Arial" w:cs="Arial"/>
                <w:sz w:val="20"/>
                <w:szCs w:val="20"/>
              </w:rPr>
            </w:pPr>
            <w:moveFrom w:id="2297" w:author="Miguel Centeno Muñoz" w:date="2014-07-27T22:20:00Z">
              <w:del w:id="2298" w:author="Miguel Centeno Muñoz" w:date="2014-08-02T12:40:00Z">
                <w:r w:rsidRPr="005C7CFD" w:rsidDel="009D51C8">
                  <w:rPr>
                    <w:rFonts w:ascii="Arial" w:hAnsi="Arial" w:cs="Arial"/>
                    <w:sz w:val="20"/>
                    <w:szCs w:val="20"/>
                  </w:rPr>
                  <w:delText>Miguel Centeno Muñoz</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9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00"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01" w:author="Miguel Centeno Muñoz" w:date="2014-08-02T12:40:00Z"/>
                <w:rFonts w:ascii="Arial" w:hAnsi="Arial" w:cs="Arial"/>
                <w:sz w:val="20"/>
                <w:szCs w:val="20"/>
              </w:rPr>
            </w:pPr>
            <w:moveFrom w:id="2302" w:author="Miguel Centeno Muñoz" w:date="2014-07-27T22:20:00Z">
              <w:del w:id="2303" w:author="Miguel Centeno Muñoz" w:date="2014-08-02T12:40:00Z">
                <w:r w:rsidDel="009D51C8">
                  <w:rPr>
                    <w:rFonts w:ascii="Arial" w:hAnsi="Arial" w:cs="Arial"/>
                    <w:b/>
                    <w:bCs/>
                    <w:sz w:val="20"/>
                    <w:szCs w:val="20"/>
                  </w:rPr>
                  <w:delText>Fuentes</w:delText>
                </w:r>
              </w:del>
            </w:moveFrom>
          </w:p>
        </w:tc>
        <w:tc>
          <w:tcPr>
            <w:tcW w:w="0" w:type="auto"/>
            <w:gridSpan w:val="2"/>
            <w:tcPrChange w:id="2304" w:author="Miguel Centeno Muñoz" w:date="2014-08-02T12:40:00Z">
              <w:tcPr>
                <w:tcW w:w="0" w:type="auto"/>
                <w:gridSpan w:val="2"/>
              </w:tcPr>
            </w:tcPrChange>
          </w:tcPr>
          <w:p w:rsidR="005C7CFD" w:rsidDel="009D51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305" w:author="Miguel Centeno Muñoz" w:date="2014-08-02T12:40:00Z"/>
                <w:rFonts w:ascii="Arial" w:hAnsi="Arial" w:cs="Arial"/>
                <w:sz w:val="20"/>
                <w:szCs w:val="20"/>
              </w:rPr>
            </w:pPr>
            <w:moveFrom w:id="2306" w:author="Miguel Centeno Muñoz" w:date="2014-07-27T22:20:00Z">
              <w:del w:id="2307" w:author="Miguel Centeno Muñoz" w:date="2014-08-02T12:40:00Z">
                <w:r w:rsidRPr="005C7CFD" w:rsidDel="009D51C8">
                  <w:rPr>
                    <w:rFonts w:ascii="Arial" w:hAnsi="Arial" w:cs="Arial"/>
                    <w:sz w:val="20"/>
                    <w:szCs w:val="20"/>
                  </w:rPr>
                  <w:delText>Sergio Segura Rueda</w:delText>
                </w:r>
                <w:r w:rsidDel="009D51C8">
                  <w:rPr>
                    <w:rFonts w:ascii="Arial" w:hAnsi="Arial" w:cs="Arial"/>
                    <w:sz w:val="20"/>
                    <w:szCs w:val="20"/>
                  </w:rPr>
                  <w:delText xml:space="preserve"> </w:delText>
                </w:r>
              </w:del>
            </w:moveFrom>
          </w:p>
        </w:tc>
      </w:tr>
      <w:tr w:rsidR="005C7CFD" w:rsidDel="009D51C8" w:rsidTr="009D51C8">
        <w:trPr>
          <w:del w:id="230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09" w:author="Miguel Centeno Muñoz" w:date="2014-08-02T12:40:00Z">
              <w:tcPr>
                <w:tcW w:w="0" w:type="auto"/>
              </w:tcPr>
            </w:tcPrChange>
          </w:tcPr>
          <w:p w:rsidR="005C7CFD" w:rsidDel="009D51C8" w:rsidRDefault="005C7CFD" w:rsidP="005E20C8">
            <w:pPr>
              <w:rPr>
                <w:del w:id="2310" w:author="Miguel Centeno Muñoz" w:date="2014-08-02T12:40:00Z"/>
                <w:rFonts w:ascii="Arial" w:hAnsi="Arial" w:cs="Arial"/>
                <w:sz w:val="20"/>
                <w:szCs w:val="20"/>
              </w:rPr>
            </w:pPr>
            <w:moveFrom w:id="2311" w:author="Miguel Centeno Muñoz" w:date="2014-07-27T22:20:00Z">
              <w:del w:id="2312" w:author="Miguel Centeno Muñoz" w:date="2014-08-02T12:40:00Z">
                <w:r w:rsidDel="009D51C8">
                  <w:rPr>
                    <w:rFonts w:ascii="Arial" w:hAnsi="Arial" w:cs="Arial"/>
                    <w:b/>
                    <w:bCs/>
                    <w:sz w:val="20"/>
                    <w:szCs w:val="20"/>
                  </w:rPr>
                  <w:delText>Dependencias</w:delText>
                </w:r>
              </w:del>
            </w:moveFrom>
          </w:p>
        </w:tc>
        <w:tc>
          <w:tcPr>
            <w:tcW w:w="0" w:type="auto"/>
            <w:gridSpan w:val="2"/>
            <w:tcPrChange w:id="2313" w:author="Miguel Centeno Muñoz" w:date="2014-08-02T12:40:00Z">
              <w:tcPr>
                <w:tcW w:w="0" w:type="auto"/>
                <w:gridSpan w:val="2"/>
              </w:tcPr>
            </w:tcPrChange>
          </w:tcPr>
          <w:p w:rsidR="005C7CFD" w:rsidDel="009D51C8" w:rsidRDefault="005C7CFD" w:rsidP="005E20C8">
            <w:pPr>
              <w:jc w:val="left"/>
              <w:cnfStyle w:val="000000000000" w:firstRow="0" w:lastRow="0" w:firstColumn="0" w:lastColumn="0" w:oddVBand="0" w:evenVBand="0" w:oddHBand="0" w:evenHBand="0" w:firstRowFirstColumn="0" w:firstRowLastColumn="0" w:lastRowFirstColumn="0" w:lastRowLastColumn="0"/>
              <w:rPr>
                <w:del w:id="2314" w:author="Miguel Centeno Muñoz" w:date="2014-08-02T12:40:00Z"/>
                <w:rFonts w:ascii="Arial" w:hAnsi="Arial" w:cs="Arial"/>
                <w:sz w:val="20"/>
                <w:szCs w:val="20"/>
              </w:rPr>
            </w:pPr>
            <w:moveFrom w:id="2315" w:author="Miguel Centeno Muñoz" w:date="2014-07-27T22:20:00Z">
              <w:del w:id="2316"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[OBJ-0006] Modificación de una Ruta</w:delText>
                </w:r>
                <w:r w:rsidDel="009D51C8">
                  <w:rPr>
                    <w:rFonts w:ascii="Arial" w:hAnsi="Arial" w:cs="Arial"/>
                    <w:sz w:val="20"/>
                    <w:szCs w:val="20"/>
                  </w:rPr>
                  <w:delText xml:space="preserve"> </w:delText>
                </w:r>
              </w:del>
            </w:moveFrom>
          </w:p>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17" w:author="Miguel Centeno Muñoz" w:date="2014-08-02T12:40:00Z"/>
                <w:rFonts w:ascii="Arial" w:hAnsi="Arial" w:cs="Arial"/>
                <w:sz w:val="20"/>
                <w:szCs w:val="20"/>
              </w:rPr>
            </w:pPr>
            <w:moveFrom w:id="2318" w:author="Miguel Centeno Muñoz" w:date="2014-07-27T22:20:00Z">
              <w:del w:id="2319"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[OBJ-0004] Gestión de Rutas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2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21"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22" w:author="Miguel Centeno Muñoz" w:date="2014-08-02T12:40:00Z"/>
                <w:rFonts w:ascii="Arial" w:hAnsi="Arial" w:cs="Arial"/>
                <w:sz w:val="20"/>
                <w:szCs w:val="20"/>
              </w:rPr>
            </w:pPr>
            <w:moveFrom w:id="2323" w:author="Miguel Centeno Muñoz" w:date="2014-07-27T22:20:00Z">
              <w:del w:id="2324" w:author="Miguel Centeno Muñoz" w:date="2014-08-02T12:40:00Z">
                <w:r w:rsidDel="009D51C8">
                  <w:rPr>
                    <w:rFonts w:ascii="Arial" w:hAnsi="Arial" w:cs="Arial"/>
                    <w:b/>
                    <w:bCs/>
                    <w:sz w:val="20"/>
                    <w:szCs w:val="20"/>
                  </w:rPr>
                  <w:delText>Descripción</w:delText>
                </w:r>
              </w:del>
            </w:moveFrom>
          </w:p>
        </w:tc>
        <w:tc>
          <w:tcPr>
            <w:tcW w:w="0" w:type="auto"/>
            <w:gridSpan w:val="2"/>
            <w:tcPrChange w:id="2325"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26" w:author="Miguel Centeno Muñoz" w:date="2014-08-02T12:40:00Z"/>
                <w:rFonts w:ascii="Arial" w:hAnsi="Arial" w:cs="Arial"/>
                <w:sz w:val="20"/>
                <w:szCs w:val="20"/>
              </w:rPr>
            </w:pPr>
            <w:moveFrom w:id="2327" w:author="Miguel Centeno Muñoz" w:date="2014-07-27T22:20:00Z">
              <w:del w:id="2328" w:author="Miguel Centeno Muñoz" w:date="2014-08-02T12:40:00Z">
                <w:r w:rsidDel="009D51C8">
                  <w:rPr>
                    <w:rFonts w:ascii="Arial" w:hAnsi="Arial" w:cs="Arial"/>
                    <w:sz w:val="20"/>
                    <w:szCs w:val="20"/>
                  </w:rPr>
                  <w:delText xml:space="preserve">El sistema deberá comportarse tal como se describe en el siguiente caso de uso cuando </w:delText>
                </w:r>
                <w:r w:rsidDel="009D51C8">
                  <w:rPr>
                    <w:rStyle w:val="nfasis"/>
                    <w:rFonts w:ascii="Arial" w:hAnsi="Arial" w:cs="Arial"/>
                  </w:rPr>
                  <w:delText>el usuario solicita modificar la información referente a una ruta</w:delText>
                </w:r>
                <w:r w:rsidDel="009D51C8">
                  <w:rPr>
                    <w:rFonts w:ascii="Arial" w:hAnsi="Arial" w:cs="Arial"/>
                    <w:sz w:val="20"/>
                    <w:szCs w:val="20"/>
                  </w:rPr>
                  <w:delText xml:space="preserve"> </w:delText>
                </w:r>
              </w:del>
            </w:moveFrom>
          </w:p>
        </w:tc>
      </w:tr>
      <w:tr w:rsidR="005C7CFD" w:rsidDel="009D51C8" w:rsidTr="009D51C8">
        <w:trPr>
          <w:del w:id="232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30" w:author="Miguel Centeno Muñoz" w:date="2014-08-02T12:40:00Z">
              <w:tcPr>
                <w:tcW w:w="0" w:type="auto"/>
              </w:tcPr>
            </w:tcPrChange>
          </w:tcPr>
          <w:p w:rsidR="005C7CFD" w:rsidDel="009D51C8" w:rsidRDefault="005C7CFD" w:rsidP="005E20C8">
            <w:pPr>
              <w:rPr>
                <w:del w:id="2331" w:author="Miguel Centeno Muñoz" w:date="2014-08-02T12:40:00Z"/>
                <w:rFonts w:ascii="Arial" w:hAnsi="Arial" w:cs="Arial"/>
                <w:sz w:val="20"/>
                <w:szCs w:val="20"/>
              </w:rPr>
            </w:pPr>
            <w:moveFrom w:id="2332" w:author="Miguel Centeno Muñoz" w:date="2014-07-27T22:20:00Z">
              <w:del w:id="2333" w:author="Miguel Centeno Muñoz" w:date="2014-08-02T12:40:00Z">
                <w:r w:rsidDel="009D51C8">
                  <w:rPr>
                    <w:rFonts w:ascii="Arial" w:hAnsi="Arial" w:cs="Arial"/>
                    <w:b/>
                    <w:bCs/>
                    <w:sz w:val="20"/>
                    <w:szCs w:val="20"/>
                  </w:rPr>
                  <w:delText>Precondición</w:delText>
                </w:r>
              </w:del>
            </w:moveFrom>
          </w:p>
        </w:tc>
        <w:tc>
          <w:tcPr>
            <w:tcW w:w="0" w:type="auto"/>
            <w:gridSpan w:val="2"/>
            <w:tcPrChange w:id="2334"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35" w:author="Miguel Centeno Muñoz" w:date="2014-08-02T12:40:00Z"/>
                <w:rFonts w:ascii="Arial" w:hAnsi="Arial" w:cs="Arial"/>
                <w:sz w:val="20"/>
                <w:szCs w:val="20"/>
              </w:rPr>
            </w:pPr>
            <w:moveFrom w:id="2336" w:author="Miguel Centeno Muñoz" w:date="2014-07-27T22:20:00Z">
              <w:del w:id="2337"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3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val="restart"/>
            <w:tcPrChange w:id="2339" w:author="Miguel Centeno Muñoz" w:date="2014-08-02T12:40:00Z">
              <w:tcPr>
                <w:tcW w:w="0" w:type="auto"/>
                <w:vMerge w:val="restart"/>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40" w:author="Miguel Centeno Muñoz" w:date="2014-08-02T12:40:00Z"/>
                <w:rFonts w:ascii="Arial" w:hAnsi="Arial" w:cs="Arial"/>
                <w:sz w:val="20"/>
                <w:szCs w:val="20"/>
              </w:rPr>
            </w:pPr>
            <w:moveFrom w:id="2341" w:author="Miguel Centeno Muñoz" w:date="2014-07-27T22:20:00Z">
              <w:del w:id="2342" w:author="Miguel Centeno Muñoz" w:date="2014-08-02T12:40:00Z">
                <w:r w:rsidDel="009D51C8">
                  <w:rPr>
                    <w:rFonts w:ascii="Arial" w:hAnsi="Arial" w:cs="Arial"/>
                    <w:b/>
                    <w:bCs/>
                    <w:sz w:val="20"/>
                    <w:szCs w:val="20"/>
                  </w:rPr>
                  <w:delText>Secuencia normal</w:delText>
                </w:r>
              </w:del>
            </w:moveFrom>
          </w:p>
        </w:tc>
        <w:tc>
          <w:tcPr>
            <w:tcW w:w="0" w:type="auto"/>
            <w:tcPrChange w:id="2343"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44" w:author="Miguel Centeno Muñoz" w:date="2014-08-02T12:40:00Z"/>
                <w:rFonts w:ascii="Arial" w:hAnsi="Arial" w:cs="Arial"/>
                <w:b/>
                <w:bCs/>
                <w:sz w:val="20"/>
                <w:szCs w:val="20"/>
              </w:rPr>
            </w:pPr>
            <w:moveFrom w:id="2345" w:author="Miguel Centeno Muñoz" w:date="2014-07-27T22:20:00Z">
              <w:del w:id="2346" w:author="Miguel Centeno Muñoz" w:date="2014-08-02T12:40:00Z">
                <w:r w:rsidDel="009D51C8">
                  <w:rPr>
                    <w:rFonts w:ascii="Arial" w:hAnsi="Arial" w:cs="Arial"/>
                    <w:b/>
                    <w:bCs/>
                    <w:sz w:val="20"/>
                    <w:szCs w:val="20"/>
                  </w:rPr>
                  <w:delText>Paso</w:delText>
                </w:r>
              </w:del>
            </w:moveFrom>
          </w:p>
        </w:tc>
        <w:tc>
          <w:tcPr>
            <w:tcW w:w="3748" w:type="pct"/>
            <w:tcPrChange w:id="2347" w:author="Miguel Centeno Muñoz" w:date="2014-08-02T12:40:00Z">
              <w:tcPr>
                <w:tcW w:w="3803" w:type="pct"/>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48" w:author="Miguel Centeno Muñoz" w:date="2014-08-02T12:40:00Z"/>
                <w:rFonts w:ascii="Arial" w:hAnsi="Arial" w:cs="Arial"/>
                <w:b/>
                <w:bCs/>
                <w:sz w:val="20"/>
                <w:szCs w:val="20"/>
              </w:rPr>
            </w:pPr>
            <w:moveFrom w:id="2349" w:author="Miguel Centeno Muñoz" w:date="2014-07-27T22:20:00Z">
              <w:del w:id="2350" w:author="Miguel Centeno Muñoz" w:date="2014-08-02T12:40:00Z">
                <w:r w:rsidDel="009D51C8">
                  <w:rPr>
                    <w:rFonts w:ascii="Arial" w:hAnsi="Arial" w:cs="Arial"/>
                    <w:b/>
                    <w:bCs/>
                    <w:sz w:val="20"/>
                    <w:szCs w:val="20"/>
                  </w:rPr>
                  <w:delText>Acción</w:delText>
                </w:r>
              </w:del>
            </w:moveFrom>
          </w:p>
        </w:tc>
      </w:tr>
      <w:tr w:rsidR="005C7CFD" w:rsidDel="009D51C8" w:rsidTr="009D51C8">
        <w:trPr>
          <w:del w:id="235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52" w:author="Miguel Centeno Muñoz" w:date="2014-08-02T12:40:00Z">
              <w:tcPr>
                <w:tcW w:w="0" w:type="auto"/>
                <w:vMerge/>
              </w:tcPr>
            </w:tcPrChange>
          </w:tcPr>
          <w:p w:rsidR="005C7CFD" w:rsidDel="009D51C8" w:rsidRDefault="005C7CFD" w:rsidP="005E20C8">
            <w:pPr>
              <w:rPr>
                <w:del w:id="2353" w:author="Miguel Centeno Muñoz" w:date="2014-08-02T12:40:00Z"/>
                <w:rFonts w:ascii="Arial" w:hAnsi="Arial" w:cs="Arial"/>
                <w:sz w:val="20"/>
                <w:szCs w:val="20"/>
              </w:rPr>
            </w:pPr>
          </w:p>
        </w:tc>
        <w:tc>
          <w:tcPr>
            <w:tcW w:w="0" w:type="auto"/>
            <w:tcPrChange w:id="2354"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55" w:author="Miguel Centeno Muñoz" w:date="2014-08-02T12:40:00Z"/>
                <w:rFonts w:ascii="Arial" w:hAnsi="Arial" w:cs="Arial"/>
                <w:sz w:val="20"/>
                <w:szCs w:val="20"/>
              </w:rPr>
            </w:pPr>
            <w:bookmarkStart w:id="2356" w:name="STP-0053"/>
            <w:moveFrom w:id="2357" w:author="Miguel Centeno Muñoz" w:date="2014-07-27T22:20:00Z">
              <w:del w:id="2358" w:author="Miguel Centeno Muñoz" w:date="2014-08-02T12:40:00Z">
                <w:r w:rsidDel="009D51C8">
                  <w:rPr>
                    <w:rFonts w:ascii="Arial" w:hAnsi="Arial" w:cs="Arial"/>
                    <w:sz w:val="20"/>
                    <w:szCs w:val="20"/>
                  </w:rPr>
                  <w:delText>1</w:delText>
                </w:r>
              </w:del>
            </w:moveFrom>
          </w:p>
        </w:tc>
        <w:tc>
          <w:tcPr>
            <w:tcW w:w="0" w:type="auto"/>
            <w:tcPrChange w:id="2359"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60" w:author="Miguel Centeno Muñoz" w:date="2014-08-02T12:40:00Z"/>
                <w:rFonts w:ascii="Arial" w:hAnsi="Arial" w:cs="Arial"/>
                <w:sz w:val="20"/>
                <w:szCs w:val="20"/>
              </w:rPr>
            </w:pPr>
            <w:moveFrom w:id="2361" w:author="Miguel Centeno Muñoz" w:date="2014-07-27T22:20:00Z">
              <w:del w:id="2362" w:author="Miguel Centeno Muñoz" w:date="2014-08-02T12:40:00Z">
                <w:r w:rsidDel="009D51C8">
                  <w:rPr>
                    <w:rFonts w:ascii="Arial" w:hAnsi="Arial" w:cs="Arial"/>
                    <w:sz w:val="20"/>
                    <w:szCs w:val="20"/>
                  </w:rPr>
                  <w:delText xml:space="preserve">Se realiza el caso de uso </w:delText>
                </w:r>
                <w:bookmarkEnd w:id="2356"/>
                <w:r w:rsidRPr="005C7CFD" w:rsidDel="009D51C8">
                  <w:rPr>
                    <w:rFonts w:ascii="Arial" w:hAnsi="Arial" w:cs="Arial"/>
                    <w:sz w:val="20"/>
                    <w:szCs w:val="20"/>
                  </w:rPr>
                  <w:delText xml:space="preserve">Identificación de usuario (UC-0001)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63"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64"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65" w:author="Miguel Centeno Muñoz" w:date="2014-08-02T12:40:00Z"/>
                <w:rFonts w:ascii="Arial" w:hAnsi="Arial" w:cs="Arial"/>
                <w:sz w:val="20"/>
                <w:szCs w:val="20"/>
              </w:rPr>
            </w:pPr>
            <w:bookmarkStart w:id="2366" w:name="STP-0054" w:colFirst="2" w:colLast="2"/>
          </w:p>
        </w:tc>
        <w:tc>
          <w:tcPr>
            <w:tcW w:w="0" w:type="auto"/>
            <w:tcPrChange w:id="2367"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68" w:author="Miguel Centeno Muñoz" w:date="2014-08-02T12:40:00Z"/>
                <w:rFonts w:ascii="Arial" w:hAnsi="Arial" w:cs="Arial"/>
                <w:sz w:val="20"/>
                <w:szCs w:val="20"/>
              </w:rPr>
            </w:pPr>
            <w:moveFrom w:id="2369" w:author="Miguel Centeno Muñoz" w:date="2014-07-27T22:20:00Z">
              <w:del w:id="2370" w:author="Miguel Centeno Muñoz" w:date="2014-08-02T12:40:00Z">
                <w:r w:rsidDel="009D51C8">
                  <w:rPr>
                    <w:rFonts w:ascii="Arial" w:hAnsi="Arial" w:cs="Arial"/>
                    <w:sz w:val="20"/>
                    <w:szCs w:val="20"/>
                  </w:rPr>
                  <w:delText>2</w:delText>
                </w:r>
              </w:del>
            </w:moveFrom>
          </w:p>
        </w:tc>
        <w:tc>
          <w:tcPr>
            <w:tcW w:w="0" w:type="auto"/>
            <w:tcPrChange w:id="2371"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72" w:author="Miguel Centeno Muñoz" w:date="2014-08-02T12:40:00Z"/>
                <w:rFonts w:ascii="Arial" w:hAnsi="Arial" w:cs="Arial"/>
                <w:sz w:val="20"/>
                <w:szCs w:val="20"/>
              </w:rPr>
            </w:pPr>
            <w:moveFrom w:id="2373" w:author="Miguel Centeno Muñoz" w:date="2014-07-27T22:20:00Z">
              <w:del w:id="2374"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solicita los atributos de la ruta que el usuario desea modificar</w:delText>
                </w:r>
                <w:r w:rsidDel="009D51C8">
                  <w:rPr>
                    <w:rFonts w:ascii="Arial" w:hAnsi="Arial" w:cs="Arial"/>
                    <w:sz w:val="20"/>
                    <w:szCs w:val="20"/>
                  </w:rPr>
                  <w:delText xml:space="preserve"> </w:delText>
                </w:r>
              </w:del>
            </w:moveFrom>
          </w:p>
        </w:tc>
      </w:tr>
      <w:bookmarkEnd w:id="2366"/>
      <w:tr w:rsidR="005C7CFD" w:rsidDel="009D51C8" w:rsidTr="009D51C8">
        <w:trPr>
          <w:del w:id="237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76" w:author="Miguel Centeno Muñoz" w:date="2014-08-02T12:40:00Z">
              <w:tcPr>
                <w:tcW w:w="0" w:type="auto"/>
                <w:vMerge/>
              </w:tcPr>
            </w:tcPrChange>
          </w:tcPr>
          <w:p w:rsidR="005C7CFD" w:rsidDel="009D51C8" w:rsidRDefault="005C7CFD" w:rsidP="005E20C8">
            <w:pPr>
              <w:rPr>
                <w:del w:id="2377" w:author="Miguel Centeno Muñoz" w:date="2014-08-02T12:40:00Z"/>
                <w:rFonts w:ascii="Arial" w:hAnsi="Arial" w:cs="Arial"/>
                <w:sz w:val="20"/>
                <w:szCs w:val="20"/>
              </w:rPr>
            </w:pPr>
          </w:p>
        </w:tc>
        <w:tc>
          <w:tcPr>
            <w:tcW w:w="0" w:type="auto"/>
            <w:tcPrChange w:id="2378"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79" w:author="Miguel Centeno Muñoz" w:date="2014-08-02T12:40:00Z"/>
                <w:rFonts w:ascii="Arial" w:hAnsi="Arial" w:cs="Arial"/>
                <w:sz w:val="20"/>
                <w:szCs w:val="20"/>
              </w:rPr>
            </w:pPr>
            <w:bookmarkStart w:id="2380" w:name="STP-0055"/>
            <w:moveFrom w:id="2381" w:author="Miguel Centeno Muñoz" w:date="2014-07-27T22:20:00Z">
              <w:del w:id="2382" w:author="Miguel Centeno Muñoz" w:date="2014-08-02T12:40:00Z">
                <w:r w:rsidDel="009D51C8">
                  <w:rPr>
                    <w:rFonts w:ascii="Arial" w:hAnsi="Arial" w:cs="Arial"/>
                    <w:sz w:val="20"/>
                    <w:szCs w:val="20"/>
                  </w:rPr>
                  <w:delText>3</w:delText>
                </w:r>
              </w:del>
            </w:moveFrom>
          </w:p>
        </w:tc>
        <w:tc>
          <w:tcPr>
            <w:tcW w:w="0" w:type="auto"/>
            <w:tcPrChange w:id="2383"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84" w:author="Miguel Centeno Muñoz" w:date="2014-08-02T12:40:00Z"/>
                <w:rFonts w:ascii="Arial" w:hAnsi="Arial" w:cs="Arial"/>
                <w:sz w:val="20"/>
                <w:szCs w:val="20"/>
              </w:rPr>
            </w:pPr>
            <w:moveFrom w:id="2385" w:author="Miguel Centeno Muñoz" w:date="2014-07-27T22:20:00Z">
              <w:del w:id="2386" w:author="Miguel Centeno Muñoz" w:date="2014-08-02T12:40:00Z">
                <w:r w:rsidDel="009D51C8">
                  <w:rPr>
                    <w:rFonts w:ascii="Arial" w:hAnsi="Arial" w:cs="Arial"/>
                    <w:sz w:val="20"/>
                    <w:szCs w:val="20"/>
                  </w:rPr>
                  <w:delText>Si</w:delText>
                </w:r>
                <w:r w:rsidDel="009D51C8">
                  <w:rPr>
                    <w:rStyle w:val="nfasis"/>
                    <w:rFonts w:ascii="Arial" w:hAnsi="Arial" w:cs="Arial"/>
                  </w:rPr>
                  <w:delText xml:space="preserve"> el atributo de la ruta que desea modificar es fichero ruta, </w:delText>
                </w:r>
                <w:r w:rsidDel="009D51C8">
                  <w:rPr>
                    <w:rFonts w:ascii="Arial" w:hAnsi="Arial" w:cs="Arial"/>
                    <w:sz w:val="20"/>
                    <w:szCs w:val="20"/>
                  </w:rPr>
                  <w:delText>el actor</w:delText>
                </w:r>
                <w:bookmarkEnd w:id="2380"/>
                <w:r w:rsidRPr="005C7CFD" w:rsidDel="009D51C8">
                  <w:rPr>
                    <w:rFonts w:ascii="Arial" w:hAnsi="Arial" w:cs="Arial"/>
                    <w:sz w:val="20"/>
                    <w:szCs w:val="20"/>
                  </w:rPr>
                  <w:delText xml:space="preserve"> Usuario (ACT-0001) </w:delText>
                </w:r>
                <w:r w:rsidDel="009D51C8">
                  <w:rPr>
                    <w:rStyle w:val="nfasis"/>
                    <w:rFonts w:ascii="Arial" w:hAnsi="Arial" w:cs="Arial"/>
                  </w:rPr>
                  <w:delText>busca el nuevo fichero a registrar en su equipo mediante el explorador de archivos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8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88"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89" w:author="Miguel Centeno Muñoz" w:date="2014-08-02T12:40:00Z"/>
                <w:rFonts w:ascii="Arial" w:hAnsi="Arial" w:cs="Arial"/>
                <w:sz w:val="20"/>
                <w:szCs w:val="20"/>
              </w:rPr>
            </w:pPr>
            <w:bookmarkStart w:id="2390" w:name="STP-0056" w:colFirst="2" w:colLast="2"/>
          </w:p>
        </w:tc>
        <w:tc>
          <w:tcPr>
            <w:tcW w:w="0" w:type="auto"/>
            <w:tcPrChange w:id="2391"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92" w:author="Miguel Centeno Muñoz" w:date="2014-08-02T12:40:00Z"/>
                <w:rFonts w:ascii="Arial" w:hAnsi="Arial" w:cs="Arial"/>
                <w:sz w:val="20"/>
                <w:szCs w:val="20"/>
              </w:rPr>
            </w:pPr>
            <w:moveFrom w:id="2393" w:author="Miguel Centeno Muñoz" w:date="2014-07-27T22:20:00Z">
              <w:del w:id="2394" w:author="Miguel Centeno Muñoz" w:date="2014-08-02T12:40:00Z">
                <w:r w:rsidDel="009D51C8">
                  <w:rPr>
                    <w:rFonts w:ascii="Arial" w:hAnsi="Arial" w:cs="Arial"/>
                    <w:sz w:val="20"/>
                    <w:szCs w:val="20"/>
                  </w:rPr>
                  <w:delText>4</w:delText>
                </w:r>
              </w:del>
            </w:moveFrom>
          </w:p>
        </w:tc>
        <w:tc>
          <w:tcPr>
            <w:tcW w:w="0" w:type="auto"/>
            <w:tcPrChange w:id="2395"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96" w:author="Miguel Centeno Muñoz" w:date="2014-08-02T12:40:00Z"/>
                <w:rFonts w:ascii="Arial" w:hAnsi="Arial" w:cs="Arial"/>
                <w:sz w:val="20"/>
                <w:szCs w:val="20"/>
              </w:rPr>
            </w:pPr>
            <w:moveFrom w:id="2397" w:author="Miguel Centeno Muñoz" w:date="2014-07-27T22:20:00Z">
              <w:del w:id="2398"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el sistema registra los cambios realizados por el usuario a la ruta mostrando un mensaje de confirmación</w:delText>
                </w:r>
                <w:r w:rsidDel="009D51C8">
                  <w:rPr>
                    <w:rFonts w:ascii="Arial" w:hAnsi="Arial" w:cs="Arial"/>
                    <w:sz w:val="20"/>
                    <w:szCs w:val="20"/>
                  </w:rPr>
                  <w:delText xml:space="preserve"> </w:delText>
                </w:r>
              </w:del>
            </w:moveFrom>
          </w:p>
        </w:tc>
      </w:tr>
      <w:bookmarkEnd w:id="2390"/>
      <w:tr w:rsidR="005C7CFD" w:rsidDel="009D51C8" w:rsidTr="009D51C8">
        <w:trPr>
          <w:del w:id="239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00" w:author="Miguel Centeno Muñoz" w:date="2014-08-02T12:40:00Z">
              <w:tcPr>
                <w:tcW w:w="0" w:type="auto"/>
              </w:tcPr>
            </w:tcPrChange>
          </w:tcPr>
          <w:p w:rsidR="005C7CFD" w:rsidDel="009D51C8" w:rsidRDefault="005C7CFD" w:rsidP="005E20C8">
            <w:pPr>
              <w:rPr>
                <w:del w:id="2401" w:author="Miguel Centeno Muñoz" w:date="2014-08-02T12:40:00Z"/>
                <w:rFonts w:ascii="Arial" w:hAnsi="Arial" w:cs="Arial"/>
                <w:sz w:val="20"/>
                <w:szCs w:val="20"/>
              </w:rPr>
            </w:pPr>
            <w:moveFrom w:id="2402" w:author="Miguel Centeno Muñoz" w:date="2014-07-27T22:20:00Z">
              <w:del w:id="2403" w:author="Miguel Centeno Muñoz" w:date="2014-08-02T12:40:00Z">
                <w:r w:rsidDel="009D51C8">
                  <w:rPr>
                    <w:rFonts w:ascii="Arial" w:hAnsi="Arial" w:cs="Arial"/>
                    <w:b/>
                    <w:bCs/>
                    <w:sz w:val="20"/>
                    <w:szCs w:val="20"/>
                  </w:rPr>
                  <w:delText>Postcondición</w:delText>
                </w:r>
              </w:del>
            </w:moveFrom>
          </w:p>
        </w:tc>
        <w:tc>
          <w:tcPr>
            <w:tcW w:w="0" w:type="auto"/>
            <w:gridSpan w:val="2"/>
            <w:tcPrChange w:id="2404"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05" w:author="Miguel Centeno Muñoz" w:date="2014-08-02T12:40:00Z"/>
                <w:rFonts w:ascii="Arial" w:hAnsi="Arial" w:cs="Arial"/>
                <w:sz w:val="20"/>
                <w:szCs w:val="20"/>
              </w:rPr>
            </w:pPr>
            <w:moveFrom w:id="2406" w:author="Miguel Centeno Muñoz" w:date="2014-07-27T22:20:00Z">
              <w:del w:id="2407"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40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09"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410" w:author="Miguel Centeno Muñoz" w:date="2014-08-02T12:40:00Z"/>
                <w:rFonts w:ascii="Arial" w:hAnsi="Arial" w:cs="Arial"/>
                <w:sz w:val="20"/>
                <w:szCs w:val="20"/>
              </w:rPr>
            </w:pPr>
            <w:moveFrom w:id="2411" w:author="Miguel Centeno Muñoz" w:date="2014-07-27T22:20:00Z">
              <w:del w:id="2412" w:author="Miguel Centeno Muñoz" w:date="2014-08-02T12:40:00Z">
                <w:r w:rsidDel="009D51C8">
                  <w:rPr>
                    <w:rFonts w:ascii="Arial" w:hAnsi="Arial" w:cs="Arial"/>
                    <w:b/>
                    <w:bCs/>
                    <w:sz w:val="20"/>
                    <w:szCs w:val="20"/>
                  </w:rPr>
                  <w:delText>Importancia</w:delText>
                </w:r>
              </w:del>
            </w:moveFrom>
          </w:p>
        </w:tc>
        <w:tc>
          <w:tcPr>
            <w:tcW w:w="0" w:type="auto"/>
            <w:gridSpan w:val="2"/>
            <w:tcPrChange w:id="2413"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414" w:author="Miguel Centeno Muñoz" w:date="2014-08-02T12:40:00Z"/>
                <w:rFonts w:ascii="Arial" w:hAnsi="Arial" w:cs="Arial"/>
                <w:sz w:val="20"/>
                <w:szCs w:val="20"/>
              </w:rPr>
            </w:pPr>
            <w:moveFrom w:id="2415" w:author="Miguel Centeno Muñoz" w:date="2014-07-27T22:20:00Z">
              <w:del w:id="2416" w:author="Miguel Centeno Muñoz" w:date="2014-08-02T12:40:00Z">
                <w:r w:rsidDel="009D51C8">
                  <w:rPr>
                    <w:rFonts w:ascii="Arial" w:hAnsi="Arial" w:cs="Arial"/>
                    <w:sz w:val="20"/>
                    <w:szCs w:val="20"/>
                  </w:rPr>
                  <w:delText>vital</w:delText>
                </w:r>
              </w:del>
            </w:moveFrom>
          </w:p>
        </w:tc>
      </w:tr>
      <w:tr w:rsidR="005C7CFD" w:rsidDel="009D51C8" w:rsidTr="009D51C8">
        <w:trPr>
          <w:del w:id="241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18" w:author="Miguel Centeno Muñoz" w:date="2014-08-02T12:40:00Z">
              <w:tcPr>
                <w:tcW w:w="0" w:type="auto"/>
              </w:tcPr>
            </w:tcPrChange>
          </w:tcPr>
          <w:p w:rsidR="005C7CFD" w:rsidDel="009D51C8" w:rsidRDefault="005C7CFD" w:rsidP="005E20C8">
            <w:pPr>
              <w:rPr>
                <w:del w:id="2419" w:author="Miguel Centeno Muñoz" w:date="2014-08-02T12:40:00Z"/>
                <w:rFonts w:ascii="Arial" w:hAnsi="Arial" w:cs="Arial"/>
                <w:sz w:val="20"/>
                <w:szCs w:val="20"/>
              </w:rPr>
            </w:pPr>
            <w:moveFrom w:id="2420" w:author="Miguel Centeno Muñoz" w:date="2014-07-27T22:20:00Z">
              <w:del w:id="2421" w:author="Miguel Centeno Muñoz" w:date="2014-08-02T12:40:00Z">
                <w:r w:rsidDel="009D51C8">
                  <w:rPr>
                    <w:rFonts w:ascii="Arial" w:hAnsi="Arial" w:cs="Arial"/>
                    <w:b/>
                    <w:bCs/>
                    <w:sz w:val="20"/>
                    <w:szCs w:val="20"/>
                  </w:rPr>
                  <w:delText>Urgencia</w:delText>
                </w:r>
              </w:del>
            </w:moveFrom>
          </w:p>
        </w:tc>
        <w:tc>
          <w:tcPr>
            <w:tcW w:w="0" w:type="auto"/>
            <w:gridSpan w:val="2"/>
            <w:tcPrChange w:id="2422"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23" w:author="Miguel Centeno Muñoz" w:date="2014-08-02T12:40:00Z"/>
                <w:rFonts w:ascii="Arial" w:hAnsi="Arial" w:cs="Arial"/>
                <w:sz w:val="20"/>
                <w:szCs w:val="20"/>
              </w:rPr>
            </w:pPr>
            <w:moveFrom w:id="2424" w:author="Miguel Centeno Muñoz" w:date="2014-07-27T22:20:00Z">
              <w:del w:id="2425" w:author="Miguel Centeno Muñoz" w:date="2014-08-02T12:40:00Z">
                <w:r w:rsidDel="009D51C8">
                  <w:rPr>
                    <w:rFonts w:ascii="Arial" w:hAnsi="Arial" w:cs="Arial"/>
                    <w:sz w:val="20"/>
                    <w:szCs w:val="20"/>
                  </w:rPr>
                  <w:delText>inmediatamente</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426"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27"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428" w:author="Miguel Centeno Muñoz" w:date="2014-08-02T12:40:00Z"/>
                <w:rFonts w:ascii="Arial" w:hAnsi="Arial" w:cs="Arial"/>
                <w:sz w:val="20"/>
                <w:szCs w:val="20"/>
              </w:rPr>
            </w:pPr>
            <w:moveFrom w:id="2429" w:author="Miguel Centeno Muñoz" w:date="2014-07-27T22:20:00Z">
              <w:del w:id="2430" w:author="Miguel Centeno Muñoz" w:date="2014-08-02T12:40:00Z">
                <w:r w:rsidDel="009D51C8">
                  <w:rPr>
                    <w:rFonts w:ascii="Arial" w:hAnsi="Arial" w:cs="Arial"/>
                    <w:b/>
                    <w:bCs/>
                    <w:sz w:val="20"/>
                    <w:szCs w:val="20"/>
                  </w:rPr>
                  <w:delText>Estado</w:delText>
                </w:r>
              </w:del>
            </w:moveFrom>
          </w:p>
        </w:tc>
        <w:tc>
          <w:tcPr>
            <w:tcW w:w="0" w:type="auto"/>
            <w:gridSpan w:val="2"/>
            <w:tcPrChange w:id="2431"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432" w:author="Miguel Centeno Muñoz" w:date="2014-08-02T12:40:00Z"/>
                <w:rFonts w:ascii="Arial" w:hAnsi="Arial" w:cs="Arial"/>
                <w:sz w:val="20"/>
                <w:szCs w:val="20"/>
              </w:rPr>
            </w:pPr>
            <w:moveFrom w:id="2433" w:author="Miguel Centeno Muñoz" w:date="2014-07-27T22:20:00Z">
              <w:del w:id="2434" w:author="Miguel Centeno Muñoz" w:date="2014-08-02T12:40:00Z">
                <w:r w:rsidDel="009D51C8">
                  <w:rPr>
                    <w:rFonts w:ascii="Arial" w:hAnsi="Arial" w:cs="Arial"/>
                    <w:sz w:val="20"/>
                    <w:szCs w:val="20"/>
                  </w:rPr>
                  <w:delText>en construcción</w:delText>
                </w:r>
              </w:del>
            </w:moveFrom>
          </w:p>
        </w:tc>
      </w:tr>
      <w:tr w:rsidR="005C7CFD" w:rsidDel="009D51C8" w:rsidTr="009D51C8">
        <w:trPr>
          <w:del w:id="243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36" w:author="Miguel Centeno Muñoz" w:date="2014-08-02T12:40:00Z">
              <w:tcPr>
                <w:tcW w:w="0" w:type="auto"/>
              </w:tcPr>
            </w:tcPrChange>
          </w:tcPr>
          <w:p w:rsidR="005C7CFD" w:rsidDel="009D51C8" w:rsidRDefault="005C7CFD" w:rsidP="005E20C8">
            <w:pPr>
              <w:rPr>
                <w:del w:id="2437" w:author="Miguel Centeno Muñoz" w:date="2014-08-02T12:40:00Z"/>
                <w:rFonts w:ascii="Arial" w:hAnsi="Arial" w:cs="Arial"/>
                <w:sz w:val="20"/>
                <w:szCs w:val="20"/>
              </w:rPr>
            </w:pPr>
            <w:moveFrom w:id="2438" w:author="Miguel Centeno Muñoz" w:date="2014-07-27T22:20:00Z">
              <w:del w:id="2439" w:author="Miguel Centeno Muñoz" w:date="2014-08-02T12:40:00Z">
                <w:r w:rsidDel="009D51C8">
                  <w:rPr>
                    <w:rFonts w:ascii="Arial" w:hAnsi="Arial" w:cs="Arial"/>
                    <w:b/>
                    <w:bCs/>
                    <w:sz w:val="20"/>
                    <w:szCs w:val="20"/>
                  </w:rPr>
                  <w:delText>Estabilidad</w:delText>
                </w:r>
              </w:del>
            </w:moveFrom>
          </w:p>
        </w:tc>
        <w:tc>
          <w:tcPr>
            <w:tcW w:w="0" w:type="auto"/>
            <w:gridSpan w:val="2"/>
            <w:tcPrChange w:id="2440"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41" w:author="Miguel Centeno Muñoz" w:date="2014-08-02T12:40:00Z"/>
                <w:rFonts w:ascii="Arial" w:hAnsi="Arial" w:cs="Arial"/>
                <w:sz w:val="20"/>
                <w:szCs w:val="20"/>
              </w:rPr>
            </w:pPr>
            <w:moveFrom w:id="2442" w:author="Miguel Centeno Muñoz" w:date="2014-07-27T22:20:00Z">
              <w:del w:id="2443" w:author="Miguel Centeno Muñoz" w:date="2014-08-02T12:40:00Z">
                <w:r w:rsidDel="009D51C8">
                  <w:rPr>
                    <w:rFonts w:ascii="Arial" w:hAnsi="Arial" w:cs="Arial"/>
                    <w:sz w:val="20"/>
                    <w:szCs w:val="20"/>
                  </w:rPr>
                  <w:delText>alta</w:delText>
                </w:r>
              </w:del>
            </w:moveFrom>
          </w:p>
        </w:tc>
      </w:tr>
    </w:tbl>
    <w:tbl>
      <w:tblPr>
        <w:tblStyle w:val="Listamedia2-nfasis2"/>
        <w:tblpPr w:leftFromText="141" w:rightFromText="141" w:vertAnchor="page" w:horzAnchor="margin" w:tblpY="3651"/>
        <w:tblW w:w="5000" w:type="pct"/>
        <w:tblLook w:val="04A0" w:firstRow="1" w:lastRow="0" w:firstColumn="1" w:lastColumn="0" w:noHBand="0" w:noVBand="1"/>
        <w:tblPrChange w:id="2444" w:author="Miguel Centeno Muñoz" w:date="2014-08-02T12:24:00Z">
          <w:tblPr>
            <w:tblStyle w:val="Listamedia2-nfasis2"/>
            <w:tblpPr w:leftFromText="141" w:rightFromText="141" w:vertAnchor="page" w:horzAnchor="margin" w:tblpY="1516"/>
            <w:tblW w:w="5000" w:type="pct"/>
            <w:tblLook w:val="04A0" w:firstRow="1" w:lastRow="0" w:firstColumn="1" w:lastColumn="0" w:noHBand="0" w:noVBand="1"/>
          </w:tblPr>
        </w:tblPrChange>
      </w:tblPr>
      <w:tblGrid>
        <w:gridCol w:w="1595"/>
        <w:gridCol w:w="695"/>
        <w:gridCol w:w="6855"/>
        <w:tblGridChange w:id="2445">
          <w:tblGrid>
            <w:gridCol w:w="1595"/>
            <w:gridCol w:w="695"/>
            <w:gridCol w:w="6855"/>
          </w:tblGrid>
        </w:tblGridChange>
      </w:tblGrid>
      <w:tr w:rsidR="005E20C8" w:rsidDel="007761C4" w:rsidTr="007761C4">
        <w:trPr>
          <w:cnfStyle w:val="100000000000" w:firstRow="1" w:lastRow="0" w:firstColumn="0" w:lastColumn="0" w:oddVBand="0" w:evenVBand="0" w:oddHBand="0" w:evenHBand="0" w:firstRowFirstColumn="0" w:firstRowLastColumn="0" w:lastRowFirstColumn="0" w:lastRowLastColumn="0"/>
          <w:del w:id="2446" w:author="Miguel Centeno Muñoz" w:date="2014-08-02T12:24:00Z"/>
        </w:trPr>
        <w:tc>
          <w:tcPr>
            <w:cnfStyle w:val="001000000100" w:firstRow="0" w:lastRow="0" w:firstColumn="1" w:lastColumn="0" w:oddVBand="0" w:evenVBand="0" w:oddHBand="0" w:evenHBand="0" w:firstRowFirstColumn="1" w:firstRowLastColumn="0" w:lastRowFirstColumn="0" w:lastRowLastColumn="0"/>
            <w:tcW w:w="0" w:type="auto"/>
            <w:hideMark/>
            <w:tcPrChange w:id="2447" w:author="Miguel Centeno Muñoz" w:date="2014-08-02T12:24:00Z">
              <w:tcPr>
                <w:tcW w:w="0" w:type="auto"/>
                <w:hideMark/>
              </w:tcPr>
            </w:tcPrChange>
          </w:tcPr>
          <w:moveFromRangeEnd w:id="2274"/>
          <w:p w:rsidR="005E20C8" w:rsidDel="007761C4" w:rsidRDefault="005E20C8" w:rsidP="007761C4">
            <w:pPr>
              <w:cnfStyle w:val="101000000100" w:firstRow="1" w:lastRow="0" w:firstColumn="1" w:lastColumn="0" w:oddVBand="0" w:evenVBand="0" w:oddHBand="0" w:evenHBand="0" w:firstRowFirstColumn="1" w:firstRowLastColumn="0" w:lastRowFirstColumn="0" w:lastRowLastColumn="0"/>
              <w:rPr>
                <w:del w:id="2448" w:author="Miguel Centeno Muñoz" w:date="2014-08-02T12:24:00Z"/>
                <w:rFonts w:ascii="Arial" w:hAnsi="Arial" w:cs="Arial"/>
                <w:sz w:val="20"/>
                <w:szCs w:val="20"/>
              </w:rPr>
            </w:pPr>
            <w:moveToRangeStart w:id="2449" w:author="Miguel Centeno Muñoz" w:date="2014-07-27T22:20:00Z" w:name="move394262949"/>
            <w:moveTo w:id="2450" w:author="Miguel Centeno Muñoz" w:date="2014-07-27T22:20:00Z">
              <w:del w:id="2451" w:author="Miguel Centeno Muñoz" w:date="2014-08-02T12:24:00Z">
                <w:r w:rsidDel="007761C4">
                  <w:rPr>
                    <w:rFonts w:ascii="Arial" w:hAnsi="Arial" w:cs="Arial"/>
                    <w:b/>
                    <w:bCs/>
                    <w:sz w:val="20"/>
                    <w:szCs w:val="20"/>
                  </w:rPr>
                  <w:delText>UC-000</w:delText>
                </w:r>
              </w:del>
              <w:del w:id="2452" w:author="Miguel Centeno Muñoz" w:date="2014-07-30T23:35:00Z">
                <w:r w:rsidDel="00834472">
                  <w:rPr>
                    <w:rFonts w:ascii="Arial" w:hAnsi="Arial" w:cs="Arial"/>
                    <w:b/>
                    <w:bCs/>
                    <w:sz w:val="20"/>
                    <w:szCs w:val="20"/>
                  </w:rPr>
                  <w:delText>5</w:delText>
                </w:r>
              </w:del>
            </w:moveTo>
          </w:p>
        </w:tc>
        <w:tc>
          <w:tcPr>
            <w:tcW w:w="4128" w:type="pct"/>
            <w:gridSpan w:val="2"/>
            <w:hideMark/>
            <w:tcPrChange w:id="2453" w:author="Miguel Centeno Muñoz" w:date="2014-08-02T12:24:00Z">
              <w:tcPr>
                <w:tcW w:w="4128" w:type="pct"/>
                <w:gridSpan w:val="2"/>
                <w:hideMark/>
              </w:tcPr>
            </w:tcPrChange>
          </w:tcPr>
          <w:p w:rsidR="005E20C8" w:rsidDel="007761C4" w:rsidRDefault="005E20C8" w:rsidP="007761C4">
            <w:pPr>
              <w:cnfStyle w:val="100000000000" w:firstRow="1" w:lastRow="0" w:firstColumn="0" w:lastColumn="0" w:oddVBand="0" w:evenVBand="0" w:oddHBand="0" w:evenHBand="0" w:firstRowFirstColumn="0" w:firstRowLastColumn="0" w:lastRowFirstColumn="0" w:lastRowLastColumn="0"/>
              <w:rPr>
                <w:del w:id="2454" w:author="Miguel Centeno Muñoz" w:date="2014-08-02T12:24:00Z"/>
                <w:rFonts w:ascii="Arial" w:hAnsi="Arial" w:cs="Arial"/>
                <w:sz w:val="20"/>
                <w:szCs w:val="20"/>
              </w:rPr>
            </w:pPr>
            <w:moveTo w:id="2455" w:author="Miguel Centeno Muñoz" w:date="2014-07-27T22:20:00Z">
              <w:del w:id="2456" w:author="Miguel Centeno Muñoz" w:date="2014-08-02T12:24:00Z">
                <w:r w:rsidDel="007761C4">
                  <w:rPr>
                    <w:rFonts w:ascii="Arial" w:hAnsi="Arial" w:cs="Arial"/>
                    <w:b/>
                    <w:bCs/>
                    <w:sz w:val="20"/>
                    <w:szCs w:val="20"/>
                  </w:rPr>
                  <w:delText>Modificación ruta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5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58"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59" w:author="Miguel Centeno Muñoz" w:date="2014-08-02T12:24:00Z"/>
                <w:rFonts w:ascii="Arial" w:hAnsi="Arial" w:cs="Arial"/>
                <w:sz w:val="20"/>
                <w:szCs w:val="20"/>
              </w:rPr>
            </w:pPr>
            <w:moveTo w:id="2460" w:author="Miguel Centeno Muñoz" w:date="2014-07-27T22:20:00Z">
              <w:del w:id="2461" w:author="Miguel Centeno Muñoz" w:date="2014-08-02T12:24:00Z">
                <w:r w:rsidDel="007761C4">
                  <w:rPr>
                    <w:rFonts w:ascii="Arial" w:hAnsi="Arial" w:cs="Arial"/>
                    <w:b/>
                    <w:bCs/>
                    <w:sz w:val="20"/>
                    <w:szCs w:val="20"/>
                  </w:rPr>
                  <w:delText>Versión</w:delText>
                </w:r>
              </w:del>
            </w:moveTo>
          </w:p>
        </w:tc>
        <w:tc>
          <w:tcPr>
            <w:tcW w:w="0" w:type="auto"/>
            <w:gridSpan w:val="2"/>
            <w:hideMark/>
            <w:tcPrChange w:id="2462"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63" w:author="Miguel Centeno Muñoz" w:date="2014-08-02T12:24:00Z"/>
                <w:rFonts w:ascii="Arial" w:hAnsi="Arial" w:cs="Arial"/>
                <w:sz w:val="20"/>
                <w:szCs w:val="20"/>
              </w:rPr>
            </w:pPr>
            <w:moveTo w:id="2464" w:author="Miguel Centeno Muñoz" w:date="2014-07-27T22:20:00Z">
              <w:del w:id="2465" w:author="Miguel Centeno Muñoz" w:date="2014-08-02T12:24:00Z">
                <w:r w:rsidDel="007761C4">
                  <w:rPr>
                    <w:rFonts w:ascii="Arial" w:hAnsi="Arial" w:cs="Arial"/>
                    <w:sz w:val="20"/>
                    <w:szCs w:val="20"/>
                  </w:rPr>
                  <w:delText xml:space="preserve">1.0 ( 25/06/2014 ) </w:delText>
                </w:r>
              </w:del>
            </w:moveTo>
          </w:p>
        </w:tc>
      </w:tr>
      <w:tr w:rsidR="005E20C8" w:rsidDel="007761C4" w:rsidTr="007761C4">
        <w:trPr>
          <w:del w:id="246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67" w:author="Miguel Centeno Muñoz" w:date="2014-08-02T12:24:00Z">
              <w:tcPr>
                <w:tcW w:w="0" w:type="auto"/>
                <w:hideMark/>
              </w:tcPr>
            </w:tcPrChange>
          </w:tcPr>
          <w:p w:rsidR="005E20C8" w:rsidDel="007761C4" w:rsidRDefault="005E20C8" w:rsidP="007761C4">
            <w:pPr>
              <w:rPr>
                <w:del w:id="2468" w:author="Miguel Centeno Muñoz" w:date="2014-08-02T12:24:00Z"/>
                <w:rFonts w:ascii="Arial" w:hAnsi="Arial" w:cs="Arial"/>
                <w:sz w:val="20"/>
                <w:szCs w:val="20"/>
              </w:rPr>
            </w:pPr>
            <w:moveTo w:id="2469" w:author="Miguel Centeno Muñoz" w:date="2014-07-27T22:20:00Z">
              <w:del w:id="2470" w:author="Miguel Centeno Muñoz" w:date="2014-08-02T12:24:00Z">
                <w:r w:rsidDel="007761C4">
                  <w:rPr>
                    <w:rFonts w:ascii="Arial" w:hAnsi="Arial" w:cs="Arial"/>
                    <w:b/>
                    <w:bCs/>
                    <w:sz w:val="20"/>
                    <w:szCs w:val="20"/>
                  </w:rPr>
                  <w:delText>Autores</w:delText>
                </w:r>
              </w:del>
            </w:moveTo>
          </w:p>
        </w:tc>
        <w:tc>
          <w:tcPr>
            <w:tcW w:w="0" w:type="auto"/>
            <w:gridSpan w:val="2"/>
            <w:hideMark/>
            <w:tcPrChange w:id="2471" w:author="Miguel Centeno Muñoz" w:date="2014-08-02T12:24:00Z">
              <w:tcPr>
                <w:tcW w:w="0" w:type="auto"/>
                <w:gridSpan w:val="2"/>
                <w:hideMark/>
              </w:tcPr>
            </w:tcPrChange>
          </w:tcPr>
          <w:p w:rsidR="005E20C8" w:rsidDel="007761C4" w:rsidRDefault="005E20C8" w:rsidP="007761C4">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472" w:author="Miguel Centeno Muñoz" w:date="2014-08-02T12:24:00Z"/>
                <w:rFonts w:ascii="Arial" w:hAnsi="Arial" w:cs="Arial"/>
                <w:sz w:val="20"/>
                <w:szCs w:val="20"/>
              </w:rPr>
            </w:pPr>
            <w:moveTo w:id="2473" w:author="Miguel Centeno Muñoz" w:date="2014-07-27T22:20:00Z">
              <w:del w:id="2474" w:author="Miguel Centeno Muñoz" w:date="2014-08-02T12:24:00Z">
                <w:r w:rsidRPr="005C7CFD" w:rsidDel="007761C4">
                  <w:rPr>
                    <w:rFonts w:ascii="Arial" w:hAnsi="Arial" w:cs="Arial"/>
                    <w:sz w:val="20"/>
                    <w:szCs w:val="20"/>
                  </w:rPr>
                  <w:delText>Miguel Centeno Muñoz</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7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76"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77" w:author="Miguel Centeno Muñoz" w:date="2014-08-02T12:24:00Z"/>
                <w:rFonts w:ascii="Arial" w:hAnsi="Arial" w:cs="Arial"/>
                <w:sz w:val="20"/>
                <w:szCs w:val="20"/>
              </w:rPr>
            </w:pPr>
            <w:moveTo w:id="2478" w:author="Miguel Centeno Muñoz" w:date="2014-07-27T22:20:00Z">
              <w:del w:id="2479" w:author="Miguel Centeno Muñoz" w:date="2014-08-02T12:24:00Z">
                <w:r w:rsidDel="007761C4">
                  <w:rPr>
                    <w:rFonts w:ascii="Arial" w:hAnsi="Arial" w:cs="Arial"/>
                    <w:b/>
                    <w:bCs/>
                    <w:sz w:val="20"/>
                    <w:szCs w:val="20"/>
                  </w:rPr>
                  <w:delText>Fuentes</w:delText>
                </w:r>
              </w:del>
            </w:moveTo>
          </w:p>
        </w:tc>
        <w:tc>
          <w:tcPr>
            <w:tcW w:w="0" w:type="auto"/>
            <w:gridSpan w:val="2"/>
            <w:hideMark/>
            <w:tcPrChange w:id="2480" w:author="Miguel Centeno Muñoz" w:date="2014-08-02T12:24:00Z">
              <w:tcPr>
                <w:tcW w:w="0" w:type="auto"/>
                <w:gridSpan w:val="2"/>
                <w:hideMark/>
              </w:tcPr>
            </w:tcPrChange>
          </w:tcPr>
          <w:p w:rsidR="005E20C8" w:rsidDel="007761C4" w:rsidRDefault="005E20C8" w:rsidP="007761C4">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481" w:author="Miguel Centeno Muñoz" w:date="2014-08-02T12:24:00Z"/>
                <w:rFonts w:ascii="Arial" w:hAnsi="Arial" w:cs="Arial"/>
                <w:sz w:val="20"/>
                <w:szCs w:val="20"/>
              </w:rPr>
            </w:pPr>
            <w:moveTo w:id="2482" w:author="Miguel Centeno Muñoz" w:date="2014-07-27T22:20:00Z">
              <w:del w:id="2483" w:author="Miguel Centeno Muñoz" w:date="2014-08-02T12:24:00Z">
                <w:r w:rsidRPr="005C7CFD" w:rsidDel="007761C4">
                  <w:rPr>
                    <w:rFonts w:ascii="Arial" w:hAnsi="Arial" w:cs="Arial"/>
                    <w:sz w:val="20"/>
                    <w:szCs w:val="20"/>
                  </w:rPr>
                  <w:delText>Sergio Segura Rueda</w:delText>
                </w:r>
                <w:r w:rsidDel="007761C4">
                  <w:rPr>
                    <w:rFonts w:ascii="Arial" w:hAnsi="Arial" w:cs="Arial"/>
                    <w:sz w:val="20"/>
                    <w:szCs w:val="20"/>
                  </w:rPr>
                  <w:delText xml:space="preserve"> </w:delText>
                </w:r>
              </w:del>
            </w:moveTo>
          </w:p>
        </w:tc>
      </w:tr>
      <w:tr w:rsidR="005E20C8" w:rsidDel="007761C4" w:rsidTr="007761C4">
        <w:trPr>
          <w:del w:id="248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85" w:author="Miguel Centeno Muñoz" w:date="2014-08-02T12:24:00Z">
              <w:tcPr>
                <w:tcW w:w="0" w:type="auto"/>
                <w:hideMark/>
              </w:tcPr>
            </w:tcPrChange>
          </w:tcPr>
          <w:p w:rsidR="005E20C8" w:rsidDel="007761C4" w:rsidRDefault="005E20C8" w:rsidP="007761C4">
            <w:pPr>
              <w:rPr>
                <w:del w:id="2486" w:author="Miguel Centeno Muñoz" w:date="2014-08-02T12:24:00Z"/>
                <w:rFonts w:ascii="Arial" w:hAnsi="Arial" w:cs="Arial"/>
                <w:sz w:val="20"/>
                <w:szCs w:val="20"/>
              </w:rPr>
            </w:pPr>
            <w:moveTo w:id="2487" w:author="Miguel Centeno Muñoz" w:date="2014-07-27T22:20:00Z">
              <w:del w:id="2488" w:author="Miguel Centeno Muñoz" w:date="2014-08-02T12:24:00Z">
                <w:r w:rsidDel="007761C4">
                  <w:rPr>
                    <w:rFonts w:ascii="Arial" w:hAnsi="Arial" w:cs="Arial"/>
                    <w:b/>
                    <w:bCs/>
                    <w:sz w:val="20"/>
                    <w:szCs w:val="20"/>
                  </w:rPr>
                  <w:delText>Dependencias</w:delText>
                </w:r>
              </w:del>
            </w:moveTo>
          </w:p>
        </w:tc>
        <w:tc>
          <w:tcPr>
            <w:tcW w:w="0" w:type="auto"/>
            <w:gridSpan w:val="2"/>
            <w:hideMark/>
            <w:tcPrChange w:id="2489" w:author="Miguel Centeno Muñoz" w:date="2014-08-02T12:24:00Z">
              <w:tcPr>
                <w:tcW w:w="0" w:type="auto"/>
                <w:gridSpan w:val="2"/>
                <w:hideMark/>
              </w:tcPr>
            </w:tcPrChange>
          </w:tcPr>
          <w:p w:rsidR="005E20C8" w:rsidDel="007761C4" w:rsidRDefault="005E20C8" w:rsidP="007761C4">
            <w:pPr>
              <w:jc w:val="left"/>
              <w:cnfStyle w:val="000000000000" w:firstRow="0" w:lastRow="0" w:firstColumn="0" w:lastColumn="0" w:oddVBand="0" w:evenVBand="0" w:oddHBand="0" w:evenHBand="0" w:firstRowFirstColumn="0" w:firstRowLastColumn="0" w:lastRowFirstColumn="0" w:lastRowLastColumn="0"/>
              <w:rPr>
                <w:del w:id="2490" w:author="Miguel Centeno Muñoz" w:date="2014-08-02T12:24:00Z"/>
                <w:rFonts w:ascii="Arial" w:hAnsi="Arial" w:cs="Arial"/>
                <w:sz w:val="20"/>
                <w:szCs w:val="20"/>
              </w:rPr>
            </w:pPr>
            <w:moveTo w:id="2491" w:author="Miguel Centeno Muñoz" w:date="2014-07-27T22:20:00Z">
              <w:del w:id="2492"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[OBJ-0006] Modificación de una Ruta</w:delText>
                </w:r>
                <w:r w:rsidDel="007761C4">
                  <w:rPr>
                    <w:rFonts w:ascii="Arial" w:hAnsi="Arial" w:cs="Arial"/>
                    <w:sz w:val="20"/>
                    <w:szCs w:val="20"/>
                  </w:rPr>
                  <w:delText xml:space="preserve"> </w:delText>
                </w:r>
              </w:del>
            </w:moveTo>
          </w:p>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93" w:author="Miguel Centeno Muñoz" w:date="2014-08-02T12:24:00Z"/>
                <w:rFonts w:ascii="Arial" w:hAnsi="Arial" w:cs="Arial"/>
                <w:sz w:val="20"/>
                <w:szCs w:val="20"/>
              </w:rPr>
            </w:pPr>
            <w:moveTo w:id="2494" w:author="Miguel Centeno Muñoz" w:date="2014-07-27T22:20:00Z">
              <w:del w:id="2495"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[OBJ-0004] Gestión de Rutas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9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97"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98" w:author="Miguel Centeno Muñoz" w:date="2014-08-02T12:24:00Z"/>
                <w:rFonts w:ascii="Arial" w:hAnsi="Arial" w:cs="Arial"/>
                <w:sz w:val="20"/>
                <w:szCs w:val="20"/>
              </w:rPr>
            </w:pPr>
            <w:moveTo w:id="2499" w:author="Miguel Centeno Muñoz" w:date="2014-07-27T22:20:00Z">
              <w:del w:id="2500" w:author="Miguel Centeno Muñoz" w:date="2014-08-02T12:24:00Z">
                <w:r w:rsidDel="007761C4">
                  <w:rPr>
                    <w:rFonts w:ascii="Arial" w:hAnsi="Arial" w:cs="Arial"/>
                    <w:b/>
                    <w:bCs/>
                    <w:sz w:val="20"/>
                    <w:szCs w:val="20"/>
                  </w:rPr>
                  <w:delText>Descripción</w:delText>
                </w:r>
              </w:del>
            </w:moveTo>
          </w:p>
        </w:tc>
        <w:tc>
          <w:tcPr>
            <w:tcW w:w="0" w:type="auto"/>
            <w:gridSpan w:val="2"/>
            <w:hideMark/>
            <w:tcPrChange w:id="2501"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02" w:author="Miguel Centeno Muñoz" w:date="2014-08-02T12:24:00Z"/>
                <w:rFonts w:ascii="Arial" w:hAnsi="Arial" w:cs="Arial"/>
                <w:sz w:val="20"/>
                <w:szCs w:val="20"/>
              </w:rPr>
            </w:pPr>
            <w:moveTo w:id="2503" w:author="Miguel Centeno Muñoz" w:date="2014-07-27T22:20:00Z">
              <w:del w:id="2504" w:author="Miguel Centeno Muñoz" w:date="2014-08-02T12:24:00Z">
                <w:r w:rsidDel="007761C4">
                  <w:rPr>
                    <w:rFonts w:ascii="Arial" w:hAnsi="Arial" w:cs="Arial"/>
                    <w:sz w:val="20"/>
                    <w:szCs w:val="20"/>
                  </w:rPr>
                  <w:delText xml:space="preserve">El sistema deberá comportarse tal como se describe en el siguiente caso de uso cuando </w:delText>
                </w:r>
                <w:r w:rsidDel="007761C4">
                  <w:rPr>
                    <w:rStyle w:val="nfasis"/>
                    <w:rFonts w:ascii="Arial" w:hAnsi="Arial" w:cs="Arial"/>
                  </w:rPr>
                  <w:delText>el usuario solicita modificar la información referente a una ruta</w:delText>
                </w:r>
                <w:r w:rsidDel="007761C4">
                  <w:rPr>
                    <w:rFonts w:ascii="Arial" w:hAnsi="Arial" w:cs="Arial"/>
                    <w:sz w:val="20"/>
                    <w:szCs w:val="20"/>
                  </w:rPr>
                  <w:delText xml:space="preserve"> </w:delText>
                </w:r>
              </w:del>
            </w:moveTo>
          </w:p>
        </w:tc>
      </w:tr>
      <w:tr w:rsidR="005E20C8" w:rsidDel="007761C4" w:rsidTr="007761C4">
        <w:trPr>
          <w:del w:id="250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06" w:author="Miguel Centeno Muñoz" w:date="2014-08-02T12:24:00Z">
              <w:tcPr>
                <w:tcW w:w="0" w:type="auto"/>
                <w:hideMark/>
              </w:tcPr>
            </w:tcPrChange>
          </w:tcPr>
          <w:p w:rsidR="005E20C8" w:rsidDel="007761C4" w:rsidRDefault="005E20C8" w:rsidP="007761C4">
            <w:pPr>
              <w:rPr>
                <w:del w:id="2507" w:author="Miguel Centeno Muñoz" w:date="2014-08-02T12:24:00Z"/>
                <w:rFonts w:ascii="Arial" w:hAnsi="Arial" w:cs="Arial"/>
                <w:sz w:val="20"/>
                <w:szCs w:val="20"/>
              </w:rPr>
            </w:pPr>
            <w:moveTo w:id="2508" w:author="Miguel Centeno Muñoz" w:date="2014-07-27T22:20:00Z">
              <w:del w:id="2509" w:author="Miguel Centeno Muñoz" w:date="2014-08-02T12:24:00Z">
                <w:r w:rsidDel="007761C4">
                  <w:rPr>
                    <w:rFonts w:ascii="Arial" w:hAnsi="Arial" w:cs="Arial"/>
                    <w:b/>
                    <w:bCs/>
                    <w:sz w:val="20"/>
                    <w:szCs w:val="20"/>
                  </w:rPr>
                  <w:delText>Precondición</w:delText>
                </w:r>
              </w:del>
            </w:moveTo>
          </w:p>
        </w:tc>
        <w:tc>
          <w:tcPr>
            <w:tcW w:w="0" w:type="auto"/>
            <w:gridSpan w:val="2"/>
            <w:hideMark/>
            <w:tcPrChange w:id="2510"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11" w:author="Miguel Centeno Muñoz" w:date="2014-08-02T12:24:00Z"/>
                <w:rFonts w:ascii="Arial" w:hAnsi="Arial" w:cs="Arial"/>
                <w:sz w:val="20"/>
                <w:szCs w:val="20"/>
              </w:rPr>
            </w:pPr>
            <w:moveTo w:id="2512" w:author="Miguel Centeno Muñoz" w:date="2014-07-27T22:20:00Z">
              <w:del w:id="2513"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1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515" w:author="Miguel Centeno Muñoz" w:date="2014-08-02T12:24:00Z">
              <w:tcPr>
                <w:tcW w:w="0" w:type="auto"/>
                <w:vMerge w:val="restart"/>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16" w:author="Miguel Centeno Muñoz" w:date="2014-08-02T12:24:00Z"/>
                <w:rFonts w:ascii="Arial" w:hAnsi="Arial" w:cs="Arial"/>
                <w:sz w:val="20"/>
                <w:szCs w:val="20"/>
              </w:rPr>
            </w:pPr>
            <w:moveTo w:id="2517" w:author="Miguel Centeno Muñoz" w:date="2014-07-27T22:20:00Z">
              <w:del w:id="2518" w:author="Miguel Centeno Muñoz" w:date="2014-08-02T12:24:00Z">
                <w:r w:rsidDel="007761C4">
                  <w:rPr>
                    <w:rFonts w:ascii="Arial" w:hAnsi="Arial" w:cs="Arial"/>
                    <w:b/>
                    <w:bCs/>
                    <w:sz w:val="20"/>
                    <w:szCs w:val="20"/>
                  </w:rPr>
                  <w:delText>Secuencia normal</w:delText>
                </w:r>
              </w:del>
            </w:moveTo>
          </w:p>
        </w:tc>
        <w:tc>
          <w:tcPr>
            <w:tcW w:w="0" w:type="auto"/>
            <w:hideMark/>
            <w:tcPrChange w:id="2519"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20" w:author="Miguel Centeno Muñoz" w:date="2014-08-02T12:24:00Z"/>
                <w:rFonts w:ascii="Arial" w:hAnsi="Arial" w:cs="Arial"/>
                <w:b/>
                <w:bCs/>
                <w:sz w:val="20"/>
                <w:szCs w:val="20"/>
              </w:rPr>
            </w:pPr>
            <w:moveTo w:id="2521" w:author="Miguel Centeno Muñoz" w:date="2014-07-27T22:20:00Z">
              <w:del w:id="2522" w:author="Miguel Centeno Muñoz" w:date="2014-08-02T12:24:00Z">
                <w:r w:rsidDel="007761C4">
                  <w:rPr>
                    <w:rFonts w:ascii="Arial" w:hAnsi="Arial" w:cs="Arial"/>
                    <w:b/>
                    <w:bCs/>
                    <w:sz w:val="20"/>
                    <w:szCs w:val="20"/>
                  </w:rPr>
                  <w:delText>Paso</w:delText>
                </w:r>
              </w:del>
            </w:moveTo>
          </w:p>
        </w:tc>
        <w:tc>
          <w:tcPr>
            <w:tcW w:w="3748" w:type="pct"/>
            <w:hideMark/>
            <w:tcPrChange w:id="2523" w:author="Miguel Centeno Muñoz" w:date="2014-08-02T12:24:00Z">
              <w:tcPr>
                <w:tcW w:w="3748" w:type="pct"/>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24" w:author="Miguel Centeno Muñoz" w:date="2014-08-02T12:24:00Z"/>
                <w:rFonts w:ascii="Arial" w:hAnsi="Arial" w:cs="Arial"/>
                <w:b/>
                <w:bCs/>
                <w:sz w:val="20"/>
                <w:szCs w:val="20"/>
              </w:rPr>
            </w:pPr>
            <w:moveTo w:id="2525" w:author="Miguel Centeno Muñoz" w:date="2014-07-27T22:20:00Z">
              <w:del w:id="2526" w:author="Miguel Centeno Muñoz" w:date="2014-08-02T12:24:00Z">
                <w:r w:rsidDel="007761C4">
                  <w:rPr>
                    <w:rFonts w:ascii="Arial" w:hAnsi="Arial" w:cs="Arial"/>
                    <w:b/>
                    <w:bCs/>
                    <w:sz w:val="20"/>
                    <w:szCs w:val="20"/>
                  </w:rPr>
                  <w:delText>Acción</w:delText>
                </w:r>
              </w:del>
            </w:moveTo>
          </w:p>
        </w:tc>
      </w:tr>
      <w:tr w:rsidR="005E20C8" w:rsidDel="007761C4" w:rsidTr="007761C4">
        <w:trPr>
          <w:del w:id="252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28" w:author="Miguel Centeno Muñoz" w:date="2014-08-02T12:24:00Z">
              <w:tcPr>
                <w:tcW w:w="0" w:type="auto"/>
                <w:vMerge/>
                <w:hideMark/>
              </w:tcPr>
            </w:tcPrChange>
          </w:tcPr>
          <w:p w:rsidR="005E20C8" w:rsidDel="007761C4" w:rsidRDefault="005E20C8" w:rsidP="007761C4">
            <w:pPr>
              <w:rPr>
                <w:del w:id="2529" w:author="Miguel Centeno Muñoz" w:date="2014-08-02T12:24:00Z"/>
                <w:rFonts w:ascii="Arial" w:hAnsi="Arial" w:cs="Arial"/>
                <w:sz w:val="20"/>
                <w:szCs w:val="20"/>
              </w:rPr>
            </w:pPr>
          </w:p>
        </w:tc>
        <w:tc>
          <w:tcPr>
            <w:tcW w:w="0" w:type="auto"/>
            <w:hideMark/>
            <w:tcPrChange w:id="2530"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31" w:author="Miguel Centeno Muñoz" w:date="2014-08-02T12:24:00Z"/>
                <w:rFonts w:ascii="Arial" w:hAnsi="Arial" w:cs="Arial"/>
                <w:sz w:val="20"/>
                <w:szCs w:val="20"/>
              </w:rPr>
            </w:pPr>
            <w:moveTo w:id="2532" w:author="Miguel Centeno Muñoz" w:date="2014-07-27T22:20:00Z">
              <w:del w:id="2533" w:author="Miguel Centeno Muñoz" w:date="2014-08-02T12:24:00Z">
                <w:r w:rsidDel="007761C4">
                  <w:rPr>
                    <w:rFonts w:ascii="Arial" w:hAnsi="Arial" w:cs="Arial"/>
                    <w:sz w:val="20"/>
                    <w:szCs w:val="20"/>
                  </w:rPr>
                  <w:delText>1</w:delText>
                </w:r>
              </w:del>
            </w:moveTo>
          </w:p>
        </w:tc>
        <w:tc>
          <w:tcPr>
            <w:tcW w:w="0" w:type="auto"/>
            <w:hideMark/>
            <w:tcPrChange w:id="2534"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35" w:author="Miguel Centeno Muñoz" w:date="2014-08-02T12:24:00Z"/>
                <w:rFonts w:ascii="Arial" w:hAnsi="Arial" w:cs="Arial"/>
                <w:sz w:val="20"/>
                <w:szCs w:val="20"/>
              </w:rPr>
            </w:pPr>
            <w:moveTo w:id="2536" w:author="Miguel Centeno Muñoz" w:date="2014-07-27T22:20:00Z">
              <w:del w:id="2537" w:author="Miguel Centeno Muñoz" w:date="2014-08-02T12:24:00Z">
                <w:r w:rsidDel="007761C4">
                  <w:rPr>
                    <w:rFonts w:ascii="Arial" w:hAnsi="Arial" w:cs="Arial"/>
                    <w:sz w:val="20"/>
                    <w:szCs w:val="20"/>
                  </w:rPr>
                  <w:delText xml:space="preserve">Se realiza el caso de uso </w:delText>
                </w:r>
                <w:r w:rsidRPr="005C7CFD" w:rsidDel="007761C4">
                  <w:rPr>
                    <w:rFonts w:ascii="Arial" w:hAnsi="Arial" w:cs="Arial"/>
                    <w:sz w:val="20"/>
                    <w:szCs w:val="20"/>
                  </w:rPr>
                  <w:delText xml:space="preserve">Identificación de usuario (UC-0001)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3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39"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40" w:author="Miguel Centeno Muñoz" w:date="2014-08-02T12:24:00Z"/>
                <w:rFonts w:ascii="Arial" w:hAnsi="Arial" w:cs="Arial"/>
                <w:sz w:val="20"/>
                <w:szCs w:val="20"/>
              </w:rPr>
            </w:pPr>
          </w:p>
        </w:tc>
        <w:tc>
          <w:tcPr>
            <w:tcW w:w="0" w:type="auto"/>
            <w:hideMark/>
            <w:tcPrChange w:id="2541"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42" w:author="Miguel Centeno Muñoz" w:date="2014-08-02T12:24:00Z"/>
                <w:rFonts w:ascii="Arial" w:hAnsi="Arial" w:cs="Arial"/>
                <w:sz w:val="20"/>
                <w:szCs w:val="20"/>
              </w:rPr>
            </w:pPr>
            <w:moveTo w:id="2543" w:author="Miguel Centeno Muñoz" w:date="2014-07-27T22:20:00Z">
              <w:del w:id="2544" w:author="Miguel Centeno Muñoz" w:date="2014-08-02T12:24:00Z">
                <w:r w:rsidDel="007761C4">
                  <w:rPr>
                    <w:rFonts w:ascii="Arial" w:hAnsi="Arial" w:cs="Arial"/>
                    <w:sz w:val="20"/>
                    <w:szCs w:val="20"/>
                  </w:rPr>
                  <w:delText>2</w:delText>
                </w:r>
              </w:del>
            </w:moveTo>
          </w:p>
        </w:tc>
        <w:tc>
          <w:tcPr>
            <w:tcW w:w="0" w:type="auto"/>
            <w:hideMark/>
            <w:tcPrChange w:id="2545"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46" w:author="Miguel Centeno Muñoz" w:date="2014-08-02T12:24:00Z"/>
                <w:rFonts w:ascii="Arial" w:hAnsi="Arial" w:cs="Arial"/>
                <w:sz w:val="20"/>
                <w:szCs w:val="20"/>
              </w:rPr>
            </w:pPr>
            <w:moveTo w:id="2547" w:author="Miguel Centeno Muñoz" w:date="2014-07-27T22:20:00Z">
              <w:del w:id="2548"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solicita los atributos de la ruta que el usuario desea modificar</w:delText>
                </w:r>
                <w:r w:rsidDel="007761C4">
                  <w:rPr>
                    <w:rFonts w:ascii="Arial" w:hAnsi="Arial" w:cs="Arial"/>
                    <w:sz w:val="20"/>
                    <w:szCs w:val="20"/>
                  </w:rPr>
                  <w:delText xml:space="preserve"> </w:delText>
                </w:r>
              </w:del>
            </w:moveTo>
          </w:p>
        </w:tc>
      </w:tr>
      <w:tr w:rsidR="005E20C8" w:rsidDel="007761C4" w:rsidTr="007761C4">
        <w:trPr>
          <w:del w:id="254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50" w:author="Miguel Centeno Muñoz" w:date="2014-08-02T12:24:00Z">
              <w:tcPr>
                <w:tcW w:w="0" w:type="auto"/>
                <w:vMerge/>
                <w:hideMark/>
              </w:tcPr>
            </w:tcPrChange>
          </w:tcPr>
          <w:p w:rsidR="005E20C8" w:rsidDel="007761C4" w:rsidRDefault="005E20C8" w:rsidP="007761C4">
            <w:pPr>
              <w:rPr>
                <w:del w:id="2551" w:author="Miguel Centeno Muñoz" w:date="2014-08-02T12:24:00Z"/>
                <w:rFonts w:ascii="Arial" w:hAnsi="Arial" w:cs="Arial"/>
                <w:sz w:val="20"/>
                <w:szCs w:val="20"/>
              </w:rPr>
            </w:pPr>
          </w:p>
        </w:tc>
        <w:tc>
          <w:tcPr>
            <w:tcW w:w="0" w:type="auto"/>
            <w:hideMark/>
            <w:tcPrChange w:id="2552"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53" w:author="Miguel Centeno Muñoz" w:date="2014-08-02T12:24:00Z"/>
                <w:rFonts w:ascii="Arial" w:hAnsi="Arial" w:cs="Arial"/>
                <w:sz w:val="20"/>
                <w:szCs w:val="20"/>
              </w:rPr>
            </w:pPr>
            <w:moveTo w:id="2554" w:author="Miguel Centeno Muñoz" w:date="2014-07-27T22:20:00Z">
              <w:del w:id="2555" w:author="Miguel Centeno Muñoz" w:date="2014-08-02T12:24:00Z">
                <w:r w:rsidDel="007761C4">
                  <w:rPr>
                    <w:rFonts w:ascii="Arial" w:hAnsi="Arial" w:cs="Arial"/>
                    <w:sz w:val="20"/>
                    <w:szCs w:val="20"/>
                  </w:rPr>
                  <w:delText>3</w:delText>
                </w:r>
              </w:del>
            </w:moveTo>
          </w:p>
        </w:tc>
        <w:tc>
          <w:tcPr>
            <w:tcW w:w="0" w:type="auto"/>
            <w:hideMark/>
            <w:tcPrChange w:id="2556"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57" w:author="Miguel Centeno Muñoz" w:date="2014-08-02T12:24:00Z"/>
                <w:rFonts w:ascii="Arial" w:hAnsi="Arial" w:cs="Arial"/>
                <w:sz w:val="20"/>
                <w:szCs w:val="20"/>
              </w:rPr>
            </w:pPr>
            <w:moveTo w:id="2558" w:author="Miguel Centeno Muñoz" w:date="2014-07-27T22:20:00Z">
              <w:del w:id="2559" w:author="Miguel Centeno Muñoz" w:date="2014-08-02T12:24:00Z">
                <w:r w:rsidDel="007761C4">
                  <w:rPr>
                    <w:rFonts w:ascii="Arial" w:hAnsi="Arial" w:cs="Arial"/>
                    <w:sz w:val="20"/>
                    <w:szCs w:val="20"/>
                  </w:rPr>
                  <w:delText>Si</w:delText>
                </w:r>
                <w:r w:rsidDel="007761C4">
                  <w:rPr>
                    <w:rStyle w:val="nfasis"/>
                    <w:rFonts w:ascii="Arial" w:hAnsi="Arial" w:cs="Arial"/>
                  </w:rPr>
                  <w:delText xml:space="preserve"> el atributo de la ruta que desea modificar es fichero ruta, </w:delText>
                </w:r>
                <w:r w:rsidDel="007761C4">
                  <w:rPr>
                    <w:rFonts w:ascii="Arial" w:hAnsi="Arial" w:cs="Arial"/>
                    <w:sz w:val="20"/>
                    <w:szCs w:val="20"/>
                  </w:rPr>
                  <w:delText>el actor</w:delText>
                </w:r>
                <w:r w:rsidRPr="005C7CFD" w:rsidDel="007761C4">
                  <w:rPr>
                    <w:rFonts w:ascii="Arial" w:hAnsi="Arial" w:cs="Arial"/>
                    <w:sz w:val="20"/>
                    <w:szCs w:val="20"/>
                  </w:rPr>
                  <w:delText xml:space="preserve"> Usuario (ACT-0001) </w:delText>
                </w:r>
                <w:r w:rsidDel="007761C4">
                  <w:rPr>
                    <w:rStyle w:val="nfasis"/>
                    <w:rFonts w:ascii="Arial" w:hAnsi="Arial" w:cs="Arial"/>
                  </w:rPr>
                  <w:delText>busca el nuevo fichero a registrar en su equipo mediante el explorador de archivos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6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61"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62" w:author="Miguel Centeno Muñoz" w:date="2014-08-02T12:24:00Z"/>
                <w:rFonts w:ascii="Arial" w:hAnsi="Arial" w:cs="Arial"/>
                <w:sz w:val="20"/>
                <w:szCs w:val="20"/>
              </w:rPr>
            </w:pPr>
          </w:p>
        </w:tc>
        <w:tc>
          <w:tcPr>
            <w:tcW w:w="0" w:type="auto"/>
            <w:hideMark/>
            <w:tcPrChange w:id="2563"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64" w:author="Miguel Centeno Muñoz" w:date="2014-08-02T12:24:00Z"/>
                <w:rFonts w:ascii="Arial" w:hAnsi="Arial" w:cs="Arial"/>
                <w:sz w:val="20"/>
                <w:szCs w:val="20"/>
              </w:rPr>
            </w:pPr>
            <w:moveTo w:id="2565" w:author="Miguel Centeno Muñoz" w:date="2014-07-27T22:20:00Z">
              <w:del w:id="2566" w:author="Miguel Centeno Muñoz" w:date="2014-08-02T12:24:00Z">
                <w:r w:rsidDel="007761C4">
                  <w:rPr>
                    <w:rFonts w:ascii="Arial" w:hAnsi="Arial" w:cs="Arial"/>
                    <w:sz w:val="20"/>
                    <w:szCs w:val="20"/>
                  </w:rPr>
                  <w:delText>4</w:delText>
                </w:r>
              </w:del>
            </w:moveTo>
          </w:p>
        </w:tc>
        <w:tc>
          <w:tcPr>
            <w:tcW w:w="0" w:type="auto"/>
            <w:hideMark/>
            <w:tcPrChange w:id="2567"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68" w:author="Miguel Centeno Muñoz" w:date="2014-08-02T12:24:00Z"/>
                <w:rFonts w:ascii="Arial" w:hAnsi="Arial" w:cs="Arial"/>
                <w:sz w:val="20"/>
                <w:szCs w:val="20"/>
              </w:rPr>
            </w:pPr>
            <w:moveTo w:id="2569" w:author="Miguel Centeno Muñoz" w:date="2014-07-27T22:20:00Z">
              <w:del w:id="2570"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el sistema registra los cambios realizados por el usuario a la ruta mostrando un mensaje de confirmación</w:delText>
                </w:r>
                <w:r w:rsidDel="007761C4">
                  <w:rPr>
                    <w:rFonts w:ascii="Arial" w:hAnsi="Arial" w:cs="Arial"/>
                    <w:sz w:val="20"/>
                    <w:szCs w:val="20"/>
                  </w:rPr>
                  <w:delText xml:space="preserve"> </w:delText>
                </w:r>
              </w:del>
            </w:moveTo>
          </w:p>
        </w:tc>
      </w:tr>
      <w:tr w:rsidR="005E20C8" w:rsidDel="007761C4" w:rsidTr="007761C4">
        <w:trPr>
          <w:del w:id="2571"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72" w:author="Miguel Centeno Muñoz" w:date="2014-08-02T12:24:00Z">
              <w:tcPr>
                <w:tcW w:w="0" w:type="auto"/>
                <w:hideMark/>
              </w:tcPr>
            </w:tcPrChange>
          </w:tcPr>
          <w:p w:rsidR="005E20C8" w:rsidDel="007761C4" w:rsidRDefault="005E20C8" w:rsidP="007761C4">
            <w:pPr>
              <w:rPr>
                <w:del w:id="2573" w:author="Miguel Centeno Muñoz" w:date="2014-08-02T12:24:00Z"/>
                <w:rFonts w:ascii="Arial" w:hAnsi="Arial" w:cs="Arial"/>
                <w:sz w:val="20"/>
                <w:szCs w:val="20"/>
              </w:rPr>
            </w:pPr>
            <w:moveTo w:id="2574" w:author="Miguel Centeno Muñoz" w:date="2014-07-27T22:20:00Z">
              <w:del w:id="2575" w:author="Miguel Centeno Muñoz" w:date="2014-08-02T12:24:00Z">
                <w:r w:rsidDel="007761C4">
                  <w:rPr>
                    <w:rFonts w:ascii="Arial" w:hAnsi="Arial" w:cs="Arial"/>
                    <w:b/>
                    <w:bCs/>
                    <w:sz w:val="20"/>
                    <w:szCs w:val="20"/>
                  </w:rPr>
                  <w:delText>Postcondición</w:delText>
                </w:r>
              </w:del>
            </w:moveTo>
          </w:p>
        </w:tc>
        <w:tc>
          <w:tcPr>
            <w:tcW w:w="0" w:type="auto"/>
            <w:gridSpan w:val="2"/>
            <w:hideMark/>
            <w:tcPrChange w:id="2576"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77" w:author="Miguel Centeno Muñoz" w:date="2014-08-02T12:24:00Z"/>
                <w:rFonts w:ascii="Arial" w:hAnsi="Arial" w:cs="Arial"/>
                <w:sz w:val="20"/>
                <w:szCs w:val="20"/>
              </w:rPr>
            </w:pPr>
            <w:moveTo w:id="2578" w:author="Miguel Centeno Muñoz" w:date="2014-07-27T22:20:00Z">
              <w:del w:id="2579"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8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81"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82" w:author="Miguel Centeno Muñoz" w:date="2014-08-02T12:24:00Z"/>
                <w:rFonts w:ascii="Arial" w:hAnsi="Arial" w:cs="Arial"/>
                <w:sz w:val="20"/>
                <w:szCs w:val="20"/>
              </w:rPr>
            </w:pPr>
            <w:moveTo w:id="2583" w:author="Miguel Centeno Muñoz" w:date="2014-07-27T22:20:00Z">
              <w:del w:id="2584" w:author="Miguel Centeno Muñoz" w:date="2014-08-02T12:24:00Z">
                <w:r w:rsidDel="007761C4">
                  <w:rPr>
                    <w:rFonts w:ascii="Arial" w:hAnsi="Arial" w:cs="Arial"/>
                    <w:b/>
                    <w:bCs/>
                    <w:sz w:val="20"/>
                    <w:szCs w:val="20"/>
                  </w:rPr>
                  <w:delText>Importancia</w:delText>
                </w:r>
              </w:del>
            </w:moveTo>
          </w:p>
        </w:tc>
        <w:tc>
          <w:tcPr>
            <w:tcW w:w="0" w:type="auto"/>
            <w:gridSpan w:val="2"/>
            <w:hideMark/>
            <w:tcPrChange w:id="2585"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86" w:author="Miguel Centeno Muñoz" w:date="2014-08-02T12:24:00Z"/>
                <w:rFonts w:ascii="Arial" w:hAnsi="Arial" w:cs="Arial"/>
                <w:sz w:val="20"/>
                <w:szCs w:val="20"/>
              </w:rPr>
            </w:pPr>
            <w:moveTo w:id="2587" w:author="Miguel Centeno Muñoz" w:date="2014-07-27T22:20:00Z">
              <w:del w:id="2588" w:author="Miguel Centeno Muñoz" w:date="2014-08-02T12:24:00Z">
                <w:r w:rsidDel="007761C4">
                  <w:rPr>
                    <w:rFonts w:ascii="Arial" w:hAnsi="Arial" w:cs="Arial"/>
                    <w:sz w:val="20"/>
                    <w:szCs w:val="20"/>
                  </w:rPr>
                  <w:delText>vital</w:delText>
                </w:r>
              </w:del>
            </w:moveTo>
          </w:p>
        </w:tc>
      </w:tr>
      <w:tr w:rsidR="005E20C8" w:rsidDel="007761C4" w:rsidTr="007761C4">
        <w:trPr>
          <w:del w:id="258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90" w:author="Miguel Centeno Muñoz" w:date="2014-08-02T12:24:00Z">
              <w:tcPr>
                <w:tcW w:w="0" w:type="auto"/>
                <w:hideMark/>
              </w:tcPr>
            </w:tcPrChange>
          </w:tcPr>
          <w:p w:rsidR="005E20C8" w:rsidDel="007761C4" w:rsidRDefault="005E20C8" w:rsidP="007761C4">
            <w:pPr>
              <w:rPr>
                <w:del w:id="2591" w:author="Miguel Centeno Muñoz" w:date="2014-08-02T12:24:00Z"/>
                <w:rFonts w:ascii="Arial" w:hAnsi="Arial" w:cs="Arial"/>
                <w:sz w:val="20"/>
                <w:szCs w:val="20"/>
              </w:rPr>
            </w:pPr>
            <w:moveTo w:id="2592" w:author="Miguel Centeno Muñoz" w:date="2014-07-27T22:20:00Z">
              <w:del w:id="2593" w:author="Miguel Centeno Muñoz" w:date="2014-08-02T12:24:00Z">
                <w:r w:rsidDel="007761C4">
                  <w:rPr>
                    <w:rFonts w:ascii="Arial" w:hAnsi="Arial" w:cs="Arial"/>
                    <w:b/>
                    <w:bCs/>
                    <w:sz w:val="20"/>
                    <w:szCs w:val="20"/>
                  </w:rPr>
                  <w:delText>Urgencia</w:delText>
                </w:r>
              </w:del>
            </w:moveTo>
          </w:p>
        </w:tc>
        <w:tc>
          <w:tcPr>
            <w:tcW w:w="0" w:type="auto"/>
            <w:gridSpan w:val="2"/>
            <w:hideMark/>
            <w:tcPrChange w:id="2594"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95" w:author="Miguel Centeno Muñoz" w:date="2014-08-02T12:24:00Z"/>
                <w:rFonts w:ascii="Arial" w:hAnsi="Arial" w:cs="Arial"/>
                <w:sz w:val="20"/>
                <w:szCs w:val="20"/>
              </w:rPr>
            </w:pPr>
            <w:moveTo w:id="2596" w:author="Miguel Centeno Muñoz" w:date="2014-07-27T22:20:00Z">
              <w:del w:id="2597" w:author="Miguel Centeno Muñoz" w:date="2014-08-02T12:24:00Z">
                <w:r w:rsidDel="007761C4">
                  <w:rPr>
                    <w:rFonts w:ascii="Arial" w:hAnsi="Arial" w:cs="Arial"/>
                    <w:sz w:val="20"/>
                    <w:szCs w:val="20"/>
                  </w:rPr>
                  <w:delText>inmediatamente</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9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99"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600" w:author="Miguel Centeno Muñoz" w:date="2014-08-02T12:24:00Z"/>
                <w:rFonts w:ascii="Arial" w:hAnsi="Arial" w:cs="Arial"/>
                <w:sz w:val="20"/>
                <w:szCs w:val="20"/>
              </w:rPr>
            </w:pPr>
            <w:moveTo w:id="2601" w:author="Miguel Centeno Muñoz" w:date="2014-07-27T22:20:00Z">
              <w:del w:id="2602" w:author="Miguel Centeno Muñoz" w:date="2014-08-02T12:24:00Z">
                <w:r w:rsidDel="007761C4">
                  <w:rPr>
                    <w:rFonts w:ascii="Arial" w:hAnsi="Arial" w:cs="Arial"/>
                    <w:b/>
                    <w:bCs/>
                    <w:sz w:val="20"/>
                    <w:szCs w:val="20"/>
                  </w:rPr>
                  <w:delText>Estado</w:delText>
                </w:r>
              </w:del>
            </w:moveTo>
          </w:p>
        </w:tc>
        <w:tc>
          <w:tcPr>
            <w:tcW w:w="0" w:type="auto"/>
            <w:gridSpan w:val="2"/>
            <w:hideMark/>
            <w:tcPrChange w:id="2603"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604" w:author="Miguel Centeno Muñoz" w:date="2014-08-02T12:24:00Z"/>
                <w:rFonts w:ascii="Arial" w:hAnsi="Arial" w:cs="Arial"/>
                <w:sz w:val="20"/>
                <w:szCs w:val="20"/>
              </w:rPr>
            </w:pPr>
            <w:moveTo w:id="2605" w:author="Miguel Centeno Muñoz" w:date="2014-07-27T22:20:00Z">
              <w:del w:id="2606" w:author="Miguel Centeno Muñoz" w:date="2014-08-02T12:24:00Z">
                <w:r w:rsidDel="007761C4">
                  <w:rPr>
                    <w:rFonts w:ascii="Arial" w:hAnsi="Arial" w:cs="Arial"/>
                    <w:sz w:val="20"/>
                    <w:szCs w:val="20"/>
                  </w:rPr>
                  <w:delText>en construcción</w:delText>
                </w:r>
              </w:del>
            </w:moveTo>
          </w:p>
        </w:tc>
      </w:tr>
      <w:tr w:rsidR="005E20C8" w:rsidDel="007761C4" w:rsidTr="007761C4">
        <w:trPr>
          <w:del w:id="260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608" w:author="Miguel Centeno Muñoz" w:date="2014-08-02T12:24:00Z">
              <w:tcPr>
                <w:tcW w:w="0" w:type="auto"/>
                <w:hideMark/>
              </w:tcPr>
            </w:tcPrChange>
          </w:tcPr>
          <w:p w:rsidR="005E20C8" w:rsidDel="007761C4" w:rsidRDefault="005E20C8" w:rsidP="007761C4">
            <w:pPr>
              <w:rPr>
                <w:del w:id="2609" w:author="Miguel Centeno Muñoz" w:date="2014-08-02T12:24:00Z"/>
                <w:rFonts w:ascii="Arial" w:hAnsi="Arial" w:cs="Arial"/>
                <w:sz w:val="20"/>
                <w:szCs w:val="20"/>
              </w:rPr>
            </w:pPr>
            <w:moveTo w:id="2610" w:author="Miguel Centeno Muñoz" w:date="2014-07-27T22:20:00Z">
              <w:del w:id="2611" w:author="Miguel Centeno Muñoz" w:date="2014-08-02T12:24:00Z">
                <w:r w:rsidDel="007761C4">
                  <w:rPr>
                    <w:rFonts w:ascii="Arial" w:hAnsi="Arial" w:cs="Arial"/>
                    <w:b/>
                    <w:bCs/>
                    <w:sz w:val="20"/>
                    <w:szCs w:val="20"/>
                  </w:rPr>
                  <w:delText>Estabilidad</w:delText>
                </w:r>
              </w:del>
            </w:moveTo>
          </w:p>
        </w:tc>
        <w:tc>
          <w:tcPr>
            <w:tcW w:w="0" w:type="auto"/>
            <w:gridSpan w:val="2"/>
            <w:hideMark/>
            <w:tcPrChange w:id="2612"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613" w:author="Miguel Centeno Muñoz" w:date="2014-08-02T12:24:00Z"/>
                <w:rFonts w:ascii="Arial" w:hAnsi="Arial" w:cs="Arial"/>
                <w:sz w:val="20"/>
                <w:szCs w:val="20"/>
              </w:rPr>
            </w:pPr>
            <w:moveTo w:id="2614" w:author="Miguel Centeno Muñoz" w:date="2014-07-27T22:20:00Z">
              <w:del w:id="2615" w:author="Miguel Centeno Muñoz" w:date="2014-08-02T12:24:00Z">
                <w:r w:rsidDel="007761C4">
                  <w:rPr>
                    <w:rFonts w:ascii="Arial" w:hAnsi="Arial" w:cs="Arial"/>
                    <w:sz w:val="20"/>
                    <w:szCs w:val="20"/>
                  </w:rPr>
                  <w:delText>alta</w:delText>
                </w:r>
              </w:del>
            </w:moveTo>
          </w:p>
        </w:tc>
      </w:tr>
      <w:moveToRangeEnd w:id="2449"/>
    </w:tbl>
    <w:p w:rsidR="00D40919" w:rsidRDefault="00D40919" w:rsidP="00533654">
      <w:pPr>
        <w:rPr>
          <w:ins w:id="2616" w:author="Miguel Centeno Muñoz" w:date="2014-07-27T22:20:00Z"/>
        </w:rPr>
      </w:pPr>
    </w:p>
    <w:tbl>
      <w:tblPr>
        <w:tblStyle w:val="Listamedia2-nfasis2"/>
        <w:tblpPr w:leftFromText="141" w:rightFromText="141" w:vertAnchor="page" w:horzAnchor="margin" w:tblpY="2178"/>
        <w:tblW w:w="5000" w:type="pct"/>
        <w:tblLook w:val="04A0" w:firstRow="1" w:lastRow="0" w:firstColumn="1" w:lastColumn="0" w:noHBand="0" w:noVBand="1"/>
      </w:tblPr>
      <w:tblGrid>
        <w:gridCol w:w="1595"/>
        <w:gridCol w:w="695"/>
        <w:gridCol w:w="6855"/>
      </w:tblGrid>
      <w:tr w:rsidR="00EF2860" w:rsidTr="00EF2860">
        <w:trPr>
          <w:cnfStyle w:val="100000000000" w:firstRow="1" w:lastRow="0" w:firstColumn="0" w:lastColumn="0" w:oddVBand="0" w:evenVBand="0" w:oddHBand="0" w:evenHBand="0" w:firstRowFirstColumn="0" w:firstRowLastColumn="0" w:lastRowFirstColumn="0" w:lastRowLastColumn="0"/>
          <w:ins w:id="2617" w:author="Miguel Centeno Muñoz" w:date="2014-08-02T12:51:00Z"/>
        </w:trPr>
        <w:tc>
          <w:tcPr>
            <w:cnfStyle w:val="001000000100" w:firstRow="0" w:lastRow="0" w:firstColumn="1" w:lastColumn="0" w:oddVBand="0" w:evenVBand="0" w:oddHBand="0" w:evenHBand="0" w:firstRowFirstColumn="1" w:firstRowLastColumn="0" w:lastRowFirstColumn="0" w:lastRowLastColumn="0"/>
            <w:tcW w:w="0" w:type="auto"/>
            <w:hideMark/>
          </w:tcPr>
          <w:p w:rsidR="00EF2860" w:rsidRDefault="00EF2860" w:rsidP="00EF2860">
            <w:pPr>
              <w:rPr>
                <w:ins w:id="2618" w:author="Miguel Centeno Muñoz" w:date="2014-08-02T12:51:00Z"/>
                <w:rFonts w:ascii="Arial" w:hAnsi="Arial" w:cs="Arial"/>
                <w:sz w:val="20"/>
                <w:szCs w:val="20"/>
              </w:rPr>
            </w:pPr>
            <w:ins w:id="2619" w:author="Miguel Centeno Muñoz" w:date="2014-08-02T12:51:00Z">
              <w:r>
                <w:rPr>
                  <w:rFonts w:ascii="Arial" w:hAnsi="Arial" w:cs="Arial"/>
                  <w:b/>
                  <w:bCs/>
                  <w:sz w:val="20"/>
                  <w:szCs w:val="20"/>
                </w:rPr>
                <w:t>UC-0007</w:t>
              </w:r>
            </w:ins>
          </w:p>
        </w:tc>
        <w:tc>
          <w:tcPr>
            <w:tcW w:w="4128" w:type="pct"/>
            <w:gridSpan w:val="2"/>
            <w:hideMark/>
          </w:tcPr>
          <w:p w:rsidR="00EF2860" w:rsidRDefault="00EF2860" w:rsidP="00EF2860">
            <w:pPr>
              <w:cnfStyle w:val="100000000000" w:firstRow="1" w:lastRow="0" w:firstColumn="0" w:lastColumn="0" w:oddVBand="0" w:evenVBand="0" w:oddHBand="0" w:evenHBand="0" w:firstRowFirstColumn="0" w:firstRowLastColumn="0" w:lastRowFirstColumn="0" w:lastRowLastColumn="0"/>
              <w:rPr>
                <w:ins w:id="2620" w:author="Miguel Centeno Muñoz" w:date="2014-08-02T12:51:00Z"/>
                <w:rFonts w:ascii="Arial" w:hAnsi="Arial" w:cs="Arial"/>
                <w:sz w:val="20"/>
                <w:szCs w:val="20"/>
              </w:rPr>
            </w:pPr>
            <w:ins w:id="2621" w:author="Miguel Centeno Muñoz" w:date="2014-08-02T12:51:00Z">
              <w:r>
                <w:rPr>
                  <w:rFonts w:ascii="Arial" w:hAnsi="Arial" w:cs="Arial"/>
                  <w:b/>
                  <w:bCs/>
                  <w:sz w:val="20"/>
                  <w:szCs w:val="20"/>
                </w:rPr>
                <w:t>Modificación ruta</w:t>
              </w:r>
            </w:ins>
          </w:p>
        </w:tc>
      </w:tr>
      <w:tr w:rsidR="00EF2860" w:rsidTr="00EF2860">
        <w:trPr>
          <w:cnfStyle w:val="000000100000" w:firstRow="0" w:lastRow="0" w:firstColumn="0" w:lastColumn="0" w:oddVBand="0" w:evenVBand="0" w:oddHBand="1" w:evenHBand="0" w:firstRowFirstColumn="0" w:firstRowLastColumn="0" w:lastRowFirstColumn="0" w:lastRowLastColumn="0"/>
          <w:ins w:id="262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23" w:author="Miguel Centeno Muñoz" w:date="2014-08-02T12:51:00Z"/>
                <w:rFonts w:ascii="Arial" w:hAnsi="Arial" w:cs="Arial"/>
                <w:sz w:val="20"/>
                <w:szCs w:val="20"/>
              </w:rPr>
            </w:pPr>
            <w:ins w:id="2624" w:author="Miguel Centeno Muñoz" w:date="2014-08-02T12:51:00Z">
              <w:r>
                <w:rPr>
                  <w:rFonts w:ascii="Arial" w:hAnsi="Arial" w:cs="Arial"/>
                  <w:b/>
                  <w:bCs/>
                  <w:sz w:val="20"/>
                  <w:szCs w:val="20"/>
                </w:rPr>
                <w:lastRenderedPageBreak/>
                <w:t>Versión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25" w:author="Miguel Centeno Muñoz" w:date="2014-08-02T12:51:00Z"/>
                <w:rFonts w:ascii="Arial" w:hAnsi="Arial" w:cs="Arial"/>
                <w:sz w:val="20"/>
                <w:szCs w:val="20"/>
              </w:rPr>
            </w:pPr>
            <w:ins w:id="2626" w:author="Miguel Centeno Muñoz" w:date="2014-08-02T12:51:00Z">
              <w:r>
                <w:rPr>
                  <w:rFonts w:ascii="Arial" w:hAnsi="Arial" w:cs="Arial"/>
                  <w:sz w:val="20"/>
                  <w:szCs w:val="20"/>
                </w:rPr>
                <w:t xml:space="preserve">1.0 ( 25/06/2014 ) </w:t>
              </w:r>
            </w:ins>
          </w:p>
        </w:tc>
      </w:tr>
      <w:tr w:rsidR="00EF2860" w:rsidTr="00EF2860">
        <w:trPr>
          <w:ins w:id="262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28" w:author="Miguel Centeno Muñoz" w:date="2014-08-02T12:51:00Z"/>
                <w:rFonts w:ascii="Arial" w:hAnsi="Arial" w:cs="Arial"/>
                <w:sz w:val="20"/>
                <w:szCs w:val="20"/>
              </w:rPr>
            </w:pPr>
            <w:ins w:id="2629" w:author="Miguel Centeno Muñoz" w:date="2014-08-02T12:51:00Z">
              <w:r>
                <w:rPr>
                  <w:rFonts w:ascii="Arial" w:hAnsi="Arial" w:cs="Arial"/>
                  <w:b/>
                  <w:bCs/>
                  <w:sz w:val="20"/>
                  <w:szCs w:val="20"/>
                </w:rPr>
                <w:t>Autores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630" w:author="Miguel Centeno Muñoz" w:date="2014-08-02T12:51:00Z"/>
                <w:rFonts w:ascii="Arial" w:hAnsi="Arial" w:cs="Arial"/>
                <w:sz w:val="20"/>
                <w:szCs w:val="20"/>
              </w:rPr>
            </w:pPr>
            <w:ins w:id="2631" w:author="Miguel Centeno Muñoz" w:date="2014-08-02T12:51:00Z">
              <w:r w:rsidRPr="00986B9A">
                <w:rPr>
                  <w:rFonts w:ascii="Arial" w:hAnsi="Arial" w:cs="Arial"/>
                  <w:sz w:val="20"/>
                  <w:szCs w:val="20"/>
                </w:rPr>
                <w:t xml:space="preserve">Miguel Centeno Muñoz </w:t>
              </w:r>
            </w:ins>
          </w:p>
        </w:tc>
      </w:tr>
      <w:tr w:rsidR="00EF2860" w:rsidTr="00EF2860">
        <w:trPr>
          <w:cnfStyle w:val="000000100000" w:firstRow="0" w:lastRow="0" w:firstColumn="0" w:lastColumn="0" w:oddVBand="0" w:evenVBand="0" w:oddHBand="1" w:evenHBand="0" w:firstRowFirstColumn="0" w:firstRowLastColumn="0" w:lastRowFirstColumn="0" w:lastRowLastColumn="0"/>
          <w:ins w:id="263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33" w:author="Miguel Centeno Muñoz" w:date="2014-08-02T12:51:00Z"/>
                <w:rFonts w:ascii="Arial" w:hAnsi="Arial" w:cs="Arial"/>
                <w:sz w:val="20"/>
                <w:szCs w:val="20"/>
              </w:rPr>
            </w:pPr>
            <w:ins w:id="2634" w:author="Miguel Centeno Muñoz" w:date="2014-08-02T12:51:00Z">
              <w:r>
                <w:rPr>
                  <w:rFonts w:ascii="Arial" w:hAnsi="Arial" w:cs="Arial"/>
                  <w:b/>
                  <w:bCs/>
                  <w:sz w:val="20"/>
                  <w:szCs w:val="20"/>
                </w:rPr>
                <w:t>Fuentes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635" w:author="Miguel Centeno Muñoz" w:date="2014-08-02T12:51:00Z"/>
                <w:rFonts w:ascii="Arial" w:hAnsi="Arial" w:cs="Arial"/>
                <w:sz w:val="20"/>
                <w:szCs w:val="20"/>
              </w:rPr>
            </w:pPr>
            <w:ins w:id="2636" w:author="Miguel Centeno Muñoz" w:date="2014-08-02T12:51:00Z">
              <w:r w:rsidRPr="00986B9A">
                <w:rPr>
                  <w:rFonts w:ascii="Arial" w:hAnsi="Arial" w:cs="Arial"/>
                  <w:sz w:val="20"/>
                  <w:szCs w:val="20"/>
                </w:rPr>
                <w:t xml:space="preserve">Sergio Segura Rueda </w:t>
              </w:r>
            </w:ins>
          </w:p>
        </w:tc>
      </w:tr>
      <w:tr w:rsidR="00EF2860" w:rsidTr="00EF2860">
        <w:trPr>
          <w:ins w:id="263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38" w:author="Miguel Centeno Muñoz" w:date="2014-08-02T12:51:00Z"/>
                <w:rFonts w:ascii="Arial" w:hAnsi="Arial" w:cs="Arial"/>
                <w:sz w:val="20"/>
                <w:szCs w:val="20"/>
              </w:rPr>
            </w:pPr>
            <w:ins w:id="2639" w:author="Miguel Centeno Muñoz" w:date="2014-08-02T12:51:00Z">
              <w:r>
                <w:rPr>
                  <w:rFonts w:ascii="Arial" w:hAnsi="Arial" w:cs="Arial"/>
                  <w:b/>
                  <w:bCs/>
                  <w:sz w:val="20"/>
                  <w:szCs w:val="20"/>
                </w:rPr>
                <w:t>Dependencias</w:t>
              </w:r>
            </w:ins>
          </w:p>
        </w:tc>
        <w:tc>
          <w:tcPr>
            <w:tcW w:w="0" w:type="auto"/>
            <w:gridSpan w:val="2"/>
            <w:hideMark/>
          </w:tcPr>
          <w:p w:rsidR="00EF2860" w:rsidRPr="00B85A7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40" w:author="Miguel Centeno Muñoz" w:date="2014-08-02T12:51:00Z"/>
                <w:rFonts w:ascii="Arial" w:hAnsi="Arial" w:cs="Arial"/>
                <w:sz w:val="20"/>
                <w:szCs w:val="20"/>
              </w:rPr>
            </w:pPr>
            <w:ins w:id="2641" w:author="Miguel Centeno Muñoz" w:date="2014-08-02T12:51:00Z">
              <w:r w:rsidRPr="00B85A70">
                <w:rPr>
                  <w:rFonts w:ascii="Arial" w:hAnsi="Arial" w:cs="Arial"/>
                  <w:sz w:val="20"/>
                  <w:szCs w:val="20"/>
                </w:rPr>
                <w:t xml:space="preserve">[IRQ-0002] Información sobre Rutas </w:t>
              </w:r>
            </w:ins>
          </w:p>
          <w:p w:rsid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42" w:author="Miguel Centeno Muñoz" w:date="2014-08-02T12:51:00Z"/>
                <w:rFonts w:ascii="Arial" w:hAnsi="Arial" w:cs="Arial"/>
                <w:sz w:val="20"/>
                <w:szCs w:val="20"/>
              </w:rPr>
            </w:pPr>
            <w:ins w:id="2643" w:author="Miguel Centeno Muñoz" w:date="2014-08-02T12:51:00Z">
              <w:r w:rsidRPr="00B85A70">
                <w:rPr>
                  <w:rFonts w:ascii="Arial" w:hAnsi="Arial" w:cs="Arial"/>
                  <w:sz w:val="20"/>
                  <w:szCs w:val="20"/>
                </w:rPr>
                <w:t>[IRQ-0003] Información Categoría Ruta</w:t>
              </w:r>
            </w:ins>
          </w:p>
          <w:p w:rsidR="00EF2860" w:rsidRPr="006D4CAE"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44" w:author="Miguel Centeno Muñoz" w:date="2014-08-02T12:51:00Z"/>
                <w:rFonts w:ascii="Arial" w:hAnsi="Arial" w:cs="Arial"/>
                <w:sz w:val="20"/>
                <w:szCs w:val="20"/>
              </w:rPr>
            </w:pPr>
            <w:ins w:id="2645" w:author="Miguel Centeno Muñoz" w:date="2014-08-02T12:51:00Z">
              <w:r w:rsidRPr="006D4CAE">
                <w:rPr>
                  <w:rFonts w:ascii="Arial" w:hAnsi="Arial" w:cs="Arial"/>
                  <w:sz w:val="20"/>
                  <w:szCs w:val="20"/>
                </w:rPr>
                <w:t>[OBJ-0002] Gestión de Rutas</w:t>
              </w:r>
            </w:ins>
          </w:p>
        </w:tc>
      </w:tr>
      <w:tr w:rsidR="00EF2860" w:rsidTr="00EF2860">
        <w:trPr>
          <w:cnfStyle w:val="000000100000" w:firstRow="0" w:lastRow="0" w:firstColumn="0" w:lastColumn="0" w:oddVBand="0" w:evenVBand="0" w:oddHBand="1" w:evenHBand="0" w:firstRowFirstColumn="0" w:firstRowLastColumn="0" w:lastRowFirstColumn="0" w:lastRowLastColumn="0"/>
          <w:ins w:id="2646"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47" w:author="Miguel Centeno Muñoz" w:date="2014-08-02T12:51:00Z"/>
                <w:rFonts w:ascii="Arial" w:hAnsi="Arial" w:cs="Arial"/>
                <w:sz w:val="20"/>
                <w:szCs w:val="20"/>
              </w:rPr>
            </w:pPr>
            <w:ins w:id="2648" w:author="Miguel Centeno Muñoz" w:date="2014-08-02T12:51:00Z">
              <w:r>
                <w:rPr>
                  <w:rFonts w:ascii="Arial" w:hAnsi="Arial" w:cs="Arial"/>
                  <w:b/>
                  <w:bCs/>
                  <w:sz w:val="20"/>
                  <w:szCs w:val="20"/>
                </w:rPr>
                <w:t>Descripción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49" w:author="Miguel Centeno Muñoz" w:date="2014-08-02T12:51:00Z"/>
                <w:rFonts w:ascii="Arial" w:hAnsi="Arial" w:cs="Arial"/>
                <w:sz w:val="20"/>
                <w:szCs w:val="20"/>
              </w:rPr>
            </w:pPr>
            <w:ins w:id="2650" w:author="Miguel Centeno Muñoz" w:date="2014-08-02T12:51: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ins>
          </w:p>
        </w:tc>
      </w:tr>
      <w:tr w:rsidR="00EF2860" w:rsidTr="00EF2860">
        <w:trPr>
          <w:ins w:id="2651"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52" w:author="Miguel Centeno Muñoz" w:date="2014-08-02T12:51:00Z"/>
                <w:rFonts w:ascii="Arial" w:hAnsi="Arial" w:cs="Arial"/>
                <w:sz w:val="20"/>
                <w:szCs w:val="20"/>
              </w:rPr>
            </w:pPr>
            <w:ins w:id="2653" w:author="Miguel Centeno Muñoz" w:date="2014-08-02T12:51:00Z">
              <w:r>
                <w:rPr>
                  <w:rFonts w:ascii="Arial" w:hAnsi="Arial" w:cs="Arial"/>
                  <w:b/>
                  <w:bCs/>
                  <w:sz w:val="20"/>
                  <w:szCs w:val="20"/>
                </w:rPr>
                <w:t>Precondición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54" w:author="Miguel Centeno Muñoz" w:date="2014-08-02T12:51:00Z"/>
                <w:rFonts w:ascii="Arial" w:hAnsi="Arial" w:cs="Arial"/>
                <w:sz w:val="20"/>
                <w:szCs w:val="20"/>
              </w:rPr>
            </w:pPr>
            <w:ins w:id="2655"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56"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EF2860" w:rsidRDefault="00EF2860" w:rsidP="00EF2860">
            <w:pPr>
              <w:rPr>
                <w:ins w:id="2657" w:author="Miguel Centeno Muñoz" w:date="2014-08-02T12:51:00Z"/>
                <w:rFonts w:ascii="Arial" w:hAnsi="Arial" w:cs="Arial"/>
                <w:sz w:val="20"/>
                <w:szCs w:val="20"/>
              </w:rPr>
            </w:pPr>
            <w:ins w:id="2658" w:author="Miguel Centeno Muñoz" w:date="2014-08-02T12:51:00Z">
              <w:r>
                <w:rPr>
                  <w:rFonts w:ascii="Arial" w:hAnsi="Arial" w:cs="Arial"/>
                  <w:b/>
                  <w:bCs/>
                  <w:sz w:val="20"/>
                  <w:szCs w:val="20"/>
                </w:rPr>
                <w:t>Secuencia normal</w:t>
              </w:r>
            </w:ins>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59" w:author="Miguel Centeno Muñoz" w:date="2014-08-02T12:51:00Z"/>
                <w:rFonts w:ascii="Arial" w:hAnsi="Arial" w:cs="Arial"/>
                <w:b/>
                <w:bCs/>
                <w:sz w:val="20"/>
                <w:szCs w:val="20"/>
              </w:rPr>
            </w:pPr>
            <w:ins w:id="2660" w:author="Miguel Centeno Muñoz" w:date="2014-08-02T12:51:00Z">
              <w:r>
                <w:rPr>
                  <w:rFonts w:ascii="Arial" w:hAnsi="Arial" w:cs="Arial"/>
                  <w:b/>
                  <w:bCs/>
                  <w:sz w:val="20"/>
                  <w:szCs w:val="20"/>
                </w:rPr>
                <w:t>Paso</w:t>
              </w:r>
            </w:ins>
          </w:p>
        </w:tc>
        <w:tc>
          <w:tcPr>
            <w:tcW w:w="3748" w:type="pct"/>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61" w:author="Miguel Centeno Muñoz" w:date="2014-08-02T12:51:00Z"/>
                <w:rFonts w:ascii="Arial" w:hAnsi="Arial" w:cs="Arial"/>
                <w:b/>
                <w:bCs/>
                <w:sz w:val="20"/>
                <w:szCs w:val="20"/>
              </w:rPr>
            </w:pPr>
            <w:ins w:id="2662" w:author="Miguel Centeno Muñoz" w:date="2014-08-02T12:51:00Z">
              <w:r>
                <w:rPr>
                  <w:rFonts w:ascii="Arial" w:hAnsi="Arial" w:cs="Arial"/>
                  <w:b/>
                  <w:bCs/>
                  <w:sz w:val="20"/>
                  <w:szCs w:val="20"/>
                </w:rPr>
                <w:t>Acción</w:t>
              </w:r>
            </w:ins>
          </w:p>
        </w:tc>
      </w:tr>
      <w:tr w:rsidR="00EF2860" w:rsidTr="00EF2860">
        <w:trPr>
          <w:ins w:id="266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64"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65" w:author="Miguel Centeno Muñoz" w:date="2014-08-02T12:51:00Z"/>
                <w:rFonts w:ascii="Arial" w:hAnsi="Arial" w:cs="Arial"/>
                <w:sz w:val="20"/>
                <w:szCs w:val="20"/>
              </w:rPr>
            </w:pPr>
            <w:ins w:id="2666" w:author="Miguel Centeno Muñoz" w:date="2014-08-02T12:51:00Z">
              <w:r>
                <w:rPr>
                  <w:rFonts w:ascii="Arial" w:hAnsi="Arial" w:cs="Arial"/>
                  <w:sz w:val="20"/>
                  <w:szCs w:val="20"/>
                </w:rPr>
                <w:t>1</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67" w:author="Miguel Centeno Muñoz" w:date="2014-08-02T12:51:00Z"/>
                <w:rFonts w:ascii="Arial" w:hAnsi="Arial" w:cs="Arial"/>
                <w:sz w:val="20"/>
                <w:szCs w:val="20"/>
              </w:rPr>
            </w:pPr>
            <w:ins w:id="2668" w:author="Miguel Centeno Muñoz" w:date="2014-08-02T12:51: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EF2860" w:rsidTr="00EF2860">
        <w:trPr>
          <w:cnfStyle w:val="000000100000" w:firstRow="0" w:lastRow="0" w:firstColumn="0" w:lastColumn="0" w:oddVBand="0" w:evenVBand="0" w:oddHBand="1" w:evenHBand="0" w:firstRowFirstColumn="0" w:firstRowLastColumn="0" w:lastRowFirstColumn="0" w:lastRowLastColumn="0"/>
          <w:ins w:id="2669"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70"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71" w:author="Miguel Centeno Muñoz" w:date="2014-08-02T12:51:00Z"/>
                <w:rFonts w:ascii="Arial" w:hAnsi="Arial" w:cs="Arial"/>
                <w:sz w:val="20"/>
                <w:szCs w:val="20"/>
              </w:rPr>
            </w:pPr>
            <w:ins w:id="2672" w:author="Miguel Centeno Muñoz" w:date="2014-08-02T12:51:00Z">
              <w:r>
                <w:rPr>
                  <w:rFonts w:ascii="Arial" w:hAnsi="Arial" w:cs="Arial"/>
                  <w:sz w:val="20"/>
                  <w:szCs w:val="20"/>
                </w:rPr>
                <w:t>2</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73" w:author="Miguel Centeno Muñoz" w:date="2014-08-02T12:51:00Z"/>
                <w:rFonts w:ascii="Arial" w:hAnsi="Arial" w:cs="Arial"/>
                <w:sz w:val="20"/>
                <w:szCs w:val="20"/>
              </w:rPr>
            </w:pPr>
            <w:ins w:id="2674" w:author="Miguel Centeno Muñoz" w:date="2014-08-02T12:51: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ins>
          </w:p>
        </w:tc>
      </w:tr>
      <w:tr w:rsidR="00EF2860" w:rsidTr="00EF2860">
        <w:trPr>
          <w:ins w:id="267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76"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77" w:author="Miguel Centeno Muñoz" w:date="2014-08-02T12:51:00Z"/>
                <w:rFonts w:ascii="Arial" w:hAnsi="Arial" w:cs="Arial"/>
                <w:sz w:val="20"/>
                <w:szCs w:val="20"/>
              </w:rPr>
            </w:pPr>
            <w:ins w:id="2678" w:author="Miguel Centeno Muñoz" w:date="2014-08-02T12:51:00Z">
              <w:r>
                <w:rPr>
                  <w:rFonts w:ascii="Arial" w:hAnsi="Arial" w:cs="Arial"/>
                  <w:sz w:val="20"/>
                  <w:szCs w:val="20"/>
                </w:rPr>
                <w:t>3</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79" w:author="Miguel Centeno Muñoz" w:date="2014-08-02T12:51:00Z"/>
                <w:rFonts w:ascii="Arial" w:hAnsi="Arial" w:cs="Arial"/>
                <w:sz w:val="20"/>
                <w:szCs w:val="20"/>
              </w:rPr>
            </w:pPr>
            <w:ins w:id="2680" w:author="Miguel Centeno Muñoz" w:date="2014-08-02T12:51: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ins>
          </w:p>
        </w:tc>
      </w:tr>
      <w:tr w:rsidR="00EF2860" w:rsidTr="00EF2860">
        <w:trPr>
          <w:cnfStyle w:val="000000100000" w:firstRow="0" w:lastRow="0" w:firstColumn="0" w:lastColumn="0" w:oddVBand="0" w:evenVBand="0" w:oddHBand="1" w:evenHBand="0" w:firstRowFirstColumn="0" w:firstRowLastColumn="0" w:lastRowFirstColumn="0" w:lastRowLastColumn="0"/>
          <w:ins w:id="2681"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82"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83" w:author="Miguel Centeno Muñoz" w:date="2014-08-02T12:51:00Z"/>
                <w:rFonts w:ascii="Arial" w:hAnsi="Arial" w:cs="Arial"/>
                <w:sz w:val="20"/>
                <w:szCs w:val="20"/>
              </w:rPr>
            </w:pPr>
            <w:ins w:id="2684" w:author="Miguel Centeno Muñoz" w:date="2014-08-02T12:51:00Z">
              <w:r>
                <w:rPr>
                  <w:rFonts w:ascii="Arial" w:hAnsi="Arial" w:cs="Arial"/>
                  <w:sz w:val="20"/>
                  <w:szCs w:val="20"/>
                </w:rPr>
                <w:t>4</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85" w:author="Miguel Centeno Muñoz" w:date="2014-08-02T12:51:00Z"/>
                <w:rFonts w:ascii="Arial" w:hAnsi="Arial" w:cs="Arial"/>
                <w:sz w:val="20"/>
                <w:szCs w:val="20"/>
              </w:rPr>
            </w:pPr>
            <w:ins w:id="2686" w:author="Miguel Centeno Muñoz" w:date="2014-08-02T12:51: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ins>
          </w:p>
        </w:tc>
      </w:tr>
      <w:tr w:rsidR="00EF2860" w:rsidTr="00EF2860">
        <w:trPr>
          <w:ins w:id="268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88" w:author="Miguel Centeno Muñoz" w:date="2014-08-02T12:51:00Z"/>
                <w:rFonts w:ascii="Arial" w:hAnsi="Arial" w:cs="Arial"/>
                <w:sz w:val="20"/>
                <w:szCs w:val="20"/>
              </w:rPr>
            </w:pPr>
            <w:proofErr w:type="spellStart"/>
            <w:ins w:id="2689" w:author="Miguel Centeno Muñoz" w:date="2014-08-02T12:51:00Z">
              <w:r>
                <w:rPr>
                  <w:rFonts w:ascii="Arial" w:hAnsi="Arial" w:cs="Arial"/>
                  <w:b/>
                  <w:bCs/>
                  <w:sz w:val="20"/>
                  <w:szCs w:val="20"/>
                </w:rPr>
                <w:t>Postcondición</w:t>
              </w:r>
              <w:proofErr w:type="spellEnd"/>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90" w:author="Miguel Centeno Muñoz" w:date="2014-08-02T12:51:00Z"/>
                <w:rFonts w:ascii="Arial" w:hAnsi="Arial" w:cs="Arial"/>
                <w:sz w:val="20"/>
                <w:szCs w:val="20"/>
              </w:rPr>
            </w:pPr>
            <w:ins w:id="2691"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9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93" w:author="Miguel Centeno Muñoz" w:date="2014-08-02T12:51:00Z"/>
                <w:rFonts w:ascii="Arial" w:hAnsi="Arial" w:cs="Arial"/>
                <w:sz w:val="20"/>
                <w:szCs w:val="20"/>
              </w:rPr>
            </w:pPr>
            <w:ins w:id="2694" w:author="Miguel Centeno Muñoz" w:date="2014-08-02T12:51:00Z">
              <w:r>
                <w:rPr>
                  <w:rFonts w:ascii="Arial" w:hAnsi="Arial" w:cs="Arial"/>
                  <w:b/>
                  <w:bCs/>
                  <w:sz w:val="20"/>
                  <w:szCs w:val="20"/>
                </w:rPr>
                <w:t>Importancia</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95" w:author="Miguel Centeno Muñoz" w:date="2014-08-02T12:51:00Z"/>
                <w:rFonts w:ascii="Arial" w:hAnsi="Arial" w:cs="Arial"/>
                <w:sz w:val="20"/>
                <w:szCs w:val="20"/>
              </w:rPr>
            </w:pPr>
            <w:ins w:id="2696" w:author="Miguel Centeno Muñoz" w:date="2014-08-02T12:51:00Z">
              <w:r>
                <w:rPr>
                  <w:rFonts w:ascii="Arial" w:hAnsi="Arial" w:cs="Arial"/>
                  <w:sz w:val="20"/>
                  <w:szCs w:val="20"/>
                </w:rPr>
                <w:t>vital</w:t>
              </w:r>
            </w:ins>
          </w:p>
        </w:tc>
      </w:tr>
      <w:tr w:rsidR="00EF2860" w:rsidTr="00EF2860">
        <w:trPr>
          <w:ins w:id="269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98" w:author="Miguel Centeno Muñoz" w:date="2014-08-02T12:51:00Z"/>
                <w:rFonts w:ascii="Arial" w:hAnsi="Arial" w:cs="Arial"/>
                <w:sz w:val="20"/>
                <w:szCs w:val="20"/>
              </w:rPr>
            </w:pPr>
            <w:ins w:id="2699" w:author="Miguel Centeno Muñoz" w:date="2014-08-02T12:51:00Z">
              <w:r>
                <w:rPr>
                  <w:rFonts w:ascii="Arial" w:hAnsi="Arial" w:cs="Arial"/>
                  <w:b/>
                  <w:bCs/>
                  <w:sz w:val="20"/>
                  <w:szCs w:val="20"/>
                </w:rPr>
                <w:t>Urgencia</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700" w:author="Miguel Centeno Muñoz" w:date="2014-08-02T12:51:00Z"/>
                <w:rFonts w:ascii="Arial" w:hAnsi="Arial" w:cs="Arial"/>
                <w:sz w:val="20"/>
                <w:szCs w:val="20"/>
              </w:rPr>
            </w:pPr>
            <w:ins w:id="2701" w:author="Miguel Centeno Muñoz" w:date="2014-08-02T12:51:00Z">
              <w:r>
                <w:rPr>
                  <w:rFonts w:ascii="Arial" w:hAnsi="Arial" w:cs="Arial"/>
                  <w:sz w:val="20"/>
                  <w:szCs w:val="20"/>
                </w:rPr>
                <w:t>inmediatamente</w:t>
              </w:r>
            </w:ins>
          </w:p>
        </w:tc>
      </w:tr>
      <w:tr w:rsidR="00EF2860" w:rsidTr="00EF2860">
        <w:trPr>
          <w:cnfStyle w:val="000000100000" w:firstRow="0" w:lastRow="0" w:firstColumn="0" w:lastColumn="0" w:oddVBand="0" w:evenVBand="0" w:oddHBand="1" w:evenHBand="0" w:firstRowFirstColumn="0" w:firstRowLastColumn="0" w:lastRowFirstColumn="0" w:lastRowLastColumn="0"/>
          <w:ins w:id="270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703" w:author="Miguel Centeno Muñoz" w:date="2014-08-02T12:51:00Z"/>
                <w:rFonts w:ascii="Arial" w:hAnsi="Arial" w:cs="Arial"/>
                <w:sz w:val="20"/>
                <w:szCs w:val="20"/>
              </w:rPr>
            </w:pPr>
            <w:ins w:id="2704" w:author="Miguel Centeno Muñoz" w:date="2014-08-02T12:51:00Z">
              <w:r>
                <w:rPr>
                  <w:rFonts w:ascii="Arial" w:hAnsi="Arial" w:cs="Arial"/>
                  <w:b/>
                  <w:bCs/>
                  <w:sz w:val="20"/>
                  <w:szCs w:val="20"/>
                </w:rPr>
                <w:t>Estado</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705" w:author="Miguel Centeno Muñoz" w:date="2014-08-02T12:51:00Z"/>
                <w:rFonts w:ascii="Arial" w:hAnsi="Arial" w:cs="Arial"/>
                <w:sz w:val="20"/>
                <w:szCs w:val="20"/>
              </w:rPr>
            </w:pPr>
            <w:ins w:id="2706" w:author="Miguel Centeno Muñoz" w:date="2014-08-02T12:51:00Z">
              <w:r>
                <w:rPr>
                  <w:rFonts w:ascii="Arial" w:hAnsi="Arial" w:cs="Arial"/>
                  <w:sz w:val="20"/>
                  <w:szCs w:val="20"/>
                </w:rPr>
                <w:t>en construcción</w:t>
              </w:r>
            </w:ins>
          </w:p>
        </w:tc>
      </w:tr>
      <w:tr w:rsidR="00EF2860" w:rsidTr="00EF2860">
        <w:trPr>
          <w:ins w:id="270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708" w:author="Miguel Centeno Muñoz" w:date="2014-08-02T12:51:00Z"/>
                <w:rFonts w:ascii="Arial" w:hAnsi="Arial" w:cs="Arial"/>
                <w:sz w:val="20"/>
                <w:szCs w:val="20"/>
              </w:rPr>
            </w:pPr>
            <w:ins w:id="2709" w:author="Miguel Centeno Muñoz" w:date="2014-08-02T12:51:00Z">
              <w:r>
                <w:rPr>
                  <w:rFonts w:ascii="Arial" w:hAnsi="Arial" w:cs="Arial"/>
                  <w:b/>
                  <w:bCs/>
                  <w:sz w:val="20"/>
                  <w:szCs w:val="20"/>
                </w:rPr>
                <w:t>Estabilidad</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710" w:author="Miguel Centeno Muñoz" w:date="2014-08-02T12:51:00Z"/>
                <w:rFonts w:ascii="Arial" w:hAnsi="Arial" w:cs="Arial"/>
                <w:sz w:val="20"/>
                <w:szCs w:val="20"/>
              </w:rPr>
            </w:pPr>
            <w:ins w:id="2711" w:author="Miguel Centeno Muñoz" w:date="2014-08-02T12:51:00Z">
              <w:r>
                <w:rPr>
                  <w:rFonts w:ascii="Arial" w:hAnsi="Arial" w:cs="Arial"/>
                  <w:sz w:val="20"/>
                  <w:szCs w:val="20"/>
                </w:rPr>
                <w:t>alta</w:t>
              </w:r>
            </w:ins>
          </w:p>
        </w:tc>
      </w:tr>
    </w:tbl>
    <w:p w:rsidR="005E20C8" w:rsidRDefault="005E20C8" w:rsidP="00533654">
      <w:pPr>
        <w:rPr>
          <w:ins w:id="2712" w:author="Miguel Centeno Muñoz" w:date="2014-07-27T22:20:00Z"/>
        </w:rPr>
      </w:pPr>
    </w:p>
    <w:p w:rsidR="005E20C8" w:rsidRDefault="005E20C8" w:rsidP="00533654">
      <w:pPr>
        <w:rPr>
          <w:ins w:id="2713" w:author="Miguel Centeno Muñoz" w:date="2014-07-27T22:20:00Z"/>
        </w:rPr>
      </w:pPr>
    </w:p>
    <w:p w:rsidR="005E20C8" w:rsidRDefault="005E20C8" w:rsidP="00533654">
      <w:pPr>
        <w:rPr>
          <w:ins w:id="2714" w:author="Miguel Centeno Muñoz" w:date="2014-07-27T22:20:00Z"/>
        </w:rPr>
      </w:pPr>
    </w:p>
    <w:p w:rsidR="005E20C8" w:rsidRDefault="005E20C8" w:rsidP="00533654">
      <w:pPr>
        <w:rPr>
          <w:ins w:id="2715" w:author="Miguel Centeno Muñoz" w:date="2014-07-27T22:20:00Z"/>
        </w:rPr>
      </w:pPr>
    </w:p>
    <w:p w:rsidR="005E20C8" w:rsidRDefault="005E20C8" w:rsidP="00533654">
      <w:pPr>
        <w:rPr>
          <w:ins w:id="2716" w:author="Miguel Centeno Muñoz" w:date="2014-07-27T22:20:00Z"/>
        </w:rPr>
      </w:pPr>
    </w:p>
    <w:p w:rsidR="005E20C8" w:rsidRDefault="005E20C8" w:rsidP="00533654">
      <w:pPr>
        <w:rPr>
          <w:ins w:id="2717" w:author="Miguel Centeno Muñoz" w:date="2014-07-27T22:20:00Z"/>
        </w:rPr>
      </w:pPr>
    </w:p>
    <w:p w:rsidR="005E20C8" w:rsidRDefault="005E20C8" w:rsidP="00533654">
      <w:pPr>
        <w:rPr>
          <w:ins w:id="2718" w:author="Miguel Centeno Muñoz" w:date="2014-08-02T12:24:00Z"/>
        </w:rPr>
      </w:pPr>
    </w:p>
    <w:p w:rsidR="007761C4" w:rsidRDefault="007761C4" w:rsidP="00533654">
      <w:pPr>
        <w:rPr>
          <w:ins w:id="2719" w:author="Miguel Centeno Muñoz" w:date="2014-07-27T22:20:00Z"/>
        </w:rPr>
      </w:pPr>
    </w:p>
    <w:p w:rsidR="005E20C8" w:rsidRDefault="005E20C8" w:rsidP="00533654">
      <w:pPr>
        <w:rPr>
          <w:ins w:id="2720" w:author="Miguel Centeno Muñoz" w:date="2014-07-27T22:20:00Z"/>
        </w:rPr>
      </w:pPr>
    </w:p>
    <w:p w:rsidR="005E20C8" w:rsidRDefault="005E20C8" w:rsidP="00533654">
      <w:pPr>
        <w:rPr>
          <w:ins w:id="2721" w:author="Miguel Centeno Muñoz" w:date="2014-07-27T22:20:00Z"/>
        </w:rPr>
      </w:pPr>
    </w:p>
    <w:p w:rsidR="005E20C8" w:rsidRDefault="005E20C8" w:rsidP="00533654">
      <w:pPr>
        <w:rPr>
          <w:ins w:id="2722" w:author="Miguel Centeno Muñoz" w:date="2014-07-27T22:20:00Z"/>
        </w:rPr>
      </w:pPr>
    </w:p>
    <w:p w:rsidR="005E20C8" w:rsidRDefault="005E20C8" w:rsidP="00533654">
      <w:pPr>
        <w:rPr>
          <w:ins w:id="2723" w:author="Miguel Centeno Muñoz" w:date="2014-07-27T22:20:00Z"/>
        </w:rPr>
      </w:pPr>
    </w:p>
    <w:p w:rsidR="005E20C8" w:rsidRDefault="005E20C8" w:rsidP="00533654">
      <w:pPr>
        <w:rPr>
          <w:ins w:id="2724" w:author="Miguel Centeno Muñoz" w:date="2014-07-27T22:20:00Z"/>
        </w:rPr>
      </w:pPr>
    </w:p>
    <w:p w:rsidR="005E20C8" w:rsidRDefault="005E20C8" w:rsidP="00533654">
      <w:pPr>
        <w:rPr>
          <w:ins w:id="2725" w:author="Miguel Centeno Muñoz" w:date="2014-07-27T22:20:00Z"/>
        </w:rPr>
      </w:pPr>
    </w:p>
    <w:p w:rsidR="005E20C8" w:rsidRDefault="005E20C8" w:rsidP="00533654">
      <w:pPr>
        <w:rPr>
          <w:ins w:id="2726"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727"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728" w:author="Miguel Centeno Muñoz" w:date="2014-07-27T22:20:00Z"/>
                <w:rFonts w:ascii="Arial" w:hAnsi="Arial" w:cs="Arial"/>
                <w:sz w:val="20"/>
                <w:szCs w:val="20"/>
              </w:rPr>
            </w:pPr>
            <w:ins w:id="2729" w:author="Miguel Centeno Muñoz" w:date="2014-07-27T22:20:00Z">
              <w:r>
                <w:rPr>
                  <w:rFonts w:ascii="Arial" w:hAnsi="Arial" w:cs="Arial"/>
                  <w:b/>
                  <w:bCs/>
                  <w:sz w:val="20"/>
                  <w:szCs w:val="20"/>
                </w:rPr>
                <w:lastRenderedPageBreak/>
                <w:t>UC-000</w:t>
              </w:r>
            </w:ins>
            <w:ins w:id="2730"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731" w:author="Miguel Centeno Muñoz" w:date="2014-07-27T22:20:00Z"/>
                <w:rFonts w:ascii="Arial" w:hAnsi="Arial" w:cs="Arial"/>
                <w:sz w:val="20"/>
                <w:szCs w:val="20"/>
              </w:rPr>
            </w:pPr>
            <w:ins w:id="2732"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73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34" w:author="Miguel Centeno Muñoz" w:date="2014-07-27T22:20:00Z"/>
                <w:rFonts w:ascii="Arial" w:hAnsi="Arial" w:cs="Arial"/>
                <w:sz w:val="20"/>
                <w:szCs w:val="20"/>
              </w:rPr>
            </w:pPr>
            <w:ins w:id="2735"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36" w:author="Miguel Centeno Muñoz" w:date="2014-07-27T22:20:00Z"/>
                <w:rFonts w:ascii="Arial" w:hAnsi="Arial" w:cs="Arial"/>
                <w:sz w:val="20"/>
                <w:szCs w:val="20"/>
              </w:rPr>
            </w:pPr>
            <w:ins w:id="2737" w:author="Miguel Centeno Muñoz" w:date="2014-07-27T22:20:00Z">
              <w:r>
                <w:rPr>
                  <w:rFonts w:ascii="Arial" w:hAnsi="Arial" w:cs="Arial"/>
                  <w:sz w:val="20"/>
                  <w:szCs w:val="20"/>
                </w:rPr>
                <w:t xml:space="preserve">1.0 ( 25/06/2014 ) </w:t>
              </w:r>
            </w:ins>
          </w:p>
        </w:tc>
      </w:tr>
      <w:tr w:rsidR="005E20C8" w:rsidTr="005E20C8">
        <w:trPr>
          <w:ins w:id="273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39" w:author="Miguel Centeno Muñoz" w:date="2014-07-27T22:20:00Z"/>
                <w:rFonts w:ascii="Arial" w:hAnsi="Arial" w:cs="Arial"/>
                <w:sz w:val="20"/>
                <w:szCs w:val="20"/>
              </w:rPr>
            </w:pPr>
            <w:ins w:id="2740" w:author="Miguel Centeno Muñoz" w:date="2014-07-27T22:20:00Z">
              <w:r>
                <w:rPr>
                  <w:rFonts w:ascii="Arial" w:hAnsi="Arial" w:cs="Arial"/>
                  <w:b/>
                  <w:bCs/>
                  <w:sz w:val="20"/>
                  <w:szCs w:val="20"/>
                </w:rPr>
                <w:t>Autores</w:t>
              </w:r>
            </w:ins>
          </w:p>
        </w:tc>
        <w:tc>
          <w:tcPr>
            <w:tcW w:w="0" w:type="auto"/>
            <w:gridSpan w:val="2"/>
            <w:hideMark/>
          </w:tcPr>
          <w:p w:rsidR="005E20C8" w:rsidRPr="00EF2860" w:rsidRDefault="005E20C8">
            <w:pPr>
              <w:pStyle w:val="Prrafodelista"/>
              <w:numPr>
                <w:ilvl w:val="0"/>
                <w:numId w:val="60"/>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741" w:author="Miguel Centeno Muñoz" w:date="2014-07-27T22:20:00Z"/>
                <w:rFonts w:ascii="Arial" w:hAnsi="Arial" w:cs="Arial"/>
                <w:sz w:val="20"/>
                <w:szCs w:val="20"/>
                <w:rPrChange w:id="2742" w:author="Miguel Centeno Muñoz" w:date="2014-08-02T12:51:00Z">
                  <w:rPr>
                    <w:ins w:id="2743" w:author="Miguel Centeno Muñoz" w:date="2014-07-27T22:20:00Z"/>
                    <w:rFonts w:eastAsiaTheme="minorHAnsi" w:cstheme="minorBidi"/>
                    <w:color w:val="auto"/>
                  </w:rPr>
                </w:rPrChange>
              </w:rPr>
              <w:pPrChange w:id="2744" w:author="Miguel Centeno Muñoz" w:date="2014-08-02T12:51:00Z">
                <w:pPr>
                  <w:framePr w:hSpace="141" w:wrap="around" w:vAnchor="text" w:hAnchor="margin" w:y="36"/>
                  <w:numPr>
                    <w:numId w:val="2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2745" w:author="Miguel Centeno Muñoz" w:date="2014-07-27T22:20:00Z">
              <w:r w:rsidRPr="00EF2860">
                <w:rPr>
                  <w:rFonts w:ascii="Arial" w:hAnsi="Arial" w:cs="Arial"/>
                  <w:sz w:val="20"/>
                  <w:szCs w:val="20"/>
                  <w:rPrChange w:id="2746" w:author="Miguel Centeno Muñoz" w:date="2014-08-02T12:51:00Z">
                    <w:rPr/>
                  </w:rPrChange>
                </w:rPr>
                <w:t xml:space="preserve">Miguel Centeno Muñoz </w:t>
              </w:r>
            </w:ins>
          </w:p>
        </w:tc>
      </w:tr>
      <w:tr w:rsidR="005E20C8" w:rsidTr="005E20C8">
        <w:trPr>
          <w:cnfStyle w:val="000000100000" w:firstRow="0" w:lastRow="0" w:firstColumn="0" w:lastColumn="0" w:oddVBand="0" w:evenVBand="0" w:oddHBand="1" w:evenHBand="0" w:firstRowFirstColumn="0" w:firstRowLastColumn="0" w:lastRowFirstColumn="0" w:lastRowLastColumn="0"/>
          <w:ins w:id="274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48" w:author="Miguel Centeno Muñoz" w:date="2014-07-27T22:20:00Z"/>
                <w:rFonts w:ascii="Arial" w:hAnsi="Arial" w:cs="Arial"/>
                <w:sz w:val="20"/>
                <w:szCs w:val="20"/>
              </w:rPr>
            </w:pPr>
            <w:ins w:id="2749" w:author="Miguel Centeno Muñoz" w:date="2014-07-27T22:20:00Z">
              <w:r>
                <w:rPr>
                  <w:rFonts w:ascii="Arial" w:hAnsi="Arial" w:cs="Arial"/>
                  <w:b/>
                  <w:bCs/>
                  <w:sz w:val="20"/>
                  <w:szCs w:val="20"/>
                </w:rPr>
                <w:t>Fuentes</w:t>
              </w:r>
            </w:ins>
          </w:p>
        </w:tc>
        <w:tc>
          <w:tcPr>
            <w:tcW w:w="0" w:type="auto"/>
            <w:gridSpan w:val="2"/>
            <w:hideMark/>
          </w:tcPr>
          <w:p w:rsidR="005E20C8" w:rsidRPr="00EF2860" w:rsidRDefault="005E20C8">
            <w:pPr>
              <w:pStyle w:val="Prrafodelista"/>
              <w:numPr>
                <w:ilvl w:val="0"/>
                <w:numId w:val="60"/>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750" w:author="Miguel Centeno Muñoz" w:date="2014-07-27T22:20:00Z"/>
                <w:rFonts w:ascii="Arial" w:hAnsi="Arial" w:cs="Arial"/>
                <w:sz w:val="20"/>
                <w:szCs w:val="20"/>
                <w:rPrChange w:id="2751" w:author="Miguel Centeno Muñoz" w:date="2014-08-02T12:51:00Z">
                  <w:rPr>
                    <w:ins w:id="2752" w:author="Miguel Centeno Muñoz" w:date="2014-07-27T22:20:00Z"/>
                    <w:rFonts w:eastAsiaTheme="minorHAnsi" w:cstheme="minorBidi"/>
                    <w:color w:val="auto"/>
                  </w:rPr>
                </w:rPrChange>
              </w:rPr>
              <w:pPrChange w:id="2753" w:author="Miguel Centeno Muñoz" w:date="2014-08-02T12:51:00Z">
                <w:pPr>
                  <w:framePr w:hSpace="141" w:wrap="around" w:vAnchor="text" w:hAnchor="margin" w:y="36"/>
                  <w:numPr>
                    <w:numId w:val="2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2754" w:author="Miguel Centeno Muñoz" w:date="2014-07-27T22:20:00Z">
              <w:r w:rsidRPr="00EF2860">
                <w:rPr>
                  <w:rFonts w:ascii="Arial" w:hAnsi="Arial" w:cs="Arial"/>
                  <w:sz w:val="20"/>
                  <w:szCs w:val="20"/>
                  <w:rPrChange w:id="2755" w:author="Miguel Centeno Muñoz" w:date="2014-08-02T12:51:00Z">
                    <w:rPr/>
                  </w:rPrChange>
                </w:rPr>
                <w:t xml:space="preserve">Sergio Segura Rueda </w:t>
              </w:r>
            </w:ins>
          </w:p>
        </w:tc>
      </w:tr>
      <w:tr w:rsidR="005E20C8" w:rsidTr="005E20C8">
        <w:trPr>
          <w:ins w:id="275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57" w:author="Miguel Centeno Muñoz" w:date="2014-07-27T22:20:00Z"/>
                <w:rFonts w:ascii="Arial" w:hAnsi="Arial" w:cs="Arial"/>
                <w:sz w:val="20"/>
                <w:szCs w:val="20"/>
              </w:rPr>
            </w:pPr>
            <w:ins w:id="2758"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759" w:author="Miguel Centeno Muñoz" w:date="2014-07-27T22:20:00Z"/>
                <w:rFonts w:ascii="Arial" w:hAnsi="Arial" w:cs="Arial"/>
                <w:sz w:val="20"/>
                <w:szCs w:val="20"/>
              </w:rPr>
            </w:pPr>
            <w:ins w:id="2760"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pPr>
              <w:cnfStyle w:val="000000000000" w:firstRow="0" w:lastRow="0" w:firstColumn="0" w:lastColumn="0" w:oddVBand="0" w:evenVBand="0" w:oddHBand="0" w:evenHBand="0" w:firstRowFirstColumn="0" w:firstRowLastColumn="0" w:lastRowFirstColumn="0" w:lastRowLastColumn="0"/>
              <w:rPr>
                <w:ins w:id="2761" w:author="Miguel Centeno Muñoz" w:date="2014-07-27T22:20:00Z"/>
                <w:rFonts w:ascii="Arial" w:eastAsiaTheme="minorHAnsi" w:hAnsi="Arial" w:cs="Arial"/>
                <w:color w:val="auto"/>
                <w:sz w:val="20"/>
                <w:szCs w:val="20"/>
              </w:rPr>
              <w:pPrChange w:id="2762" w:author="Miguel Centeno Muñoz" w:date="2014-08-02T12:51: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763"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w:t>
              </w:r>
            </w:ins>
            <w:ins w:id="2764" w:author="Miguel Centeno Muñoz" w:date="2014-08-02T12:51:00Z">
              <w:r w:rsidR="00EF2860">
                <w:rPr>
                  <w:rFonts w:ascii="Arial" w:hAnsi="Arial" w:cs="Arial"/>
                  <w:sz w:val="20"/>
                  <w:szCs w:val="20"/>
                </w:rPr>
                <w:t>2</w:t>
              </w:r>
            </w:ins>
            <w:ins w:id="2765" w:author="Miguel Centeno Muñoz" w:date="2014-07-27T22:20:00Z">
              <w:r w:rsidRPr="005C7CFD">
                <w:rPr>
                  <w:rFonts w:ascii="Arial" w:hAnsi="Arial" w:cs="Arial"/>
                  <w:sz w:val="20"/>
                  <w:szCs w:val="20"/>
                </w:rPr>
                <w:t>]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67" w:author="Miguel Centeno Muñoz" w:date="2014-07-27T22:20:00Z"/>
                <w:rFonts w:ascii="Arial" w:hAnsi="Arial" w:cs="Arial"/>
                <w:sz w:val="20"/>
                <w:szCs w:val="20"/>
              </w:rPr>
            </w:pPr>
            <w:ins w:id="2768"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69" w:author="Miguel Centeno Muñoz" w:date="2014-07-27T22:20:00Z"/>
                <w:rFonts w:ascii="Arial" w:hAnsi="Arial" w:cs="Arial"/>
                <w:sz w:val="20"/>
                <w:szCs w:val="20"/>
              </w:rPr>
            </w:pPr>
            <w:ins w:id="2770"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7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72" w:author="Miguel Centeno Muñoz" w:date="2014-07-27T22:20:00Z"/>
                <w:rFonts w:ascii="Arial" w:hAnsi="Arial" w:cs="Arial"/>
                <w:sz w:val="20"/>
                <w:szCs w:val="20"/>
              </w:rPr>
            </w:pPr>
            <w:ins w:id="2773"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74" w:author="Miguel Centeno Muñoz" w:date="2014-07-27T22:20:00Z"/>
                <w:rFonts w:ascii="Arial" w:hAnsi="Arial" w:cs="Arial"/>
                <w:sz w:val="20"/>
                <w:szCs w:val="20"/>
              </w:rPr>
            </w:pPr>
            <w:ins w:id="2775"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77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777" w:author="Miguel Centeno Muñoz" w:date="2014-07-27T22:20:00Z"/>
                <w:rFonts w:ascii="Arial" w:hAnsi="Arial" w:cs="Arial"/>
                <w:sz w:val="20"/>
                <w:szCs w:val="20"/>
              </w:rPr>
            </w:pPr>
            <w:ins w:id="2778"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79" w:author="Miguel Centeno Muñoz" w:date="2014-07-27T22:20:00Z"/>
                <w:rFonts w:ascii="Arial" w:hAnsi="Arial" w:cs="Arial"/>
                <w:b/>
                <w:bCs/>
                <w:sz w:val="20"/>
                <w:szCs w:val="20"/>
              </w:rPr>
            </w:pPr>
            <w:ins w:id="2780"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81" w:author="Miguel Centeno Muñoz" w:date="2014-07-27T22:20:00Z"/>
                <w:rFonts w:ascii="Arial" w:hAnsi="Arial" w:cs="Arial"/>
                <w:b/>
                <w:bCs/>
                <w:sz w:val="20"/>
                <w:szCs w:val="20"/>
              </w:rPr>
            </w:pPr>
            <w:ins w:id="2782" w:author="Miguel Centeno Muñoz" w:date="2014-07-27T22:20:00Z">
              <w:r>
                <w:rPr>
                  <w:rFonts w:ascii="Arial" w:hAnsi="Arial" w:cs="Arial"/>
                  <w:b/>
                  <w:bCs/>
                  <w:sz w:val="20"/>
                  <w:szCs w:val="20"/>
                </w:rPr>
                <w:t>Acción</w:t>
              </w:r>
            </w:ins>
          </w:p>
        </w:tc>
      </w:tr>
      <w:tr w:rsidR="005E20C8" w:rsidTr="005E20C8">
        <w:trPr>
          <w:ins w:id="278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84"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85" w:author="Miguel Centeno Muñoz" w:date="2014-07-27T22:20:00Z"/>
                <w:rFonts w:ascii="Arial" w:hAnsi="Arial" w:cs="Arial"/>
                <w:sz w:val="20"/>
                <w:szCs w:val="20"/>
              </w:rPr>
            </w:pPr>
            <w:ins w:id="2786"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87" w:author="Miguel Centeno Muñoz" w:date="2014-07-27T22:20:00Z"/>
                <w:rFonts w:ascii="Arial" w:hAnsi="Arial" w:cs="Arial"/>
                <w:sz w:val="20"/>
                <w:szCs w:val="20"/>
              </w:rPr>
            </w:pPr>
            <w:ins w:id="2788"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7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90"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91" w:author="Miguel Centeno Muñoz" w:date="2014-07-27T22:20:00Z"/>
                <w:rFonts w:ascii="Arial" w:hAnsi="Arial" w:cs="Arial"/>
                <w:sz w:val="20"/>
                <w:szCs w:val="20"/>
              </w:rPr>
            </w:pPr>
            <w:ins w:id="2792" w:author="Miguel Centeno Muñoz" w:date="2014-07-27T22:20:00Z">
              <w:r>
                <w:rPr>
                  <w:rFonts w:ascii="Arial" w:hAnsi="Arial" w:cs="Arial"/>
                  <w:sz w:val="20"/>
                  <w:szCs w:val="20"/>
                </w:rPr>
                <w:t>2</w:t>
              </w:r>
            </w:ins>
          </w:p>
        </w:tc>
        <w:tc>
          <w:tcPr>
            <w:tcW w:w="0" w:type="auto"/>
            <w:hideMark/>
          </w:tcPr>
          <w:p w:rsidR="005E20C8" w:rsidRDefault="005E20C8">
            <w:pPr>
              <w:cnfStyle w:val="000000100000" w:firstRow="0" w:lastRow="0" w:firstColumn="0" w:lastColumn="0" w:oddVBand="0" w:evenVBand="0" w:oddHBand="1" w:evenHBand="0" w:firstRowFirstColumn="0" w:firstRowLastColumn="0" w:lastRowFirstColumn="0" w:lastRowLastColumn="0"/>
              <w:rPr>
                <w:ins w:id="2793" w:author="Miguel Centeno Muñoz" w:date="2014-07-27T22:20:00Z"/>
                <w:rFonts w:ascii="Arial" w:eastAsiaTheme="minorHAnsi" w:hAnsi="Arial" w:cs="Arial"/>
                <w:color w:val="auto"/>
                <w:sz w:val="20"/>
                <w:szCs w:val="20"/>
              </w:rPr>
              <w:pPrChange w:id="2794" w:author="Miguel Centeno Muñoz" w:date="2014-08-02T12:2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2795"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ruta que desea eliminar haciendo clic en el botón designado para eliminar ruta en la pantalla de gestión de las rutas del usuario</w:t>
              </w:r>
              <w:r>
                <w:rPr>
                  <w:rFonts w:ascii="Arial" w:hAnsi="Arial" w:cs="Arial"/>
                  <w:sz w:val="20"/>
                  <w:szCs w:val="20"/>
                </w:rPr>
                <w:t xml:space="preserve"> </w:t>
              </w:r>
            </w:ins>
          </w:p>
        </w:tc>
      </w:tr>
      <w:tr w:rsidR="005E20C8" w:rsidTr="005E20C8">
        <w:trPr>
          <w:ins w:id="279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97"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98" w:author="Miguel Centeno Muñoz" w:date="2014-07-27T22:20:00Z"/>
                <w:rFonts w:ascii="Arial" w:hAnsi="Arial" w:cs="Arial"/>
                <w:sz w:val="20"/>
                <w:szCs w:val="20"/>
              </w:rPr>
            </w:pPr>
            <w:ins w:id="2799"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00" w:author="Miguel Centeno Muñoz" w:date="2014-07-27T22:20:00Z"/>
                <w:rFonts w:ascii="Arial" w:hAnsi="Arial" w:cs="Arial"/>
                <w:sz w:val="20"/>
                <w:szCs w:val="20"/>
              </w:rPr>
            </w:pPr>
            <w:ins w:id="2801"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80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03"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804" w:author="Miguel Centeno Muñoz" w:date="2014-07-27T22:20:00Z"/>
                <w:rFonts w:ascii="Arial" w:hAnsi="Arial" w:cs="Arial"/>
                <w:sz w:val="20"/>
                <w:szCs w:val="20"/>
              </w:rPr>
            </w:pPr>
            <w:ins w:id="2805"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06" w:author="Miguel Centeno Muñoz" w:date="2014-07-27T22:20:00Z"/>
                <w:rFonts w:ascii="Arial" w:hAnsi="Arial" w:cs="Arial"/>
                <w:sz w:val="20"/>
                <w:szCs w:val="20"/>
              </w:rPr>
            </w:pPr>
            <w:ins w:id="2807"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80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09"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810" w:author="Miguel Centeno Muñoz" w:date="2014-07-27T22:20:00Z"/>
                <w:rFonts w:ascii="Arial" w:hAnsi="Arial" w:cs="Arial"/>
                <w:sz w:val="20"/>
                <w:szCs w:val="20"/>
              </w:rPr>
            </w:pPr>
            <w:ins w:id="2811"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12" w:author="Miguel Centeno Muñoz" w:date="2014-07-27T22:20:00Z"/>
                <w:rFonts w:ascii="Arial" w:hAnsi="Arial" w:cs="Arial"/>
                <w:sz w:val="20"/>
                <w:szCs w:val="20"/>
              </w:rPr>
            </w:pPr>
            <w:ins w:id="2813"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81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15"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816" w:author="Miguel Centeno Muñoz" w:date="2014-07-27T22:20:00Z"/>
                <w:rFonts w:ascii="Arial" w:hAnsi="Arial" w:cs="Arial"/>
                <w:sz w:val="20"/>
                <w:szCs w:val="20"/>
              </w:rPr>
            </w:pPr>
            <w:ins w:id="2817"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18" w:author="Miguel Centeno Muñoz" w:date="2014-07-27T22:20:00Z"/>
                <w:rFonts w:ascii="Arial" w:hAnsi="Arial" w:cs="Arial"/>
                <w:sz w:val="20"/>
                <w:szCs w:val="20"/>
              </w:rPr>
            </w:pPr>
            <w:ins w:id="2819"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82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821"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822" w:author="Miguel Centeno Muñoz" w:date="2014-07-27T22:20:00Z"/>
                <w:rFonts w:ascii="Arial" w:hAnsi="Arial" w:cs="Arial"/>
                <w:sz w:val="20"/>
                <w:szCs w:val="20"/>
              </w:rPr>
            </w:pPr>
            <w:ins w:id="2823"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24" w:author="Miguel Centeno Muñoz" w:date="2014-07-27T22:20:00Z"/>
                <w:rFonts w:ascii="Arial" w:hAnsi="Arial" w:cs="Arial"/>
                <w:sz w:val="20"/>
                <w:szCs w:val="20"/>
              </w:rPr>
            </w:pPr>
            <w:ins w:id="2825"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82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27" w:author="Miguel Centeno Muñoz" w:date="2014-07-27T22:20:00Z"/>
                <w:rFonts w:ascii="Arial" w:hAnsi="Arial" w:cs="Arial"/>
                <w:sz w:val="20"/>
                <w:szCs w:val="20"/>
              </w:rPr>
            </w:pPr>
            <w:proofErr w:type="spellStart"/>
            <w:ins w:id="2828" w:author="Miguel Centeno Muñoz" w:date="2014-07-27T22:20:00Z">
              <w:r>
                <w:rPr>
                  <w:rFonts w:ascii="Arial" w:hAnsi="Arial" w:cs="Arial"/>
                  <w:b/>
                  <w:bCs/>
                  <w:sz w:val="20"/>
                  <w:szCs w:val="20"/>
                </w:rPr>
                <w:t>Postcondición</w:t>
              </w:r>
              <w:proofErr w:type="spellEnd"/>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29" w:author="Miguel Centeno Muñoz" w:date="2014-07-27T22:20:00Z"/>
                <w:rFonts w:ascii="Arial" w:hAnsi="Arial" w:cs="Arial"/>
                <w:sz w:val="20"/>
                <w:szCs w:val="20"/>
              </w:rPr>
            </w:pPr>
            <w:ins w:id="2830" w:author="Miguel Centeno Muñoz" w:date="2014-07-27T22:20:00Z">
              <w:r>
                <w:rPr>
                  <w:rFonts w:ascii="Arial" w:hAnsi="Arial" w:cs="Arial"/>
                  <w:sz w:val="20"/>
                  <w:szCs w:val="20"/>
                </w:rPr>
                <w:t>La ruta queda eliminada del sistema</w:t>
              </w:r>
            </w:ins>
          </w:p>
        </w:tc>
      </w:tr>
      <w:tr w:rsidR="005E20C8" w:rsidTr="005E20C8">
        <w:trPr>
          <w:ins w:id="283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32" w:author="Miguel Centeno Muñoz" w:date="2014-07-27T22:20:00Z"/>
                <w:rFonts w:ascii="Arial" w:hAnsi="Arial" w:cs="Arial"/>
                <w:sz w:val="20"/>
                <w:szCs w:val="20"/>
              </w:rPr>
            </w:pPr>
            <w:ins w:id="2833"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34" w:author="Miguel Centeno Muñoz" w:date="2014-07-27T22:20:00Z"/>
                <w:rFonts w:ascii="Arial" w:hAnsi="Arial" w:cs="Arial"/>
                <w:sz w:val="20"/>
                <w:szCs w:val="20"/>
              </w:rPr>
            </w:pPr>
            <w:ins w:id="2835"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83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37" w:author="Miguel Centeno Muñoz" w:date="2014-07-27T22:20:00Z"/>
                <w:rFonts w:ascii="Arial" w:hAnsi="Arial" w:cs="Arial"/>
                <w:sz w:val="20"/>
                <w:szCs w:val="20"/>
              </w:rPr>
            </w:pPr>
            <w:ins w:id="2838"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39" w:author="Miguel Centeno Muñoz" w:date="2014-07-27T22:20:00Z"/>
                <w:rFonts w:ascii="Arial" w:hAnsi="Arial" w:cs="Arial"/>
                <w:sz w:val="20"/>
                <w:szCs w:val="20"/>
              </w:rPr>
            </w:pPr>
            <w:ins w:id="2840" w:author="Miguel Centeno Muñoz" w:date="2014-07-27T22:20:00Z">
              <w:r>
                <w:rPr>
                  <w:rFonts w:ascii="Arial" w:hAnsi="Arial" w:cs="Arial"/>
                  <w:sz w:val="20"/>
                  <w:szCs w:val="20"/>
                </w:rPr>
                <w:t>inmediatamente</w:t>
              </w:r>
            </w:ins>
          </w:p>
        </w:tc>
      </w:tr>
      <w:tr w:rsidR="005E20C8" w:rsidTr="005E20C8">
        <w:trPr>
          <w:ins w:id="284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42" w:author="Miguel Centeno Muñoz" w:date="2014-07-27T22:20:00Z"/>
                <w:rFonts w:ascii="Arial" w:hAnsi="Arial" w:cs="Arial"/>
                <w:sz w:val="20"/>
                <w:szCs w:val="20"/>
              </w:rPr>
            </w:pPr>
            <w:ins w:id="2843"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44" w:author="Miguel Centeno Muñoz" w:date="2014-07-27T22:20:00Z"/>
                <w:rFonts w:ascii="Arial" w:hAnsi="Arial" w:cs="Arial"/>
                <w:sz w:val="20"/>
                <w:szCs w:val="20"/>
              </w:rPr>
            </w:pPr>
            <w:ins w:id="2845"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84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47" w:author="Miguel Centeno Muñoz" w:date="2014-07-27T22:20:00Z"/>
                <w:rFonts w:ascii="Arial" w:hAnsi="Arial" w:cs="Arial"/>
                <w:sz w:val="20"/>
                <w:szCs w:val="20"/>
              </w:rPr>
            </w:pPr>
            <w:ins w:id="2848"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49" w:author="Miguel Centeno Muñoz" w:date="2014-07-27T22:20:00Z"/>
                <w:rFonts w:ascii="Arial" w:hAnsi="Arial" w:cs="Arial"/>
                <w:sz w:val="20"/>
                <w:szCs w:val="20"/>
              </w:rPr>
            </w:pPr>
            <w:ins w:id="2850" w:author="Miguel Centeno Muñoz" w:date="2014-07-27T22:20:00Z">
              <w:r>
                <w:rPr>
                  <w:rFonts w:ascii="Arial" w:hAnsi="Arial" w:cs="Arial"/>
                  <w:sz w:val="20"/>
                  <w:szCs w:val="20"/>
                </w:rPr>
                <w:t>alta</w:t>
              </w:r>
            </w:ins>
          </w:p>
        </w:tc>
      </w:tr>
    </w:tbl>
    <w:p w:rsidR="00D40919" w:rsidRDefault="00D40919" w:rsidP="00533654">
      <w:pPr>
        <w:rPr>
          <w:ins w:id="2851" w:author="Miguel Centeno Muñoz" w:date="2014-07-31T02:43:00Z"/>
        </w:rPr>
      </w:pPr>
    </w:p>
    <w:p w:rsidR="00AC15B6" w:rsidRDefault="00AC15B6" w:rsidP="00533654">
      <w:pPr>
        <w:rPr>
          <w:ins w:id="2852" w:author="Miguel Centeno Muñoz" w:date="2014-07-31T02:43:00Z"/>
        </w:rPr>
      </w:pPr>
    </w:p>
    <w:p w:rsidR="00AC15B6" w:rsidRDefault="00AC15B6" w:rsidP="00533654">
      <w:pPr>
        <w:rPr>
          <w:ins w:id="2853" w:author="Miguel Centeno Muñoz" w:date="2014-07-31T02:43:00Z"/>
        </w:rPr>
      </w:pPr>
    </w:p>
    <w:p w:rsidR="00AC15B6" w:rsidRDefault="00AC15B6" w:rsidP="00533654">
      <w:pPr>
        <w:rPr>
          <w:ins w:id="2854" w:author="Miguel Centeno Muñoz" w:date="2014-07-31T02:43:00Z"/>
        </w:rPr>
      </w:pPr>
    </w:p>
    <w:p w:rsidR="00AC15B6" w:rsidRDefault="00AC15B6" w:rsidP="00533654">
      <w:pPr>
        <w:rPr>
          <w:ins w:id="2855" w:author="Miguel Centeno Muñoz" w:date="2014-07-31T02:43:00Z"/>
        </w:rPr>
      </w:pPr>
    </w:p>
    <w:p w:rsidR="00AC15B6" w:rsidRDefault="00AC15B6" w:rsidP="00533654">
      <w:pPr>
        <w:rPr>
          <w:ins w:id="2856" w:author="Miguel Centeno Muñoz" w:date="2014-07-31T02:43:00Z"/>
        </w:rPr>
      </w:pPr>
    </w:p>
    <w:p w:rsidR="00AC15B6" w:rsidRDefault="00AC15B6" w:rsidP="00533654">
      <w:pPr>
        <w:rPr>
          <w:ins w:id="2857" w:author="Miguel Centeno Muñoz" w:date="2014-07-31T02:43:00Z"/>
        </w:rPr>
      </w:pPr>
    </w:p>
    <w:p w:rsidR="00AC15B6" w:rsidRDefault="00AC15B6" w:rsidP="00533654">
      <w:pPr>
        <w:rPr>
          <w:ins w:id="2858" w:author="Miguel Centeno Muñoz" w:date="2014-07-31T02:43:00Z"/>
        </w:rPr>
      </w:pPr>
    </w:p>
    <w:p w:rsidR="00AC15B6" w:rsidRDefault="00AC15B6" w:rsidP="00533654">
      <w:pPr>
        <w:rPr>
          <w:ins w:id="2859" w:author="Miguel Centeno Muñoz" w:date="2014-07-31T02:43:00Z"/>
        </w:rPr>
      </w:pPr>
    </w:p>
    <w:p w:rsidR="00AC15B6" w:rsidRDefault="00AC15B6" w:rsidP="00533654">
      <w:pPr>
        <w:rPr>
          <w:ins w:id="2860" w:author="Miguel Centeno Muñoz" w:date="2014-07-31T02:43:00Z"/>
        </w:rPr>
      </w:pPr>
    </w:p>
    <w:p w:rsidR="00AC15B6" w:rsidRDefault="00AC15B6" w:rsidP="00533654">
      <w:pPr>
        <w:rPr>
          <w:ins w:id="2861"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862"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863" w:author="Miguel Centeno Muñoz" w:date="2014-07-30T23:36:00Z"/>
                <w:rFonts w:ascii="Arial" w:hAnsi="Arial" w:cs="Arial"/>
                <w:sz w:val="20"/>
                <w:szCs w:val="20"/>
              </w:rPr>
            </w:pPr>
            <w:ins w:id="2864" w:author="Miguel Centeno Muñoz" w:date="2014-07-30T23:36:00Z">
              <w:r>
                <w:rPr>
                  <w:rFonts w:ascii="Arial" w:hAnsi="Arial" w:cs="Arial"/>
                  <w:b/>
                  <w:bCs/>
                  <w:sz w:val="20"/>
                  <w:szCs w:val="20"/>
                </w:rPr>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865" w:author="Miguel Centeno Muñoz" w:date="2014-07-30T23:36:00Z"/>
                <w:rFonts w:ascii="Arial" w:hAnsi="Arial" w:cs="Arial"/>
                <w:sz w:val="20"/>
                <w:szCs w:val="20"/>
              </w:rPr>
            </w:pPr>
            <w:ins w:id="2866"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86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68" w:author="Miguel Centeno Muñoz" w:date="2014-07-30T23:36:00Z"/>
                <w:rFonts w:ascii="Arial" w:hAnsi="Arial" w:cs="Arial"/>
                <w:sz w:val="20"/>
                <w:szCs w:val="20"/>
              </w:rPr>
            </w:pPr>
            <w:ins w:id="2869" w:author="Miguel Centeno Muñoz" w:date="2014-07-30T23:36:00Z">
              <w:r>
                <w:rPr>
                  <w:rFonts w:ascii="Arial" w:hAnsi="Arial" w:cs="Arial"/>
                  <w:b/>
                  <w:bCs/>
                  <w:sz w:val="20"/>
                  <w:szCs w:val="20"/>
                </w:rPr>
                <w:lastRenderedPageBreak/>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70" w:author="Miguel Centeno Muñoz" w:date="2014-07-30T23:36:00Z"/>
                <w:rFonts w:ascii="Arial" w:hAnsi="Arial" w:cs="Arial"/>
                <w:sz w:val="20"/>
                <w:szCs w:val="20"/>
              </w:rPr>
            </w:pPr>
            <w:ins w:id="2871" w:author="Miguel Centeno Muñoz" w:date="2014-07-30T23:36:00Z">
              <w:r>
                <w:rPr>
                  <w:rFonts w:ascii="Arial" w:hAnsi="Arial" w:cs="Arial"/>
                  <w:sz w:val="20"/>
                  <w:szCs w:val="20"/>
                </w:rPr>
                <w:t xml:space="preserve">1.0 ( 25/06/2014 ) </w:t>
              </w:r>
            </w:ins>
          </w:p>
        </w:tc>
      </w:tr>
      <w:tr w:rsidR="00834472" w:rsidTr="00106D74">
        <w:trPr>
          <w:ins w:id="287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3" w:author="Miguel Centeno Muñoz" w:date="2014-07-30T23:36:00Z"/>
                <w:rFonts w:ascii="Arial" w:hAnsi="Arial" w:cs="Arial"/>
                <w:sz w:val="20"/>
                <w:szCs w:val="20"/>
              </w:rPr>
            </w:pPr>
            <w:ins w:id="2874"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75" w:author="Miguel Centeno Muñoz" w:date="2014-07-30T23:36:00Z"/>
                <w:rFonts w:ascii="Arial" w:hAnsi="Arial" w:cs="Arial"/>
                <w:sz w:val="20"/>
                <w:szCs w:val="20"/>
              </w:rPr>
            </w:pPr>
            <w:ins w:id="2876"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7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8" w:author="Miguel Centeno Muñoz" w:date="2014-07-30T23:36:00Z"/>
                <w:rFonts w:ascii="Arial" w:hAnsi="Arial" w:cs="Arial"/>
                <w:sz w:val="20"/>
                <w:szCs w:val="20"/>
              </w:rPr>
            </w:pPr>
            <w:ins w:id="2879"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80" w:author="Miguel Centeno Muñoz" w:date="2014-07-30T23:36:00Z"/>
                <w:rFonts w:ascii="Arial" w:hAnsi="Arial" w:cs="Arial"/>
                <w:sz w:val="20"/>
                <w:szCs w:val="20"/>
              </w:rPr>
            </w:pPr>
            <w:ins w:id="2881"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88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83" w:author="Miguel Centeno Muñoz" w:date="2014-07-30T23:36:00Z"/>
                <w:rFonts w:ascii="Arial" w:hAnsi="Arial" w:cs="Arial"/>
                <w:sz w:val="20"/>
                <w:szCs w:val="20"/>
              </w:rPr>
            </w:pPr>
            <w:ins w:id="2884" w:author="Miguel Centeno Muñoz" w:date="2014-07-30T23:36:00Z">
              <w:r>
                <w:rPr>
                  <w:rFonts w:ascii="Arial" w:hAnsi="Arial" w:cs="Arial"/>
                  <w:b/>
                  <w:bCs/>
                  <w:sz w:val="20"/>
                  <w:szCs w:val="20"/>
                </w:rPr>
                <w:t>Dependencias</w:t>
              </w:r>
            </w:ins>
          </w:p>
        </w:tc>
        <w:tc>
          <w:tcPr>
            <w:tcW w:w="0" w:type="auto"/>
            <w:gridSpan w:val="2"/>
            <w:hideMark/>
          </w:tcPr>
          <w:p w:rsidR="00EF2860" w:rsidRDefault="00834472">
            <w:pPr>
              <w:jc w:val="left"/>
              <w:cnfStyle w:val="000000000000" w:firstRow="0" w:lastRow="0" w:firstColumn="0" w:lastColumn="0" w:oddVBand="0" w:evenVBand="0" w:oddHBand="0" w:evenHBand="0" w:firstRowFirstColumn="0" w:firstRowLastColumn="0" w:lastRowFirstColumn="0" w:lastRowLastColumn="0"/>
              <w:rPr>
                <w:ins w:id="2885" w:author="Miguel Centeno Muñoz" w:date="2014-08-02T12:52:00Z"/>
                <w:rFonts w:ascii="Arial" w:eastAsiaTheme="minorHAnsi" w:hAnsi="Arial" w:cs="Arial"/>
                <w:color w:val="auto"/>
                <w:sz w:val="20"/>
                <w:szCs w:val="20"/>
              </w:rPr>
              <w:pPrChange w:id="2886" w:author="Miguel Centeno Muñoz" w:date="2014-08-02T12:51: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87"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sidR="00EF2860">
                <w:rPr>
                  <w:rFonts w:ascii="Arial" w:hAnsi="Arial" w:cs="Arial"/>
                  <w:sz w:val="20"/>
                  <w:szCs w:val="20"/>
                </w:rPr>
                <w:t xml:space="preserve"> </w:t>
              </w:r>
            </w:ins>
          </w:p>
          <w:p w:rsidR="00EF2860" w:rsidRDefault="00EF2860">
            <w:pPr>
              <w:jc w:val="left"/>
              <w:cnfStyle w:val="000000000000" w:firstRow="0" w:lastRow="0" w:firstColumn="0" w:lastColumn="0" w:oddVBand="0" w:evenVBand="0" w:oddHBand="0" w:evenHBand="0" w:firstRowFirstColumn="0" w:firstRowLastColumn="0" w:lastRowFirstColumn="0" w:lastRowLastColumn="0"/>
              <w:rPr>
                <w:ins w:id="2888" w:author="Miguel Centeno Muñoz" w:date="2014-07-30T23:36:00Z"/>
                <w:rFonts w:ascii="Arial" w:eastAsiaTheme="minorHAnsi" w:hAnsi="Arial" w:cs="Arial"/>
                <w:color w:val="auto"/>
                <w:sz w:val="20"/>
                <w:szCs w:val="20"/>
              </w:rPr>
              <w:pPrChange w:id="2889" w:author="Miguel Centeno Muñoz" w:date="2014-08-02T12:52: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90" w:author="Miguel Centeno Muñoz" w:date="2014-08-02T12:52:00Z">
              <w:r>
                <w:rPr>
                  <w:rFonts w:ascii="Arial" w:hAnsi="Symbol" w:cs="Arial"/>
                  <w:sz w:val="20"/>
                  <w:szCs w:val="20"/>
                </w:rPr>
                <w:t></w:t>
              </w:r>
              <w:r>
                <w:rPr>
                  <w:rFonts w:ascii="Arial" w:hAnsi="Arial" w:cs="Arial"/>
                  <w:sz w:val="20"/>
                  <w:szCs w:val="20"/>
                </w:rPr>
                <w:t xml:space="preserve">  [IRQ-0004</w:t>
              </w:r>
              <w:r w:rsidRPr="005C7CFD">
                <w:rPr>
                  <w:rFonts w:ascii="Arial" w:hAnsi="Arial" w:cs="Arial"/>
                  <w:sz w:val="20"/>
                  <w:szCs w:val="20"/>
                </w:rPr>
                <w:t xml:space="preserve">] Información sobre </w:t>
              </w:r>
              <w:r>
                <w:rPr>
                  <w:rFonts w:ascii="Arial" w:hAnsi="Arial" w:cs="Arial"/>
                  <w:sz w:val="20"/>
                  <w:szCs w:val="20"/>
                </w:rPr>
                <w:t xml:space="preserve">Valoración de Rutas </w:t>
              </w:r>
            </w:ins>
          </w:p>
          <w:p w:rsidR="00EF2860" w:rsidRDefault="00834472" w:rsidP="00106D74">
            <w:pPr>
              <w:cnfStyle w:val="000000000000" w:firstRow="0" w:lastRow="0" w:firstColumn="0" w:lastColumn="0" w:oddVBand="0" w:evenVBand="0" w:oddHBand="0" w:evenHBand="0" w:firstRowFirstColumn="0" w:firstRowLastColumn="0" w:lastRowFirstColumn="0" w:lastRowLastColumn="0"/>
              <w:rPr>
                <w:ins w:id="2891" w:author="Miguel Centeno Muñoz" w:date="2014-08-02T12:52:00Z"/>
                <w:rFonts w:ascii="Arial" w:hAnsi="Arial" w:cs="Arial"/>
                <w:sz w:val="20"/>
                <w:szCs w:val="20"/>
              </w:rPr>
            </w:pPr>
            <w:ins w:id="2892" w:author="Miguel Centeno Muñoz" w:date="2014-07-30T23:36: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893" w:author="Miguel Centeno Muñoz" w:date="2014-08-02T12:52:00Z">
              <w:r w:rsidR="00EF2860">
                <w:rPr>
                  <w:rFonts w:ascii="Arial" w:hAnsi="Arial" w:cs="Arial"/>
                  <w:sz w:val="20"/>
                  <w:szCs w:val="20"/>
                </w:rPr>
                <w:t>2</w:t>
              </w:r>
            </w:ins>
            <w:ins w:id="2894" w:author="Miguel Centeno Muñoz" w:date="2014-07-30T23:36:00Z">
              <w:r w:rsidRPr="005C7CFD">
                <w:rPr>
                  <w:rFonts w:ascii="Arial" w:hAnsi="Arial" w:cs="Arial"/>
                  <w:sz w:val="20"/>
                  <w:szCs w:val="20"/>
                </w:rPr>
                <w:t>] Gestión de Rutas</w:t>
              </w:r>
              <w:r>
                <w:rPr>
                  <w:rFonts w:ascii="Arial" w:hAnsi="Arial" w:cs="Arial"/>
                  <w:sz w:val="20"/>
                  <w:szCs w:val="20"/>
                </w:rPr>
                <w:t xml:space="preserve"> </w:t>
              </w:r>
            </w:ins>
          </w:p>
          <w:p w:rsidR="00EF2860" w:rsidRDefault="00EF2860">
            <w:pPr>
              <w:cnfStyle w:val="000000000000" w:firstRow="0" w:lastRow="0" w:firstColumn="0" w:lastColumn="0" w:oddVBand="0" w:evenVBand="0" w:oddHBand="0" w:evenHBand="0" w:firstRowFirstColumn="0" w:firstRowLastColumn="0" w:lastRowFirstColumn="0" w:lastRowLastColumn="0"/>
              <w:rPr>
                <w:ins w:id="2895" w:author="Miguel Centeno Muñoz" w:date="2014-07-30T23:36:00Z"/>
                <w:rFonts w:ascii="Arial" w:eastAsiaTheme="minorHAnsi" w:hAnsi="Arial" w:cs="Arial"/>
                <w:color w:val="auto"/>
                <w:sz w:val="20"/>
                <w:szCs w:val="20"/>
              </w:rPr>
              <w:pPrChange w:id="2896" w:author="Miguel Centeno Muñoz" w:date="2014-08-02T12:52: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97" w:author="Miguel Centeno Muñoz" w:date="2014-08-02T12:52:00Z">
              <w:r>
                <w:rPr>
                  <w:rFonts w:ascii="Arial" w:hAnsi="Symbol" w:cs="Arial"/>
                  <w:sz w:val="20"/>
                  <w:szCs w:val="20"/>
                </w:rPr>
                <w:t></w:t>
              </w:r>
              <w:r>
                <w:rPr>
                  <w:rFonts w:ascii="Arial" w:hAnsi="Arial" w:cs="Arial"/>
                  <w:sz w:val="20"/>
                  <w:szCs w:val="20"/>
                </w:rPr>
                <w:t xml:space="preserve">  [OBJ-0003</w:t>
              </w:r>
              <w:r w:rsidRPr="005C7CFD">
                <w:rPr>
                  <w:rFonts w:ascii="Arial" w:hAnsi="Arial" w:cs="Arial"/>
                  <w:sz w:val="20"/>
                  <w:szCs w:val="20"/>
                </w:rPr>
                <w:t xml:space="preserve">] Gestión </w:t>
              </w:r>
            </w:ins>
            <w:ins w:id="2898" w:author="Miguel Centeno Muñoz" w:date="2014-08-02T12:53:00Z">
              <w:r>
                <w:rPr>
                  <w:rFonts w:ascii="Arial" w:hAnsi="Arial" w:cs="Arial"/>
                  <w:sz w:val="20"/>
                  <w:szCs w:val="20"/>
                </w:rPr>
                <w:t xml:space="preserve">Valoración </w:t>
              </w:r>
            </w:ins>
            <w:ins w:id="2899" w:author="Miguel Centeno Muñoz" w:date="2014-08-02T12:52:00Z">
              <w:r w:rsidRPr="005C7CFD">
                <w:rPr>
                  <w:rFonts w:ascii="Arial" w:hAnsi="Arial" w:cs="Arial"/>
                  <w:sz w:val="20"/>
                  <w:szCs w:val="20"/>
                </w:rPr>
                <w:t>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90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01" w:author="Miguel Centeno Muñoz" w:date="2014-07-30T23:36:00Z"/>
                <w:rFonts w:ascii="Arial" w:hAnsi="Arial" w:cs="Arial"/>
                <w:sz w:val="20"/>
                <w:szCs w:val="20"/>
              </w:rPr>
            </w:pPr>
            <w:ins w:id="2902" w:author="Miguel Centeno Muñoz" w:date="2014-07-30T23:36:00Z">
              <w:r>
                <w:rPr>
                  <w:rFonts w:ascii="Arial" w:hAnsi="Arial" w:cs="Arial"/>
                  <w:b/>
                  <w:bCs/>
                  <w:sz w:val="20"/>
                  <w:szCs w:val="20"/>
                </w:rPr>
                <w:t>Descripción</w:t>
              </w:r>
            </w:ins>
          </w:p>
        </w:tc>
        <w:tc>
          <w:tcPr>
            <w:tcW w:w="0" w:type="auto"/>
            <w:gridSpan w:val="2"/>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903" w:author="Miguel Centeno Muñoz" w:date="2014-07-30T23:36:00Z"/>
                <w:rFonts w:ascii="Arial" w:hAnsi="Arial" w:cs="Arial"/>
                <w:sz w:val="20"/>
                <w:szCs w:val="20"/>
              </w:rPr>
            </w:pPr>
            <w:ins w:id="2904"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90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06" w:author="Miguel Centeno Muñoz" w:date="2014-07-30T23:36:00Z"/>
                <w:rFonts w:ascii="Arial" w:hAnsi="Arial" w:cs="Arial"/>
                <w:sz w:val="20"/>
                <w:szCs w:val="20"/>
              </w:rPr>
            </w:pPr>
            <w:ins w:id="2907"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08" w:author="Miguel Centeno Muñoz" w:date="2014-07-30T23:36:00Z"/>
                <w:rFonts w:ascii="Arial" w:hAnsi="Arial" w:cs="Arial"/>
                <w:sz w:val="20"/>
                <w:szCs w:val="20"/>
              </w:rPr>
            </w:pPr>
            <w:ins w:id="2909"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91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911" w:author="Miguel Centeno Muñoz" w:date="2014-07-30T23:36:00Z"/>
                <w:rFonts w:ascii="Arial" w:hAnsi="Arial" w:cs="Arial"/>
                <w:sz w:val="20"/>
                <w:szCs w:val="20"/>
              </w:rPr>
            </w:pPr>
            <w:ins w:id="2912"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913" w:author="Miguel Centeno Muñoz" w:date="2014-07-30T23:36:00Z"/>
                <w:rFonts w:ascii="Arial" w:hAnsi="Arial" w:cs="Arial"/>
                <w:b/>
                <w:bCs/>
                <w:sz w:val="20"/>
                <w:szCs w:val="20"/>
              </w:rPr>
            </w:pPr>
            <w:ins w:id="2914"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15" w:author="Miguel Centeno Muñoz" w:date="2014-07-30T23:36:00Z"/>
                <w:rFonts w:ascii="Arial" w:hAnsi="Arial" w:cs="Arial"/>
                <w:b/>
                <w:bCs/>
                <w:sz w:val="20"/>
                <w:szCs w:val="20"/>
              </w:rPr>
            </w:pPr>
            <w:ins w:id="2916" w:author="Miguel Centeno Muñoz" w:date="2014-07-30T23:36:00Z">
              <w:r>
                <w:rPr>
                  <w:rFonts w:ascii="Arial" w:hAnsi="Arial" w:cs="Arial"/>
                  <w:b/>
                  <w:bCs/>
                  <w:sz w:val="20"/>
                  <w:szCs w:val="20"/>
                </w:rPr>
                <w:t>Acción</w:t>
              </w:r>
            </w:ins>
          </w:p>
        </w:tc>
      </w:tr>
      <w:tr w:rsidR="00834472" w:rsidTr="00106D74">
        <w:trPr>
          <w:ins w:id="291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18"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919" w:author="Miguel Centeno Muñoz" w:date="2014-07-30T23:36:00Z"/>
                <w:rFonts w:ascii="Arial" w:hAnsi="Arial" w:cs="Arial"/>
                <w:sz w:val="20"/>
                <w:szCs w:val="20"/>
              </w:rPr>
            </w:pPr>
            <w:ins w:id="2920"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21" w:author="Miguel Centeno Muñoz" w:date="2014-07-30T23:36:00Z"/>
                <w:rFonts w:ascii="Arial" w:hAnsi="Arial" w:cs="Arial"/>
                <w:sz w:val="20"/>
                <w:szCs w:val="20"/>
              </w:rPr>
            </w:pPr>
            <w:ins w:id="2922"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92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24"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925" w:author="Miguel Centeno Muñoz" w:date="2014-07-30T23:36:00Z"/>
                <w:rFonts w:ascii="Arial" w:hAnsi="Arial" w:cs="Arial"/>
                <w:sz w:val="20"/>
                <w:szCs w:val="20"/>
              </w:rPr>
            </w:pPr>
            <w:ins w:id="2926" w:author="Miguel Centeno Muñoz" w:date="2014-07-30T23:36:00Z">
              <w:r>
                <w:rPr>
                  <w:rFonts w:ascii="Arial" w:hAnsi="Arial" w:cs="Arial"/>
                  <w:sz w:val="20"/>
                  <w:szCs w:val="20"/>
                </w:rPr>
                <w:t>2</w:t>
              </w:r>
            </w:ins>
          </w:p>
        </w:tc>
        <w:tc>
          <w:tcPr>
            <w:tcW w:w="0" w:type="auto"/>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927" w:author="Miguel Centeno Muñoz" w:date="2014-07-30T23:36:00Z"/>
                <w:rFonts w:ascii="Arial" w:hAnsi="Arial" w:cs="Arial"/>
                <w:sz w:val="20"/>
                <w:szCs w:val="20"/>
              </w:rPr>
            </w:pPr>
            <w:ins w:id="2928"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929" w:author="Miguel Centeno Muñoz" w:date="2014-07-30T23:37:00Z">
              <w:r>
                <w:rPr>
                  <w:rStyle w:val="nfasis"/>
                  <w:rFonts w:ascii="Arial" w:hAnsi="Arial" w:cs="Arial"/>
                </w:rPr>
                <w:t>ón</w:t>
              </w:r>
            </w:ins>
            <w:ins w:id="2930" w:author="Miguel Centeno Muñoz" w:date="2014-07-30T23:36:00Z">
              <w:r>
                <w:rPr>
                  <w:rFonts w:ascii="Arial" w:hAnsi="Arial" w:cs="Arial"/>
                  <w:sz w:val="20"/>
                  <w:szCs w:val="20"/>
                </w:rPr>
                <w:t xml:space="preserve"> </w:t>
              </w:r>
            </w:ins>
          </w:p>
        </w:tc>
      </w:tr>
      <w:tr w:rsidR="00834472" w:rsidTr="00106D74">
        <w:trPr>
          <w:ins w:id="293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32"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933" w:author="Miguel Centeno Muñoz" w:date="2014-07-30T23:36:00Z"/>
                <w:rFonts w:ascii="Arial" w:hAnsi="Arial" w:cs="Arial"/>
                <w:sz w:val="20"/>
                <w:szCs w:val="20"/>
              </w:rPr>
            </w:pPr>
            <w:ins w:id="2934" w:author="Miguel Centeno Muñoz" w:date="2014-07-30T23:36:00Z">
              <w:r>
                <w:rPr>
                  <w:rFonts w:ascii="Arial" w:hAnsi="Arial" w:cs="Arial"/>
                  <w:sz w:val="20"/>
                  <w:szCs w:val="20"/>
                </w:rPr>
                <w:t>3</w:t>
              </w:r>
            </w:ins>
          </w:p>
        </w:tc>
        <w:tc>
          <w:tcPr>
            <w:tcW w:w="0" w:type="auto"/>
            <w:hideMark/>
          </w:tcPr>
          <w:p w:rsidR="00834472" w:rsidRDefault="00834472" w:rsidP="00AC15B6">
            <w:pPr>
              <w:cnfStyle w:val="000000000000" w:firstRow="0" w:lastRow="0" w:firstColumn="0" w:lastColumn="0" w:oddVBand="0" w:evenVBand="0" w:oddHBand="0" w:evenHBand="0" w:firstRowFirstColumn="0" w:firstRowLastColumn="0" w:lastRowFirstColumn="0" w:lastRowLastColumn="0"/>
              <w:rPr>
                <w:ins w:id="2935" w:author="Miguel Centeno Muñoz" w:date="2014-07-30T23:36:00Z"/>
                <w:rFonts w:ascii="Arial" w:hAnsi="Arial" w:cs="Arial"/>
                <w:sz w:val="20"/>
                <w:szCs w:val="20"/>
              </w:rPr>
            </w:pPr>
            <w:ins w:id="2936" w:author="Miguel Centeno Muñoz" w:date="2014-07-30T23:36:00Z">
              <w:r>
                <w:rPr>
                  <w:rFonts w:ascii="Arial" w:hAnsi="Arial" w:cs="Arial"/>
                  <w:sz w:val="20"/>
                  <w:szCs w:val="20"/>
                </w:rPr>
                <w:t>El sistema</w:t>
              </w:r>
              <w:r>
                <w:rPr>
                  <w:rStyle w:val="nfasis"/>
                  <w:rFonts w:ascii="Arial" w:hAnsi="Arial" w:cs="Arial"/>
                </w:rPr>
                <w:t xml:space="preserve"> </w:t>
              </w:r>
            </w:ins>
            <w:ins w:id="2937" w:author="Miguel Centeno Muñoz" w:date="2014-07-30T23:37:00Z">
              <w:r>
                <w:rPr>
                  <w:rStyle w:val="nfasis"/>
                  <w:rFonts w:ascii="Arial" w:hAnsi="Arial" w:cs="Arial"/>
                </w:rPr>
                <w:t>realiza las operaciones necesarias para la valoración de la ruta</w:t>
              </w:r>
            </w:ins>
            <w:ins w:id="2938"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93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40" w:author="Miguel Centeno Muñoz" w:date="2014-07-30T23:36:00Z"/>
                <w:rFonts w:ascii="Arial" w:hAnsi="Arial" w:cs="Arial"/>
                <w:sz w:val="20"/>
                <w:szCs w:val="20"/>
              </w:rPr>
            </w:pPr>
            <w:proofErr w:type="spellStart"/>
            <w:ins w:id="2941" w:author="Miguel Centeno Muñoz" w:date="2014-07-30T23:36:00Z">
              <w:r>
                <w:rPr>
                  <w:rFonts w:ascii="Arial" w:hAnsi="Arial" w:cs="Arial"/>
                  <w:b/>
                  <w:bCs/>
                  <w:sz w:val="20"/>
                  <w:szCs w:val="20"/>
                </w:rPr>
                <w:t>Postcondición</w:t>
              </w:r>
              <w:proofErr w:type="spellEnd"/>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942" w:author="Miguel Centeno Muñoz" w:date="2014-07-30T23:36:00Z"/>
                <w:rFonts w:ascii="Arial" w:hAnsi="Arial" w:cs="Arial"/>
                <w:sz w:val="20"/>
                <w:szCs w:val="20"/>
              </w:rPr>
            </w:pPr>
            <w:ins w:id="2943" w:author="Miguel Centeno Muñoz" w:date="2014-07-30T23:38:00Z">
              <w:r>
                <w:rPr>
                  <w:rFonts w:ascii="Arial" w:hAnsi="Arial" w:cs="Arial"/>
                  <w:sz w:val="20"/>
                  <w:szCs w:val="20"/>
                </w:rPr>
                <w:t>Se actualiza y almacena la valoración de la ruta</w:t>
              </w:r>
            </w:ins>
          </w:p>
        </w:tc>
      </w:tr>
      <w:tr w:rsidR="00834472" w:rsidTr="00106D74">
        <w:trPr>
          <w:ins w:id="294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45" w:author="Miguel Centeno Muñoz" w:date="2014-07-30T23:36:00Z"/>
                <w:rFonts w:ascii="Arial" w:hAnsi="Arial" w:cs="Arial"/>
                <w:sz w:val="20"/>
                <w:szCs w:val="20"/>
              </w:rPr>
            </w:pPr>
            <w:ins w:id="2946"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47" w:author="Miguel Centeno Muñoz" w:date="2014-07-30T23:36:00Z"/>
                <w:rFonts w:ascii="Arial" w:hAnsi="Arial" w:cs="Arial"/>
                <w:sz w:val="20"/>
                <w:szCs w:val="20"/>
              </w:rPr>
            </w:pPr>
            <w:ins w:id="2948"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94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50" w:author="Miguel Centeno Muñoz" w:date="2014-07-30T23:36:00Z"/>
                <w:rFonts w:ascii="Arial" w:hAnsi="Arial" w:cs="Arial"/>
                <w:sz w:val="20"/>
                <w:szCs w:val="20"/>
              </w:rPr>
            </w:pPr>
            <w:ins w:id="2951"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52" w:author="Miguel Centeno Muñoz" w:date="2014-07-30T23:36:00Z"/>
                <w:rFonts w:ascii="Arial" w:hAnsi="Arial" w:cs="Arial"/>
                <w:sz w:val="20"/>
                <w:szCs w:val="20"/>
              </w:rPr>
            </w:pPr>
            <w:ins w:id="2953" w:author="Miguel Centeno Muñoz" w:date="2014-07-30T23:36:00Z">
              <w:r>
                <w:rPr>
                  <w:rFonts w:ascii="Arial" w:hAnsi="Arial" w:cs="Arial"/>
                  <w:sz w:val="20"/>
                  <w:szCs w:val="20"/>
                </w:rPr>
                <w:t>inmediatamente</w:t>
              </w:r>
            </w:ins>
          </w:p>
        </w:tc>
      </w:tr>
      <w:tr w:rsidR="00834472" w:rsidTr="00106D74">
        <w:trPr>
          <w:ins w:id="295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55" w:author="Miguel Centeno Muñoz" w:date="2014-07-30T23:36:00Z"/>
                <w:rFonts w:ascii="Arial" w:hAnsi="Arial" w:cs="Arial"/>
                <w:sz w:val="20"/>
                <w:szCs w:val="20"/>
              </w:rPr>
            </w:pPr>
            <w:ins w:id="2956" w:author="Miguel Centeno Muñoz" w:date="2014-07-30T23:36:00Z">
              <w:r>
                <w:rPr>
                  <w:rFonts w:ascii="Arial" w:hAnsi="Arial" w:cs="Arial"/>
                  <w:b/>
                  <w:bCs/>
                  <w:sz w:val="20"/>
                  <w:szCs w:val="20"/>
                </w:rPr>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57" w:author="Miguel Centeno Muñoz" w:date="2014-07-30T23:36:00Z"/>
                <w:rFonts w:ascii="Arial" w:hAnsi="Arial" w:cs="Arial"/>
                <w:sz w:val="20"/>
                <w:szCs w:val="20"/>
              </w:rPr>
            </w:pPr>
            <w:ins w:id="2958"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95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60" w:author="Miguel Centeno Muñoz" w:date="2014-07-30T23:36:00Z"/>
                <w:rFonts w:ascii="Arial" w:hAnsi="Arial" w:cs="Arial"/>
                <w:sz w:val="20"/>
                <w:szCs w:val="20"/>
              </w:rPr>
            </w:pPr>
            <w:ins w:id="2961"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62" w:author="Miguel Centeno Muñoz" w:date="2014-07-30T23:36:00Z"/>
                <w:rFonts w:ascii="Arial" w:hAnsi="Arial" w:cs="Arial"/>
                <w:sz w:val="20"/>
                <w:szCs w:val="20"/>
              </w:rPr>
            </w:pPr>
            <w:ins w:id="2963" w:author="Miguel Centeno Muñoz" w:date="2014-07-30T23:36:00Z">
              <w:r>
                <w:rPr>
                  <w:rFonts w:ascii="Arial" w:hAnsi="Arial" w:cs="Arial"/>
                  <w:sz w:val="20"/>
                  <w:szCs w:val="20"/>
                </w:rPr>
                <w:t>alta</w:t>
              </w:r>
            </w:ins>
          </w:p>
        </w:tc>
      </w:tr>
    </w:tbl>
    <w:p w:rsidR="00D40919" w:rsidRDefault="00D40919" w:rsidP="00533654">
      <w:pPr>
        <w:rPr>
          <w:ins w:id="2964"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AC15B6" w:rsidTr="00AC15B6">
        <w:trPr>
          <w:cnfStyle w:val="100000000000" w:firstRow="1" w:lastRow="0" w:firstColumn="0" w:lastColumn="0" w:oddVBand="0" w:evenVBand="0" w:oddHBand="0" w:evenHBand="0" w:firstRowFirstColumn="0" w:firstRowLastColumn="0" w:lastRowFirstColumn="0" w:lastRowLastColumn="0"/>
          <w:ins w:id="2965" w:author="Miguel Centeno Muñoz" w:date="2014-07-31T02:43:00Z"/>
        </w:trPr>
        <w:tc>
          <w:tcPr>
            <w:cnfStyle w:val="001000000100" w:firstRow="0" w:lastRow="0" w:firstColumn="1" w:lastColumn="0" w:oddVBand="0" w:evenVBand="0" w:oddHBand="0" w:evenHBand="0" w:firstRowFirstColumn="1" w:firstRowLastColumn="0" w:lastRowFirstColumn="0" w:lastRowLastColumn="0"/>
            <w:tcW w:w="0" w:type="auto"/>
            <w:hideMark/>
          </w:tcPr>
          <w:p w:rsidR="00AC15B6" w:rsidRDefault="00AC15B6">
            <w:pPr>
              <w:rPr>
                <w:ins w:id="2966" w:author="Miguel Centeno Muñoz" w:date="2014-07-31T02:43:00Z"/>
                <w:rFonts w:ascii="Arial" w:eastAsiaTheme="minorHAnsi" w:hAnsi="Arial" w:cs="Arial"/>
                <w:color w:val="auto"/>
                <w:sz w:val="20"/>
                <w:szCs w:val="20"/>
              </w:rPr>
              <w:pPrChange w:id="2967" w:author="Miguel Centeno Muñoz" w:date="2014-07-31T02:43:00Z">
                <w:pPr>
                  <w:framePr w:hSpace="141" w:wrap="around" w:vAnchor="text" w:hAnchor="margin" w:y="36"/>
                  <w:spacing w:after="200" w:line="276" w:lineRule="auto"/>
                </w:pPr>
              </w:pPrChange>
            </w:pPr>
            <w:ins w:id="2968" w:author="Miguel Centeno Muñoz" w:date="2014-07-31T02:43:00Z">
              <w:r>
                <w:rPr>
                  <w:rFonts w:ascii="Arial" w:hAnsi="Arial" w:cs="Arial"/>
                  <w:b/>
                  <w:bCs/>
                  <w:sz w:val="20"/>
                  <w:szCs w:val="20"/>
                </w:rPr>
                <w:t>UC-0010</w:t>
              </w:r>
            </w:ins>
          </w:p>
        </w:tc>
        <w:tc>
          <w:tcPr>
            <w:tcW w:w="4128" w:type="pct"/>
            <w:gridSpan w:val="2"/>
            <w:hideMark/>
          </w:tcPr>
          <w:p w:rsidR="00AC15B6" w:rsidRDefault="00AC15B6" w:rsidP="00AC15B6">
            <w:pPr>
              <w:cnfStyle w:val="100000000000" w:firstRow="1" w:lastRow="0" w:firstColumn="0" w:lastColumn="0" w:oddVBand="0" w:evenVBand="0" w:oddHBand="0" w:evenHBand="0" w:firstRowFirstColumn="0" w:firstRowLastColumn="0" w:lastRowFirstColumn="0" w:lastRowLastColumn="0"/>
              <w:rPr>
                <w:ins w:id="2969" w:author="Miguel Centeno Muñoz" w:date="2014-07-31T02:43:00Z"/>
                <w:rFonts w:ascii="Arial" w:hAnsi="Arial" w:cs="Arial"/>
                <w:sz w:val="20"/>
                <w:szCs w:val="20"/>
              </w:rPr>
            </w:pPr>
            <w:ins w:id="2970" w:author="Miguel Centeno Muñoz" w:date="2014-07-31T02:44:00Z">
              <w:r>
                <w:rPr>
                  <w:rFonts w:ascii="Arial" w:hAnsi="Arial" w:cs="Arial"/>
                  <w:b/>
                  <w:bCs/>
                  <w:sz w:val="20"/>
                  <w:szCs w:val="20"/>
                </w:rPr>
                <w:t>Comentario</w:t>
              </w:r>
            </w:ins>
            <w:ins w:id="2971" w:author="Miguel Centeno Muñoz" w:date="2014-07-31T02:43:00Z">
              <w:r>
                <w:rPr>
                  <w:rFonts w:ascii="Arial" w:hAnsi="Arial" w:cs="Arial"/>
                  <w:b/>
                  <w:bCs/>
                  <w:sz w:val="20"/>
                  <w:szCs w:val="20"/>
                </w:rPr>
                <w:t xml:space="preserve">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97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73" w:author="Miguel Centeno Muñoz" w:date="2014-07-31T02:43:00Z"/>
                <w:rFonts w:ascii="Arial" w:hAnsi="Arial" w:cs="Arial"/>
                <w:sz w:val="20"/>
                <w:szCs w:val="20"/>
              </w:rPr>
            </w:pPr>
            <w:ins w:id="2974" w:author="Miguel Centeno Muñoz" w:date="2014-07-31T02:43:00Z">
              <w:r>
                <w:rPr>
                  <w:rFonts w:ascii="Arial" w:hAnsi="Arial" w:cs="Arial"/>
                  <w:b/>
                  <w:bCs/>
                  <w:sz w:val="20"/>
                  <w:szCs w:val="20"/>
                </w:rPr>
                <w:t>Versión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75" w:author="Miguel Centeno Muñoz" w:date="2014-07-31T02:43:00Z"/>
                <w:rFonts w:ascii="Arial" w:hAnsi="Arial" w:cs="Arial"/>
                <w:sz w:val="20"/>
                <w:szCs w:val="20"/>
              </w:rPr>
            </w:pPr>
            <w:ins w:id="2976" w:author="Miguel Centeno Muñoz" w:date="2014-07-31T02:43:00Z">
              <w:r>
                <w:rPr>
                  <w:rFonts w:ascii="Arial" w:hAnsi="Arial" w:cs="Arial"/>
                  <w:sz w:val="20"/>
                  <w:szCs w:val="20"/>
                </w:rPr>
                <w:t xml:space="preserve">1.0 ( 25/06/2014 ) </w:t>
              </w:r>
            </w:ins>
          </w:p>
        </w:tc>
      </w:tr>
      <w:tr w:rsidR="00AC15B6" w:rsidTr="00AC15B6">
        <w:trPr>
          <w:ins w:id="297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78" w:author="Miguel Centeno Muñoz" w:date="2014-07-31T02:43:00Z"/>
                <w:rFonts w:ascii="Arial" w:hAnsi="Arial" w:cs="Arial"/>
                <w:sz w:val="20"/>
                <w:szCs w:val="20"/>
              </w:rPr>
            </w:pPr>
            <w:ins w:id="2979" w:author="Miguel Centeno Muñoz" w:date="2014-07-31T02:43:00Z">
              <w:r>
                <w:rPr>
                  <w:rFonts w:ascii="Arial" w:hAnsi="Arial" w:cs="Arial"/>
                  <w:b/>
                  <w:bCs/>
                  <w:sz w:val="20"/>
                  <w:szCs w:val="20"/>
                </w:rPr>
                <w:t>Autores</w:t>
              </w:r>
            </w:ins>
          </w:p>
        </w:tc>
        <w:tc>
          <w:tcPr>
            <w:tcW w:w="0" w:type="auto"/>
            <w:gridSpan w:val="2"/>
            <w:hideMark/>
          </w:tcPr>
          <w:p w:rsidR="00AC15B6" w:rsidRDefault="00AC15B6" w:rsidP="00AC15B6">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980" w:author="Miguel Centeno Muñoz" w:date="2014-07-31T02:43:00Z"/>
                <w:rFonts w:ascii="Arial" w:hAnsi="Arial" w:cs="Arial"/>
                <w:sz w:val="20"/>
                <w:szCs w:val="20"/>
              </w:rPr>
            </w:pPr>
            <w:ins w:id="2981" w:author="Miguel Centeno Muñoz" w:date="2014-07-31T02:43:00Z">
              <w:r w:rsidRPr="005C7CFD">
                <w:rPr>
                  <w:rFonts w:ascii="Arial" w:hAnsi="Arial" w:cs="Arial"/>
                  <w:sz w:val="20"/>
                  <w:szCs w:val="20"/>
                </w:rPr>
                <w:t>Miguel Centeno Muñoz</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98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83" w:author="Miguel Centeno Muñoz" w:date="2014-07-31T02:43:00Z"/>
                <w:rFonts w:ascii="Arial" w:hAnsi="Arial" w:cs="Arial"/>
                <w:sz w:val="20"/>
                <w:szCs w:val="20"/>
              </w:rPr>
            </w:pPr>
            <w:ins w:id="2984" w:author="Miguel Centeno Muñoz" w:date="2014-07-31T02:43:00Z">
              <w:r>
                <w:rPr>
                  <w:rFonts w:ascii="Arial" w:hAnsi="Arial" w:cs="Arial"/>
                  <w:b/>
                  <w:bCs/>
                  <w:sz w:val="20"/>
                  <w:szCs w:val="20"/>
                </w:rPr>
                <w:t>Fuentes</w:t>
              </w:r>
            </w:ins>
          </w:p>
        </w:tc>
        <w:tc>
          <w:tcPr>
            <w:tcW w:w="0" w:type="auto"/>
            <w:gridSpan w:val="2"/>
            <w:hideMark/>
          </w:tcPr>
          <w:p w:rsidR="00AC15B6" w:rsidRDefault="00AC15B6" w:rsidP="00AC15B6">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985" w:author="Miguel Centeno Muñoz" w:date="2014-07-31T02:43:00Z"/>
                <w:rFonts w:ascii="Arial" w:hAnsi="Arial" w:cs="Arial"/>
                <w:sz w:val="20"/>
                <w:szCs w:val="20"/>
              </w:rPr>
            </w:pPr>
            <w:ins w:id="2986" w:author="Miguel Centeno Muñoz" w:date="2014-07-31T02:43:00Z">
              <w:r w:rsidRPr="005C7CFD">
                <w:rPr>
                  <w:rFonts w:ascii="Arial" w:hAnsi="Arial" w:cs="Arial"/>
                  <w:sz w:val="20"/>
                  <w:szCs w:val="20"/>
                </w:rPr>
                <w:t>Sergio Segura Rueda</w:t>
              </w:r>
              <w:r>
                <w:rPr>
                  <w:rFonts w:ascii="Arial" w:hAnsi="Arial" w:cs="Arial"/>
                  <w:sz w:val="20"/>
                  <w:szCs w:val="20"/>
                </w:rPr>
                <w:t xml:space="preserve"> </w:t>
              </w:r>
            </w:ins>
          </w:p>
        </w:tc>
      </w:tr>
      <w:tr w:rsidR="00AC15B6" w:rsidTr="00AC15B6">
        <w:trPr>
          <w:ins w:id="298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88" w:author="Miguel Centeno Muñoz" w:date="2014-07-31T02:43:00Z"/>
                <w:rFonts w:ascii="Arial" w:hAnsi="Arial" w:cs="Arial"/>
                <w:sz w:val="20"/>
                <w:szCs w:val="20"/>
              </w:rPr>
            </w:pPr>
            <w:ins w:id="2989" w:author="Miguel Centeno Muñoz" w:date="2014-07-31T02:43:00Z">
              <w:r>
                <w:rPr>
                  <w:rFonts w:ascii="Arial" w:hAnsi="Arial" w:cs="Arial"/>
                  <w:b/>
                  <w:bCs/>
                  <w:sz w:val="20"/>
                  <w:szCs w:val="20"/>
                </w:rPr>
                <w:t>Dependencias</w:t>
              </w:r>
            </w:ins>
          </w:p>
        </w:tc>
        <w:tc>
          <w:tcPr>
            <w:tcW w:w="0" w:type="auto"/>
            <w:gridSpan w:val="2"/>
            <w:hideMark/>
          </w:tcPr>
          <w:p w:rsidR="00AC15B6" w:rsidRDefault="00AC15B6">
            <w:pPr>
              <w:jc w:val="left"/>
              <w:cnfStyle w:val="000000000000" w:firstRow="0" w:lastRow="0" w:firstColumn="0" w:lastColumn="0" w:oddVBand="0" w:evenVBand="0" w:oddHBand="0" w:evenHBand="0" w:firstRowFirstColumn="0" w:firstRowLastColumn="0" w:lastRowFirstColumn="0" w:lastRowLastColumn="0"/>
              <w:rPr>
                <w:ins w:id="2990" w:author="Miguel Centeno Muñoz" w:date="2014-08-02T12:53:00Z"/>
                <w:rFonts w:ascii="Arial" w:eastAsiaTheme="minorHAnsi" w:hAnsi="Arial" w:cs="Arial"/>
                <w:color w:val="auto"/>
                <w:sz w:val="20"/>
                <w:szCs w:val="20"/>
              </w:rPr>
              <w:pPrChange w:id="2991" w:author="Miguel Centeno Muñoz" w:date="2014-07-31T02:4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92"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Pr="00EF2860" w:rsidRDefault="00EF2860">
            <w:pPr>
              <w:jc w:val="left"/>
              <w:cnfStyle w:val="000000000000" w:firstRow="0" w:lastRow="0" w:firstColumn="0" w:lastColumn="0" w:oddVBand="0" w:evenVBand="0" w:oddHBand="0" w:evenHBand="0" w:firstRowFirstColumn="0" w:firstRowLastColumn="0" w:lastRowFirstColumn="0" w:lastRowLastColumn="0"/>
              <w:rPr>
                <w:ins w:id="2993" w:author="Miguel Centeno Muñoz" w:date="2014-07-31T02:44:00Z"/>
                <w:rFonts w:ascii="Arial" w:hAnsi="Arial" w:cs="Arial"/>
                <w:sz w:val="20"/>
                <w:szCs w:val="20"/>
                <w:rPrChange w:id="2994" w:author="Miguel Centeno Muñoz" w:date="2014-08-02T12:53:00Z">
                  <w:rPr>
                    <w:ins w:id="2995" w:author="Miguel Centeno Muñoz" w:date="2014-07-31T02:44:00Z"/>
                    <w:rFonts w:ascii="Arial" w:eastAsiaTheme="minorHAnsi" w:hAnsi="Symbol" w:cs="Arial"/>
                    <w:color w:val="auto"/>
                    <w:sz w:val="20"/>
                    <w:szCs w:val="20"/>
                  </w:rPr>
                </w:rPrChange>
              </w:rPr>
              <w:pPrChange w:id="2996" w:author="Miguel Centeno Muñoz" w:date="2014-08-02T12:53: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97" w:author="Miguel Centeno Muñoz" w:date="2014-08-02T12:53:00Z">
              <w:r>
                <w:rPr>
                  <w:rFonts w:ascii="Arial" w:hAnsi="Symbol" w:cs="Arial"/>
                  <w:sz w:val="20"/>
                  <w:szCs w:val="20"/>
                </w:rPr>
                <w:t></w:t>
              </w:r>
              <w:r>
                <w:rPr>
                  <w:rFonts w:ascii="Arial" w:hAnsi="Arial" w:cs="Arial"/>
                  <w:sz w:val="20"/>
                  <w:szCs w:val="20"/>
                </w:rPr>
                <w:t xml:space="preserve">  [IRQ-0005</w:t>
              </w:r>
              <w:r w:rsidRPr="005C7CFD">
                <w:rPr>
                  <w:rFonts w:ascii="Arial" w:hAnsi="Arial" w:cs="Arial"/>
                  <w:sz w:val="20"/>
                  <w:szCs w:val="20"/>
                </w:rPr>
                <w:t xml:space="preserve">] Información sobre </w:t>
              </w:r>
              <w:r>
                <w:rPr>
                  <w:rFonts w:ascii="Arial" w:hAnsi="Arial" w:cs="Arial"/>
                  <w:sz w:val="20"/>
                  <w:szCs w:val="20"/>
                </w:rPr>
                <w:t xml:space="preserve">Comentarios de Rutas </w:t>
              </w:r>
            </w:ins>
          </w:p>
          <w:p w:rsidR="00EF2860" w:rsidRDefault="00AC15B6">
            <w:pPr>
              <w:jc w:val="left"/>
              <w:cnfStyle w:val="000000000000" w:firstRow="0" w:lastRow="0" w:firstColumn="0" w:lastColumn="0" w:oddVBand="0" w:evenVBand="0" w:oddHBand="0" w:evenHBand="0" w:firstRowFirstColumn="0" w:firstRowLastColumn="0" w:lastRowFirstColumn="0" w:lastRowLastColumn="0"/>
              <w:rPr>
                <w:ins w:id="2998" w:author="Miguel Centeno Muñoz" w:date="2014-08-02T12:54:00Z"/>
                <w:rFonts w:ascii="Arial" w:eastAsiaTheme="minorHAnsi" w:hAnsi="Arial" w:cs="Arial"/>
                <w:color w:val="auto"/>
                <w:sz w:val="20"/>
                <w:szCs w:val="20"/>
              </w:rPr>
              <w:pPrChange w:id="2999" w:author="Miguel Centeno Muñoz" w:date="2014-07-31T02:4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3000" w:author="Miguel Centeno Muñoz" w:date="2014-07-31T02:43: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3001" w:author="Miguel Centeno Muñoz" w:date="2014-08-02T12:54:00Z">
              <w:r w:rsidR="00EF2860">
                <w:rPr>
                  <w:rFonts w:ascii="Arial" w:hAnsi="Arial" w:cs="Arial"/>
                  <w:sz w:val="20"/>
                  <w:szCs w:val="20"/>
                </w:rPr>
                <w:t>2</w:t>
              </w:r>
            </w:ins>
            <w:ins w:id="3002" w:author="Miguel Centeno Muñoz" w:date="2014-07-31T02:43:00Z">
              <w:r w:rsidRPr="005C7CFD">
                <w:rPr>
                  <w:rFonts w:ascii="Arial" w:hAnsi="Arial" w:cs="Arial"/>
                  <w:sz w:val="20"/>
                  <w:szCs w:val="20"/>
                </w:rPr>
                <w:t>] Gestión de Rutas</w:t>
              </w:r>
              <w:r>
                <w:rPr>
                  <w:rFonts w:ascii="Arial" w:hAnsi="Arial" w:cs="Arial"/>
                  <w:sz w:val="20"/>
                  <w:szCs w:val="20"/>
                </w:rPr>
                <w:t xml:space="preserve"> </w:t>
              </w:r>
            </w:ins>
          </w:p>
          <w:p w:rsidR="00EF2860" w:rsidRDefault="00EF2860">
            <w:pPr>
              <w:jc w:val="left"/>
              <w:cnfStyle w:val="000000000000" w:firstRow="0" w:lastRow="0" w:firstColumn="0" w:lastColumn="0" w:oddVBand="0" w:evenVBand="0" w:oddHBand="0" w:evenHBand="0" w:firstRowFirstColumn="0" w:firstRowLastColumn="0" w:lastRowFirstColumn="0" w:lastRowLastColumn="0"/>
              <w:rPr>
                <w:ins w:id="3003" w:author="Miguel Centeno Muñoz" w:date="2014-07-31T02:43:00Z"/>
                <w:rFonts w:ascii="Arial" w:eastAsiaTheme="minorHAnsi" w:hAnsi="Arial" w:cs="Arial"/>
                <w:color w:val="auto"/>
                <w:sz w:val="20"/>
                <w:szCs w:val="20"/>
              </w:rPr>
              <w:pPrChange w:id="3004" w:author="Miguel Centeno Muñoz" w:date="2014-08-02T12:5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3005" w:author="Miguel Centeno Muñoz" w:date="2014-08-02T12:54:00Z">
              <w:r>
                <w:rPr>
                  <w:rFonts w:ascii="Arial" w:hAnsi="Symbol" w:cs="Arial"/>
                  <w:sz w:val="20"/>
                  <w:szCs w:val="20"/>
                </w:rPr>
                <w:t></w:t>
              </w:r>
              <w:r>
                <w:rPr>
                  <w:rFonts w:ascii="Arial" w:hAnsi="Arial" w:cs="Arial"/>
                  <w:sz w:val="20"/>
                  <w:szCs w:val="20"/>
                </w:rPr>
                <w:t xml:space="preserve">  [OBJ-0004</w:t>
              </w:r>
              <w:r w:rsidRPr="005C7CFD">
                <w:rPr>
                  <w:rFonts w:ascii="Arial" w:hAnsi="Arial" w:cs="Arial"/>
                  <w:sz w:val="20"/>
                  <w:szCs w:val="20"/>
                </w:rPr>
                <w:t>] Gestión de</w:t>
              </w:r>
              <w:r>
                <w:rPr>
                  <w:rFonts w:ascii="Arial" w:hAnsi="Arial" w:cs="Arial"/>
                  <w:sz w:val="20"/>
                  <w:szCs w:val="20"/>
                </w:rPr>
                <w:t xml:space="preserve"> Comentarios de</w:t>
              </w:r>
              <w:r w:rsidRPr="005C7CFD">
                <w:rPr>
                  <w:rFonts w:ascii="Arial" w:hAnsi="Arial" w:cs="Arial"/>
                  <w:sz w:val="20"/>
                  <w:szCs w:val="20"/>
                </w:rPr>
                <w:t xml:space="preserve"> Rutas</w:t>
              </w:r>
            </w:ins>
          </w:p>
        </w:tc>
      </w:tr>
      <w:tr w:rsidR="00AC15B6" w:rsidTr="00AC15B6">
        <w:trPr>
          <w:cnfStyle w:val="000000100000" w:firstRow="0" w:lastRow="0" w:firstColumn="0" w:lastColumn="0" w:oddVBand="0" w:evenVBand="0" w:oddHBand="1" w:evenHBand="0" w:firstRowFirstColumn="0" w:firstRowLastColumn="0" w:lastRowFirstColumn="0" w:lastRowLastColumn="0"/>
          <w:ins w:id="300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07" w:author="Miguel Centeno Muñoz" w:date="2014-07-31T02:43:00Z"/>
                <w:rFonts w:ascii="Arial" w:hAnsi="Arial" w:cs="Arial"/>
                <w:sz w:val="20"/>
                <w:szCs w:val="20"/>
              </w:rPr>
            </w:pPr>
            <w:ins w:id="3008" w:author="Miguel Centeno Muñoz" w:date="2014-07-31T02:43:00Z">
              <w:r>
                <w:rPr>
                  <w:rFonts w:ascii="Arial" w:hAnsi="Arial" w:cs="Arial"/>
                  <w:b/>
                  <w:bCs/>
                  <w:sz w:val="20"/>
                  <w:szCs w:val="20"/>
                </w:rPr>
                <w:t>Descripción</w:t>
              </w:r>
            </w:ins>
          </w:p>
        </w:tc>
        <w:tc>
          <w:tcPr>
            <w:tcW w:w="0" w:type="auto"/>
            <w:gridSpan w:val="2"/>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3009" w:author="Miguel Centeno Muñoz" w:date="2014-07-31T02:43:00Z"/>
                <w:rFonts w:ascii="Arial" w:eastAsiaTheme="minorHAnsi" w:hAnsi="Arial" w:cs="Arial"/>
                <w:color w:val="auto"/>
                <w:sz w:val="20"/>
                <w:szCs w:val="20"/>
              </w:rPr>
              <w:pPrChange w:id="3010" w:author="Miguel Centeno Muñoz" w:date="2014-07-31T02:4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3011" w:author="Miguel Centeno Muñoz" w:date="2014-07-31T02:43:00Z">
              <w:r>
                <w:rPr>
                  <w:rFonts w:ascii="Arial" w:hAnsi="Arial" w:cs="Arial"/>
                  <w:sz w:val="20"/>
                  <w:szCs w:val="20"/>
                </w:rPr>
                <w:t xml:space="preserve">El sistema deberá comportarse tal como se describe en el siguiente caso de uso cuando </w:t>
              </w:r>
              <w:r>
                <w:rPr>
                  <w:rStyle w:val="nfasis"/>
                  <w:rFonts w:ascii="Arial" w:hAnsi="Arial" w:cs="Arial"/>
                </w:rPr>
                <w:t xml:space="preserve">el usuario </w:t>
              </w:r>
            </w:ins>
            <w:ins w:id="3012" w:author="Miguel Centeno Muñoz" w:date="2014-07-31T02:44:00Z">
              <w:r>
                <w:rPr>
                  <w:rStyle w:val="nfasis"/>
                  <w:rFonts w:ascii="Arial" w:hAnsi="Arial" w:cs="Arial"/>
                </w:rPr>
                <w:t>comenta</w:t>
              </w:r>
            </w:ins>
            <w:ins w:id="3013" w:author="Miguel Centeno Muñoz" w:date="2014-07-31T02:43:00Z">
              <w:r>
                <w:rPr>
                  <w:rStyle w:val="nfasis"/>
                  <w:rFonts w:ascii="Arial" w:hAnsi="Arial" w:cs="Arial"/>
                </w:rPr>
                <w:t xml:space="preserve"> una ruta.</w:t>
              </w:r>
              <w:r>
                <w:rPr>
                  <w:rFonts w:ascii="Arial" w:hAnsi="Arial" w:cs="Arial"/>
                  <w:sz w:val="20"/>
                  <w:szCs w:val="20"/>
                </w:rPr>
                <w:t xml:space="preserve"> </w:t>
              </w:r>
            </w:ins>
          </w:p>
        </w:tc>
      </w:tr>
      <w:tr w:rsidR="00AC15B6" w:rsidTr="00AC15B6">
        <w:trPr>
          <w:ins w:id="301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15" w:author="Miguel Centeno Muñoz" w:date="2014-07-31T02:43:00Z"/>
                <w:rFonts w:ascii="Arial" w:hAnsi="Arial" w:cs="Arial"/>
                <w:sz w:val="20"/>
                <w:szCs w:val="20"/>
              </w:rPr>
            </w:pPr>
            <w:ins w:id="3016" w:author="Miguel Centeno Muñoz" w:date="2014-07-31T02:43:00Z">
              <w:r>
                <w:rPr>
                  <w:rFonts w:ascii="Arial" w:hAnsi="Arial" w:cs="Arial"/>
                  <w:b/>
                  <w:bCs/>
                  <w:sz w:val="20"/>
                  <w:szCs w:val="20"/>
                </w:rPr>
                <w:t>Precondición</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17" w:author="Miguel Centeno Muñoz" w:date="2014-07-31T02:43:00Z"/>
                <w:rFonts w:ascii="Arial" w:hAnsi="Arial" w:cs="Arial"/>
                <w:sz w:val="20"/>
                <w:szCs w:val="20"/>
              </w:rPr>
            </w:pPr>
            <w:ins w:id="3018" w:author="Miguel Centeno Muñoz" w:date="2014-07-31T02:43:00Z">
              <w:r>
                <w:rPr>
                  <w:rFonts w:ascii="Arial" w:hAnsi="Arial" w:cs="Arial"/>
                  <w:sz w:val="20"/>
                  <w:szCs w:val="20"/>
                </w:rPr>
                <w:t>Ninguna</w:t>
              </w:r>
            </w:ins>
          </w:p>
        </w:tc>
      </w:tr>
      <w:tr w:rsidR="00AC15B6" w:rsidTr="00AC15B6">
        <w:trPr>
          <w:cnfStyle w:val="000000100000" w:firstRow="0" w:lastRow="0" w:firstColumn="0" w:lastColumn="0" w:oddVBand="0" w:evenVBand="0" w:oddHBand="1" w:evenHBand="0" w:firstRowFirstColumn="0" w:firstRowLastColumn="0" w:lastRowFirstColumn="0" w:lastRowLastColumn="0"/>
          <w:ins w:id="301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C15B6" w:rsidRDefault="00AC15B6" w:rsidP="00AC15B6">
            <w:pPr>
              <w:rPr>
                <w:ins w:id="3020" w:author="Miguel Centeno Muñoz" w:date="2014-07-31T02:43:00Z"/>
                <w:rFonts w:ascii="Arial" w:hAnsi="Arial" w:cs="Arial"/>
                <w:sz w:val="20"/>
                <w:szCs w:val="20"/>
              </w:rPr>
            </w:pPr>
            <w:ins w:id="3021" w:author="Miguel Centeno Muñoz" w:date="2014-07-31T02:43:00Z">
              <w:r>
                <w:rPr>
                  <w:rFonts w:ascii="Arial" w:hAnsi="Arial" w:cs="Arial"/>
                  <w:b/>
                  <w:bCs/>
                  <w:sz w:val="20"/>
                  <w:szCs w:val="20"/>
                </w:rPr>
                <w:t>Secuencia normal</w:t>
              </w:r>
            </w:ins>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22" w:author="Miguel Centeno Muñoz" w:date="2014-07-31T02:43:00Z"/>
                <w:rFonts w:ascii="Arial" w:hAnsi="Arial" w:cs="Arial"/>
                <w:b/>
                <w:bCs/>
                <w:sz w:val="20"/>
                <w:szCs w:val="20"/>
              </w:rPr>
            </w:pPr>
            <w:ins w:id="3023" w:author="Miguel Centeno Muñoz" w:date="2014-07-31T02:43:00Z">
              <w:r>
                <w:rPr>
                  <w:rFonts w:ascii="Arial" w:hAnsi="Arial" w:cs="Arial"/>
                  <w:b/>
                  <w:bCs/>
                  <w:sz w:val="20"/>
                  <w:szCs w:val="20"/>
                </w:rPr>
                <w:t>Paso</w:t>
              </w:r>
            </w:ins>
          </w:p>
        </w:tc>
        <w:tc>
          <w:tcPr>
            <w:tcW w:w="3748" w:type="pct"/>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24" w:author="Miguel Centeno Muñoz" w:date="2014-07-31T02:43:00Z"/>
                <w:rFonts w:ascii="Arial" w:hAnsi="Arial" w:cs="Arial"/>
                <w:b/>
                <w:bCs/>
                <w:sz w:val="20"/>
                <w:szCs w:val="20"/>
              </w:rPr>
            </w:pPr>
            <w:ins w:id="3025" w:author="Miguel Centeno Muñoz" w:date="2014-07-31T02:43:00Z">
              <w:r>
                <w:rPr>
                  <w:rFonts w:ascii="Arial" w:hAnsi="Arial" w:cs="Arial"/>
                  <w:b/>
                  <w:bCs/>
                  <w:sz w:val="20"/>
                  <w:szCs w:val="20"/>
                </w:rPr>
                <w:t>Acción</w:t>
              </w:r>
            </w:ins>
          </w:p>
        </w:tc>
      </w:tr>
      <w:tr w:rsidR="00AC15B6" w:rsidTr="00AC15B6">
        <w:trPr>
          <w:ins w:id="302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27"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3028" w:author="Miguel Centeno Muñoz" w:date="2014-07-31T02:43:00Z"/>
                <w:rFonts w:ascii="Arial" w:hAnsi="Arial" w:cs="Arial"/>
                <w:sz w:val="20"/>
                <w:szCs w:val="20"/>
              </w:rPr>
            </w:pPr>
            <w:ins w:id="3029" w:author="Miguel Centeno Muñoz" w:date="2014-07-31T02:43:00Z">
              <w:r>
                <w:rPr>
                  <w:rFonts w:ascii="Arial" w:hAnsi="Arial" w:cs="Arial"/>
                  <w:sz w:val="20"/>
                  <w:szCs w:val="20"/>
                </w:rPr>
                <w:t>1</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30" w:author="Miguel Centeno Muñoz" w:date="2014-07-31T02:43:00Z"/>
                <w:rFonts w:ascii="Arial" w:hAnsi="Arial" w:cs="Arial"/>
                <w:sz w:val="20"/>
                <w:szCs w:val="20"/>
              </w:rPr>
            </w:pPr>
            <w:ins w:id="3031" w:author="Miguel Centeno Muñoz" w:date="2014-07-31T02:43: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AC15B6" w:rsidTr="00AC15B6">
        <w:trPr>
          <w:cnfStyle w:val="000000100000" w:firstRow="0" w:lastRow="0" w:firstColumn="0" w:lastColumn="0" w:oddVBand="0" w:evenVBand="0" w:oddHBand="1" w:evenHBand="0" w:firstRowFirstColumn="0" w:firstRowLastColumn="0" w:lastRowFirstColumn="0" w:lastRowLastColumn="0"/>
          <w:ins w:id="303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33" w:author="Miguel Centeno Muñoz" w:date="2014-07-31T02:43:00Z"/>
                <w:rFonts w:ascii="Arial" w:hAnsi="Arial" w:cs="Arial"/>
                <w:sz w:val="20"/>
                <w:szCs w:val="20"/>
              </w:rPr>
            </w:pPr>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34" w:author="Miguel Centeno Muñoz" w:date="2014-07-31T02:43:00Z"/>
                <w:rFonts w:ascii="Arial" w:hAnsi="Arial" w:cs="Arial"/>
                <w:sz w:val="20"/>
                <w:szCs w:val="20"/>
              </w:rPr>
            </w:pPr>
            <w:ins w:id="3035" w:author="Miguel Centeno Muñoz" w:date="2014-07-31T02:43:00Z">
              <w:r>
                <w:rPr>
                  <w:rFonts w:ascii="Arial" w:hAnsi="Arial" w:cs="Arial"/>
                  <w:sz w:val="20"/>
                  <w:szCs w:val="20"/>
                </w:rPr>
                <w:t>2</w:t>
              </w:r>
            </w:ins>
          </w:p>
        </w:tc>
        <w:tc>
          <w:tcPr>
            <w:tcW w:w="0" w:type="auto"/>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3036" w:author="Miguel Centeno Muñoz" w:date="2014-07-31T02:43:00Z"/>
                <w:rFonts w:ascii="Arial" w:eastAsiaTheme="minorHAnsi" w:hAnsi="Arial" w:cs="Arial"/>
                <w:color w:val="auto"/>
                <w:sz w:val="20"/>
                <w:szCs w:val="20"/>
              </w:rPr>
              <w:pPrChange w:id="3037" w:author="Miguel Centeno Muñoz" w:date="2014-07-31T02:4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3038" w:author="Miguel Centeno Muñoz" w:date="2014-07-31T02:43: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opción de </w:t>
              </w:r>
            </w:ins>
            <w:ins w:id="3039" w:author="Miguel Centeno Muñoz" w:date="2014-07-31T02:44:00Z">
              <w:r>
                <w:rPr>
                  <w:rStyle w:val="nfasis"/>
                  <w:rFonts w:ascii="Arial" w:hAnsi="Arial" w:cs="Arial"/>
                </w:rPr>
                <w:t>comentar</w:t>
              </w:r>
            </w:ins>
            <w:ins w:id="3040" w:author="Miguel Centeno Muñoz" w:date="2014-07-31T02:43:00Z">
              <w:r>
                <w:rPr>
                  <w:rStyle w:val="nfasis"/>
                  <w:rFonts w:ascii="Arial" w:hAnsi="Arial" w:cs="Arial"/>
                </w:rPr>
                <w:t xml:space="preserve"> una ruta haciendo clic en el elemento de interfaz destinado a tal función</w:t>
              </w:r>
              <w:r>
                <w:rPr>
                  <w:rFonts w:ascii="Arial" w:hAnsi="Arial" w:cs="Arial"/>
                  <w:sz w:val="20"/>
                  <w:szCs w:val="20"/>
                </w:rPr>
                <w:t xml:space="preserve"> </w:t>
              </w:r>
            </w:ins>
          </w:p>
        </w:tc>
      </w:tr>
      <w:tr w:rsidR="00AC15B6" w:rsidTr="00AC15B6">
        <w:trPr>
          <w:ins w:id="304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42"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3043" w:author="Miguel Centeno Muñoz" w:date="2014-07-31T02:43:00Z"/>
                <w:rFonts w:ascii="Arial" w:hAnsi="Arial" w:cs="Arial"/>
                <w:sz w:val="20"/>
                <w:szCs w:val="20"/>
              </w:rPr>
            </w:pPr>
            <w:ins w:id="3044" w:author="Miguel Centeno Muñoz" w:date="2014-07-31T02:43:00Z">
              <w:r>
                <w:rPr>
                  <w:rFonts w:ascii="Arial" w:hAnsi="Arial" w:cs="Arial"/>
                  <w:sz w:val="20"/>
                  <w:szCs w:val="20"/>
                </w:rPr>
                <w:t>3</w:t>
              </w:r>
            </w:ins>
          </w:p>
        </w:tc>
        <w:tc>
          <w:tcPr>
            <w:tcW w:w="0" w:type="auto"/>
            <w:hideMark/>
          </w:tcPr>
          <w:p w:rsidR="00AC15B6" w:rsidRDefault="00AC15B6">
            <w:pPr>
              <w:cnfStyle w:val="000000000000" w:firstRow="0" w:lastRow="0" w:firstColumn="0" w:lastColumn="0" w:oddVBand="0" w:evenVBand="0" w:oddHBand="0" w:evenHBand="0" w:firstRowFirstColumn="0" w:firstRowLastColumn="0" w:lastRowFirstColumn="0" w:lastRowLastColumn="0"/>
              <w:rPr>
                <w:ins w:id="3045" w:author="Miguel Centeno Muñoz" w:date="2014-07-31T02:43:00Z"/>
                <w:rFonts w:ascii="Arial" w:eastAsiaTheme="minorHAnsi" w:hAnsi="Arial" w:cs="Arial"/>
                <w:color w:val="auto"/>
                <w:sz w:val="20"/>
                <w:szCs w:val="20"/>
              </w:rPr>
              <w:pPrChange w:id="3046" w:author="Miguel Centeno Muñoz" w:date="2014-07-31T02:45: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3047" w:author="Miguel Centeno Muñoz" w:date="2014-07-31T02:43:00Z">
              <w:r>
                <w:rPr>
                  <w:rFonts w:ascii="Arial" w:hAnsi="Arial" w:cs="Arial"/>
                  <w:sz w:val="20"/>
                  <w:szCs w:val="20"/>
                </w:rPr>
                <w:t>El sistema</w:t>
              </w:r>
              <w:r>
                <w:rPr>
                  <w:rStyle w:val="nfasis"/>
                  <w:rFonts w:ascii="Arial" w:hAnsi="Arial" w:cs="Arial"/>
                </w:rPr>
                <w:t xml:space="preserve"> </w:t>
              </w:r>
            </w:ins>
            <w:ins w:id="3048" w:author="Miguel Centeno Muñoz" w:date="2014-07-31T02:45:00Z">
              <w:r>
                <w:rPr>
                  <w:rStyle w:val="nfasis"/>
                  <w:rFonts w:ascii="Arial" w:hAnsi="Arial" w:cs="Arial"/>
                </w:rPr>
                <w:t>solicita al usuario la introducción del comentario</w:t>
              </w:r>
            </w:ins>
            <w:ins w:id="3049" w:author="Miguel Centeno Muñoz" w:date="2014-07-31T02:43:00Z">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3050" w:author="Miguel Centeno Muñoz" w:date="2014-07-31T02:45:00Z"/>
        </w:trPr>
        <w:tc>
          <w:tcPr>
            <w:cnfStyle w:val="001000000000" w:firstRow="0" w:lastRow="0" w:firstColumn="1" w:lastColumn="0" w:oddVBand="0" w:evenVBand="0" w:oddHBand="0" w:evenHBand="0" w:firstRowFirstColumn="0" w:firstRowLastColumn="0" w:lastRowFirstColumn="0" w:lastRowLastColumn="0"/>
            <w:tcW w:w="0" w:type="auto"/>
          </w:tcPr>
          <w:p w:rsidR="00AC15B6" w:rsidRDefault="00AC15B6" w:rsidP="00AC15B6">
            <w:pPr>
              <w:rPr>
                <w:ins w:id="3051" w:author="Miguel Centeno Muñoz" w:date="2014-07-31T02:45:00Z"/>
                <w:rFonts w:ascii="Arial" w:hAnsi="Arial" w:cs="Arial"/>
                <w:sz w:val="20"/>
                <w:szCs w:val="20"/>
              </w:rPr>
            </w:pPr>
          </w:p>
        </w:tc>
        <w:tc>
          <w:tcPr>
            <w:tcW w:w="0" w:type="auto"/>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52" w:author="Miguel Centeno Muñoz" w:date="2014-07-31T02:45:00Z"/>
                <w:rFonts w:ascii="Arial" w:hAnsi="Arial" w:cs="Arial"/>
                <w:sz w:val="20"/>
                <w:szCs w:val="20"/>
              </w:rPr>
            </w:pPr>
            <w:ins w:id="3053" w:author="Miguel Centeno Muñoz" w:date="2014-07-31T02:45:00Z">
              <w:r>
                <w:rPr>
                  <w:rFonts w:ascii="Arial" w:hAnsi="Arial" w:cs="Arial"/>
                  <w:sz w:val="20"/>
                  <w:szCs w:val="20"/>
                </w:rPr>
                <w:t>4</w:t>
              </w:r>
            </w:ins>
          </w:p>
        </w:tc>
        <w:tc>
          <w:tcPr>
            <w:tcW w:w="0" w:type="auto"/>
          </w:tcPr>
          <w:p w:rsidR="00AC15B6" w:rsidRPr="00AC15B6" w:rsidRDefault="00AC15B6" w:rsidP="00AC15B6">
            <w:pPr>
              <w:spacing w:after="200" w:line="276" w:lineRule="auto"/>
              <w:cnfStyle w:val="000000100000" w:firstRow="0" w:lastRow="0" w:firstColumn="0" w:lastColumn="0" w:oddVBand="0" w:evenVBand="0" w:oddHBand="1" w:evenHBand="0" w:firstRowFirstColumn="0" w:firstRowLastColumn="0" w:lastRowFirstColumn="0" w:lastRowLastColumn="0"/>
              <w:rPr>
                <w:ins w:id="3054" w:author="Miguel Centeno Muñoz" w:date="2014-07-31T02:45:00Z"/>
                <w:rFonts w:ascii="Arial" w:hAnsi="Arial" w:cs="Arial"/>
                <w:i/>
                <w:sz w:val="20"/>
                <w:szCs w:val="20"/>
                <w:rPrChange w:id="3055" w:author="Miguel Centeno Muñoz" w:date="2014-07-31T02:45:00Z">
                  <w:rPr>
                    <w:ins w:id="3056" w:author="Miguel Centeno Muñoz" w:date="2014-07-31T02:45:00Z"/>
                    <w:rFonts w:ascii="Arial" w:eastAsiaTheme="minorHAnsi" w:hAnsi="Arial" w:cs="Arial"/>
                    <w:color w:val="auto"/>
                    <w:sz w:val="20"/>
                    <w:szCs w:val="20"/>
                  </w:rPr>
                </w:rPrChange>
              </w:rPr>
            </w:pPr>
            <w:ins w:id="3057" w:author="Miguel Centeno Muñoz" w:date="2014-07-31T02:45:00Z">
              <w:r>
                <w:rPr>
                  <w:rFonts w:ascii="Arial" w:hAnsi="Arial" w:cs="Arial"/>
                  <w:sz w:val="20"/>
                  <w:szCs w:val="20"/>
                </w:rPr>
                <w:t xml:space="preserve">El </w:t>
              </w:r>
            </w:ins>
            <w:ins w:id="3058" w:author="Miguel Centeno Muñoz" w:date="2014-07-31T02:46:00Z">
              <w:r w:rsidR="00000BDB">
                <w:rPr>
                  <w:rFonts w:ascii="Arial" w:hAnsi="Arial" w:cs="Arial"/>
                  <w:sz w:val="20"/>
                  <w:szCs w:val="20"/>
                </w:rPr>
                <w:t xml:space="preserve"> actor</w:t>
              </w:r>
              <w:r w:rsidR="00000BDB" w:rsidRPr="005C7CFD">
                <w:rPr>
                  <w:rFonts w:ascii="Arial" w:hAnsi="Arial" w:cs="Arial"/>
                  <w:sz w:val="20"/>
                  <w:szCs w:val="20"/>
                </w:rPr>
                <w:t xml:space="preserve"> Usuario (ACT-0001)</w:t>
              </w:r>
            </w:ins>
            <w:ins w:id="3059" w:author="Miguel Centeno Muñoz" w:date="2014-07-31T02:45:00Z">
              <w:r w:rsidR="00000BDB">
                <w:rPr>
                  <w:rFonts w:ascii="Arial" w:hAnsi="Arial" w:cs="Arial"/>
                  <w:i/>
                  <w:sz w:val="20"/>
                  <w:szCs w:val="20"/>
                </w:rPr>
                <w:t>escribe el comentario de la ruta</w:t>
              </w:r>
            </w:ins>
          </w:p>
        </w:tc>
      </w:tr>
      <w:tr w:rsidR="00000BDB" w:rsidTr="00AC15B6">
        <w:trPr>
          <w:ins w:id="3060" w:author="Miguel Centeno Muñoz" w:date="2014-07-31T02:46:00Z"/>
        </w:trPr>
        <w:tc>
          <w:tcPr>
            <w:cnfStyle w:val="001000000000" w:firstRow="0" w:lastRow="0" w:firstColumn="1" w:lastColumn="0" w:oddVBand="0" w:evenVBand="0" w:oddHBand="0" w:evenHBand="0" w:firstRowFirstColumn="0" w:firstRowLastColumn="0" w:lastRowFirstColumn="0" w:lastRowLastColumn="0"/>
            <w:tcW w:w="0" w:type="auto"/>
          </w:tcPr>
          <w:p w:rsidR="00000BDB" w:rsidRDefault="00000BDB" w:rsidP="00AC15B6">
            <w:pPr>
              <w:rPr>
                <w:ins w:id="3061" w:author="Miguel Centeno Muñoz" w:date="2014-07-31T02:46:00Z"/>
                <w:rFonts w:ascii="Arial" w:hAnsi="Arial" w:cs="Arial"/>
                <w:sz w:val="20"/>
                <w:szCs w:val="20"/>
              </w:rPr>
            </w:pPr>
          </w:p>
        </w:tc>
        <w:tc>
          <w:tcPr>
            <w:tcW w:w="0" w:type="auto"/>
          </w:tcPr>
          <w:p w:rsidR="00000BDB" w:rsidRDefault="00000BDB" w:rsidP="00AC15B6">
            <w:pPr>
              <w:jc w:val="center"/>
              <w:cnfStyle w:val="000000000000" w:firstRow="0" w:lastRow="0" w:firstColumn="0" w:lastColumn="0" w:oddVBand="0" w:evenVBand="0" w:oddHBand="0" w:evenHBand="0" w:firstRowFirstColumn="0" w:firstRowLastColumn="0" w:lastRowFirstColumn="0" w:lastRowLastColumn="0"/>
              <w:rPr>
                <w:ins w:id="3062" w:author="Miguel Centeno Muñoz" w:date="2014-07-31T02:46:00Z"/>
                <w:rFonts w:ascii="Arial" w:hAnsi="Arial" w:cs="Arial"/>
                <w:sz w:val="20"/>
                <w:szCs w:val="20"/>
              </w:rPr>
            </w:pPr>
            <w:ins w:id="3063" w:author="Miguel Centeno Muñoz" w:date="2014-07-31T02:46:00Z">
              <w:r>
                <w:rPr>
                  <w:rFonts w:ascii="Arial" w:hAnsi="Arial" w:cs="Arial"/>
                  <w:sz w:val="20"/>
                  <w:szCs w:val="20"/>
                </w:rPr>
                <w:t>5</w:t>
              </w:r>
            </w:ins>
          </w:p>
        </w:tc>
        <w:tc>
          <w:tcPr>
            <w:tcW w:w="0" w:type="auto"/>
          </w:tcPr>
          <w:p w:rsidR="00000BDB" w:rsidRPr="00000BDB" w:rsidRDefault="00000BDB"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064" w:author="Miguel Centeno Muñoz" w:date="2014-07-31T02:46:00Z"/>
                <w:rFonts w:ascii="Arial" w:hAnsi="Arial" w:cs="Arial"/>
                <w:i/>
                <w:sz w:val="20"/>
                <w:szCs w:val="20"/>
                <w:rPrChange w:id="3065" w:author="Miguel Centeno Muñoz" w:date="2014-07-31T02:46:00Z">
                  <w:rPr>
                    <w:ins w:id="3066" w:author="Miguel Centeno Muñoz" w:date="2014-07-31T02:46:00Z"/>
                    <w:rFonts w:ascii="Arial" w:eastAsiaTheme="minorHAnsi" w:hAnsi="Arial" w:cs="Arial"/>
                    <w:color w:val="auto"/>
                    <w:sz w:val="20"/>
                    <w:szCs w:val="20"/>
                  </w:rPr>
                </w:rPrChange>
              </w:rPr>
            </w:pPr>
            <w:ins w:id="3067" w:author="Miguel Centeno Muñoz" w:date="2014-07-31T02:46:00Z">
              <w:r>
                <w:rPr>
                  <w:rFonts w:ascii="Arial" w:hAnsi="Arial" w:cs="Arial"/>
                  <w:sz w:val="20"/>
                  <w:szCs w:val="20"/>
                </w:rPr>
                <w:t xml:space="preserve">El sistema </w:t>
              </w:r>
              <w:r>
                <w:rPr>
                  <w:rFonts w:ascii="Arial" w:hAnsi="Arial" w:cs="Arial"/>
                  <w:i/>
                  <w:sz w:val="20"/>
                  <w:szCs w:val="20"/>
                </w:rPr>
                <w:t>registra el comentario de la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306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69" w:author="Miguel Centeno Muñoz" w:date="2014-07-31T02:43:00Z"/>
                <w:rFonts w:ascii="Arial" w:hAnsi="Arial" w:cs="Arial"/>
                <w:sz w:val="20"/>
                <w:szCs w:val="20"/>
              </w:rPr>
            </w:pPr>
            <w:proofErr w:type="spellStart"/>
            <w:ins w:id="3070" w:author="Miguel Centeno Muñoz" w:date="2014-07-31T02:43:00Z">
              <w:r>
                <w:rPr>
                  <w:rFonts w:ascii="Arial" w:hAnsi="Arial" w:cs="Arial"/>
                  <w:b/>
                  <w:bCs/>
                  <w:sz w:val="20"/>
                  <w:szCs w:val="20"/>
                </w:rPr>
                <w:t>Postcondición</w:t>
              </w:r>
              <w:proofErr w:type="spellEnd"/>
            </w:ins>
          </w:p>
        </w:tc>
        <w:tc>
          <w:tcPr>
            <w:tcW w:w="0" w:type="auto"/>
            <w:gridSpan w:val="2"/>
            <w:hideMark/>
          </w:tcPr>
          <w:p w:rsidR="00AC15B6" w:rsidRPr="00834472" w:rsidRDefault="00AC15B6">
            <w:pPr>
              <w:cnfStyle w:val="000000100000" w:firstRow="0" w:lastRow="0" w:firstColumn="0" w:lastColumn="0" w:oddVBand="0" w:evenVBand="0" w:oddHBand="1" w:evenHBand="0" w:firstRowFirstColumn="0" w:firstRowLastColumn="0" w:lastRowFirstColumn="0" w:lastRowLastColumn="0"/>
              <w:rPr>
                <w:ins w:id="3071" w:author="Miguel Centeno Muñoz" w:date="2014-07-31T02:43:00Z"/>
                <w:rFonts w:ascii="Arial" w:eastAsiaTheme="minorHAnsi" w:hAnsi="Arial" w:cs="Arial"/>
                <w:color w:val="auto"/>
                <w:sz w:val="20"/>
                <w:szCs w:val="20"/>
              </w:rPr>
              <w:pPrChange w:id="3072" w:author="Miguel Centeno Muñoz" w:date="2014-07-31T02:45: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3073" w:author="Miguel Centeno Muñoz" w:date="2014-07-31T02:43:00Z">
              <w:r>
                <w:rPr>
                  <w:rFonts w:ascii="Arial" w:hAnsi="Arial" w:cs="Arial"/>
                  <w:sz w:val="20"/>
                  <w:szCs w:val="20"/>
                </w:rPr>
                <w:t xml:space="preserve">Se actualiza y almacena </w:t>
              </w:r>
            </w:ins>
            <w:ins w:id="3074" w:author="Miguel Centeno Muñoz" w:date="2014-07-31T02:45:00Z">
              <w:r>
                <w:rPr>
                  <w:rFonts w:ascii="Arial" w:hAnsi="Arial" w:cs="Arial"/>
                  <w:sz w:val="20"/>
                  <w:szCs w:val="20"/>
                </w:rPr>
                <w:t>el comentario</w:t>
              </w:r>
            </w:ins>
            <w:ins w:id="3075" w:author="Miguel Centeno Muñoz" w:date="2014-07-31T02:43:00Z">
              <w:r>
                <w:rPr>
                  <w:rFonts w:ascii="Arial" w:hAnsi="Arial" w:cs="Arial"/>
                  <w:sz w:val="20"/>
                  <w:szCs w:val="20"/>
                </w:rPr>
                <w:t xml:space="preserve"> de la ruta</w:t>
              </w:r>
            </w:ins>
          </w:p>
        </w:tc>
      </w:tr>
      <w:tr w:rsidR="00AC15B6" w:rsidTr="00AC15B6">
        <w:trPr>
          <w:ins w:id="307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77" w:author="Miguel Centeno Muñoz" w:date="2014-07-31T02:43:00Z"/>
                <w:rFonts w:ascii="Arial" w:hAnsi="Arial" w:cs="Arial"/>
                <w:sz w:val="20"/>
                <w:szCs w:val="20"/>
              </w:rPr>
            </w:pPr>
            <w:ins w:id="3078" w:author="Miguel Centeno Muñoz" w:date="2014-07-31T02:43:00Z">
              <w:r>
                <w:rPr>
                  <w:rFonts w:ascii="Arial" w:hAnsi="Arial" w:cs="Arial"/>
                  <w:b/>
                  <w:bCs/>
                  <w:sz w:val="20"/>
                  <w:szCs w:val="20"/>
                </w:rPr>
                <w:t>Importancia</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79" w:author="Miguel Centeno Muñoz" w:date="2014-07-31T02:43:00Z"/>
                <w:rFonts w:ascii="Arial" w:hAnsi="Arial" w:cs="Arial"/>
                <w:sz w:val="20"/>
                <w:szCs w:val="20"/>
              </w:rPr>
            </w:pPr>
            <w:ins w:id="3080" w:author="Miguel Centeno Muñoz" w:date="2014-07-31T02:43:00Z">
              <w:r>
                <w:rPr>
                  <w:rFonts w:ascii="Arial" w:hAnsi="Arial" w:cs="Arial"/>
                  <w:sz w:val="20"/>
                  <w:szCs w:val="20"/>
                </w:rPr>
                <w:t>vital</w:t>
              </w:r>
            </w:ins>
          </w:p>
        </w:tc>
      </w:tr>
      <w:tr w:rsidR="00AC15B6" w:rsidTr="00AC15B6">
        <w:trPr>
          <w:cnfStyle w:val="000000100000" w:firstRow="0" w:lastRow="0" w:firstColumn="0" w:lastColumn="0" w:oddVBand="0" w:evenVBand="0" w:oddHBand="1" w:evenHBand="0" w:firstRowFirstColumn="0" w:firstRowLastColumn="0" w:lastRowFirstColumn="0" w:lastRowLastColumn="0"/>
          <w:ins w:id="308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82" w:author="Miguel Centeno Muñoz" w:date="2014-07-31T02:43:00Z"/>
                <w:rFonts w:ascii="Arial" w:hAnsi="Arial" w:cs="Arial"/>
                <w:sz w:val="20"/>
                <w:szCs w:val="20"/>
              </w:rPr>
            </w:pPr>
            <w:ins w:id="3083" w:author="Miguel Centeno Muñoz" w:date="2014-07-31T02:43:00Z">
              <w:r>
                <w:rPr>
                  <w:rFonts w:ascii="Arial" w:hAnsi="Arial" w:cs="Arial"/>
                  <w:b/>
                  <w:bCs/>
                  <w:sz w:val="20"/>
                  <w:szCs w:val="20"/>
                </w:rPr>
                <w:t>Urgencia</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84" w:author="Miguel Centeno Muñoz" w:date="2014-07-31T02:43:00Z"/>
                <w:rFonts w:ascii="Arial" w:hAnsi="Arial" w:cs="Arial"/>
                <w:sz w:val="20"/>
                <w:szCs w:val="20"/>
              </w:rPr>
            </w:pPr>
            <w:ins w:id="3085" w:author="Miguel Centeno Muñoz" w:date="2014-07-31T02:43:00Z">
              <w:r>
                <w:rPr>
                  <w:rFonts w:ascii="Arial" w:hAnsi="Arial" w:cs="Arial"/>
                  <w:sz w:val="20"/>
                  <w:szCs w:val="20"/>
                </w:rPr>
                <w:t>inmediatamente</w:t>
              </w:r>
            </w:ins>
          </w:p>
        </w:tc>
      </w:tr>
      <w:tr w:rsidR="00AC15B6" w:rsidTr="00AC15B6">
        <w:trPr>
          <w:ins w:id="308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87" w:author="Miguel Centeno Muñoz" w:date="2014-07-31T02:43:00Z"/>
                <w:rFonts w:ascii="Arial" w:hAnsi="Arial" w:cs="Arial"/>
                <w:sz w:val="20"/>
                <w:szCs w:val="20"/>
              </w:rPr>
            </w:pPr>
            <w:ins w:id="3088" w:author="Miguel Centeno Muñoz" w:date="2014-07-31T02:43:00Z">
              <w:r>
                <w:rPr>
                  <w:rFonts w:ascii="Arial" w:hAnsi="Arial" w:cs="Arial"/>
                  <w:b/>
                  <w:bCs/>
                  <w:sz w:val="20"/>
                  <w:szCs w:val="20"/>
                </w:rPr>
                <w:t>Estado</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89" w:author="Miguel Centeno Muñoz" w:date="2014-07-31T02:43:00Z"/>
                <w:rFonts w:ascii="Arial" w:hAnsi="Arial" w:cs="Arial"/>
                <w:sz w:val="20"/>
                <w:szCs w:val="20"/>
              </w:rPr>
            </w:pPr>
            <w:ins w:id="3090" w:author="Miguel Centeno Muñoz" w:date="2014-07-31T02:43:00Z">
              <w:r>
                <w:rPr>
                  <w:rFonts w:ascii="Arial" w:hAnsi="Arial" w:cs="Arial"/>
                  <w:sz w:val="20"/>
                  <w:szCs w:val="20"/>
                </w:rPr>
                <w:t>en construcción</w:t>
              </w:r>
            </w:ins>
          </w:p>
        </w:tc>
      </w:tr>
      <w:tr w:rsidR="00AC15B6" w:rsidTr="00AC15B6">
        <w:trPr>
          <w:cnfStyle w:val="000000100000" w:firstRow="0" w:lastRow="0" w:firstColumn="0" w:lastColumn="0" w:oddVBand="0" w:evenVBand="0" w:oddHBand="1" w:evenHBand="0" w:firstRowFirstColumn="0" w:firstRowLastColumn="0" w:lastRowFirstColumn="0" w:lastRowLastColumn="0"/>
          <w:ins w:id="309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92" w:author="Miguel Centeno Muñoz" w:date="2014-07-31T02:43:00Z"/>
                <w:rFonts w:ascii="Arial" w:hAnsi="Arial" w:cs="Arial"/>
                <w:sz w:val="20"/>
                <w:szCs w:val="20"/>
              </w:rPr>
            </w:pPr>
            <w:ins w:id="3093" w:author="Miguel Centeno Muñoz" w:date="2014-07-31T02:43:00Z">
              <w:r>
                <w:rPr>
                  <w:rFonts w:ascii="Arial" w:hAnsi="Arial" w:cs="Arial"/>
                  <w:b/>
                  <w:bCs/>
                  <w:sz w:val="20"/>
                  <w:szCs w:val="20"/>
                </w:rPr>
                <w:t>Estabilidad</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94" w:author="Miguel Centeno Muñoz" w:date="2014-07-31T02:43:00Z"/>
                <w:rFonts w:ascii="Arial" w:hAnsi="Arial" w:cs="Arial"/>
                <w:sz w:val="20"/>
                <w:szCs w:val="20"/>
              </w:rPr>
            </w:pPr>
            <w:ins w:id="3095" w:author="Miguel Centeno Muñoz" w:date="2014-07-31T02:43:00Z">
              <w:r>
                <w:rPr>
                  <w:rFonts w:ascii="Arial" w:hAnsi="Arial" w:cs="Arial"/>
                  <w:sz w:val="20"/>
                  <w:szCs w:val="20"/>
                </w:rPr>
                <w:t>alta</w:t>
              </w:r>
            </w:ins>
          </w:p>
        </w:tc>
      </w:tr>
    </w:tbl>
    <w:p w:rsidR="00D40919" w:rsidRDefault="00D40919" w:rsidP="00533654">
      <w:pPr>
        <w:rPr>
          <w:ins w:id="3096" w:author="Miguel Centeno Muñoz" w:date="2014-07-27T13:22:00Z"/>
        </w:rPr>
      </w:pPr>
    </w:p>
    <w:p w:rsidR="00D40919" w:rsidRDefault="00D40919" w:rsidP="00533654">
      <w:pPr>
        <w:rPr>
          <w:ins w:id="3097"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3098"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3099" w:author="Miguel Centeno Muñoz" w:date="2014-07-27T22:20:00Z"/>
                <w:rFonts w:ascii="Arial" w:hAnsi="Arial" w:cs="Arial"/>
                <w:sz w:val="20"/>
                <w:szCs w:val="20"/>
              </w:rPr>
            </w:pPr>
            <w:bookmarkStart w:id="3100" w:name="UC-0006"/>
            <w:del w:id="3101"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3102" w:author="Miguel Centeno Muñoz" w:date="2014-07-27T22:20:00Z"/>
                <w:rFonts w:ascii="Arial" w:hAnsi="Arial" w:cs="Arial"/>
                <w:sz w:val="20"/>
                <w:szCs w:val="20"/>
              </w:rPr>
            </w:pPr>
            <w:del w:id="3103"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0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05" w:author="Miguel Centeno Muñoz" w:date="2014-07-27T22:20:00Z"/>
                <w:rFonts w:ascii="Arial" w:hAnsi="Arial" w:cs="Arial"/>
                <w:sz w:val="20"/>
                <w:szCs w:val="20"/>
              </w:rPr>
            </w:pPr>
            <w:del w:id="3106"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07" w:author="Miguel Centeno Muñoz" w:date="2014-07-27T22:20:00Z"/>
                <w:rFonts w:ascii="Arial" w:hAnsi="Arial" w:cs="Arial"/>
                <w:sz w:val="20"/>
                <w:szCs w:val="20"/>
              </w:rPr>
            </w:pPr>
            <w:del w:id="3108"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310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10" w:author="Miguel Centeno Muñoz" w:date="2014-07-27T22:20:00Z"/>
                <w:rFonts w:ascii="Arial" w:hAnsi="Arial" w:cs="Arial"/>
                <w:sz w:val="20"/>
                <w:szCs w:val="20"/>
              </w:rPr>
            </w:pPr>
            <w:del w:id="3111" w:author="Miguel Centeno Muñoz" w:date="2014-07-27T22:20:00Z">
              <w:r w:rsidDel="005E20C8">
                <w:rPr>
                  <w:rFonts w:ascii="Arial" w:hAnsi="Arial" w:cs="Arial"/>
                  <w:b/>
                  <w:bCs/>
                  <w:sz w:val="20"/>
                  <w:szCs w:val="20"/>
                </w:rPr>
                <w:delText>Autores</w:delText>
              </w:r>
            </w:del>
          </w:p>
        </w:tc>
        <w:bookmarkEnd w:id="3100"/>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3112" w:author="Miguel Centeno Muñoz" w:date="2014-07-27T22:20:00Z"/>
                <w:rFonts w:ascii="Arial" w:hAnsi="Arial" w:cs="Arial"/>
                <w:sz w:val="20"/>
                <w:szCs w:val="20"/>
              </w:rPr>
            </w:pPr>
            <w:del w:id="3113"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1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15" w:author="Miguel Centeno Muñoz" w:date="2014-07-27T22:20:00Z"/>
                <w:rFonts w:ascii="Arial" w:hAnsi="Arial" w:cs="Arial"/>
                <w:sz w:val="20"/>
                <w:szCs w:val="20"/>
              </w:rPr>
            </w:pPr>
            <w:del w:id="3116"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3117" w:author="Miguel Centeno Muñoz" w:date="2014-07-27T22:20:00Z"/>
                <w:rFonts w:ascii="Arial" w:hAnsi="Arial" w:cs="Arial"/>
                <w:sz w:val="20"/>
                <w:szCs w:val="20"/>
              </w:rPr>
            </w:pPr>
            <w:del w:id="3118"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311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20" w:author="Miguel Centeno Muñoz" w:date="2014-07-27T22:20:00Z"/>
                <w:rFonts w:ascii="Arial" w:hAnsi="Arial" w:cs="Arial"/>
                <w:sz w:val="20"/>
                <w:szCs w:val="20"/>
              </w:rPr>
            </w:pPr>
            <w:del w:id="3121"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3122" w:author="Miguel Centeno Muñoz" w:date="2014-07-27T22:20:00Z"/>
                <w:rFonts w:ascii="Arial" w:hAnsi="Arial" w:cs="Arial"/>
                <w:sz w:val="20"/>
                <w:szCs w:val="20"/>
              </w:rPr>
            </w:pPr>
            <w:del w:id="3123"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24" w:author="Miguel Centeno Muñoz" w:date="2014-07-27T22:20:00Z"/>
                <w:rFonts w:ascii="Arial" w:hAnsi="Arial" w:cs="Arial"/>
                <w:sz w:val="20"/>
                <w:szCs w:val="20"/>
              </w:rPr>
            </w:pPr>
            <w:del w:id="3125"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26" w:author="Miguel Centeno Muñoz" w:date="2014-07-27T22:20:00Z"/>
                <w:rFonts w:ascii="Arial" w:hAnsi="Arial" w:cs="Arial"/>
                <w:sz w:val="20"/>
                <w:szCs w:val="20"/>
              </w:rPr>
            </w:pPr>
            <w:del w:id="3127"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2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29" w:author="Miguel Centeno Muñoz" w:date="2014-07-27T22:20:00Z"/>
                <w:rFonts w:ascii="Arial" w:hAnsi="Arial" w:cs="Arial"/>
                <w:sz w:val="20"/>
                <w:szCs w:val="20"/>
              </w:rPr>
            </w:pPr>
            <w:del w:id="3130"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31" w:author="Miguel Centeno Muñoz" w:date="2014-07-27T22:20:00Z"/>
                <w:rFonts w:ascii="Arial" w:hAnsi="Arial" w:cs="Arial"/>
                <w:sz w:val="20"/>
                <w:szCs w:val="20"/>
              </w:rPr>
            </w:pPr>
            <w:del w:id="3132"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313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34" w:author="Miguel Centeno Muñoz" w:date="2014-07-27T22:20:00Z"/>
                <w:rFonts w:ascii="Arial" w:hAnsi="Arial" w:cs="Arial"/>
                <w:sz w:val="20"/>
                <w:szCs w:val="20"/>
              </w:rPr>
            </w:pPr>
            <w:del w:id="3135"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36" w:author="Miguel Centeno Muñoz" w:date="2014-07-27T22:20:00Z"/>
                <w:rFonts w:ascii="Arial" w:hAnsi="Arial" w:cs="Arial"/>
                <w:sz w:val="20"/>
                <w:szCs w:val="20"/>
              </w:rPr>
            </w:pPr>
            <w:del w:id="3137"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3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3139" w:author="Miguel Centeno Muñoz" w:date="2014-07-27T22:20:00Z"/>
                <w:rFonts w:ascii="Arial" w:hAnsi="Arial" w:cs="Arial"/>
                <w:sz w:val="20"/>
                <w:szCs w:val="20"/>
              </w:rPr>
            </w:pPr>
            <w:del w:id="3140"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41" w:author="Miguel Centeno Muñoz" w:date="2014-07-27T22:20:00Z"/>
                <w:rFonts w:ascii="Arial" w:hAnsi="Arial" w:cs="Arial"/>
                <w:b/>
                <w:bCs/>
                <w:sz w:val="20"/>
                <w:szCs w:val="20"/>
              </w:rPr>
            </w:pPr>
            <w:del w:id="3142"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43" w:author="Miguel Centeno Muñoz" w:date="2014-07-27T22:20:00Z"/>
                <w:rFonts w:ascii="Arial" w:hAnsi="Arial" w:cs="Arial"/>
                <w:b/>
                <w:bCs/>
                <w:sz w:val="20"/>
                <w:szCs w:val="20"/>
              </w:rPr>
            </w:pPr>
            <w:del w:id="3144" w:author="Miguel Centeno Muñoz" w:date="2014-07-27T22:20:00Z">
              <w:r w:rsidDel="005E20C8">
                <w:rPr>
                  <w:rFonts w:ascii="Arial" w:hAnsi="Arial" w:cs="Arial"/>
                  <w:b/>
                  <w:bCs/>
                  <w:sz w:val="20"/>
                  <w:szCs w:val="20"/>
                </w:rPr>
                <w:delText>Acción</w:delText>
              </w:r>
            </w:del>
          </w:p>
        </w:tc>
      </w:tr>
      <w:tr w:rsidR="005C7CFD" w:rsidDel="005E20C8" w:rsidTr="00717F1F">
        <w:trPr>
          <w:del w:id="314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46"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47" w:author="Miguel Centeno Muñoz" w:date="2014-07-27T22:20:00Z"/>
                <w:rFonts w:ascii="Arial" w:hAnsi="Arial" w:cs="Arial"/>
                <w:sz w:val="20"/>
                <w:szCs w:val="20"/>
              </w:rPr>
            </w:pPr>
            <w:bookmarkStart w:id="3148" w:name="STP-0057"/>
            <w:del w:id="3149"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50" w:author="Miguel Centeno Muñoz" w:date="2014-07-27T22:20:00Z"/>
                <w:rFonts w:ascii="Arial" w:hAnsi="Arial" w:cs="Arial"/>
                <w:sz w:val="20"/>
                <w:szCs w:val="20"/>
              </w:rPr>
            </w:pPr>
            <w:del w:id="3151" w:author="Miguel Centeno Muñoz" w:date="2014-07-27T22:20:00Z">
              <w:r w:rsidDel="005E20C8">
                <w:rPr>
                  <w:rFonts w:ascii="Arial" w:hAnsi="Arial" w:cs="Arial"/>
                  <w:sz w:val="20"/>
                  <w:szCs w:val="20"/>
                </w:rPr>
                <w:delText xml:space="preserve">Se realiza el caso de uso </w:delText>
              </w:r>
              <w:bookmarkEnd w:id="3148"/>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5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53"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54" w:author="Miguel Centeno Muñoz" w:date="2014-07-27T22:20:00Z"/>
                <w:rFonts w:ascii="Arial" w:hAnsi="Arial" w:cs="Arial"/>
                <w:sz w:val="20"/>
                <w:szCs w:val="20"/>
              </w:rPr>
            </w:pPr>
            <w:bookmarkStart w:id="3155" w:name="STP-0058"/>
            <w:del w:id="3156"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57" w:author="Miguel Centeno Muñoz" w:date="2014-07-27T22:20:00Z"/>
                <w:rFonts w:ascii="Arial" w:hAnsi="Arial" w:cs="Arial"/>
                <w:sz w:val="20"/>
                <w:szCs w:val="20"/>
              </w:rPr>
            </w:pPr>
            <w:del w:id="3158" w:author="Miguel Centeno Muñoz" w:date="2014-07-27T22:20:00Z">
              <w:r w:rsidDel="005E20C8">
                <w:rPr>
                  <w:rFonts w:ascii="Arial" w:hAnsi="Arial" w:cs="Arial"/>
                  <w:sz w:val="20"/>
                  <w:szCs w:val="20"/>
                </w:rPr>
                <w:delText>El actor</w:delText>
              </w:r>
              <w:bookmarkEnd w:id="3155"/>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315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60" w:author="Miguel Centeno Muñoz" w:date="2014-07-27T22:20:00Z"/>
                <w:rFonts w:ascii="Arial" w:hAnsi="Arial" w:cs="Arial"/>
                <w:sz w:val="20"/>
                <w:szCs w:val="20"/>
              </w:rPr>
            </w:pPr>
            <w:bookmarkStart w:id="3161"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62" w:author="Miguel Centeno Muñoz" w:date="2014-07-27T22:20:00Z"/>
                <w:rFonts w:ascii="Arial" w:hAnsi="Arial" w:cs="Arial"/>
                <w:sz w:val="20"/>
                <w:szCs w:val="20"/>
              </w:rPr>
            </w:pPr>
            <w:del w:id="3163"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64" w:author="Miguel Centeno Muñoz" w:date="2014-07-27T22:20:00Z"/>
                <w:rFonts w:ascii="Arial" w:hAnsi="Arial" w:cs="Arial"/>
                <w:sz w:val="20"/>
                <w:szCs w:val="20"/>
              </w:rPr>
            </w:pPr>
            <w:del w:id="3165"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3161"/>
      <w:tr w:rsidR="005C7CFD" w:rsidDel="005E20C8" w:rsidTr="00717F1F">
        <w:trPr>
          <w:cnfStyle w:val="000000100000" w:firstRow="0" w:lastRow="0" w:firstColumn="0" w:lastColumn="0" w:oddVBand="0" w:evenVBand="0" w:oddHBand="1" w:evenHBand="0" w:firstRowFirstColumn="0" w:firstRowLastColumn="0" w:lastRowFirstColumn="0" w:lastRowLastColumn="0"/>
          <w:del w:id="31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67"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68" w:author="Miguel Centeno Muñoz" w:date="2014-07-27T22:20:00Z"/>
                <w:rFonts w:ascii="Arial" w:hAnsi="Arial" w:cs="Arial"/>
                <w:sz w:val="20"/>
                <w:szCs w:val="20"/>
              </w:rPr>
            </w:pPr>
            <w:bookmarkStart w:id="3169" w:name="STP-0060"/>
            <w:del w:id="3170"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71" w:author="Miguel Centeno Muñoz" w:date="2014-07-27T22:20:00Z"/>
                <w:rFonts w:ascii="Arial" w:hAnsi="Arial" w:cs="Arial"/>
                <w:sz w:val="20"/>
                <w:szCs w:val="20"/>
              </w:rPr>
            </w:pPr>
            <w:del w:id="3172"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3169"/>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317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74" w:author="Miguel Centeno Muñoz" w:date="2014-07-27T22:20:00Z"/>
                <w:rFonts w:ascii="Arial" w:hAnsi="Arial" w:cs="Arial"/>
                <w:sz w:val="20"/>
                <w:szCs w:val="20"/>
              </w:rPr>
            </w:pPr>
            <w:bookmarkStart w:id="3175"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76" w:author="Miguel Centeno Muñoz" w:date="2014-07-27T22:20:00Z"/>
                <w:rFonts w:ascii="Arial" w:hAnsi="Arial" w:cs="Arial"/>
                <w:sz w:val="20"/>
                <w:szCs w:val="20"/>
              </w:rPr>
            </w:pPr>
            <w:del w:id="3177"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78" w:author="Miguel Centeno Muñoz" w:date="2014-07-27T22:20:00Z"/>
                <w:rFonts w:ascii="Arial" w:hAnsi="Arial" w:cs="Arial"/>
                <w:sz w:val="20"/>
                <w:szCs w:val="20"/>
              </w:rPr>
            </w:pPr>
            <w:del w:id="3179"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3175"/>
      <w:tr w:rsidR="005C7CFD" w:rsidDel="005E20C8" w:rsidTr="00717F1F">
        <w:trPr>
          <w:cnfStyle w:val="000000100000" w:firstRow="0" w:lastRow="0" w:firstColumn="0" w:lastColumn="0" w:oddVBand="0" w:evenVBand="0" w:oddHBand="1" w:evenHBand="0" w:firstRowFirstColumn="0" w:firstRowLastColumn="0" w:lastRowFirstColumn="0" w:lastRowLastColumn="0"/>
          <w:del w:id="318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81"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82" w:author="Miguel Centeno Muñoz" w:date="2014-07-27T22:20:00Z"/>
                <w:rFonts w:ascii="Arial" w:hAnsi="Arial" w:cs="Arial"/>
                <w:sz w:val="20"/>
                <w:szCs w:val="20"/>
              </w:rPr>
            </w:pPr>
            <w:bookmarkStart w:id="3183" w:name="STP-0062"/>
            <w:del w:id="3184"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85" w:author="Miguel Centeno Muñoz" w:date="2014-07-27T22:20:00Z"/>
                <w:rFonts w:ascii="Arial" w:hAnsi="Arial" w:cs="Arial"/>
                <w:sz w:val="20"/>
                <w:szCs w:val="20"/>
              </w:rPr>
            </w:pPr>
            <w:del w:id="3186"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3183"/>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3187" w:author="Miguel Centeno Muñoz" w:date="2014-07-27T12:36:00Z">
              <w:r w:rsidDel="00756C53">
                <w:rPr>
                  <w:rStyle w:val="nfasis"/>
                  <w:rFonts w:ascii="Arial" w:hAnsi="Arial" w:cs="Arial"/>
                </w:rPr>
                <w:delText>e</w:delText>
              </w:r>
            </w:del>
            <w:del w:id="3188"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31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90" w:author="Miguel Centeno Muñoz" w:date="2014-07-27T22:20:00Z"/>
                <w:rFonts w:ascii="Arial" w:hAnsi="Arial" w:cs="Arial"/>
                <w:sz w:val="20"/>
                <w:szCs w:val="20"/>
              </w:rPr>
            </w:pPr>
            <w:bookmarkStart w:id="3191"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92" w:author="Miguel Centeno Muñoz" w:date="2014-07-27T22:20:00Z"/>
                <w:rFonts w:ascii="Arial" w:hAnsi="Arial" w:cs="Arial"/>
                <w:sz w:val="20"/>
                <w:szCs w:val="20"/>
              </w:rPr>
            </w:pPr>
            <w:del w:id="3193"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94" w:author="Miguel Centeno Muñoz" w:date="2014-07-27T22:20:00Z"/>
                <w:rFonts w:ascii="Arial" w:hAnsi="Arial" w:cs="Arial"/>
                <w:sz w:val="20"/>
                <w:szCs w:val="20"/>
              </w:rPr>
            </w:pPr>
            <w:del w:id="3195"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3191"/>
      <w:tr w:rsidR="005C7CFD" w:rsidDel="005E20C8" w:rsidTr="00717F1F">
        <w:trPr>
          <w:cnfStyle w:val="000000100000" w:firstRow="0" w:lastRow="0" w:firstColumn="0" w:lastColumn="0" w:oddVBand="0" w:evenVBand="0" w:oddHBand="1" w:evenHBand="0" w:firstRowFirstColumn="0" w:firstRowLastColumn="0" w:lastRowFirstColumn="0" w:lastRowLastColumn="0"/>
          <w:del w:id="319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97" w:author="Miguel Centeno Muñoz" w:date="2014-07-27T22:20:00Z"/>
                <w:rFonts w:ascii="Arial" w:hAnsi="Arial" w:cs="Arial"/>
                <w:sz w:val="20"/>
                <w:szCs w:val="20"/>
              </w:rPr>
            </w:pPr>
            <w:del w:id="3198"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99" w:author="Miguel Centeno Muñoz" w:date="2014-07-27T22:20:00Z"/>
                <w:rFonts w:ascii="Arial" w:hAnsi="Arial" w:cs="Arial"/>
                <w:sz w:val="20"/>
                <w:szCs w:val="20"/>
              </w:rPr>
            </w:pPr>
            <w:del w:id="3200"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320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02" w:author="Miguel Centeno Muñoz" w:date="2014-07-27T22:20:00Z"/>
                <w:rFonts w:ascii="Arial" w:hAnsi="Arial" w:cs="Arial"/>
                <w:sz w:val="20"/>
                <w:szCs w:val="20"/>
              </w:rPr>
            </w:pPr>
            <w:del w:id="3203"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204" w:author="Miguel Centeno Muñoz" w:date="2014-07-27T22:20:00Z"/>
                <w:rFonts w:ascii="Arial" w:hAnsi="Arial" w:cs="Arial"/>
                <w:sz w:val="20"/>
                <w:szCs w:val="20"/>
              </w:rPr>
            </w:pPr>
            <w:del w:id="3205"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20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07" w:author="Miguel Centeno Muñoz" w:date="2014-07-27T22:20:00Z"/>
                <w:rFonts w:ascii="Arial" w:hAnsi="Arial" w:cs="Arial"/>
                <w:sz w:val="20"/>
                <w:szCs w:val="20"/>
              </w:rPr>
            </w:pPr>
            <w:del w:id="3208"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209" w:author="Miguel Centeno Muñoz" w:date="2014-07-27T22:20:00Z"/>
                <w:rFonts w:ascii="Arial" w:hAnsi="Arial" w:cs="Arial"/>
                <w:sz w:val="20"/>
                <w:szCs w:val="20"/>
              </w:rPr>
            </w:pPr>
            <w:del w:id="3210" w:author="Miguel Centeno Muñoz" w:date="2014-07-27T22:20:00Z">
              <w:r w:rsidDel="005E20C8">
                <w:rPr>
                  <w:rFonts w:ascii="Arial" w:hAnsi="Arial" w:cs="Arial"/>
                  <w:sz w:val="20"/>
                  <w:szCs w:val="20"/>
                </w:rPr>
                <w:delText>inmediatamente</w:delText>
              </w:r>
            </w:del>
          </w:p>
        </w:tc>
      </w:tr>
      <w:tr w:rsidR="005C7CFD" w:rsidDel="005E20C8" w:rsidTr="00717F1F">
        <w:trPr>
          <w:del w:id="321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12" w:author="Miguel Centeno Muñoz" w:date="2014-07-27T22:20:00Z"/>
                <w:rFonts w:ascii="Arial" w:hAnsi="Arial" w:cs="Arial"/>
                <w:sz w:val="20"/>
                <w:szCs w:val="20"/>
              </w:rPr>
            </w:pPr>
            <w:del w:id="3213"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214" w:author="Miguel Centeno Muñoz" w:date="2014-07-27T22:20:00Z"/>
                <w:rFonts w:ascii="Arial" w:hAnsi="Arial" w:cs="Arial"/>
                <w:sz w:val="20"/>
                <w:szCs w:val="20"/>
              </w:rPr>
            </w:pPr>
            <w:del w:id="3215"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21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217" w:author="Miguel Centeno Muñoz" w:date="2014-07-27T22:20:00Z"/>
                <w:rFonts w:ascii="Arial" w:hAnsi="Arial" w:cs="Arial"/>
                <w:sz w:val="20"/>
                <w:szCs w:val="20"/>
              </w:rPr>
            </w:pPr>
            <w:del w:id="3218"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219" w:author="Miguel Centeno Muñoz" w:date="2014-07-27T22:20:00Z"/>
                <w:rFonts w:ascii="Arial" w:hAnsi="Arial" w:cs="Arial"/>
                <w:sz w:val="20"/>
                <w:szCs w:val="20"/>
              </w:rPr>
            </w:pPr>
            <w:del w:id="3220"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3221" w:name="UC-0007"/>
            <w:r>
              <w:rPr>
                <w:rFonts w:ascii="Arial" w:hAnsi="Arial" w:cs="Arial"/>
                <w:b/>
                <w:bCs/>
                <w:sz w:val="20"/>
                <w:szCs w:val="20"/>
              </w:rPr>
              <w:t>UC-00</w:t>
            </w:r>
            <w:ins w:id="3222" w:author="Miguel Centeno Muñoz" w:date="2014-07-30T23:36:00Z">
              <w:r w:rsidR="00834472">
                <w:rPr>
                  <w:rFonts w:ascii="Arial" w:hAnsi="Arial" w:cs="Arial"/>
                  <w:b/>
                  <w:bCs/>
                  <w:sz w:val="20"/>
                  <w:szCs w:val="20"/>
                </w:rPr>
                <w:t>11</w:t>
              </w:r>
            </w:ins>
            <w:del w:id="3223"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3221"/>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224" w:author="Miguel Centeno Muñoz" w:date="2014-08-02T12:55:00Z"/>
                <w:rFonts w:ascii="Arial" w:hAnsi="Arial" w:cs="Arial"/>
                <w:sz w:val="20"/>
                <w:szCs w:val="20"/>
              </w:rPr>
            </w:pPr>
            <w:ins w:id="3225" w:author="Miguel Centeno Muñoz" w:date="2014-08-02T12:55: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226" w:author="Miguel Centeno Muñoz" w:date="2014-08-02T12:55:00Z"/>
                <w:rFonts w:ascii="Arial" w:hAnsi="Arial" w:cs="Arial"/>
                <w:sz w:val="20"/>
                <w:szCs w:val="20"/>
              </w:rPr>
            </w:pPr>
            <w:ins w:id="3227" w:author="Miguel Centeno Muñoz" w:date="2014-08-02T12:55:00Z">
              <w:r>
                <w:rPr>
                  <w:rFonts w:ascii="Arial" w:hAnsi="Symbol" w:cs="Arial"/>
                  <w:sz w:val="20"/>
                  <w:szCs w:val="20"/>
                </w:rPr>
                <w:t></w:t>
              </w:r>
              <w:r>
                <w:rPr>
                  <w:rFonts w:ascii="Arial" w:hAnsi="Arial" w:cs="Arial"/>
                  <w:sz w:val="20"/>
                  <w:szCs w:val="20"/>
                </w:rPr>
                <w:t xml:space="preserve">  [OBJ-0002</w:t>
              </w:r>
              <w:r w:rsidRPr="005C7CFD">
                <w:rPr>
                  <w:rFonts w:ascii="Arial" w:hAnsi="Arial" w:cs="Arial"/>
                  <w:sz w:val="20"/>
                  <w:szCs w:val="20"/>
                </w:rPr>
                <w:t>] Gestión de Rutas</w:t>
              </w:r>
              <w:r>
                <w:rPr>
                  <w:rFonts w:ascii="Arial" w:hAnsi="Arial" w:cs="Arial"/>
                  <w:sz w:val="20"/>
                  <w:szCs w:val="20"/>
                </w:rPr>
                <w:t xml:space="preserve"> </w:t>
              </w:r>
            </w:ins>
          </w:p>
          <w:p w:rsidR="00CE4EC3" w:rsidRDefault="00EF2860">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3228" w:author="Miguel Centeno Muñoz" w:date="2014-08-02T12:55:00Z">
                <w:pPr>
                  <w:framePr w:hSpace="141" w:wrap="around" w:vAnchor="text" w:hAnchor="margin" w:yAlign="bottom"/>
                  <w:spacing w:after="200" w:line="276" w:lineRule="auto"/>
                  <w:cnfStyle w:val="000000000000" w:firstRow="0" w:lastRow="0" w:firstColumn="0" w:lastColumn="0" w:oddVBand="0" w:evenVBand="0" w:oddHBand="0" w:evenHBand="0" w:firstRowFirstColumn="0" w:firstRowLastColumn="0" w:lastRowFirstColumn="0" w:lastRowLastColumn="0"/>
                </w:pPr>
              </w:pPrChange>
            </w:pPr>
            <w:ins w:id="3229" w:author="Miguel Centeno Muñoz" w:date="2014-08-02T12:55:00Z">
              <w:r>
                <w:rPr>
                  <w:rFonts w:ascii="Arial" w:hAnsi="Symbol" w:cs="Arial"/>
                  <w:sz w:val="20"/>
                  <w:szCs w:val="20"/>
                </w:rPr>
                <w:t></w:t>
              </w:r>
              <w:r>
                <w:rPr>
                  <w:rFonts w:ascii="Arial" w:hAnsi="Arial" w:cs="Arial"/>
                  <w:sz w:val="20"/>
                  <w:szCs w:val="20"/>
                </w:rPr>
                <w:t xml:space="preserve">  [OBJ-0005</w:t>
              </w:r>
              <w:r w:rsidRPr="005C7CFD">
                <w:rPr>
                  <w:rFonts w:ascii="Arial" w:hAnsi="Arial" w:cs="Arial"/>
                  <w:sz w:val="20"/>
                  <w:szCs w:val="20"/>
                </w:rPr>
                <w:t>] Gestión de</w:t>
              </w:r>
              <w:r>
                <w:rPr>
                  <w:rFonts w:ascii="Arial" w:hAnsi="Arial" w:cs="Arial"/>
                  <w:sz w:val="20"/>
                  <w:szCs w:val="20"/>
                </w:rPr>
                <w:t xml:space="preserve"> Búsquedas de</w:t>
              </w:r>
              <w:r w:rsidRPr="005C7CFD">
                <w:rPr>
                  <w:rFonts w:ascii="Arial" w:hAnsi="Arial" w:cs="Arial"/>
                  <w:sz w:val="20"/>
                  <w:szCs w:val="20"/>
                </w:rPr>
                <w:t xml:space="preserve"> Rutas</w:t>
              </w:r>
            </w:ins>
            <w:del w:id="3230" w:author="Miguel Centeno Muñoz" w:date="2014-08-02T12:55:00Z">
              <w:r w:rsidR="00CE4EC3" w:rsidDel="00EF2860">
                <w:rPr>
                  <w:rFonts w:ascii="Arial" w:hAnsi="Arial" w:cs="Arial"/>
                  <w:sz w:val="20"/>
                  <w:szCs w:val="20"/>
                </w:rPr>
                <w:delText>Ninguno</w:delText>
              </w:r>
            </w:del>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31"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231"/>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3232"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3232"/>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proofErr w:type="spellStart"/>
            <w:r>
              <w:rPr>
                <w:rFonts w:ascii="Arial" w:hAnsi="Arial" w:cs="Arial"/>
                <w:b/>
                <w:bCs/>
                <w:sz w:val="20"/>
                <w:szCs w:val="20"/>
              </w:rPr>
              <w:t>Postcondición</w:t>
            </w:r>
            <w:proofErr w:type="spellEnd"/>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000BDB" w:rsidRDefault="00CE4EC3" w:rsidP="00533654">
      <w:pPr>
        <w:rPr>
          <w:del w:id="3233" w:author="Miguel Centeno Muñoz" w:date="2014-07-30T23:38:00Z"/>
        </w:rPr>
      </w:pPr>
    </w:p>
    <w:p w:rsidR="00000BDB" w:rsidRDefault="00000BDB" w:rsidP="00533654">
      <w:pPr>
        <w:rPr>
          <w:ins w:id="3234" w:author="Miguel Centeno Muñoz" w:date="2014-07-31T02:46:00Z"/>
        </w:rPr>
      </w:pPr>
    </w:p>
    <w:p w:rsidR="00000BDB" w:rsidRDefault="00000BDB" w:rsidP="00533654">
      <w:pPr>
        <w:rPr>
          <w:ins w:id="3235" w:author="Miguel Centeno Muñoz" w:date="2014-07-31T02:46:00Z"/>
        </w:rPr>
      </w:pPr>
    </w:p>
    <w:p w:rsidR="00000BDB" w:rsidRDefault="00000BDB" w:rsidP="00533654">
      <w:pPr>
        <w:rPr>
          <w:ins w:id="3236" w:author="Miguel Centeno Muñoz" w:date="2014-07-31T02:46:00Z"/>
        </w:rPr>
      </w:pPr>
    </w:p>
    <w:p w:rsidR="00000BDB" w:rsidRDefault="00000BDB" w:rsidP="00533654">
      <w:pPr>
        <w:rPr>
          <w:ins w:id="3237" w:author="Miguel Centeno Muñoz" w:date="2014-07-31T02:46:00Z"/>
        </w:rPr>
      </w:pPr>
    </w:p>
    <w:p w:rsidR="00000BDB" w:rsidRDefault="00000BDB" w:rsidP="00533654">
      <w:pPr>
        <w:rPr>
          <w:ins w:id="3238" w:author="Miguel Centeno Muñoz" w:date="2014-07-31T02:46:00Z"/>
        </w:rPr>
      </w:pPr>
    </w:p>
    <w:p w:rsidR="00000BDB" w:rsidRDefault="00000BDB" w:rsidP="00533654">
      <w:pPr>
        <w:rPr>
          <w:ins w:id="3239" w:author="Miguel Centeno Muñoz" w:date="2014-07-31T02:46:00Z"/>
        </w:rPr>
      </w:pPr>
    </w:p>
    <w:p w:rsidR="00000BDB" w:rsidRDefault="00000BDB" w:rsidP="00533654">
      <w:pPr>
        <w:rPr>
          <w:ins w:id="3240" w:author="Miguel Centeno Muñoz" w:date="2014-07-31T02:46:00Z"/>
        </w:rPr>
      </w:pPr>
    </w:p>
    <w:p w:rsidR="00000BDB" w:rsidRDefault="00000BDB" w:rsidP="00533654">
      <w:pPr>
        <w:rPr>
          <w:ins w:id="3241" w:author="Miguel Centeno Muñoz" w:date="2014-07-31T02:46:00Z"/>
        </w:rPr>
      </w:pPr>
    </w:p>
    <w:p w:rsidR="00000BDB" w:rsidRDefault="00000BDB" w:rsidP="00533654">
      <w:pPr>
        <w:rPr>
          <w:ins w:id="3242" w:author="Miguel Centeno Muñoz" w:date="2014-07-31T02:46:00Z"/>
        </w:rPr>
      </w:pPr>
    </w:p>
    <w:p w:rsidR="00000BDB" w:rsidRDefault="00000BDB" w:rsidP="00533654">
      <w:pPr>
        <w:rPr>
          <w:ins w:id="3243" w:author="Miguel Centeno Muñoz" w:date="2014-07-31T02:46:00Z"/>
        </w:rPr>
      </w:pPr>
    </w:p>
    <w:p w:rsidR="00CE4EC3" w:rsidDel="00106D74" w:rsidRDefault="00CE4EC3" w:rsidP="00533654">
      <w:pPr>
        <w:rPr>
          <w:del w:id="3244" w:author="Miguel Centeno Muñoz" w:date="2014-07-30T23:38:00Z"/>
        </w:rPr>
      </w:pPr>
    </w:p>
    <w:p w:rsidR="00CE4EC3" w:rsidDel="00106D74" w:rsidRDefault="00CE4EC3" w:rsidP="00533654">
      <w:pPr>
        <w:rPr>
          <w:del w:id="3245" w:author="Miguel Centeno Muñoz" w:date="2014-07-30T23:38:00Z"/>
        </w:rPr>
      </w:pPr>
    </w:p>
    <w:p w:rsidR="00131968" w:rsidDel="00106D74" w:rsidRDefault="00131968" w:rsidP="00533654">
      <w:pPr>
        <w:rPr>
          <w:del w:id="3246" w:author="Miguel Centeno Muñoz" w:date="2014-07-30T23:38:00Z"/>
        </w:rPr>
      </w:pPr>
    </w:p>
    <w:p w:rsidR="00131968" w:rsidDel="00106D74" w:rsidRDefault="00131968" w:rsidP="00533654">
      <w:pPr>
        <w:rPr>
          <w:del w:id="3247" w:author="Miguel Centeno Muñoz" w:date="2014-07-30T23:38:00Z"/>
        </w:rPr>
      </w:pPr>
    </w:p>
    <w:p w:rsidR="00131968" w:rsidDel="00106D74" w:rsidRDefault="00131968" w:rsidP="00533654">
      <w:pPr>
        <w:rPr>
          <w:del w:id="3248" w:author="Miguel Centeno Muñoz" w:date="2014-07-30T23:38:00Z"/>
        </w:rPr>
      </w:pPr>
    </w:p>
    <w:p w:rsidR="00131968" w:rsidDel="00106D74" w:rsidRDefault="00131968" w:rsidP="00533654">
      <w:pPr>
        <w:rPr>
          <w:del w:id="3249" w:author="Miguel Centeno Muñoz" w:date="2014-07-30T23:38:00Z"/>
        </w:rPr>
      </w:pPr>
    </w:p>
    <w:p w:rsidR="00131968" w:rsidDel="00106D74" w:rsidRDefault="00131968" w:rsidP="00533654">
      <w:pPr>
        <w:rPr>
          <w:del w:id="3250" w:author="Miguel Centeno Muñoz" w:date="2014-07-30T23:38:00Z"/>
        </w:rPr>
      </w:pPr>
    </w:p>
    <w:p w:rsidR="00131968" w:rsidDel="00106D74" w:rsidRDefault="00131968" w:rsidP="00533654">
      <w:pPr>
        <w:rPr>
          <w:del w:id="3251" w:author="Miguel Centeno Muñoz" w:date="2014-07-30T23:38:00Z"/>
        </w:rPr>
      </w:pPr>
    </w:p>
    <w:p w:rsidR="00131968" w:rsidDel="00106D74" w:rsidRDefault="00131968" w:rsidP="00533654">
      <w:pPr>
        <w:rPr>
          <w:del w:id="3252" w:author="Miguel Centeno Muñoz" w:date="2014-07-30T23:38:00Z"/>
        </w:rPr>
      </w:pPr>
    </w:p>
    <w:p w:rsidR="00131968" w:rsidRDefault="00131968" w:rsidP="00533654"/>
    <w:p w:rsidR="00131968" w:rsidRDefault="00131968" w:rsidP="00D723A7">
      <w:pPr>
        <w:pStyle w:val="Ttulo3"/>
        <w:rPr>
          <w:ins w:id="3253" w:author="Miguel Centeno Muñoz" w:date="2014-07-27T12:41:00Z"/>
        </w:rPr>
      </w:pPr>
      <w:bookmarkStart w:id="3254" w:name="_Toc395553268"/>
      <w:r>
        <w:t>6.3.- Requisitos no funcionales</w:t>
      </w:r>
      <w:bookmarkEnd w:id="3254"/>
    </w:p>
    <w:tbl>
      <w:tblPr>
        <w:tblStyle w:val="Listamedia2-nfasis2"/>
        <w:tblW w:w="5000" w:type="pct"/>
        <w:tblLook w:val="04A0" w:firstRow="1" w:lastRow="0" w:firstColumn="1" w:lastColumn="0" w:noHBand="0" w:noVBand="1"/>
        <w:tblPrChange w:id="3255"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256">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257" w:author="Miguel Centeno Muñoz" w:date="2014-07-27T12:42:00Z"/>
          <w:trPrChange w:id="3258"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259"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260" w:author="Miguel Centeno Muñoz" w:date="2014-07-27T12:42:00Z"/>
                <w:rFonts w:ascii="Arial" w:hAnsi="Arial" w:cs="Arial"/>
                <w:b/>
                <w:bCs/>
                <w:sz w:val="20"/>
                <w:szCs w:val="20"/>
              </w:rPr>
            </w:pPr>
            <w:bookmarkStart w:id="3261" w:name="NFR-0001"/>
            <w:ins w:id="3262" w:author="Miguel Centeno Muñoz" w:date="2014-07-27T12:42:00Z">
              <w:r>
                <w:rPr>
                  <w:rFonts w:ascii="Arial" w:hAnsi="Arial" w:cs="Arial"/>
                  <w:b/>
                  <w:bCs/>
                  <w:sz w:val="20"/>
                  <w:szCs w:val="20"/>
                </w:rPr>
                <w:t>NFR-0001</w:t>
              </w:r>
            </w:ins>
          </w:p>
        </w:tc>
        <w:tc>
          <w:tcPr>
            <w:tcW w:w="5000" w:type="pct"/>
            <w:hideMark/>
            <w:tcPrChange w:id="3263"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264" w:author="Miguel Centeno Muñoz" w:date="2014-07-27T12:42:00Z"/>
                <w:rFonts w:ascii="Arial" w:hAnsi="Arial" w:cs="Arial"/>
                <w:b/>
                <w:bCs/>
                <w:sz w:val="20"/>
                <w:szCs w:val="20"/>
              </w:rPr>
            </w:pPr>
            <w:ins w:id="3265"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266" w:author="Miguel Centeno Muñoz" w:date="2014-07-27T12:42:00Z"/>
          <w:trPrChange w:id="326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6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69" w:author="Miguel Centeno Muñoz" w:date="2014-07-27T12:42:00Z"/>
                <w:rFonts w:ascii="Arial" w:hAnsi="Arial" w:cs="Arial"/>
                <w:b/>
                <w:bCs/>
                <w:sz w:val="20"/>
                <w:szCs w:val="20"/>
              </w:rPr>
            </w:pPr>
            <w:ins w:id="3270" w:author="Miguel Centeno Muñoz" w:date="2014-07-27T12:42:00Z">
              <w:r>
                <w:rPr>
                  <w:rFonts w:ascii="Arial" w:hAnsi="Arial" w:cs="Arial"/>
                  <w:b/>
                  <w:bCs/>
                  <w:sz w:val="20"/>
                  <w:szCs w:val="20"/>
                </w:rPr>
                <w:t>Versión</w:t>
              </w:r>
            </w:ins>
          </w:p>
        </w:tc>
        <w:tc>
          <w:tcPr>
            <w:tcW w:w="0" w:type="auto"/>
            <w:hideMark/>
            <w:tcPrChange w:id="327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72" w:author="Miguel Centeno Muñoz" w:date="2014-07-27T12:42:00Z"/>
                <w:rFonts w:ascii="Arial" w:hAnsi="Arial" w:cs="Arial"/>
                <w:sz w:val="20"/>
                <w:szCs w:val="20"/>
              </w:rPr>
            </w:pPr>
            <w:ins w:id="3273" w:author="Miguel Centeno Muñoz" w:date="2014-07-27T12:42:00Z">
              <w:r>
                <w:rPr>
                  <w:rFonts w:ascii="Arial" w:hAnsi="Arial" w:cs="Arial"/>
                  <w:sz w:val="20"/>
                  <w:szCs w:val="20"/>
                </w:rPr>
                <w:t xml:space="preserve">1.0 ( 27/07/2014 ) </w:t>
              </w:r>
            </w:ins>
          </w:p>
        </w:tc>
      </w:tr>
      <w:tr w:rsidR="00FD7EF9" w:rsidTr="00FD7EF9">
        <w:trPr>
          <w:ins w:id="3274" w:author="Miguel Centeno Muñoz" w:date="2014-07-27T12:42:00Z"/>
          <w:trPrChange w:id="327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7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77" w:author="Miguel Centeno Muñoz" w:date="2014-07-27T12:42:00Z"/>
                <w:rFonts w:ascii="Arial" w:hAnsi="Arial" w:cs="Arial"/>
                <w:b/>
                <w:bCs/>
                <w:sz w:val="20"/>
                <w:szCs w:val="20"/>
              </w:rPr>
            </w:pPr>
            <w:ins w:id="3278" w:author="Miguel Centeno Muñoz" w:date="2014-07-27T12:42:00Z">
              <w:r>
                <w:rPr>
                  <w:rFonts w:ascii="Arial" w:hAnsi="Arial" w:cs="Arial"/>
                  <w:b/>
                  <w:bCs/>
                  <w:sz w:val="20"/>
                  <w:szCs w:val="20"/>
                </w:rPr>
                <w:t>Autores</w:t>
              </w:r>
            </w:ins>
          </w:p>
        </w:tc>
        <w:bookmarkEnd w:id="3261"/>
        <w:tc>
          <w:tcPr>
            <w:tcW w:w="0" w:type="auto"/>
            <w:hideMark/>
            <w:tcPrChange w:id="327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280" w:author="Miguel Centeno Muñoz" w:date="2014-07-27T12:42:00Z"/>
                <w:rFonts w:ascii="Arial" w:hAnsi="Arial" w:cs="Arial"/>
                <w:sz w:val="20"/>
                <w:szCs w:val="20"/>
              </w:rPr>
            </w:pPr>
            <w:ins w:id="3281" w:author="Miguel Centeno Muñoz" w:date="2014-07-27T12:42:00Z">
              <w:r w:rsidRPr="00FD7EF9">
                <w:rPr>
                  <w:rFonts w:cstheme="minorBidi"/>
                  <w:color w:val="auto"/>
                  <w:rPrChange w:id="3282"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83" w:author="Miguel Centeno Muñoz" w:date="2014-07-27T12:42:00Z"/>
          <w:trPrChange w:id="3284"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8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86" w:author="Miguel Centeno Muñoz" w:date="2014-07-27T12:42:00Z"/>
                <w:rFonts w:ascii="Arial" w:hAnsi="Arial" w:cs="Arial"/>
                <w:b/>
                <w:bCs/>
                <w:sz w:val="20"/>
                <w:szCs w:val="20"/>
              </w:rPr>
            </w:pPr>
            <w:ins w:id="3287" w:author="Miguel Centeno Muñoz" w:date="2014-07-27T12:42:00Z">
              <w:r>
                <w:rPr>
                  <w:rFonts w:ascii="Arial" w:hAnsi="Arial" w:cs="Arial"/>
                  <w:b/>
                  <w:bCs/>
                  <w:sz w:val="20"/>
                  <w:szCs w:val="20"/>
                </w:rPr>
                <w:t>Fuentes</w:t>
              </w:r>
            </w:ins>
          </w:p>
        </w:tc>
        <w:tc>
          <w:tcPr>
            <w:tcW w:w="0" w:type="auto"/>
            <w:hideMark/>
            <w:tcPrChange w:id="328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289" w:author="Miguel Centeno Muñoz" w:date="2014-07-27T12:42:00Z"/>
                <w:rFonts w:ascii="Arial" w:hAnsi="Arial" w:cs="Arial"/>
                <w:sz w:val="20"/>
                <w:szCs w:val="20"/>
              </w:rPr>
            </w:pPr>
            <w:ins w:id="3290" w:author="Miguel Centeno Muñoz" w:date="2014-07-27T12:42:00Z">
              <w:r w:rsidRPr="00FD7EF9">
                <w:rPr>
                  <w:rFonts w:cstheme="minorBidi"/>
                  <w:color w:val="auto"/>
                  <w:rPrChange w:id="3291"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3292" w:author="Miguel Centeno Muñoz" w:date="2014-07-27T12:42:00Z"/>
          <w:trPrChange w:id="329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9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95" w:author="Miguel Centeno Muñoz" w:date="2014-07-27T12:42:00Z"/>
                <w:rFonts w:ascii="Arial" w:hAnsi="Arial" w:cs="Arial"/>
                <w:b/>
                <w:bCs/>
                <w:sz w:val="20"/>
                <w:szCs w:val="20"/>
              </w:rPr>
            </w:pPr>
            <w:ins w:id="3296" w:author="Miguel Centeno Muñoz" w:date="2014-07-27T12:42:00Z">
              <w:r>
                <w:rPr>
                  <w:rFonts w:ascii="Arial" w:hAnsi="Arial" w:cs="Arial"/>
                  <w:b/>
                  <w:bCs/>
                  <w:sz w:val="20"/>
                  <w:szCs w:val="20"/>
                </w:rPr>
                <w:t>Dependencias</w:t>
              </w:r>
            </w:ins>
          </w:p>
        </w:tc>
        <w:tc>
          <w:tcPr>
            <w:tcW w:w="0" w:type="auto"/>
            <w:hideMark/>
            <w:tcPrChange w:id="329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98" w:author="Miguel Centeno Muñoz" w:date="2014-07-27T12:42:00Z"/>
                <w:rFonts w:ascii="Arial" w:eastAsiaTheme="minorHAnsi" w:hAnsi="Arial" w:cs="Arial"/>
                <w:color w:val="auto"/>
                <w:sz w:val="20"/>
                <w:szCs w:val="20"/>
              </w:rPr>
              <w:pPrChange w:id="3299"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300"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3301"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302" w:author="Miguel Centeno Muñoz" w:date="2014-07-27T12:42:00Z"/>
          <w:trPrChange w:id="330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0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05" w:author="Miguel Centeno Muñoz" w:date="2014-07-27T12:42:00Z"/>
                <w:rFonts w:ascii="Arial" w:hAnsi="Arial" w:cs="Arial"/>
                <w:b/>
                <w:bCs/>
                <w:sz w:val="20"/>
                <w:szCs w:val="20"/>
              </w:rPr>
            </w:pPr>
            <w:ins w:id="3306" w:author="Miguel Centeno Muñoz" w:date="2014-07-27T12:42:00Z">
              <w:r>
                <w:rPr>
                  <w:rFonts w:ascii="Arial" w:hAnsi="Arial" w:cs="Arial"/>
                  <w:b/>
                  <w:bCs/>
                  <w:sz w:val="20"/>
                  <w:szCs w:val="20"/>
                </w:rPr>
                <w:t>Descripción</w:t>
              </w:r>
            </w:ins>
          </w:p>
        </w:tc>
        <w:tc>
          <w:tcPr>
            <w:tcW w:w="0" w:type="auto"/>
            <w:hideMark/>
            <w:tcPrChange w:id="330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08" w:author="Miguel Centeno Muñoz" w:date="2014-07-27T12:42:00Z"/>
                <w:rFonts w:ascii="Arial" w:hAnsi="Arial" w:cs="Arial"/>
                <w:sz w:val="20"/>
                <w:szCs w:val="20"/>
              </w:rPr>
            </w:pPr>
            <w:ins w:id="3309"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3310" w:author="Miguel Centeno Muñoz" w:date="2014-07-27T12:42:00Z"/>
          <w:trPrChange w:id="331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1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13" w:author="Miguel Centeno Muñoz" w:date="2014-07-27T12:42:00Z"/>
                <w:rFonts w:ascii="Arial" w:hAnsi="Arial" w:cs="Arial"/>
                <w:b/>
                <w:bCs/>
                <w:sz w:val="20"/>
                <w:szCs w:val="20"/>
              </w:rPr>
            </w:pPr>
            <w:ins w:id="3314" w:author="Miguel Centeno Muñoz" w:date="2014-07-27T12:42:00Z">
              <w:r>
                <w:rPr>
                  <w:rFonts w:ascii="Arial" w:hAnsi="Arial" w:cs="Arial"/>
                  <w:b/>
                  <w:bCs/>
                  <w:sz w:val="20"/>
                  <w:szCs w:val="20"/>
                </w:rPr>
                <w:t>Importancia</w:t>
              </w:r>
            </w:ins>
          </w:p>
        </w:tc>
        <w:tc>
          <w:tcPr>
            <w:tcW w:w="0" w:type="auto"/>
            <w:hideMark/>
            <w:tcPrChange w:id="331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16" w:author="Miguel Centeno Muñoz" w:date="2014-07-27T12:42:00Z"/>
                <w:rFonts w:ascii="Arial" w:hAnsi="Arial" w:cs="Arial"/>
                <w:sz w:val="20"/>
                <w:szCs w:val="20"/>
              </w:rPr>
            </w:pPr>
            <w:ins w:id="3317"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318" w:author="Miguel Centeno Muñoz" w:date="2014-07-27T12:42:00Z"/>
          <w:trPrChange w:id="331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2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21" w:author="Miguel Centeno Muñoz" w:date="2014-07-27T12:42:00Z"/>
                <w:rFonts w:ascii="Arial" w:hAnsi="Arial" w:cs="Arial"/>
                <w:b/>
                <w:bCs/>
                <w:sz w:val="20"/>
                <w:szCs w:val="20"/>
              </w:rPr>
            </w:pPr>
            <w:ins w:id="3322" w:author="Miguel Centeno Muñoz" w:date="2014-07-27T12:42:00Z">
              <w:r>
                <w:rPr>
                  <w:rFonts w:ascii="Arial" w:hAnsi="Arial" w:cs="Arial"/>
                  <w:b/>
                  <w:bCs/>
                  <w:sz w:val="20"/>
                  <w:szCs w:val="20"/>
                </w:rPr>
                <w:t>Urgencia</w:t>
              </w:r>
            </w:ins>
          </w:p>
        </w:tc>
        <w:tc>
          <w:tcPr>
            <w:tcW w:w="0" w:type="auto"/>
            <w:hideMark/>
            <w:tcPrChange w:id="332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24" w:author="Miguel Centeno Muñoz" w:date="2014-07-27T12:42:00Z"/>
                <w:rFonts w:ascii="Arial" w:hAnsi="Arial" w:cs="Arial"/>
                <w:sz w:val="20"/>
                <w:szCs w:val="20"/>
              </w:rPr>
            </w:pPr>
            <w:ins w:id="3325" w:author="Miguel Centeno Muñoz" w:date="2014-07-27T12:42:00Z">
              <w:r>
                <w:rPr>
                  <w:rFonts w:ascii="Arial" w:hAnsi="Arial" w:cs="Arial"/>
                  <w:sz w:val="20"/>
                  <w:szCs w:val="20"/>
                </w:rPr>
                <w:t>inmediatamente</w:t>
              </w:r>
            </w:ins>
          </w:p>
        </w:tc>
      </w:tr>
      <w:tr w:rsidR="00FD7EF9" w:rsidTr="00FD7EF9">
        <w:trPr>
          <w:ins w:id="3326" w:author="Miguel Centeno Muñoz" w:date="2014-07-27T12:42:00Z"/>
          <w:trPrChange w:id="332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2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29" w:author="Miguel Centeno Muñoz" w:date="2014-07-27T12:42:00Z"/>
                <w:rFonts w:ascii="Arial" w:hAnsi="Arial" w:cs="Arial"/>
                <w:b/>
                <w:bCs/>
                <w:sz w:val="20"/>
                <w:szCs w:val="20"/>
              </w:rPr>
            </w:pPr>
            <w:ins w:id="3330" w:author="Miguel Centeno Muñoz" w:date="2014-07-27T12:42:00Z">
              <w:r>
                <w:rPr>
                  <w:rFonts w:ascii="Arial" w:hAnsi="Arial" w:cs="Arial"/>
                  <w:b/>
                  <w:bCs/>
                  <w:sz w:val="20"/>
                  <w:szCs w:val="20"/>
                </w:rPr>
                <w:t>Estado</w:t>
              </w:r>
            </w:ins>
          </w:p>
        </w:tc>
        <w:tc>
          <w:tcPr>
            <w:tcW w:w="0" w:type="auto"/>
            <w:hideMark/>
            <w:tcPrChange w:id="333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32" w:author="Miguel Centeno Muñoz" w:date="2014-07-27T12:42:00Z"/>
                <w:rFonts w:ascii="Arial" w:hAnsi="Arial" w:cs="Arial"/>
                <w:sz w:val="20"/>
                <w:szCs w:val="20"/>
              </w:rPr>
            </w:pPr>
            <w:ins w:id="3333"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334" w:author="Miguel Centeno Muñoz" w:date="2014-07-27T12:42:00Z"/>
          <w:trPrChange w:id="333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3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37" w:author="Miguel Centeno Muñoz" w:date="2014-07-27T12:42:00Z"/>
                <w:rFonts w:ascii="Arial" w:hAnsi="Arial" w:cs="Arial"/>
                <w:b/>
                <w:bCs/>
                <w:sz w:val="20"/>
                <w:szCs w:val="20"/>
              </w:rPr>
            </w:pPr>
            <w:ins w:id="3338" w:author="Miguel Centeno Muñoz" w:date="2014-07-27T12:42:00Z">
              <w:r>
                <w:rPr>
                  <w:rFonts w:ascii="Arial" w:hAnsi="Arial" w:cs="Arial"/>
                  <w:b/>
                  <w:bCs/>
                  <w:sz w:val="20"/>
                  <w:szCs w:val="20"/>
                </w:rPr>
                <w:t>Estabilidad</w:t>
              </w:r>
            </w:ins>
          </w:p>
        </w:tc>
        <w:tc>
          <w:tcPr>
            <w:tcW w:w="0" w:type="auto"/>
            <w:hideMark/>
            <w:tcPrChange w:id="333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40" w:author="Miguel Centeno Muñoz" w:date="2014-07-27T12:42:00Z"/>
                <w:rFonts w:ascii="Arial" w:hAnsi="Arial" w:cs="Arial"/>
                <w:sz w:val="20"/>
                <w:szCs w:val="20"/>
              </w:rPr>
            </w:pPr>
            <w:ins w:id="3341" w:author="Miguel Centeno Muñoz" w:date="2014-07-27T12:42:00Z">
              <w:r>
                <w:rPr>
                  <w:rFonts w:ascii="Arial" w:hAnsi="Arial" w:cs="Arial"/>
                  <w:sz w:val="20"/>
                  <w:szCs w:val="20"/>
                </w:rPr>
                <w:t>alta</w:t>
              </w:r>
            </w:ins>
          </w:p>
        </w:tc>
      </w:tr>
      <w:tr w:rsidR="00FD7EF9" w:rsidTr="00FD7EF9">
        <w:trPr>
          <w:ins w:id="3342" w:author="Miguel Centeno Muñoz" w:date="2014-07-27T12:42:00Z"/>
          <w:trPrChange w:id="334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4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45" w:author="Miguel Centeno Muñoz" w:date="2014-07-27T12:42:00Z"/>
                <w:rFonts w:ascii="Arial" w:hAnsi="Arial" w:cs="Arial"/>
                <w:b/>
                <w:bCs/>
                <w:sz w:val="20"/>
                <w:szCs w:val="20"/>
              </w:rPr>
            </w:pPr>
            <w:ins w:id="3346" w:author="Miguel Centeno Muñoz" w:date="2014-07-27T12:42:00Z">
              <w:r>
                <w:rPr>
                  <w:rFonts w:ascii="Arial" w:hAnsi="Arial" w:cs="Arial"/>
                  <w:b/>
                  <w:bCs/>
                  <w:sz w:val="20"/>
                  <w:szCs w:val="20"/>
                </w:rPr>
                <w:t>Comentarios</w:t>
              </w:r>
            </w:ins>
          </w:p>
        </w:tc>
        <w:tc>
          <w:tcPr>
            <w:tcW w:w="0" w:type="auto"/>
            <w:hideMark/>
            <w:tcPrChange w:id="334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48" w:author="Miguel Centeno Muñoz" w:date="2014-07-27T12:42:00Z"/>
                <w:rFonts w:ascii="Arial" w:hAnsi="Arial" w:cs="Arial"/>
                <w:sz w:val="20"/>
                <w:szCs w:val="20"/>
              </w:rPr>
            </w:pPr>
            <w:ins w:id="3349" w:author="Miguel Centeno Muñoz" w:date="2014-07-27T12:42:00Z">
              <w:r>
                <w:rPr>
                  <w:rFonts w:ascii="Arial" w:hAnsi="Arial" w:cs="Arial"/>
                  <w:sz w:val="20"/>
                  <w:szCs w:val="20"/>
                </w:rPr>
                <w:t>Ninguno</w:t>
              </w:r>
            </w:ins>
          </w:p>
        </w:tc>
      </w:tr>
    </w:tbl>
    <w:p w:rsidR="00FD7EF9" w:rsidRDefault="00FD7EF9">
      <w:pPr>
        <w:rPr>
          <w:ins w:id="3350" w:author="Miguel Centeno Muñoz" w:date="2014-07-27T12:43:00Z"/>
        </w:rPr>
        <w:pPrChange w:id="3351" w:author="Miguel Centeno Muñoz" w:date="2014-07-27T12:41:00Z">
          <w:pPr>
            <w:pStyle w:val="Ttulo3"/>
          </w:pPr>
        </w:pPrChange>
      </w:pPr>
    </w:p>
    <w:tbl>
      <w:tblPr>
        <w:tblStyle w:val="Listamedia2-nfasis2"/>
        <w:tblW w:w="5000" w:type="pct"/>
        <w:tblLook w:val="04A0" w:firstRow="1" w:lastRow="0" w:firstColumn="1" w:lastColumn="0" w:noHBand="0" w:noVBand="1"/>
        <w:tblPrChange w:id="3352"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353">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354" w:author="Miguel Centeno Muñoz" w:date="2014-07-27T12:43:00Z"/>
          <w:trPrChange w:id="3355"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356"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357" w:author="Miguel Centeno Muñoz" w:date="2014-07-27T12:43:00Z"/>
                <w:rFonts w:ascii="Arial" w:hAnsi="Arial" w:cs="Arial"/>
                <w:b/>
                <w:bCs/>
                <w:sz w:val="20"/>
                <w:szCs w:val="20"/>
              </w:rPr>
            </w:pPr>
            <w:bookmarkStart w:id="3358" w:name="NFR-0002"/>
            <w:ins w:id="3359" w:author="Miguel Centeno Muñoz" w:date="2014-07-27T12:43:00Z">
              <w:r>
                <w:rPr>
                  <w:rFonts w:ascii="Arial" w:hAnsi="Arial" w:cs="Arial"/>
                  <w:b/>
                  <w:bCs/>
                  <w:sz w:val="20"/>
                  <w:szCs w:val="20"/>
                </w:rPr>
                <w:t>NFR-0002</w:t>
              </w:r>
            </w:ins>
          </w:p>
        </w:tc>
        <w:tc>
          <w:tcPr>
            <w:tcW w:w="5000" w:type="pct"/>
            <w:hideMark/>
            <w:tcPrChange w:id="3360"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361" w:author="Miguel Centeno Muñoz" w:date="2014-07-27T12:43:00Z"/>
                <w:rFonts w:ascii="Arial" w:hAnsi="Arial" w:cs="Arial"/>
                <w:b/>
                <w:bCs/>
                <w:sz w:val="20"/>
                <w:szCs w:val="20"/>
              </w:rPr>
            </w:pPr>
            <w:ins w:id="3362"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363" w:author="Miguel Centeno Muñoz" w:date="2014-07-27T12:43:00Z"/>
          <w:trPrChange w:id="336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6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66" w:author="Miguel Centeno Muñoz" w:date="2014-07-27T12:43:00Z"/>
                <w:rFonts w:ascii="Arial" w:hAnsi="Arial" w:cs="Arial"/>
                <w:b/>
                <w:bCs/>
                <w:sz w:val="20"/>
                <w:szCs w:val="20"/>
              </w:rPr>
            </w:pPr>
            <w:ins w:id="3367" w:author="Miguel Centeno Muñoz" w:date="2014-07-27T12:43:00Z">
              <w:r>
                <w:rPr>
                  <w:rFonts w:ascii="Arial" w:hAnsi="Arial" w:cs="Arial"/>
                  <w:b/>
                  <w:bCs/>
                  <w:sz w:val="20"/>
                  <w:szCs w:val="20"/>
                </w:rPr>
                <w:t>Versión</w:t>
              </w:r>
            </w:ins>
          </w:p>
        </w:tc>
        <w:tc>
          <w:tcPr>
            <w:tcW w:w="0" w:type="auto"/>
            <w:hideMark/>
            <w:tcPrChange w:id="336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69" w:author="Miguel Centeno Muñoz" w:date="2014-07-27T12:43:00Z"/>
                <w:rFonts w:ascii="Arial" w:hAnsi="Arial" w:cs="Arial"/>
                <w:sz w:val="20"/>
                <w:szCs w:val="20"/>
              </w:rPr>
            </w:pPr>
            <w:ins w:id="3370" w:author="Miguel Centeno Muñoz" w:date="2014-07-27T12:43:00Z">
              <w:r>
                <w:rPr>
                  <w:rFonts w:ascii="Arial" w:hAnsi="Arial" w:cs="Arial"/>
                  <w:sz w:val="20"/>
                  <w:szCs w:val="20"/>
                </w:rPr>
                <w:t xml:space="preserve">1.0 ( 27/07/2014 ) </w:t>
              </w:r>
            </w:ins>
          </w:p>
        </w:tc>
      </w:tr>
      <w:tr w:rsidR="00FD7EF9" w:rsidTr="00FD7EF9">
        <w:trPr>
          <w:ins w:id="3371" w:author="Miguel Centeno Muñoz" w:date="2014-07-27T12:43:00Z"/>
          <w:trPrChange w:id="337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7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74" w:author="Miguel Centeno Muñoz" w:date="2014-07-27T12:43:00Z"/>
                <w:rFonts w:ascii="Arial" w:hAnsi="Arial" w:cs="Arial"/>
                <w:b/>
                <w:bCs/>
                <w:sz w:val="20"/>
                <w:szCs w:val="20"/>
              </w:rPr>
            </w:pPr>
            <w:ins w:id="3375" w:author="Miguel Centeno Muñoz" w:date="2014-07-27T12:43:00Z">
              <w:r>
                <w:rPr>
                  <w:rFonts w:ascii="Arial" w:hAnsi="Arial" w:cs="Arial"/>
                  <w:b/>
                  <w:bCs/>
                  <w:sz w:val="20"/>
                  <w:szCs w:val="20"/>
                </w:rPr>
                <w:t>Autores</w:t>
              </w:r>
            </w:ins>
          </w:p>
        </w:tc>
        <w:bookmarkEnd w:id="3358"/>
        <w:tc>
          <w:tcPr>
            <w:tcW w:w="0" w:type="auto"/>
            <w:hideMark/>
            <w:tcPrChange w:id="337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377" w:author="Miguel Centeno Muñoz" w:date="2014-07-27T12:43:00Z"/>
                <w:rFonts w:ascii="Arial" w:hAnsi="Arial" w:cs="Arial"/>
                <w:sz w:val="20"/>
                <w:szCs w:val="20"/>
              </w:rPr>
            </w:pPr>
            <w:ins w:id="3378" w:author="Miguel Centeno Muñoz" w:date="2014-07-27T12:43:00Z">
              <w:r w:rsidRPr="00FD7EF9">
                <w:rPr>
                  <w:rFonts w:cstheme="minorBidi"/>
                  <w:color w:val="auto"/>
                  <w:rPrChange w:id="3379"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380" w:author="Miguel Centeno Muñoz" w:date="2014-07-27T12:43:00Z"/>
          <w:trPrChange w:id="338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8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83" w:author="Miguel Centeno Muñoz" w:date="2014-07-27T12:43:00Z"/>
                <w:rFonts w:ascii="Arial" w:hAnsi="Arial" w:cs="Arial"/>
                <w:b/>
                <w:bCs/>
                <w:sz w:val="20"/>
                <w:szCs w:val="20"/>
              </w:rPr>
            </w:pPr>
            <w:ins w:id="3384" w:author="Miguel Centeno Muñoz" w:date="2014-07-27T12:43:00Z">
              <w:r>
                <w:rPr>
                  <w:rFonts w:ascii="Arial" w:hAnsi="Arial" w:cs="Arial"/>
                  <w:b/>
                  <w:bCs/>
                  <w:sz w:val="20"/>
                  <w:szCs w:val="20"/>
                </w:rPr>
                <w:t>Fuentes</w:t>
              </w:r>
            </w:ins>
          </w:p>
        </w:tc>
        <w:tc>
          <w:tcPr>
            <w:tcW w:w="0" w:type="auto"/>
            <w:hideMark/>
            <w:tcPrChange w:id="338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386" w:author="Miguel Centeno Muñoz" w:date="2014-07-27T12:43:00Z"/>
                <w:rFonts w:ascii="Arial" w:hAnsi="Arial" w:cs="Arial"/>
                <w:sz w:val="20"/>
                <w:szCs w:val="20"/>
              </w:rPr>
            </w:pPr>
            <w:ins w:id="3387" w:author="Miguel Centeno Muñoz" w:date="2014-07-27T12:43:00Z">
              <w:r w:rsidRPr="00FD7EF9">
                <w:rPr>
                  <w:rFonts w:cstheme="minorBidi"/>
                  <w:color w:val="auto"/>
                  <w:rPrChange w:id="3388"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389" w:author="Miguel Centeno Muñoz" w:date="2014-07-27T12:43:00Z"/>
          <w:trPrChange w:id="339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9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92" w:author="Miguel Centeno Muñoz" w:date="2014-07-27T12:43:00Z"/>
                <w:rFonts w:ascii="Arial" w:hAnsi="Arial" w:cs="Arial"/>
                <w:b/>
                <w:bCs/>
                <w:sz w:val="20"/>
                <w:szCs w:val="20"/>
              </w:rPr>
            </w:pPr>
            <w:ins w:id="3393" w:author="Miguel Centeno Muñoz" w:date="2014-07-27T12:43:00Z">
              <w:r>
                <w:rPr>
                  <w:rFonts w:ascii="Arial" w:hAnsi="Arial" w:cs="Arial"/>
                  <w:b/>
                  <w:bCs/>
                  <w:sz w:val="20"/>
                  <w:szCs w:val="20"/>
                </w:rPr>
                <w:t>Dependencias</w:t>
              </w:r>
            </w:ins>
          </w:p>
        </w:tc>
        <w:tc>
          <w:tcPr>
            <w:tcW w:w="0" w:type="auto"/>
            <w:hideMark/>
            <w:tcPrChange w:id="339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95" w:author="Miguel Centeno Muñoz" w:date="2014-07-27T12:43:00Z"/>
                <w:rFonts w:ascii="Arial" w:hAnsi="Arial" w:cs="Arial"/>
                <w:sz w:val="20"/>
                <w:szCs w:val="20"/>
              </w:rPr>
            </w:pPr>
            <w:ins w:id="3396"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397" w:author="Miguel Centeno Muñoz" w:date="2014-07-27T12:43:00Z"/>
          <w:trPrChange w:id="339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9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00" w:author="Miguel Centeno Muñoz" w:date="2014-07-27T12:43:00Z"/>
                <w:rFonts w:ascii="Arial" w:hAnsi="Arial" w:cs="Arial"/>
                <w:b/>
                <w:bCs/>
                <w:sz w:val="20"/>
                <w:szCs w:val="20"/>
              </w:rPr>
            </w:pPr>
            <w:ins w:id="3401" w:author="Miguel Centeno Muñoz" w:date="2014-07-27T12:43:00Z">
              <w:r>
                <w:rPr>
                  <w:rFonts w:ascii="Arial" w:hAnsi="Arial" w:cs="Arial"/>
                  <w:b/>
                  <w:bCs/>
                  <w:sz w:val="20"/>
                  <w:szCs w:val="20"/>
                </w:rPr>
                <w:t>Descripción</w:t>
              </w:r>
            </w:ins>
          </w:p>
        </w:tc>
        <w:tc>
          <w:tcPr>
            <w:tcW w:w="0" w:type="auto"/>
            <w:hideMark/>
            <w:tcPrChange w:id="340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03" w:author="Miguel Centeno Muñoz" w:date="2014-07-27T12:43:00Z"/>
                <w:rFonts w:ascii="Arial" w:hAnsi="Arial" w:cs="Arial"/>
                <w:sz w:val="20"/>
                <w:szCs w:val="20"/>
              </w:rPr>
            </w:pPr>
            <w:ins w:id="3404" w:author="Miguel Centeno Muñoz" w:date="2014-07-27T12:43:00Z">
              <w:r>
                <w:rPr>
                  <w:rFonts w:ascii="Arial" w:hAnsi="Arial" w:cs="Arial"/>
                  <w:sz w:val="20"/>
                  <w:szCs w:val="20"/>
                </w:rPr>
                <w:t xml:space="preserve">El sistema deberá </w:t>
              </w:r>
              <w:r>
                <w:rPr>
                  <w:rStyle w:val="nfasis"/>
                  <w:rFonts w:ascii="Arial" w:hAnsi="Arial" w:cs="Arial"/>
                </w:rPr>
                <w:t xml:space="preserve">podrá ser accedido por cualquiera de los navegadores más populares en la actualidad. Google </w:t>
              </w:r>
              <w:proofErr w:type="spellStart"/>
              <w:r>
                <w:rPr>
                  <w:rStyle w:val="nfasis"/>
                  <w:rFonts w:ascii="Arial" w:hAnsi="Arial" w:cs="Arial"/>
                </w:rPr>
                <w:t>Chrome</w:t>
              </w:r>
              <w:proofErr w:type="spellEnd"/>
              <w:r>
                <w:rPr>
                  <w:rStyle w:val="nfasis"/>
                  <w:rFonts w:ascii="Arial" w:hAnsi="Arial" w:cs="Arial"/>
                </w:rPr>
                <w:t>, Mozilla Firefox, Internet Explorer, Opera Browser</w:t>
              </w:r>
              <w:r>
                <w:rPr>
                  <w:rFonts w:ascii="Arial" w:hAnsi="Arial" w:cs="Arial"/>
                  <w:sz w:val="20"/>
                  <w:szCs w:val="20"/>
                </w:rPr>
                <w:t xml:space="preserve"> </w:t>
              </w:r>
            </w:ins>
          </w:p>
        </w:tc>
      </w:tr>
      <w:tr w:rsidR="00FD7EF9" w:rsidTr="00FD7EF9">
        <w:trPr>
          <w:ins w:id="3405" w:author="Miguel Centeno Muñoz" w:date="2014-07-27T12:43:00Z"/>
          <w:trPrChange w:id="340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0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08" w:author="Miguel Centeno Muñoz" w:date="2014-07-27T12:43:00Z"/>
                <w:rFonts w:ascii="Arial" w:hAnsi="Arial" w:cs="Arial"/>
                <w:b/>
                <w:bCs/>
                <w:sz w:val="20"/>
                <w:szCs w:val="20"/>
              </w:rPr>
            </w:pPr>
            <w:ins w:id="3409" w:author="Miguel Centeno Muñoz" w:date="2014-07-27T12:43:00Z">
              <w:r>
                <w:rPr>
                  <w:rFonts w:ascii="Arial" w:hAnsi="Arial" w:cs="Arial"/>
                  <w:b/>
                  <w:bCs/>
                  <w:sz w:val="20"/>
                  <w:szCs w:val="20"/>
                </w:rPr>
                <w:t>Importancia</w:t>
              </w:r>
            </w:ins>
          </w:p>
        </w:tc>
        <w:tc>
          <w:tcPr>
            <w:tcW w:w="0" w:type="auto"/>
            <w:hideMark/>
            <w:tcPrChange w:id="341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11" w:author="Miguel Centeno Muñoz" w:date="2014-07-27T12:43:00Z"/>
                <w:rFonts w:ascii="Arial" w:hAnsi="Arial" w:cs="Arial"/>
                <w:sz w:val="20"/>
                <w:szCs w:val="20"/>
              </w:rPr>
            </w:pPr>
            <w:ins w:id="3412"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413" w:author="Miguel Centeno Muñoz" w:date="2014-07-27T12:43:00Z"/>
          <w:trPrChange w:id="341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1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16" w:author="Miguel Centeno Muñoz" w:date="2014-07-27T12:43:00Z"/>
                <w:rFonts w:ascii="Arial" w:hAnsi="Arial" w:cs="Arial"/>
                <w:b/>
                <w:bCs/>
                <w:sz w:val="20"/>
                <w:szCs w:val="20"/>
              </w:rPr>
            </w:pPr>
            <w:ins w:id="3417" w:author="Miguel Centeno Muñoz" w:date="2014-07-27T12:43:00Z">
              <w:r>
                <w:rPr>
                  <w:rFonts w:ascii="Arial" w:hAnsi="Arial" w:cs="Arial"/>
                  <w:b/>
                  <w:bCs/>
                  <w:sz w:val="20"/>
                  <w:szCs w:val="20"/>
                </w:rPr>
                <w:t>Urgencia</w:t>
              </w:r>
            </w:ins>
          </w:p>
        </w:tc>
        <w:tc>
          <w:tcPr>
            <w:tcW w:w="0" w:type="auto"/>
            <w:hideMark/>
            <w:tcPrChange w:id="341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19" w:author="Miguel Centeno Muñoz" w:date="2014-07-27T12:43:00Z"/>
                <w:rFonts w:ascii="Arial" w:hAnsi="Arial" w:cs="Arial"/>
                <w:sz w:val="20"/>
                <w:szCs w:val="20"/>
              </w:rPr>
            </w:pPr>
            <w:ins w:id="3420" w:author="Miguel Centeno Muñoz" w:date="2014-07-27T12:43:00Z">
              <w:r>
                <w:rPr>
                  <w:rFonts w:ascii="Arial" w:hAnsi="Arial" w:cs="Arial"/>
                  <w:sz w:val="20"/>
                  <w:szCs w:val="20"/>
                </w:rPr>
                <w:t>inmediatamente</w:t>
              </w:r>
            </w:ins>
          </w:p>
        </w:tc>
      </w:tr>
      <w:tr w:rsidR="00FD7EF9" w:rsidTr="00FD7EF9">
        <w:trPr>
          <w:ins w:id="3421" w:author="Miguel Centeno Muñoz" w:date="2014-07-27T12:43:00Z"/>
          <w:trPrChange w:id="342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2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24" w:author="Miguel Centeno Muñoz" w:date="2014-07-27T12:43:00Z"/>
                <w:rFonts w:ascii="Arial" w:hAnsi="Arial" w:cs="Arial"/>
                <w:b/>
                <w:bCs/>
                <w:sz w:val="20"/>
                <w:szCs w:val="20"/>
              </w:rPr>
            </w:pPr>
            <w:ins w:id="3425" w:author="Miguel Centeno Muñoz" w:date="2014-07-27T12:43:00Z">
              <w:r>
                <w:rPr>
                  <w:rFonts w:ascii="Arial" w:hAnsi="Arial" w:cs="Arial"/>
                  <w:b/>
                  <w:bCs/>
                  <w:sz w:val="20"/>
                  <w:szCs w:val="20"/>
                </w:rPr>
                <w:t>Estado</w:t>
              </w:r>
            </w:ins>
          </w:p>
        </w:tc>
        <w:tc>
          <w:tcPr>
            <w:tcW w:w="0" w:type="auto"/>
            <w:hideMark/>
            <w:tcPrChange w:id="342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27" w:author="Miguel Centeno Muñoz" w:date="2014-07-27T12:43:00Z"/>
                <w:rFonts w:ascii="Arial" w:hAnsi="Arial" w:cs="Arial"/>
                <w:sz w:val="20"/>
                <w:szCs w:val="20"/>
              </w:rPr>
            </w:pPr>
            <w:ins w:id="3428"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429" w:author="Miguel Centeno Muñoz" w:date="2014-07-27T12:43:00Z"/>
          <w:trPrChange w:id="343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32" w:author="Miguel Centeno Muñoz" w:date="2014-07-27T12:43:00Z"/>
                <w:rFonts w:ascii="Arial" w:hAnsi="Arial" w:cs="Arial"/>
                <w:b/>
                <w:bCs/>
                <w:sz w:val="20"/>
                <w:szCs w:val="20"/>
              </w:rPr>
            </w:pPr>
            <w:ins w:id="3433" w:author="Miguel Centeno Muñoz" w:date="2014-07-27T12:43:00Z">
              <w:r>
                <w:rPr>
                  <w:rFonts w:ascii="Arial" w:hAnsi="Arial" w:cs="Arial"/>
                  <w:b/>
                  <w:bCs/>
                  <w:sz w:val="20"/>
                  <w:szCs w:val="20"/>
                </w:rPr>
                <w:t>Estabilidad</w:t>
              </w:r>
            </w:ins>
          </w:p>
        </w:tc>
        <w:tc>
          <w:tcPr>
            <w:tcW w:w="0" w:type="auto"/>
            <w:hideMark/>
            <w:tcPrChange w:id="343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35" w:author="Miguel Centeno Muñoz" w:date="2014-07-27T12:43:00Z"/>
                <w:rFonts w:ascii="Arial" w:hAnsi="Arial" w:cs="Arial"/>
                <w:sz w:val="20"/>
                <w:szCs w:val="20"/>
              </w:rPr>
            </w:pPr>
            <w:ins w:id="3436" w:author="Miguel Centeno Muñoz" w:date="2014-07-27T12:43:00Z">
              <w:r>
                <w:rPr>
                  <w:rFonts w:ascii="Arial" w:hAnsi="Arial" w:cs="Arial"/>
                  <w:sz w:val="20"/>
                  <w:szCs w:val="20"/>
                </w:rPr>
                <w:t>alta</w:t>
              </w:r>
            </w:ins>
          </w:p>
        </w:tc>
      </w:tr>
      <w:tr w:rsidR="00FD7EF9" w:rsidTr="00FD7EF9">
        <w:trPr>
          <w:ins w:id="3437" w:author="Miguel Centeno Muñoz" w:date="2014-07-27T12:43:00Z"/>
          <w:trPrChange w:id="343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40" w:author="Miguel Centeno Muñoz" w:date="2014-07-27T12:43:00Z"/>
                <w:rFonts w:ascii="Arial" w:hAnsi="Arial" w:cs="Arial"/>
                <w:b/>
                <w:bCs/>
                <w:sz w:val="20"/>
                <w:szCs w:val="20"/>
              </w:rPr>
            </w:pPr>
            <w:ins w:id="3441" w:author="Miguel Centeno Muñoz" w:date="2014-07-27T12:43:00Z">
              <w:r>
                <w:rPr>
                  <w:rFonts w:ascii="Arial" w:hAnsi="Arial" w:cs="Arial"/>
                  <w:b/>
                  <w:bCs/>
                  <w:sz w:val="20"/>
                  <w:szCs w:val="20"/>
                </w:rPr>
                <w:t>Comentarios</w:t>
              </w:r>
            </w:ins>
          </w:p>
        </w:tc>
        <w:tc>
          <w:tcPr>
            <w:tcW w:w="0" w:type="auto"/>
            <w:hideMark/>
            <w:tcPrChange w:id="344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43" w:author="Miguel Centeno Muñoz" w:date="2014-07-27T12:43:00Z"/>
                <w:rFonts w:ascii="Arial" w:hAnsi="Arial" w:cs="Arial"/>
                <w:sz w:val="20"/>
                <w:szCs w:val="20"/>
              </w:rPr>
            </w:pPr>
            <w:ins w:id="3444" w:author="Miguel Centeno Muñoz" w:date="2014-07-27T12:43:00Z">
              <w:r>
                <w:rPr>
                  <w:rFonts w:ascii="Arial" w:hAnsi="Arial" w:cs="Arial"/>
                  <w:sz w:val="20"/>
                  <w:szCs w:val="20"/>
                </w:rPr>
                <w:t>Ninguno</w:t>
              </w:r>
            </w:ins>
          </w:p>
        </w:tc>
      </w:tr>
    </w:tbl>
    <w:p w:rsidR="00FD7EF9" w:rsidRDefault="00FD7EF9">
      <w:pPr>
        <w:rPr>
          <w:ins w:id="3445" w:author="Miguel Centeno Muñoz" w:date="2014-07-27T12:43:00Z"/>
        </w:rPr>
        <w:pPrChange w:id="3446" w:author="Miguel Centeno Muñoz" w:date="2014-07-27T12:41:00Z">
          <w:pPr>
            <w:pStyle w:val="Ttulo3"/>
          </w:pPr>
        </w:pPrChange>
      </w:pPr>
    </w:p>
    <w:tbl>
      <w:tblPr>
        <w:tblStyle w:val="Listamedia2-nfasis2"/>
        <w:tblW w:w="5000" w:type="pct"/>
        <w:tblLook w:val="04A0" w:firstRow="1" w:lastRow="0" w:firstColumn="1" w:lastColumn="0" w:noHBand="0" w:noVBand="1"/>
        <w:tblPrChange w:id="3447"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448">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449" w:author="Miguel Centeno Muñoz" w:date="2014-07-27T12:43:00Z"/>
          <w:trPrChange w:id="3450"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451"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452" w:author="Miguel Centeno Muñoz" w:date="2014-07-27T12:43:00Z"/>
                <w:rFonts w:ascii="Arial" w:hAnsi="Arial" w:cs="Arial"/>
                <w:b/>
                <w:bCs/>
                <w:sz w:val="20"/>
                <w:szCs w:val="20"/>
              </w:rPr>
            </w:pPr>
            <w:bookmarkStart w:id="3453" w:name="NFR-0003"/>
            <w:ins w:id="3454" w:author="Miguel Centeno Muñoz" w:date="2014-07-27T12:43:00Z">
              <w:r>
                <w:rPr>
                  <w:rFonts w:ascii="Arial" w:hAnsi="Arial" w:cs="Arial"/>
                  <w:b/>
                  <w:bCs/>
                  <w:sz w:val="20"/>
                  <w:szCs w:val="20"/>
                </w:rPr>
                <w:t>NFR-0003</w:t>
              </w:r>
            </w:ins>
          </w:p>
        </w:tc>
        <w:tc>
          <w:tcPr>
            <w:tcW w:w="5000" w:type="pct"/>
            <w:hideMark/>
            <w:tcPrChange w:id="3455"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456" w:author="Miguel Centeno Muñoz" w:date="2014-07-27T12:43:00Z"/>
                <w:rFonts w:ascii="Arial" w:hAnsi="Arial" w:cs="Arial"/>
                <w:b/>
                <w:bCs/>
                <w:sz w:val="20"/>
                <w:szCs w:val="20"/>
              </w:rPr>
            </w:pPr>
            <w:ins w:id="3457"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458" w:author="Miguel Centeno Muñoz" w:date="2014-07-27T12:43:00Z"/>
          <w:trPrChange w:id="345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6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61" w:author="Miguel Centeno Muñoz" w:date="2014-07-27T12:43:00Z"/>
                <w:rFonts w:ascii="Arial" w:hAnsi="Arial" w:cs="Arial"/>
                <w:b/>
                <w:bCs/>
                <w:sz w:val="20"/>
                <w:szCs w:val="20"/>
              </w:rPr>
            </w:pPr>
            <w:ins w:id="3462" w:author="Miguel Centeno Muñoz" w:date="2014-07-27T12:43:00Z">
              <w:r>
                <w:rPr>
                  <w:rFonts w:ascii="Arial" w:hAnsi="Arial" w:cs="Arial"/>
                  <w:b/>
                  <w:bCs/>
                  <w:sz w:val="20"/>
                  <w:szCs w:val="20"/>
                </w:rPr>
                <w:t>Versión</w:t>
              </w:r>
            </w:ins>
          </w:p>
        </w:tc>
        <w:tc>
          <w:tcPr>
            <w:tcW w:w="0" w:type="auto"/>
            <w:hideMark/>
            <w:tcPrChange w:id="346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64" w:author="Miguel Centeno Muñoz" w:date="2014-07-27T12:43:00Z"/>
                <w:rFonts w:ascii="Arial" w:hAnsi="Arial" w:cs="Arial"/>
                <w:sz w:val="20"/>
                <w:szCs w:val="20"/>
              </w:rPr>
            </w:pPr>
            <w:ins w:id="3465" w:author="Miguel Centeno Muñoz" w:date="2014-07-27T12:43:00Z">
              <w:r>
                <w:rPr>
                  <w:rFonts w:ascii="Arial" w:hAnsi="Arial" w:cs="Arial"/>
                  <w:sz w:val="20"/>
                  <w:szCs w:val="20"/>
                </w:rPr>
                <w:t xml:space="preserve">1.0 ( 27/07/2014 ) </w:t>
              </w:r>
            </w:ins>
          </w:p>
        </w:tc>
      </w:tr>
      <w:tr w:rsidR="00FD7EF9" w:rsidTr="00FD7EF9">
        <w:trPr>
          <w:ins w:id="3466" w:author="Miguel Centeno Muñoz" w:date="2014-07-27T12:43:00Z"/>
          <w:trPrChange w:id="346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6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69" w:author="Miguel Centeno Muñoz" w:date="2014-07-27T12:43:00Z"/>
                <w:rFonts w:ascii="Arial" w:hAnsi="Arial" w:cs="Arial"/>
                <w:b/>
                <w:bCs/>
                <w:sz w:val="20"/>
                <w:szCs w:val="20"/>
              </w:rPr>
            </w:pPr>
            <w:ins w:id="3470" w:author="Miguel Centeno Muñoz" w:date="2014-07-27T12:43:00Z">
              <w:r>
                <w:rPr>
                  <w:rFonts w:ascii="Arial" w:hAnsi="Arial" w:cs="Arial"/>
                  <w:b/>
                  <w:bCs/>
                  <w:sz w:val="20"/>
                  <w:szCs w:val="20"/>
                </w:rPr>
                <w:t>Autores</w:t>
              </w:r>
            </w:ins>
          </w:p>
        </w:tc>
        <w:bookmarkEnd w:id="3453"/>
        <w:tc>
          <w:tcPr>
            <w:tcW w:w="0" w:type="auto"/>
            <w:hideMark/>
            <w:tcPrChange w:id="347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472" w:author="Miguel Centeno Muñoz" w:date="2014-07-27T12:43:00Z"/>
                <w:rFonts w:ascii="Arial" w:hAnsi="Arial" w:cs="Arial"/>
                <w:sz w:val="20"/>
                <w:szCs w:val="20"/>
              </w:rPr>
            </w:pPr>
            <w:ins w:id="3473" w:author="Miguel Centeno Muñoz" w:date="2014-07-27T12:43:00Z">
              <w:r w:rsidRPr="00FD7EF9">
                <w:rPr>
                  <w:rFonts w:cstheme="minorBidi"/>
                  <w:color w:val="auto"/>
                  <w:rPrChange w:id="3474"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475" w:author="Miguel Centeno Muñoz" w:date="2014-07-27T12:43:00Z"/>
          <w:trPrChange w:id="347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7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78" w:author="Miguel Centeno Muñoz" w:date="2014-07-27T12:43:00Z"/>
                <w:rFonts w:ascii="Arial" w:hAnsi="Arial" w:cs="Arial"/>
                <w:b/>
                <w:bCs/>
                <w:sz w:val="20"/>
                <w:szCs w:val="20"/>
              </w:rPr>
            </w:pPr>
            <w:ins w:id="3479" w:author="Miguel Centeno Muñoz" w:date="2014-07-27T12:43:00Z">
              <w:r>
                <w:rPr>
                  <w:rFonts w:ascii="Arial" w:hAnsi="Arial" w:cs="Arial"/>
                  <w:b/>
                  <w:bCs/>
                  <w:sz w:val="20"/>
                  <w:szCs w:val="20"/>
                </w:rPr>
                <w:t>Fuentes</w:t>
              </w:r>
            </w:ins>
          </w:p>
        </w:tc>
        <w:tc>
          <w:tcPr>
            <w:tcW w:w="0" w:type="auto"/>
            <w:hideMark/>
            <w:tcPrChange w:id="348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481" w:author="Miguel Centeno Muñoz" w:date="2014-07-27T12:43:00Z"/>
                <w:rFonts w:ascii="Arial" w:hAnsi="Arial" w:cs="Arial"/>
                <w:sz w:val="20"/>
                <w:szCs w:val="20"/>
              </w:rPr>
            </w:pPr>
            <w:ins w:id="3482" w:author="Miguel Centeno Muñoz" w:date="2014-07-27T12:43:00Z">
              <w:r w:rsidRPr="00FD7EF9">
                <w:rPr>
                  <w:rFonts w:cstheme="minorBidi"/>
                  <w:color w:val="auto"/>
                  <w:rPrChange w:id="3483"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484" w:author="Miguel Centeno Muñoz" w:date="2014-07-27T12:43:00Z"/>
          <w:trPrChange w:id="348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8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87" w:author="Miguel Centeno Muñoz" w:date="2014-07-27T12:43:00Z"/>
                <w:rFonts w:ascii="Arial" w:hAnsi="Arial" w:cs="Arial"/>
                <w:b/>
                <w:bCs/>
                <w:sz w:val="20"/>
                <w:szCs w:val="20"/>
              </w:rPr>
            </w:pPr>
            <w:ins w:id="3488" w:author="Miguel Centeno Muñoz" w:date="2014-07-27T12:43:00Z">
              <w:r>
                <w:rPr>
                  <w:rFonts w:ascii="Arial" w:hAnsi="Arial" w:cs="Arial"/>
                  <w:b/>
                  <w:bCs/>
                  <w:sz w:val="20"/>
                  <w:szCs w:val="20"/>
                </w:rPr>
                <w:t>Dependencias</w:t>
              </w:r>
            </w:ins>
          </w:p>
        </w:tc>
        <w:tc>
          <w:tcPr>
            <w:tcW w:w="0" w:type="auto"/>
            <w:hideMark/>
            <w:tcPrChange w:id="348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90" w:author="Miguel Centeno Muñoz" w:date="2014-07-27T12:43:00Z"/>
                <w:rFonts w:ascii="Arial" w:hAnsi="Arial" w:cs="Arial"/>
                <w:sz w:val="20"/>
                <w:szCs w:val="20"/>
              </w:rPr>
            </w:pPr>
            <w:ins w:id="3491"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492" w:author="Miguel Centeno Muñoz" w:date="2014-07-27T12:43:00Z"/>
          <w:trPrChange w:id="349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9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95" w:author="Miguel Centeno Muñoz" w:date="2014-07-27T12:43:00Z"/>
                <w:rFonts w:ascii="Arial" w:hAnsi="Arial" w:cs="Arial"/>
                <w:b/>
                <w:bCs/>
                <w:sz w:val="20"/>
                <w:szCs w:val="20"/>
              </w:rPr>
            </w:pPr>
            <w:ins w:id="3496" w:author="Miguel Centeno Muñoz" w:date="2014-07-27T12:43:00Z">
              <w:r>
                <w:rPr>
                  <w:rFonts w:ascii="Arial" w:hAnsi="Arial" w:cs="Arial"/>
                  <w:b/>
                  <w:bCs/>
                  <w:sz w:val="20"/>
                  <w:szCs w:val="20"/>
                </w:rPr>
                <w:t>Descripción</w:t>
              </w:r>
            </w:ins>
          </w:p>
        </w:tc>
        <w:tc>
          <w:tcPr>
            <w:tcW w:w="0" w:type="auto"/>
            <w:hideMark/>
            <w:tcPrChange w:id="349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98" w:author="Miguel Centeno Muñoz" w:date="2014-07-27T12:43:00Z"/>
                <w:rFonts w:ascii="Arial" w:hAnsi="Arial" w:cs="Arial"/>
                <w:sz w:val="20"/>
                <w:szCs w:val="20"/>
              </w:rPr>
            </w:pPr>
            <w:ins w:id="3499"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3500" w:author="Miguel Centeno Muñoz" w:date="2014-07-27T12:43:00Z"/>
          <w:trPrChange w:id="350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0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03" w:author="Miguel Centeno Muñoz" w:date="2014-07-27T12:43:00Z"/>
                <w:rFonts w:ascii="Arial" w:hAnsi="Arial" w:cs="Arial"/>
                <w:b/>
                <w:bCs/>
                <w:sz w:val="20"/>
                <w:szCs w:val="20"/>
              </w:rPr>
            </w:pPr>
            <w:ins w:id="3504" w:author="Miguel Centeno Muñoz" w:date="2014-07-27T12:43:00Z">
              <w:r>
                <w:rPr>
                  <w:rFonts w:ascii="Arial" w:hAnsi="Arial" w:cs="Arial"/>
                  <w:b/>
                  <w:bCs/>
                  <w:sz w:val="20"/>
                  <w:szCs w:val="20"/>
                </w:rPr>
                <w:t>Importancia</w:t>
              </w:r>
            </w:ins>
          </w:p>
        </w:tc>
        <w:tc>
          <w:tcPr>
            <w:tcW w:w="0" w:type="auto"/>
            <w:hideMark/>
            <w:tcPrChange w:id="350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06" w:author="Miguel Centeno Muñoz" w:date="2014-07-27T12:43:00Z"/>
                <w:rFonts w:ascii="Arial" w:hAnsi="Arial" w:cs="Arial"/>
                <w:sz w:val="20"/>
                <w:szCs w:val="20"/>
              </w:rPr>
            </w:pPr>
            <w:ins w:id="3507"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508" w:author="Miguel Centeno Muñoz" w:date="2014-07-27T12:43:00Z"/>
          <w:trPrChange w:id="350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1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511" w:author="Miguel Centeno Muñoz" w:date="2014-07-27T12:43:00Z"/>
                <w:rFonts w:ascii="Arial" w:hAnsi="Arial" w:cs="Arial"/>
                <w:b/>
                <w:bCs/>
                <w:sz w:val="20"/>
                <w:szCs w:val="20"/>
              </w:rPr>
            </w:pPr>
            <w:ins w:id="3512" w:author="Miguel Centeno Muñoz" w:date="2014-07-27T12:43:00Z">
              <w:r>
                <w:rPr>
                  <w:rFonts w:ascii="Arial" w:hAnsi="Arial" w:cs="Arial"/>
                  <w:b/>
                  <w:bCs/>
                  <w:sz w:val="20"/>
                  <w:szCs w:val="20"/>
                </w:rPr>
                <w:t>Urgencia</w:t>
              </w:r>
            </w:ins>
          </w:p>
        </w:tc>
        <w:tc>
          <w:tcPr>
            <w:tcW w:w="0" w:type="auto"/>
            <w:hideMark/>
            <w:tcPrChange w:id="351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514" w:author="Miguel Centeno Muñoz" w:date="2014-07-27T12:43:00Z"/>
                <w:rFonts w:ascii="Arial" w:hAnsi="Arial" w:cs="Arial"/>
                <w:sz w:val="20"/>
                <w:szCs w:val="20"/>
              </w:rPr>
            </w:pPr>
            <w:ins w:id="3515" w:author="Miguel Centeno Muñoz" w:date="2014-07-27T12:43:00Z">
              <w:r>
                <w:rPr>
                  <w:rFonts w:ascii="Arial" w:hAnsi="Arial" w:cs="Arial"/>
                  <w:sz w:val="20"/>
                  <w:szCs w:val="20"/>
                </w:rPr>
                <w:t>inmediatamente</w:t>
              </w:r>
            </w:ins>
          </w:p>
        </w:tc>
      </w:tr>
      <w:tr w:rsidR="00FD7EF9" w:rsidTr="00FD7EF9">
        <w:trPr>
          <w:ins w:id="3516" w:author="Miguel Centeno Muñoz" w:date="2014-07-27T12:43:00Z"/>
          <w:trPrChange w:id="351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1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19" w:author="Miguel Centeno Muñoz" w:date="2014-07-27T12:43:00Z"/>
                <w:rFonts w:ascii="Arial" w:hAnsi="Arial" w:cs="Arial"/>
                <w:b/>
                <w:bCs/>
                <w:sz w:val="20"/>
                <w:szCs w:val="20"/>
              </w:rPr>
            </w:pPr>
            <w:ins w:id="3520" w:author="Miguel Centeno Muñoz" w:date="2014-07-27T12:43:00Z">
              <w:r>
                <w:rPr>
                  <w:rFonts w:ascii="Arial" w:hAnsi="Arial" w:cs="Arial"/>
                  <w:b/>
                  <w:bCs/>
                  <w:sz w:val="20"/>
                  <w:szCs w:val="20"/>
                </w:rPr>
                <w:t>Estado</w:t>
              </w:r>
            </w:ins>
          </w:p>
        </w:tc>
        <w:tc>
          <w:tcPr>
            <w:tcW w:w="0" w:type="auto"/>
            <w:hideMark/>
            <w:tcPrChange w:id="352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22" w:author="Miguel Centeno Muñoz" w:date="2014-07-27T12:43:00Z"/>
                <w:rFonts w:ascii="Arial" w:hAnsi="Arial" w:cs="Arial"/>
                <w:sz w:val="20"/>
                <w:szCs w:val="20"/>
              </w:rPr>
            </w:pPr>
            <w:ins w:id="3523"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524" w:author="Miguel Centeno Muñoz" w:date="2014-07-27T12:43:00Z"/>
          <w:trPrChange w:id="352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2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527" w:author="Miguel Centeno Muñoz" w:date="2014-07-27T12:43:00Z"/>
                <w:rFonts w:ascii="Arial" w:hAnsi="Arial" w:cs="Arial"/>
                <w:b/>
                <w:bCs/>
                <w:sz w:val="20"/>
                <w:szCs w:val="20"/>
              </w:rPr>
            </w:pPr>
            <w:ins w:id="3528" w:author="Miguel Centeno Muñoz" w:date="2014-07-27T12:43:00Z">
              <w:r>
                <w:rPr>
                  <w:rFonts w:ascii="Arial" w:hAnsi="Arial" w:cs="Arial"/>
                  <w:b/>
                  <w:bCs/>
                  <w:sz w:val="20"/>
                  <w:szCs w:val="20"/>
                </w:rPr>
                <w:t>Estabilidad</w:t>
              </w:r>
            </w:ins>
          </w:p>
        </w:tc>
        <w:tc>
          <w:tcPr>
            <w:tcW w:w="0" w:type="auto"/>
            <w:hideMark/>
            <w:tcPrChange w:id="352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530" w:author="Miguel Centeno Muñoz" w:date="2014-07-27T12:43:00Z"/>
                <w:rFonts w:ascii="Arial" w:hAnsi="Arial" w:cs="Arial"/>
                <w:sz w:val="20"/>
                <w:szCs w:val="20"/>
              </w:rPr>
            </w:pPr>
            <w:ins w:id="3531" w:author="Miguel Centeno Muñoz" w:date="2014-07-27T12:43:00Z">
              <w:r>
                <w:rPr>
                  <w:rFonts w:ascii="Arial" w:hAnsi="Arial" w:cs="Arial"/>
                  <w:sz w:val="20"/>
                  <w:szCs w:val="20"/>
                </w:rPr>
                <w:t>alta</w:t>
              </w:r>
            </w:ins>
          </w:p>
        </w:tc>
      </w:tr>
      <w:tr w:rsidR="00FD7EF9" w:rsidTr="00FD7EF9">
        <w:trPr>
          <w:ins w:id="3532" w:author="Miguel Centeno Muñoz" w:date="2014-07-27T12:43:00Z"/>
          <w:trPrChange w:id="353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3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35" w:author="Miguel Centeno Muñoz" w:date="2014-07-27T12:43:00Z"/>
                <w:rFonts w:ascii="Arial" w:hAnsi="Arial" w:cs="Arial"/>
                <w:b/>
                <w:bCs/>
                <w:sz w:val="20"/>
                <w:szCs w:val="20"/>
              </w:rPr>
            </w:pPr>
            <w:ins w:id="3536" w:author="Miguel Centeno Muñoz" w:date="2014-07-27T12:43:00Z">
              <w:r>
                <w:rPr>
                  <w:rFonts w:ascii="Arial" w:hAnsi="Arial" w:cs="Arial"/>
                  <w:b/>
                  <w:bCs/>
                  <w:sz w:val="20"/>
                  <w:szCs w:val="20"/>
                </w:rPr>
                <w:t>Comentarios</w:t>
              </w:r>
            </w:ins>
          </w:p>
        </w:tc>
        <w:tc>
          <w:tcPr>
            <w:tcW w:w="0" w:type="auto"/>
            <w:hideMark/>
            <w:tcPrChange w:id="353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38" w:author="Miguel Centeno Muñoz" w:date="2014-07-27T12:43:00Z"/>
                <w:rFonts w:ascii="Arial" w:hAnsi="Arial" w:cs="Arial"/>
                <w:sz w:val="20"/>
                <w:szCs w:val="20"/>
              </w:rPr>
            </w:pPr>
            <w:ins w:id="3539" w:author="Miguel Centeno Muñoz" w:date="2014-07-27T12:43:00Z">
              <w:r>
                <w:rPr>
                  <w:rFonts w:ascii="Arial" w:hAnsi="Arial" w:cs="Arial"/>
                  <w:sz w:val="20"/>
                  <w:szCs w:val="20"/>
                </w:rPr>
                <w:t>Ninguno</w:t>
              </w:r>
            </w:ins>
          </w:p>
        </w:tc>
      </w:tr>
    </w:tbl>
    <w:p w:rsidR="00FD7EF9" w:rsidRDefault="00FD7EF9">
      <w:pPr>
        <w:rPr>
          <w:ins w:id="3540" w:author="Miguel Centeno Muñoz" w:date="2014-07-27T12:56:00Z"/>
        </w:rPr>
        <w:pPrChange w:id="3541" w:author="Miguel Centeno Muñoz" w:date="2014-07-27T12:41:00Z">
          <w:pPr>
            <w:pStyle w:val="Ttulo3"/>
          </w:pPr>
        </w:pPrChange>
      </w:pPr>
    </w:p>
    <w:p w:rsidR="008E70A6" w:rsidRPr="00D0398E" w:rsidRDefault="008E70A6">
      <w:pPr>
        <w:pPrChange w:id="3542" w:author="Miguel Centeno Muñoz" w:date="2014-07-27T12:41:00Z">
          <w:pPr>
            <w:pStyle w:val="Ttulo3"/>
          </w:pPr>
        </w:pPrChange>
      </w:pPr>
    </w:p>
    <w:p w:rsidR="00131968" w:rsidRDefault="00131968" w:rsidP="00D723A7">
      <w:pPr>
        <w:pStyle w:val="Ttulo3"/>
        <w:rPr>
          <w:ins w:id="3543" w:author="Miguel Centeno Muñoz" w:date="2014-07-27T12:56:00Z"/>
        </w:rPr>
      </w:pPr>
      <w:bookmarkStart w:id="3544" w:name="_Toc395553269"/>
      <w:r>
        <w:t>6.4.- Matriz de rastreabilidad requisitos-objetivos</w:t>
      </w:r>
      <w:bookmarkEnd w:id="3544"/>
    </w:p>
    <w:tbl>
      <w:tblPr>
        <w:tblStyle w:val="Listamedia2-nfasis2"/>
        <w:tblW w:w="5000" w:type="pct"/>
        <w:tblLook w:val="04A0" w:firstRow="1" w:lastRow="0" w:firstColumn="1" w:lastColumn="0" w:noHBand="0" w:noVBand="1"/>
        <w:tblPrChange w:id="3545" w:author="Miguel Centeno Muñoz" w:date="2014-07-30T23:39:00Z">
          <w:tblPr>
            <w:tblStyle w:val="Listamedia2-nfasis2"/>
            <w:tblW w:w="5000" w:type="pct"/>
            <w:tblLook w:val="04A0" w:firstRow="1" w:lastRow="0" w:firstColumn="1" w:lastColumn="0" w:noHBand="0" w:noVBand="1"/>
          </w:tblPr>
        </w:tblPrChange>
      </w:tblPr>
      <w:tblGrid>
        <w:gridCol w:w="1734"/>
        <w:gridCol w:w="1473"/>
        <w:gridCol w:w="1474"/>
        <w:gridCol w:w="1488"/>
        <w:gridCol w:w="1488"/>
        <w:gridCol w:w="1488"/>
        <w:tblGridChange w:id="3546">
          <w:tblGrid>
            <w:gridCol w:w="1734"/>
            <w:gridCol w:w="331"/>
            <w:gridCol w:w="1142"/>
            <w:gridCol w:w="628"/>
            <w:gridCol w:w="846"/>
            <w:gridCol w:w="924"/>
            <w:gridCol w:w="564"/>
            <w:gridCol w:w="1206"/>
            <w:gridCol w:w="282"/>
            <w:gridCol w:w="1488"/>
            <w:gridCol w:w="1770"/>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3547"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3548" w:author="Miguel Centeno Muñoz" w:date="2014-07-30T23:39:00Z">
              <w:tcPr>
                <w:tcW w:w="0" w:type="auto"/>
                <w:gridSpan w:val="2"/>
                <w:hideMark/>
              </w:tcPr>
            </w:tcPrChange>
          </w:tcPr>
          <w:p w:rsidR="00106D74" w:rsidRPr="00106D74" w:rsidRDefault="00106D74">
            <w:pPr>
              <w:cnfStyle w:val="101000000100" w:firstRow="1" w:lastRow="0" w:firstColumn="1" w:lastColumn="0" w:oddVBand="0" w:evenVBand="0" w:oddHBand="0" w:evenHBand="0" w:firstRowFirstColumn="1" w:firstRowLastColumn="0" w:lastRowFirstColumn="0" w:lastRowLastColumn="0"/>
              <w:rPr>
                <w:ins w:id="3549" w:author="Miguel Centeno Muñoz" w:date="2014-07-27T12:56:00Z"/>
                <w:b/>
                <w:rPrChange w:id="3550" w:author="Miguel Centeno Muñoz" w:date="2014-07-30T23:38:00Z">
                  <w:rPr>
                    <w:ins w:id="3551" w:author="Miguel Centeno Muñoz" w:date="2014-07-27T12:56:00Z"/>
                    <w:rFonts w:eastAsiaTheme="minorHAnsi" w:cstheme="minorBidi"/>
                    <w:color w:val="auto"/>
                    <w:sz w:val="22"/>
                    <w:szCs w:val="22"/>
                  </w:rPr>
                </w:rPrChange>
              </w:rPr>
              <w:pPrChange w:id="3552" w:author="Miguel Centeno Muñoz" w:date="2014-07-30T23:38:00Z">
                <w:pPr>
                  <w:spacing w:after="200" w:line="276" w:lineRule="auto"/>
                  <w:jc w:val="center"/>
                  <w:cnfStyle w:val="101000000100" w:firstRow="1" w:lastRow="0" w:firstColumn="1" w:lastColumn="0" w:oddVBand="0" w:evenVBand="0" w:oddHBand="0" w:evenHBand="0" w:firstRowFirstColumn="1" w:firstRowLastColumn="0" w:lastRowFirstColumn="0" w:lastRowLastColumn="0"/>
                </w:pPr>
              </w:pPrChange>
            </w:pPr>
            <w:bookmarkStart w:id="3553" w:name="TRM-0001"/>
            <w:ins w:id="3554" w:author="Miguel Centeno Muñoz" w:date="2014-07-27T12:56:00Z">
              <w:r w:rsidRPr="00106D74">
                <w:rPr>
                  <w:b/>
                  <w:rPrChange w:id="3555" w:author="Miguel Centeno Muñoz" w:date="2014-07-30T23:38:00Z">
                    <w:rPr/>
                  </w:rPrChange>
                </w:rPr>
                <w:t>TRM-0001</w:t>
              </w:r>
            </w:ins>
          </w:p>
        </w:tc>
        <w:bookmarkEnd w:id="3553"/>
        <w:tc>
          <w:tcPr>
            <w:tcW w:w="0" w:type="auto"/>
            <w:hideMark/>
            <w:tcPrChange w:id="3556"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57" w:author="Miguel Centeno Muñoz" w:date="2014-07-27T12:56:00Z"/>
                <w:b/>
                <w:rPrChange w:id="3558" w:author="Miguel Centeno Muñoz" w:date="2014-07-30T23:38:00Z">
                  <w:rPr>
                    <w:ins w:id="3559" w:author="Miguel Centeno Muñoz" w:date="2014-07-27T12:56:00Z"/>
                    <w:rFonts w:eastAsiaTheme="minorHAnsi" w:cstheme="minorBidi"/>
                    <w:color w:val="auto"/>
                    <w:sz w:val="22"/>
                    <w:szCs w:val="22"/>
                  </w:rPr>
                </w:rPrChange>
              </w:rPr>
              <w:pPrChange w:id="3560" w:author="Miguel Centeno Muñoz" w:date="2014-07-30T23:3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3561" w:author="Miguel Centeno Muñoz" w:date="2014-07-27T12:56:00Z">
              <w:r w:rsidRPr="00106D74">
                <w:rPr>
                  <w:rFonts w:cstheme="minorBidi"/>
                  <w:color w:val="auto"/>
                  <w:sz w:val="22"/>
                  <w:szCs w:val="22"/>
                  <w:rPrChange w:id="3562" w:author="Miguel Centeno Muñoz" w:date="2014-07-30T23:38:00Z">
                    <w:rPr>
                      <w:rStyle w:val="Hipervnculo"/>
                      <w:rFonts w:ascii="Arial" w:hAnsi="Arial" w:cs="Arial"/>
                      <w:b/>
                      <w:bCs/>
                      <w:sz w:val="20"/>
                      <w:szCs w:val="20"/>
                    </w:rPr>
                  </w:rPrChange>
                </w:rPr>
                <w:t>IRQ-0001</w:t>
              </w:r>
              <w:r w:rsidRPr="00106D74">
                <w:rPr>
                  <w:b/>
                  <w:rPrChange w:id="3563" w:author="Miguel Centeno Muñoz" w:date="2014-07-30T23:38:00Z">
                    <w:rPr/>
                  </w:rPrChange>
                </w:rPr>
                <w:t xml:space="preserve"> </w:t>
              </w:r>
            </w:ins>
          </w:p>
        </w:tc>
        <w:tc>
          <w:tcPr>
            <w:tcW w:w="0" w:type="auto"/>
            <w:hideMark/>
            <w:tcPrChange w:id="3564"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65" w:author="Miguel Centeno Muñoz" w:date="2014-07-27T12:56:00Z"/>
                <w:b/>
                <w:rPrChange w:id="3566" w:author="Miguel Centeno Muñoz" w:date="2014-07-30T23:38:00Z">
                  <w:rPr>
                    <w:ins w:id="3567" w:author="Miguel Centeno Muñoz" w:date="2014-07-27T12:56:00Z"/>
                    <w:rFonts w:eastAsiaTheme="minorHAnsi" w:cstheme="minorBidi"/>
                    <w:color w:val="auto"/>
                    <w:sz w:val="22"/>
                    <w:szCs w:val="22"/>
                  </w:rPr>
                </w:rPrChange>
              </w:rPr>
              <w:pPrChange w:id="3568" w:author="Miguel Centeno Muñoz" w:date="2014-07-30T23:3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3569" w:author="Miguel Centeno Muñoz" w:date="2014-07-27T12:56:00Z">
              <w:r w:rsidRPr="00106D74">
                <w:rPr>
                  <w:rFonts w:cstheme="minorBidi"/>
                  <w:color w:val="auto"/>
                  <w:sz w:val="22"/>
                  <w:szCs w:val="22"/>
                  <w:rPrChange w:id="3570" w:author="Miguel Centeno Muñoz" w:date="2014-07-30T23:38:00Z">
                    <w:rPr>
                      <w:rStyle w:val="Hipervnculo"/>
                      <w:rFonts w:ascii="Arial" w:hAnsi="Arial" w:cs="Arial"/>
                      <w:b/>
                      <w:bCs/>
                      <w:sz w:val="20"/>
                      <w:szCs w:val="20"/>
                    </w:rPr>
                  </w:rPrChange>
                </w:rPr>
                <w:t>IRQ-0002</w:t>
              </w:r>
              <w:r w:rsidRPr="00106D74">
                <w:rPr>
                  <w:b/>
                  <w:rPrChange w:id="3571" w:author="Miguel Centeno Muñoz" w:date="2014-07-30T23:38:00Z">
                    <w:rPr/>
                  </w:rPrChange>
                </w:rPr>
                <w:t xml:space="preserve"> </w:t>
              </w:r>
            </w:ins>
          </w:p>
        </w:tc>
        <w:tc>
          <w:tcPr>
            <w:tcW w:w="0" w:type="auto"/>
            <w:tcPrChange w:id="3572"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73" w:author="Miguel Centeno Muñoz" w:date="2014-07-30T23:39:00Z"/>
                <w:b/>
              </w:rPr>
            </w:pPr>
            <w:ins w:id="3574" w:author="Miguel Centeno Muñoz" w:date="2014-07-30T23:39:00Z">
              <w:r>
                <w:rPr>
                  <w:rFonts w:cstheme="minorBidi"/>
                  <w:b/>
                  <w:color w:val="auto"/>
                  <w:sz w:val="22"/>
                  <w:szCs w:val="22"/>
                </w:rPr>
                <w:t>IRQ-0003</w:t>
              </w:r>
              <w:r w:rsidRPr="00412093">
                <w:rPr>
                  <w:b/>
                </w:rPr>
                <w:t xml:space="preserve"> </w:t>
              </w:r>
            </w:ins>
          </w:p>
        </w:tc>
        <w:tc>
          <w:tcPr>
            <w:tcW w:w="0" w:type="auto"/>
            <w:tcPrChange w:id="3575"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76" w:author="Miguel Centeno Muñoz" w:date="2014-07-30T23:39:00Z"/>
                <w:b/>
              </w:rPr>
            </w:pPr>
            <w:ins w:id="3577" w:author="Miguel Centeno Muñoz" w:date="2014-07-30T23:39:00Z">
              <w:r>
                <w:rPr>
                  <w:rFonts w:cstheme="minorBidi"/>
                  <w:b/>
                  <w:color w:val="auto"/>
                  <w:sz w:val="22"/>
                  <w:szCs w:val="22"/>
                </w:rPr>
                <w:t>IRQ-0004</w:t>
              </w:r>
            </w:ins>
          </w:p>
        </w:tc>
        <w:tc>
          <w:tcPr>
            <w:tcW w:w="0" w:type="auto"/>
            <w:tcPrChange w:id="3578" w:author="Miguel Centeno Muñoz" w:date="2014-07-30T23:39:00Z">
              <w:tcPr>
                <w:tcW w:w="0" w:type="auto"/>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3579" w:author="Miguel Centeno Muñoz" w:date="2014-07-30T23:39:00Z"/>
                <w:b/>
              </w:rPr>
            </w:pPr>
            <w:ins w:id="3580"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3581"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82" w:author="Miguel Centeno Muñoz" w:date="2014-07-30T23:39:00Z">
              <w:tcPr>
                <w:tcW w:w="0" w:type="auto"/>
                <w:gridSpan w:val="2"/>
                <w:hideMark/>
              </w:tcPr>
            </w:tcPrChange>
          </w:tcPr>
          <w:p w:rsidR="00106D74" w:rsidRPr="00106D74" w:rsidRDefault="00106D74">
            <w:pPr>
              <w:spacing w:after="200" w:line="276" w:lineRule="auto"/>
              <w:cnfStyle w:val="001000100000" w:firstRow="0" w:lastRow="0" w:firstColumn="1" w:lastColumn="0" w:oddVBand="0" w:evenVBand="0" w:oddHBand="1" w:evenHBand="0" w:firstRowFirstColumn="0" w:firstRowLastColumn="0" w:lastRowFirstColumn="0" w:lastRowLastColumn="0"/>
              <w:rPr>
                <w:ins w:id="3583" w:author="Miguel Centeno Muñoz" w:date="2014-07-27T12:56:00Z"/>
                <w:b/>
                <w:rPrChange w:id="3584" w:author="Miguel Centeno Muñoz" w:date="2014-07-30T23:38:00Z">
                  <w:rPr>
                    <w:ins w:id="3585" w:author="Miguel Centeno Muñoz" w:date="2014-07-27T12:56:00Z"/>
                    <w:rFonts w:eastAsiaTheme="minorHAnsi" w:cstheme="minorBidi"/>
                    <w:color w:val="auto"/>
                  </w:rPr>
                </w:rPrChange>
              </w:rPr>
            </w:pPr>
            <w:ins w:id="3586" w:author="Miguel Centeno Muñoz" w:date="2014-07-27T12:56:00Z">
              <w:r w:rsidRPr="00106D74">
                <w:rPr>
                  <w:rFonts w:cstheme="minorBidi"/>
                  <w:color w:val="auto"/>
                  <w:rPrChange w:id="3587" w:author="Miguel Centeno Muñoz" w:date="2014-07-30T23:38:00Z">
                    <w:rPr>
                      <w:rStyle w:val="Hipervnculo"/>
                      <w:rFonts w:ascii="Arial" w:hAnsi="Arial" w:cs="Arial"/>
                      <w:b/>
                      <w:bCs/>
                      <w:sz w:val="20"/>
                      <w:szCs w:val="20"/>
                    </w:rPr>
                  </w:rPrChange>
                </w:rPr>
                <w:t>OBJ-00</w:t>
              </w:r>
            </w:ins>
            <w:ins w:id="3588" w:author="Miguel Centeno Muñoz" w:date="2014-07-27T12:57:00Z">
              <w:r w:rsidRPr="00106D74">
                <w:rPr>
                  <w:b/>
                  <w:rPrChange w:id="3589" w:author="Miguel Centeno Muñoz" w:date="2014-07-30T23:38:00Z">
                    <w:rPr/>
                  </w:rPrChange>
                </w:rPr>
                <w:t>0</w:t>
              </w:r>
            </w:ins>
            <w:ins w:id="3590" w:author="Miguel Centeno Muñoz" w:date="2014-07-27T12:59:00Z">
              <w:r w:rsidRPr="00106D74">
                <w:rPr>
                  <w:b/>
                  <w:rPrChange w:id="3591" w:author="Miguel Centeno Muñoz" w:date="2014-07-30T23:38:00Z">
                    <w:rPr/>
                  </w:rPrChange>
                </w:rPr>
                <w:t>1</w:t>
              </w:r>
            </w:ins>
          </w:p>
        </w:tc>
        <w:tc>
          <w:tcPr>
            <w:tcW w:w="0" w:type="auto"/>
            <w:hideMark/>
            <w:tcPrChange w:id="3592" w:author="Miguel Centeno Muñoz" w:date="2014-07-30T23:39:00Z">
              <w:tcPr>
                <w:tcW w:w="0" w:type="auto"/>
                <w:gridSpan w:val="2"/>
                <w:hideMark/>
              </w:tcPr>
            </w:tcPrChange>
          </w:tcPr>
          <w:p w:rsidR="00106D74" w:rsidRDefault="00491ED5">
            <w:pPr>
              <w:jc w:val="center"/>
              <w:cnfStyle w:val="000000100000" w:firstRow="0" w:lastRow="0" w:firstColumn="0" w:lastColumn="0" w:oddVBand="0" w:evenVBand="0" w:oddHBand="1" w:evenHBand="0" w:firstRowFirstColumn="0" w:firstRowLastColumn="0" w:lastRowFirstColumn="0" w:lastRowLastColumn="0"/>
              <w:rPr>
                <w:ins w:id="3593" w:author="Miguel Centeno Muñoz" w:date="2014-07-27T12:56:00Z"/>
                <w:rFonts w:eastAsiaTheme="minorHAnsi" w:cstheme="minorBidi"/>
                <w:color w:val="auto"/>
              </w:rPr>
              <w:pPrChange w:id="3594"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3595" w:author="Miguel Centeno Muñoz" w:date="2014-07-27T12:59:00Z">
              <w:r>
                <w:rPr>
                  <w:rFonts w:eastAsiaTheme="minorHAnsi" w:cstheme="minorBidi"/>
                  <w:color w:val="auto"/>
                </w:rPr>
                <w:pict>
                  <v:shape id="Imagen 32" o:spid="_x0000_i1025" type="#_x0000_t75" style="width:12.9pt;height:12.9pt;visibility:visible;mso-wrap-style:square">
                    <v:imagedata r:id="rId23" o:title="trace"/>
                  </v:shape>
                </w:pict>
              </w:r>
            </w:ins>
          </w:p>
        </w:tc>
        <w:tc>
          <w:tcPr>
            <w:tcW w:w="0" w:type="auto"/>
            <w:hideMark/>
            <w:tcPrChange w:id="3596"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597" w:author="Miguel Centeno Muñoz" w:date="2014-07-27T12:56:00Z"/>
              </w:rPr>
            </w:pPr>
            <w:ins w:id="3598" w:author="Miguel Centeno Muñoz" w:date="2014-07-27T12:59:00Z">
              <w:r>
                <w:t>-</w:t>
              </w:r>
            </w:ins>
          </w:p>
        </w:tc>
        <w:tc>
          <w:tcPr>
            <w:tcW w:w="0" w:type="auto"/>
            <w:tcPrChange w:id="3599"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00" w:author="Miguel Centeno Muñoz" w:date="2014-07-30T23:39:00Z"/>
                <w:rFonts w:eastAsiaTheme="minorHAnsi" w:cstheme="minorBidi"/>
                <w:color w:val="auto"/>
              </w:rPr>
              <w:pPrChange w:id="3601"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02" w:author="Miguel Centeno Muñoz" w:date="2014-07-30T23:40:00Z">
              <w:r>
                <w:t>-</w:t>
              </w:r>
            </w:ins>
          </w:p>
        </w:tc>
        <w:tc>
          <w:tcPr>
            <w:tcW w:w="0" w:type="auto"/>
            <w:tcPrChange w:id="3603"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04" w:author="Miguel Centeno Muñoz" w:date="2014-07-30T23:39:00Z"/>
                <w:rFonts w:eastAsiaTheme="minorHAnsi" w:cstheme="minorBidi"/>
                <w:color w:val="auto"/>
              </w:rPr>
              <w:pPrChange w:id="3605"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06" w:author="Miguel Centeno Muñoz" w:date="2014-07-30T23:40:00Z">
              <w:r>
                <w:t>-</w:t>
              </w:r>
            </w:ins>
          </w:p>
        </w:tc>
        <w:tc>
          <w:tcPr>
            <w:tcW w:w="0" w:type="auto"/>
            <w:tcPrChange w:id="3607" w:author="Miguel Centeno Muñoz" w:date="2014-07-30T23:39:00Z">
              <w:tcPr>
                <w:tcW w:w="0" w:type="auto"/>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08" w:author="Miguel Centeno Muñoz" w:date="2014-07-30T23:39:00Z"/>
                <w:rFonts w:eastAsiaTheme="minorHAnsi" w:cstheme="minorBidi"/>
                <w:color w:val="auto"/>
              </w:rPr>
              <w:pPrChange w:id="3609"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10" w:author="Miguel Centeno Muñoz" w:date="2014-07-30T23:40:00Z">
              <w:r>
                <w:t>-</w:t>
              </w:r>
            </w:ins>
          </w:p>
        </w:tc>
      </w:tr>
      <w:tr w:rsidR="00106D74" w:rsidTr="00106D74">
        <w:trPr>
          <w:ins w:id="3611"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12" w:author="Miguel Centeno Muñoz" w:date="2014-07-30T23:39:00Z">
              <w:tcPr>
                <w:tcW w:w="0" w:type="auto"/>
                <w:gridSpan w:val="2"/>
                <w:hideMark/>
              </w:tcPr>
            </w:tcPrChange>
          </w:tcPr>
          <w:p w:rsidR="00106D74" w:rsidRPr="00106D74" w:rsidRDefault="00106D74">
            <w:pPr>
              <w:spacing w:after="200" w:line="276" w:lineRule="auto"/>
              <w:rPr>
                <w:ins w:id="3613" w:author="Miguel Centeno Muñoz" w:date="2014-07-27T12:56:00Z"/>
                <w:b/>
                <w:rPrChange w:id="3614" w:author="Miguel Centeno Muñoz" w:date="2014-07-30T23:38:00Z">
                  <w:rPr>
                    <w:ins w:id="3615" w:author="Miguel Centeno Muñoz" w:date="2014-07-27T12:56:00Z"/>
                    <w:rFonts w:eastAsiaTheme="minorHAnsi" w:cstheme="minorBidi"/>
                    <w:color w:val="auto"/>
                  </w:rPr>
                </w:rPrChange>
              </w:rPr>
            </w:pPr>
            <w:ins w:id="3616" w:author="Miguel Centeno Muñoz" w:date="2014-07-27T12:56:00Z">
              <w:r w:rsidRPr="00106D74">
                <w:rPr>
                  <w:rFonts w:cstheme="minorBidi"/>
                  <w:color w:val="auto"/>
                  <w:rPrChange w:id="3617" w:author="Miguel Centeno Muñoz" w:date="2014-07-30T23:38:00Z">
                    <w:rPr>
                      <w:rStyle w:val="Hipervnculo"/>
                      <w:rFonts w:ascii="Arial" w:hAnsi="Arial" w:cs="Arial"/>
                      <w:b/>
                      <w:bCs/>
                      <w:sz w:val="20"/>
                      <w:szCs w:val="20"/>
                    </w:rPr>
                  </w:rPrChange>
                </w:rPr>
                <w:t>OBJ-00</w:t>
              </w:r>
            </w:ins>
            <w:ins w:id="3618" w:author="Miguel Centeno Muñoz" w:date="2014-07-27T12:57:00Z">
              <w:r w:rsidRPr="00106D74">
                <w:rPr>
                  <w:b/>
                  <w:rPrChange w:id="3619" w:author="Miguel Centeno Muñoz" w:date="2014-07-30T23:38:00Z">
                    <w:rPr/>
                  </w:rPrChange>
                </w:rPr>
                <w:t>0</w:t>
              </w:r>
            </w:ins>
            <w:ins w:id="3620" w:author="Miguel Centeno Muñoz" w:date="2014-07-27T12:59:00Z">
              <w:r w:rsidRPr="00106D74">
                <w:rPr>
                  <w:b/>
                  <w:rPrChange w:id="3621" w:author="Miguel Centeno Muñoz" w:date="2014-07-30T23:38:00Z">
                    <w:rPr/>
                  </w:rPrChange>
                </w:rPr>
                <w:t>2</w:t>
              </w:r>
            </w:ins>
            <w:ins w:id="3622" w:author="Miguel Centeno Muñoz" w:date="2014-07-27T12:56:00Z">
              <w:r w:rsidRPr="00106D74">
                <w:rPr>
                  <w:b/>
                  <w:rPrChange w:id="3623" w:author="Miguel Centeno Muñoz" w:date="2014-07-30T23:38:00Z">
                    <w:rPr/>
                  </w:rPrChange>
                </w:rPr>
                <w:t xml:space="preserve"> </w:t>
              </w:r>
            </w:ins>
          </w:p>
        </w:tc>
        <w:tc>
          <w:tcPr>
            <w:tcW w:w="0" w:type="auto"/>
            <w:hideMark/>
            <w:tcPrChange w:id="3624"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625" w:author="Miguel Centeno Muñoz" w:date="2014-07-27T12:56:00Z"/>
              </w:rPr>
            </w:pPr>
            <w:ins w:id="3626" w:author="Miguel Centeno Muñoz" w:date="2014-07-27T12:56:00Z">
              <w:r>
                <w:t>-</w:t>
              </w:r>
            </w:ins>
          </w:p>
        </w:tc>
        <w:tc>
          <w:tcPr>
            <w:tcW w:w="0" w:type="auto"/>
            <w:hideMark/>
            <w:tcPrChange w:id="3627"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628" w:author="Miguel Centeno Muñoz" w:date="2014-07-27T12:56:00Z"/>
              </w:rPr>
            </w:pPr>
            <w:ins w:id="3629" w:author="Miguel Centeno Muñoz" w:date="2014-07-27T12:56:00Z">
              <w:r w:rsidRPr="00AC15B6">
                <w:rPr>
                  <w:noProof/>
                  <w:lang w:eastAsia="es-ES"/>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30"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31" w:author="Miguel Centeno Muñoz" w:date="2014-07-30T23:39:00Z"/>
                <w:rFonts w:eastAsiaTheme="minorHAnsi" w:cstheme="minorBidi"/>
                <w:noProof/>
                <w:color w:val="auto"/>
                <w:lang w:eastAsia="es-ES"/>
              </w:rPr>
              <w:pPrChange w:id="3632"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33" w:author="Miguel Centeno Muñoz" w:date="2014-07-30T23:40:00Z">
              <w:r w:rsidRPr="00AC15B6">
                <w:rPr>
                  <w:noProof/>
                  <w:lang w:eastAsia="es-ES"/>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34"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35" w:author="Miguel Centeno Muñoz" w:date="2014-07-30T23:39:00Z"/>
                <w:rFonts w:eastAsiaTheme="minorHAnsi" w:cstheme="minorBidi"/>
                <w:noProof/>
                <w:color w:val="auto"/>
                <w:lang w:eastAsia="es-ES"/>
              </w:rPr>
              <w:pPrChange w:id="3636"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37" w:author="Miguel Centeno Muñoz" w:date="2014-07-30T23:40:00Z">
              <w:r>
                <w:rPr>
                  <w:noProof/>
                  <w:lang w:eastAsia="es-ES"/>
                </w:rPr>
                <w:t>-</w:t>
              </w:r>
            </w:ins>
          </w:p>
        </w:tc>
        <w:tc>
          <w:tcPr>
            <w:tcW w:w="0" w:type="auto"/>
            <w:tcPrChange w:id="3638" w:author="Miguel Centeno Muñoz" w:date="2014-07-30T23:39:00Z">
              <w:tcPr>
                <w:tcW w:w="0" w:type="auto"/>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39" w:author="Miguel Centeno Muñoz" w:date="2014-07-30T23:39:00Z"/>
                <w:rFonts w:eastAsiaTheme="minorHAnsi" w:cstheme="minorBidi"/>
                <w:noProof/>
                <w:color w:val="auto"/>
                <w:lang w:eastAsia="es-ES"/>
              </w:rPr>
              <w:pPrChange w:id="3640"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41"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3642"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43" w:author="Miguel Centeno Muñoz" w:date="2014-07-30T23:39:00Z">
              <w:tcPr>
                <w:tcW w:w="0" w:type="auto"/>
                <w:gridSpan w:val="2"/>
                <w:hideMark/>
              </w:tcPr>
            </w:tcPrChange>
          </w:tcPr>
          <w:p w:rsidR="00106D74" w:rsidRPr="00106D74" w:rsidRDefault="00106D74">
            <w:pPr>
              <w:spacing w:after="200" w:line="276" w:lineRule="auto"/>
              <w:cnfStyle w:val="001000100000" w:firstRow="0" w:lastRow="0" w:firstColumn="1" w:lastColumn="0" w:oddVBand="0" w:evenVBand="0" w:oddHBand="1" w:evenHBand="0" w:firstRowFirstColumn="0" w:firstRowLastColumn="0" w:lastRowFirstColumn="0" w:lastRowLastColumn="0"/>
              <w:rPr>
                <w:ins w:id="3644" w:author="Miguel Centeno Muñoz" w:date="2014-07-27T12:56:00Z"/>
                <w:b/>
                <w:rPrChange w:id="3645" w:author="Miguel Centeno Muñoz" w:date="2014-07-30T23:38:00Z">
                  <w:rPr>
                    <w:ins w:id="3646" w:author="Miguel Centeno Muñoz" w:date="2014-07-27T12:56:00Z"/>
                    <w:rFonts w:eastAsiaTheme="minorHAnsi" w:cstheme="minorBidi"/>
                    <w:color w:val="auto"/>
                  </w:rPr>
                </w:rPrChange>
              </w:rPr>
            </w:pPr>
            <w:ins w:id="3647" w:author="Miguel Centeno Muñoz" w:date="2014-07-27T12:56:00Z">
              <w:r w:rsidRPr="00106D74">
                <w:rPr>
                  <w:rFonts w:cstheme="minorBidi"/>
                  <w:color w:val="auto"/>
                  <w:rPrChange w:id="3648" w:author="Miguel Centeno Muñoz" w:date="2014-07-30T23:38:00Z">
                    <w:rPr>
                      <w:rStyle w:val="Hipervnculo"/>
                      <w:rFonts w:ascii="Arial" w:hAnsi="Arial" w:cs="Arial"/>
                      <w:b/>
                      <w:bCs/>
                      <w:sz w:val="20"/>
                      <w:szCs w:val="20"/>
                    </w:rPr>
                  </w:rPrChange>
                </w:rPr>
                <w:t>OBJ-00</w:t>
              </w:r>
            </w:ins>
            <w:ins w:id="3649" w:author="Miguel Centeno Muñoz" w:date="2014-07-27T12:58:00Z">
              <w:r w:rsidRPr="00106D74">
                <w:rPr>
                  <w:b/>
                  <w:rPrChange w:id="3650" w:author="Miguel Centeno Muñoz" w:date="2014-07-30T23:38:00Z">
                    <w:rPr/>
                  </w:rPrChange>
                </w:rPr>
                <w:t>0</w:t>
              </w:r>
            </w:ins>
            <w:ins w:id="3651" w:author="Miguel Centeno Muñoz" w:date="2014-07-27T12:59:00Z">
              <w:r w:rsidRPr="00106D74">
                <w:rPr>
                  <w:b/>
                  <w:rPrChange w:id="3652" w:author="Miguel Centeno Muñoz" w:date="2014-07-30T23:38:00Z">
                    <w:rPr/>
                  </w:rPrChange>
                </w:rPr>
                <w:t>3</w:t>
              </w:r>
            </w:ins>
            <w:ins w:id="3653" w:author="Miguel Centeno Muñoz" w:date="2014-07-27T12:56:00Z">
              <w:r w:rsidRPr="00106D74">
                <w:rPr>
                  <w:b/>
                  <w:rPrChange w:id="3654" w:author="Miguel Centeno Muñoz" w:date="2014-07-30T23:38:00Z">
                    <w:rPr/>
                  </w:rPrChange>
                </w:rPr>
                <w:t xml:space="preserve"> </w:t>
              </w:r>
            </w:ins>
          </w:p>
        </w:tc>
        <w:tc>
          <w:tcPr>
            <w:tcW w:w="0" w:type="auto"/>
            <w:hideMark/>
            <w:tcPrChange w:id="3655" w:author="Miguel Centeno Muñoz" w:date="2014-07-30T23:39:00Z">
              <w:tcPr>
                <w:tcW w:w="0" w:type="auto"/>
                <w:gridSpan w:val="2"/>
                <w:hideMark/>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56" w:author="Miguel Centeno Muñoz" w:date="2014-07-27T12:56:00Z"/>
              </w:rPr>
            </w:pPr>
            <w:ins w:id="3657" w:author="Miguel Centeno Muñoz" w:date="2014-07-30T23:40:00Z">
              <w:r>
                <w:t>-</w:t>
              </w:r>
            </w:ins>
          </w:p>
        </w:tc>
        <w:tc>
          <w:tcPr>
            <w:tcW w:w="0" w:type="auto"/>
            <w:hideMark/>
            <w:tcPrChange w:id="3658"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659" w:author="Miguel Centeno Muñoz" w:date="2014-07-27T12:56:00Z"/>
              </w:rPr>
            </w:pPr>
            <w:ins w:id="3660" w:author="Miguel Centeno Muñoz" w:date="2014-07-27T13:00:00Z">
              <w:r>
                <w:t>-</w:t>
              </w:r>
            </w:ins>
          </w:p>
        </w:tc>
        <w:tc>
          <w:tcPr>
            <w:tcW w:w="0" w:type="auto"/>
            <w:tcPrChange w:id="3661"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62" w:author="Miguel Centeno Muñoz" w:date="2014-07-30T23:39:00Z"/>
                <w:rFonts w:eastAsiaTheme="minorHAnsi" w:cstheme="minorBidi"/>
                <w:color w:val="auto"/>
              </w:rPr>
              <w:pPrChange w:id="3663"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64" w:author="Miguel Centeno Muñoz" w:date="2014-07-30T23:40:00Z">
              <w:r>
                <w:t>-</w:t>
              </w:r>
            </w:ins>
          </w:p>
        </w:tc>
        <w:tc>
          <w:tcPr>
            <w:tcW w:w="0" w:type="auto"/>
            <w:tcPrChange w:id="3665"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66" w:author="Miguel Centeno Muñoz" w:date="2014-07-30T23:39:00Z"/>
                <w:rFonts w:eastAsiaTheme="minorHAnsi" w:cstheme="minorBidi"/>
                <w:color w:val="auto"/>
              </w:rPr>
              <w:pPrChange w:id="3667"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68" w:author="Miguel Centeno Muñoz" w:date="2014-07-30T23:40:00Z">
              <w:r w:rsidRPr="00AC15B6">
                <w:rPr>
                  <w:noProof/>
                  <w:lang w:eastAsia="es-ES"/>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69" w:author="Miguel Centeno Muñoz" w:date="2014-07-30T23:39:00Z">
              <w:tcPr>
                <w:tcW w:w="0" w:type="auto"/>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70" w:author="Miguel Centeno Muñoz" w:date="2014-07-30T23:39:00Z"/>
                <w:rFonts w:eastAsiaTheme="minorHAnsi" w:cstheme="minorBidi"/>
                <w:color w:val="auto"/>
              </w:rPr>
              <w:pPrChange w:id="3671"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72" w:author="Miguel Centeno Muñoz" w:date="2014-07-30T23:40:00Z">
              <w:r>
                <w:t>-</w:t>
              </w:r>
            </w:ins>
          </w:p>
        </w:tc>
      </w:tr>
      <w:tr w:rsidR="00106D74" w:rsidTr="00106D74">
        <w:trPr>
          <w:ins w:id="3673"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74" w:author="Miguel Centeno Muñoz" w:date="2014-07-30T23:39:00Z">
              <w:tcPr>
                <w:tcW w:w="0" w:type="auto"/>
                <w:gridSpan w:val="2"/>
                <w:hideMark/>
              </w:tcPr>
            </w:tcPrChange>
          </w:tcPr>
          <w:p w:rsidR="00106D74" w:rsidRPr="00106D74" w:rsidRDefault="00106D74">
            <w:pPr>
              <w:spacing w:after="200" w:line="276" w:lineRule="auto"/>
              <w:rPr>
                <w:ins w:id="3675" w:author="Miguel Centeno Muñoz" w:date="2014-07-27T12:56:00Z"/>
                <w:b/>
                <w:rPrChange w:id="3676" w:author="Miguel Centeno Muñoz" w:date="2014-07-30T23:38:00Z">
                  <w:rPr>
                    <w:ins w:id="3677" w:author="Miguel Centeno Muñoz" w:date="2014-07-27T12:56:00Z"/>
                    <w:rFonts w:eastAsiaTheme="minorHAnsi" w:cstheme="minorBidi"/>
                    <w:color w:val="auto"/>
                  </w:rPr>
                </w:rPrChange>
              </w:rPr>
            </w:pPr>
            <w:ins w:id="3678" w:author="Miguel Centeno Muñoz" w:date="2014-07-27T12:56:00Z">
              <w:r w:rsidRPr="00106D74">
                <w:rPr>
                  <w:rFonts w:cstheme="minorBidi"/>
                  <w:color w:val="auto"/>
                  <w:rPrChange w:id="3679" w:author="Miguel Centeno Muñoz" w:date="2014-07-30T23:38:00Z">
                    <w:rPr>
                      <w:rStyle w:val="Hipervnculo"/>
                      <w:rFonts w:ascii="Arial" w:hAnsi="Arial" w:cs="Arial"/>
                      <w:b/>
                      <w:bCs/>
                      <w:sz w:val="20"/>
                      <w:szCs w:val="20"/>
                    </w:rPr>
                  </w:rPrChange>
                </w:rPr>
                <w:t>OBJ-00</w:t>
              </w:r>
            </w:ins>
            <w:ins w:id="3680" w:author="Miguel Centeno Muñoz" w:date="2014-07-27T12:58:00Z">
              <w:r w:rsidRPr="00106D74">
                <w:rPr>
                  <w:b/>
                  <w:rPrChange w:id="3681" w:author="Miguel Centeno Muñoz" w:date="2014-07-30T23:38:00Z">
                    <w:rPr/>
                  </w:rPrChange>
                </w:rPr>
                <w:t>0</w:t>
              </w:r>
            </w:ins>
            <w:ins w:id="3682" w:author="Miguel Centeno Muñoz" w:date="2014-07-27T12:59:00Z">
              <w:r w:rsidRPr="00106D74">
                <w:rPr>
                  <w:b/>
                  <w:rPrChange w:id="3683" w:author="Miguel Centeno Muñoz" w:date="2014-07-30T23:38:00Z">
                    <w:rPr/>
                  </w:rPrChange>
                </w:rPr>
                <w:t>4</w:t>
              </w:r>
            </w:ins>
            <w:ins w:id="3684" w:author="Miguel Centeno Muñoz" w:date="2014-07-27T12:56:00Z">
              <w:r w:rsidRPr="00106D74">
                <w:rPr>
                  <w:b/>
                  <w:rPrChange w:id="3685" w:author="Miguel Centeno Muñoz" w:date="2014-07-30T23:38:00Z">
                    <w:rPr/>
                  </w:rPrChange>
                </w:rPr>
                <w:t xml:space="preserve"> </w:t>
              </w:r>
            </w:ins>
          </w:p>
        </w:tc>
        <w:tc>
          <w:tcPr>
            <w:tcW w:w="0" w:type="auto"/>
            <w:hideMark/>
            <w:tcPrChange w:id="3686"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87" w:author="Miguel Centeno Muñoz" w:date="2014-07-27T12:56:00Z"/>
              </w:rPr>
            </w:pPr>
            <w:ins w:id="3688" w:author="Miguel Centeno Muñoz" w:date="2014-07-30T23:40:00Z">
              <w:r>
                <w:t>-</w:t>
              </w:r>
            </w:ins>
          </w:p>
        </w:tc>
        <w:tc>
          <w:tcPr>
            <w:tcW w:w="0" w:type="auto"/>
            <w:hideMark/>
            <w:tcPrChange w:id="3689"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90" w:author="Miguel Centeno Muñoz" w:date="2014-07-27T12:56:00Z"/>
              </w:rPr>
            </w:pPr>
            <w:ins w:id="3691" w:author="Miguel Centeno Muñoz" w:date="2014-07-30T23:40:00Z">
              <w:r>
                <w:t>-</w:t>
              </w:r>
            </w:ins>
          </w:p>
        </w:tc>
        <w:tc>
          <w:tcPr>
            <w:tcW w:w="0" w:type="auto"/>
            <w:tcPrChange w:id="3692"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93" w:author="Miguel Centeno Muñoz" w:date="2014-07-30T23:39:00Z"/>
                <w:rFonts w:eastAsiaTheme="minorHAnsi" w:cstheme="minorBidi"/>
                <w:color w:val="auto"/>
              </w:rPr>
              <w:pPrChange w:id="3694"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95" w:author="Miguel Centeno Muñoz" w:date="2014-07-30T23:40:00Z">
              <w:r>
                <w:t>-</w:t>
              </w:r>
            </w:ins>
          </w:p>
        </w:tc>
        <w:tc>
          <w:tcPr>
            <w:tcW w:w="0" w:type="auto"/>
            <w:tcPrChange w:id="3696"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97" w:author="Miguel Centeno Muñoz" w:date="2014-07-30T23:39:00Z"/>
                <w:rFonts w:eastAsiaTheme="minorHAnsi" w:cstheme="minorBidi"/>
                <w:color w:val="auto"/>
              </w:rPr>
              <w:pPrChange w:id="3698"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99" w:author="Miguel Centeno Muñoz" w:date="2014-07-30T23:40:00Z">
              <w:r>
                <w:t>-</w:t>
              </w:r>
            </w:ins>
          </w:p>
        </w:tc>
        <w:tc>
          <w:tcPr>
            <w:tcW w:w="0" w:type="auto"/>
            <w:tcPrChange w:id="3700" w:author="Miguel Centeno Muñoz" w:date="2014-07-30T23:39:00Z">
              <w:tcPr>
                <w:tcW w:w="0" w:type="auto"/>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701" w:author="Miguel Centeno Muñoz" w:date="2014-07-30T23:39:00Z"/>
                <w:rFonts w:eastAsiaTheme="minorHAnsi" w:cstheme="minorBidi"/>
                <w:color w:val="auto"/>
              </w:rPr>
              <w:pPrChange w:id="3702"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703" w:author="Miguel Centeno Muñoz" w:date="2014-07-30T23:40:00Z">
              <w:r w:rsidRPr="00AC15B6">
                <w:rPr>
                  <w:noProof/>
                  <w:lang w:eastAsia="es-ES"/>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704"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705" w:author="Miguel Centeno Muñoz" w:date="2014-07-30T23:40:00Z"/>
                <w:b/>
              </w:rPr>
            </w:pPr>
            <w:ins w:id="3706"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07" w:author="Miguel Centeno Muñoz" w:date="2014-07-30T23:40:00Z"/>
              </w:rPr>
            </w:pPr>
            <w:ins w:id="3708"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09" w:author="Miguel Centeno Muñoz" w:date="2014-07-30T23:40:00Z"/>
              </w:rPr>
            </w:pPr>
            <w:ins w:id="3710" w:author="Miguel Centeno Muñoz" w:date="2014-07-30T23:41:00Z">
              <w:r w:rsidRPr="00AC15B6">
                <w:rPr>
                  <w:noProof/>
                  <w:lang w:eastAsia="es-ES"/>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11" w:author="Miguel Centeno Muñoz" w:date="2014-07-30T23:40:00Z"/>
              </w:rPr>
            </w:pPr>
            <w:ins w:id="3712"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13" w:author="Miguel Centeno Muñoz" w:date="2014-07-30T23:40:00Z"/>
              </w:rPr>
            </w:pPr>
            <w:ins w:id="3714"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715" w:author="Miguel Centeno Muñoz" w:date="2014-07-30T23:40:00Z"/>
                <w:noProof/>
                <w:lang w:eastAsia="es-ES"/>
              </w:rPr>
            </w:pPr>
            <w:ins w:id="3716" w:author="Miguel Centeno Muñoz" w:date="2014-07-30T23:41:00Z">
              <w:r>
                <w:rPr>
                  <w:noProof/>
                  <w:lang w:eastAsia="es-ES"/>
                </w:rPr>
                <w:t>-</w:t>
              </w:r>
            </w:ins>
          </w:p>
        </w:tc>
      </w:tr>
    </w:tbl>
    <w:p w:rsidR="008E70A6" w:rsidRPr="00D0398E" w:rsidRDefault="008E70A6">
      <w:pPr>
        <w:pPrChange w:id="3717" w:author="Miguel Centeno Muñoz" w:date="2014-07-27T12:56:00Z">
          <w:pPr>
            <w:pStyle w:val="Ttulo3"/>
          </w:pPr>
        </w:pPrChange>
      </w:pPr>
    </w:p>
    <w:p w:rsidR="00131968" w:rsidRDefault="00131968" w:rsidP="00D723A7">
      <w:pPr>
        <w:pStyle w:val="Ttulo3"/>
        <w:rPr>
          <w:ins w:id="3718" w:author="Miguel Centeno Muñoz" w:date="2014-07-27T13:12:00Z"/>
        </w:rPr>
      </w:pPr>
      <w:bookmarkStart w:id="3719" w:name="_Toc395553270"/>
      <w:r>
        <w:t>6.5.- Matriz de rastreabilidad casos de uso-objetivos</w:t>
      </w:r>
      <w:bookmarkEnd w:id="3719"/>
    </w:p>
    <w:tbl>
      <w:tblPr>
        <w:tblStyle w:val="Listamedia2-nfasis2"/>
        <w:tblW w:w="5000" w:type="pct"/>
        <w:tblLook w:val="04A0" w:firstRow="1" w:lastRow="0" w:firstColumn="1" w:lastColumn="0" w:noHBand="0" w:noVBand="1"/>
        <w:tblPrChange w:id="3720"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721">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722"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723"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724" w:author="Miguel Centeno Muñoz" w:date="2014-07-27T13:12:00Z"/>
                <w:rFonts w:ascii="Arial" w:hAnsi="Arial" w:cs="Arial"/>
                <w:b/>
                <w:bCs/>
                <w:sz w:val="20"/>
                <w:szCs w:val="20"/>
              </w:rPr>
            </w:pPr>
            <w:bookmarkStart w:id="3725" w:name="TRM-0002"/>
            <w:ins w:id="3726" w:author="Miguel Centeno Muñoz" w:date="2014-07-27T13:12:00Z">
              <w:r>
                <w:rPr>
                  <w:rFonts w:ascii="Arial" w:hAnsi="Arial" w:cs="Arial"/>
                  <w:b/>
                  <w:bCs/>
                  <w:sz w:val="20"/>
                  <w:szCs w:val="20"/>
                </w:rPr>
                <w:t>TRM-0002</w:t>
              </w:r>
            </w:ins>
          </w:p>
        </w:tc>
        <w:tc>
          <w:tcPr>
            <w:tcW w:w="900" w:type="pct"/>
            <w:tcPrChange w:id="3727"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28" w:author="Miguel Centeno Muñoz" w:date="2014-07-27T13:18:00Z"/>
                <w:rFonts w:ascii="Arial" w:hAnsi="Arial" w:cs="Arial"/>
                <w:b/>
                <w:bCs/>
                <w:sz w:val="20"/>
                <w:szCs w:val="20"/>
                <w:rPrChange w:id="3729" w:author="Miguel Centeno Muñoz" w:date="2014-07-27T13:13:00Z">
                  <w:rPr>
                    <w:ins w:id="3730" w:author="Miguel Centeno Muñoz" w:date="2014-07-27T13:18:00Z"/>
                    <w:rFonts w:ascii="Arial" w:eastAsiaTheme="minorHAnsi" w:hAnsi="Arial" w:cs="Arial"/>
                    <w:b/>
                    <w:bCs/>
                    <w:color w:val="auto"/>
                    <w:sz w:val="20"/>
                    <w:szCs w:val="20"/>
                  </w:rPr>
                </w:rPrChange>
              </w:rPr>
            </w:pPr>
            <w:ins w:id="3731"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732"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33" w:author="Miguel Centeno Muñoz" w:date="2014-07-27T13:18:00Z"/>
                <w:rFonts w:ascii="Arial" w:hAnsi="Arial" w:cs="Arial"/>
                <w:b/>
                <w:bCs/>
                <w:sz w:val="20"/>
                <w:szCs w:val="20"/>
                <w:rPrChange w:id="3734" w:author="Miguel Centeno Muñoz" w:date="2014-07-27T13:13:00Z">
                  <w:rPr>
                    <w:ins w:id="3735" w:author="Miguel Centeno Muñoz" w:date="2014-07-27T13:18:00Z"/>
                    <w:rFonts w:ascii="Arial" w:eastAsiaTheme="minorHAnsi" w:hAnsi="Arial" w:cs="Arial"/>
                    <w:b/>
                    <w:bCs/>
                    <w:color w:val="auto"/>
                    <w:sz w:val="20"/>
                    <w:szCs w:val="20"/>
                  </w:rPr>
                </w:rPrChange>
              </w:rPr>
            </w:pPr>
            <w:ins w:id="3736" w:author="Miguel Centeno Muñoz" w:date="2014-07-27T13:18:00Z">
              <w:r w:rsidRPr="00D40919">
                <w:rPr>
                  <w:rFonts w:cstheme="minorBidi"/>
                  <w:color w:val="auto"/>
                  <w:sz w:val="22"/>
                  <w:szCs w:val="22"/>
                  <w:rPrChange w:id="3737"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738"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39" w:author="Miguel Centeno Muñoz" w:date="2014-07-27T13:18:00Z"/>
                <w:rFonts w:ascii="Arial" w:hAnsi="Arial" w:cs="Arial"/>
                <w:b/>
                <w:bCs/>
                <w:sz w:val="20"/>
                <w:szCs w:val="20"/>
                <w:rPrChange w:id="3740" w:author="Miguel Centeno Muñoz" w:date="2014-07-27T13:13:00Z">
                  <w:rPr>
                    <w:ins w:id="3741" w:author="Miguel Centeno Muñoz" w:date="2014-07-27T13:18:00Z"/>
                    <w:rFonts w:ascii="Arial" w:eastAsiaTheme="minorHAnsi" w:hAnsi="Arial" w:cs="Arial"/>
                    <w:b/>
                    <w:bCs/>
                    <w:color w:val="auto"/>
                    <w:sz w:val="20"/>
                    <w:szCs w:val="20"/>
                  </w:rPr>
                </w:rPrChange>
              </w:rPr>
            </w:pPr>
            <w:ins w:id="3742" w:author="Miguel Centeno Muñoz" w:date="2014-07-27T13:18:00Z">
              <w:r>
                <w:rPr>
                  <w:rFonts w:ascii="Arial" w:hAnsi="Arial" w:cs="Arial"/>
                  <w:b/>
                  <w:bCs/>
                  <w:color w:val="auto"/>
                  <w:sz w:val="20"/>
                  <w:szCs w:val="20"/>
                  <w:rPrChange w:id="3743"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744"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45" w:author="Miguel Centeno Muñoz" w:date="2014-07-27T13:18:00Z"/>
                <w:rFonts w:ascii="Arial" w:hAnsi="Arial" w:cs="Arial"/>
                <w:b/>
                <w:bCs/>
                <w:sz w:val="20"/>
                <w:szCs w:val="20"/>
                <w:rPrChange w:id="3746" w:author="Miguel Centeno Muñoz" w:date="2014-07-27T13:13:00Z">
                  <w:rPr>
                    <w:ins w:id="3747" w:author="Miguel Centeno Muñoz" w:date="2014-07-27T13:18:00Z"/>
                    <w:rFonts w:ascii="Arial" w:eastAsiaTheme="minorHAnsi" w:hAnsi="Arial" w:cs="Arial"/>
                    <w:b/>
                    <w:bCs/>
                    <w:color w:val="auto"/>
                    <w:sz w:val="20"/>
                    <w:szCs w:val="20"/>
                  </w:rPr>
                </w:rPrChange>
              </w:rPr>
            </w:pPr>
            <w:ins w:id="3748"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749"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50" w:author="Miguel Centeno Muñoz" w:date="2014-07-27T13:18:00Z"/>
                <w:rFonts w:ascii="Arial" w:hAnsi="Arial" w:cs="Arial"/>
                <w:b/>
                <w:bCs/>
                <w:sz w:val="20"/>
                <w:szCs w:val="20"/>
                <w:rPrChange w:id="3751" w:author="Miguel Centeno Muñoz" w:date="2014-07-27T13:13:00Z">
                  <w:rPr>
                    <w:ins w:id="3752" w:author="Miguel Centeno Muñoz" w:date="2014-07-27T13:18:00Z"/>
                    <w:rFonts w:ascii="Arial" w:eastAsiaTheme="minorHAnsi" w:hAnsi="Arial" w:cs="Arial"/>
                    <w:b/>
                    <w:bCs/>
                    <w:color w:val="auto"/>
                    <w:sz w:val="20"/>
                    <w:szCs w:val="20"/>
                  </w:rPr>
                </w:rPrChange>
              </w:rPr>
            </w:pPr>
            <w:ins w:id="3753"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725"/>
      </w:tr>
      <w:tr w:rsidR="00AE0352" w:rsidTr="004B7C4A">
        <w:trPr>
          <w:cnfStyle w:val="000000100000" w:firstRow="0" w:lastRow="0" w:firstColumn="0" w:lastColumn="0" w:oddVBand="0" w:evenVBand="0" w:oddHBand="1" w:evenHBand="0" w:firstRowFirstColumn="0" w:firstRowLastColumn="0" w:lastRowFirstColumn="0" w:lastRowLastColumn="0"/>
          <w:ins w:id="3754"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55"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56" w:author="Miguel Centeno Muñoz" w:date="2014-07-27T13:12:00Z"/>
                <w:rFonts w:ascii="Arial" w:hAnsi="Arial" w:cs="Arial"/>
                <w:b/>
                <w:bCs/>
                <w:sz w:val="20"/>
                <w:szCs w:val="20"/>
              </w:rPr>
            </w:pPr>
            <w:ins w:id="3757" w:author="Miguel Centeno Muñoz" w:date="2014-07-27T13:13:00Z">
              <w:r w:rsidRPr="00D40919">
                <w:rPr>
                  <w:rFonts w:cstheme="minorBidi"/>
                  <w:color w:val="auto"/>
                  <w:rPrChange w:id="3758" w:author="Miguel Centeno Muñoz" w:date="2014-07-27T13:13:00Z">
                    <w:rPr>
                      <w:rStyle w:val="Hipervnculo"/>
                      <w:rFonts w:ascii="Arial" w:hAnsi="Arial" w:cs="Arial"/>
                      <w:b/>
                      <w:bCs/>
                      <w:sz w:val="20"/>
                      <w:szCs w:val="20"/>
                    </w:rPr>
                  </w:rPrChange>
                </w:rPr>
                <w:t>UC-0001</w:t>
              </w:r>
            </w:ins>
            <w:ins w:id="3759" w:author="Miguel Centeno Muñoz" w:date="2014-07-27T13:12:00Z">
              <w:r>
                <w:rPr>
                  <w:rFonts w:ascii="Arial" w:hAnsi="Arial" w:cs="Arial"/>
                  <w:b/>
                  <w:bCs/>
                  <w:sz w:val="20"/>
                  <w:szCs w:val="20"/>
                </w:rPr>
                <w:t xml:space="preserve"> </w:t>
              </w:r>
            </w:ins>
          </w:p>
        </w:tc>
        <w:tc>
          <w:tcPr>
            <w:tcW w:w="900" w:type="pct"/>
            <w:tcPrChange w:id="376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61" w:author="Miguel Centeno Muñoz" w:date="2014-07-27T13:18:00Z"/>
                <w:rFonts w:ascii="Arial" w:hAnsi="Arial" w:cs="Arial"/>
                <w:sz w:val="20"/>
                <w:szCs w:val="20"/>
              </w:rPr>
            </w:pPr>
            <w:ins w:id="3762" w:author="Miguel Centeno Muñoz" w:date="2014-07-27T13:18:00Z">
              <w:r>
                <w:rPr>
                  <w:rFonts w:ascii="Arial" w:hAnsi="Arial" w:cs="Arial"/>
                  <w:noProof/>
                  <w:color w:val="auto"/>
                  <w:sz w:val="20"/>
                  <w:szCs w:val="20"/>
                  <w:lang w:eastAsia="es-ES"/>
                  <w:rPrChange w:id="3763"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6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65" w:author="Miguel Centeno Muñoz" w:date="2014-07-27T13:18:00Z"/>
                <w:rFonts w:ascii="Arial" w:hAnsi="Arial" w:cs="Arial"/>
                <w:sz w:val="20"/>
                <w:szCs w:val="20"/>
              </w:rPr>
            </w:pPr>
            <w:ins w:id="3766" w:author="Miguel Centeno Muñoz" w:date="2014-07-27T13:18:00Z">
              <w:r>
                <w:rPr>
                  <w:rFonts w:ascii="Arial" w:hAnsi="Arial" w:cs="Arial"/>
                  <w:sz w:val="20"/>
                  <w:szCs w:val="20"/>
                </w:rPr>
                <w:t xml:space="preserve">- </w:t>
              </w:r>
            </w:ins>
          </w:p>
        </w:tc>
        <w:tc>
          <w:tcPr>
            <w:tcW w:w="900" w:type="pct"/>
            <w:tcPrChange w:id="376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68" w:author="Miguel Centeno Muñoz" w:date="2014-07-27T13:18:00Z"/>
                <w:rFonts w:ascii="Arial" w:hAnsi="Arial" w:cs="Arial"/>
                <w:sz w:val="20"/>
                <w:szCs w:val="20"/>
              </w:rPr>
            </w:pPr>
            <w:ins w:id="3769" w:author="Miguel Centeno Muñoz" w:date="2014-07-27T13:18:00Z">
              <w:r>
                <w:rPr>
                  <w:rFonts w:ascii="Arial" w:hAnsi="Arial" w:cs="Arial"/>
                  <w:sz w:val="20"/>
                  <w:szCs w:val="20"/>
                </w:rPr>
                <w:t xml:space="preserve">- </w:t>
              </w:r>
            </w:ins>
          </w:p>
        </w:tc>
        <w:tc>
          <w:tcPr>
            <w:tcW w:w="900" w:type="pct"/>
            <w:tcPrChange w:id="377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1" w:author="Miguel Centeno Muñoz" w:date="2014-07-27T13:18:00Z"/>
                <w:rFonts w:ascii="Arial" w:hAnsi="Arial" w:cs="Arial"/>
                <w:sz w:val="20"/>
                <w:szCs w:val="20"/>
              </w:rPr>
            </w:pPr>
            <w:ins w:id="3772" w:author="Miguel Centeno Muñoz" w:date="2014-07-27T13:18:00Z">
              <w:r>
                <w:rPr>
                  <w:rFonts w:ascii="Arial" w:hAnsi="Arial" w:cs="Arial"/>
                  <w:sz w:val="20"/>
                  <w:szCs w:val="20"/>
                </w:rPr>
                <w:t xml:space="preserve">- </w:t>
              </w:r>
            </w:ins>
          </w:p>
        </w:tc>
        <w:tc>
          <w:tcPr>
            <w:tcW w:w="900" w:type="pct"/>
            <w:tcPrChange w:id="377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4" w:author="Miguel Centeno Muñoz" w:date="2014-07-27T13:18:00Z"/>
                <w:rFonts w:ascii="Arial" w:hAnsi="Arial" w:cs="Arial"/>
                <w:sz w:val="20"/>
                <w:szCs w:val="20"/>
              </w:rPr>
            </w:pPr>
            <w:ins w:id="3775" w:author="Miguel Centeno Muñoz" w:date="2014-07-27T13:18:00Z">
              <w:r>
                <w:rPr>
                  <w:rFonts w:ascii="Arial" w:hAnsi="Arial" w:cs="Arial"/>
                  <w:sz w:val="20"/>
                  <w:szCs w:val="20"/>
                </w:rPr>
                <w:t xml:space="preserve">- </w:t>
              </w:r>
            </w:ins>
          </w:p>
        </w:tc>
      </w:tr>
      <w:tr w:rsidR="00AE0352" w:rsidTr="004B7C4A">
        <w:trPr>
          <w:ins w:id="377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77" w:author="Miguel Centeno Muñoz" w:date="2014-07-30T23:42:00Z">
              <w:tcPr>
                <w:tcW w:w="500" w:type="pct"/>
                <w:hideMark/>
              </w:tcPr>
            </w:tcPrChange>
          </w:tcPr>
          <w:p w:rsidR="00AE0352" w:rsidRDefault="00AE0352">
            <w:pPr>
              <w:rPr>
                <w:ins w:id="3778" w:author="Miguel Centeno Muñoz" w:date="2014-07-27T13:12:00Z"/>
                <w:rFonts w:ascii="Arial" w:hAnsi="Arial" w:cs="Arial"/>
                <w:b/>
                <w:bCs/>
                <w:sz w:val="20"/>
                <w:szCs w:val="20"/>
              </w:rPr>
            </w:pPr>
            <w:ins w:id="3779" w:author="Miguel Centeno Muñoz" w:date="2014-07-27T13:13:00Z">
              <w:r w:rsidRPr="00D40919">
                <w:rPr>
                  <w:rFonts w:cstheme="minorBidi"/>
                  <w:color w:val="auto"/>
                  <w:rPrChange w:id="3780" w:author="Miguel Centeno Muñoz" w:date="2014-07-27T13:13:00Z">
                    <w:rPr>
                      <w:rStyle w:val="Hipervnculo"/>
                      <w:rFonts w:ascii="Arial" w:hAnsi="Arial" w:cs="Arial"/>
                      <w:b/>
                      <w:bCs/>
                      <w:sz w:val="20"/>
                      <w:szCs w:val="20"/>
                    </w:rPr>
                  </w:rPrChange>
                </w:rPr>
                <w:t>UC-0002</w:t>
              </w:r>
            </w:ins>
            <w:ins w:id="3781" w:author="Miguel Centeno Muñoz" w:date="2014-07-27T13:12:00Z">
              <w:r>
                <w:rPr>
                  <w:rFonts w:ascii="Arial" w:hAnsi="Arial" w:cs="Arial"/>
                  <w:b/>
                  <w:bCs/>
                  <w:sz w:val="20"/>
                  <w:szCs w:val="20"/>
                </w:rPr>
                <w:t xml:space="preserve"> </w:t>
              </w:r>
            </w:ins>
          </w:p>
        </w:tc>
        <w:tc>
          <w:tcPr>
            <w:tcW w:w="900" w:type="pct"/>
            <w:tcPrChange w:id="378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83" w:author="Miguel Centeno Muñoz" w:date="2014-07-27T13:18:00Z"/>
                <w:rFonts w:ascii="Arial" w:hAnsi="Arial" w:cs="Arial"/>
                <w:sz w:val="20"/>
                <w:szCs w:val="20"/>
              </w:rPr>
            </w:pPr>
            <w:ins w:id="3784" w:author="Miguel Centeno Muñoz" w:date="2014-07-27T13:18:00Z">
              <w:r>
                <w:rPr>
                  <w:rFonts w:ascii="Arial" w:hAnsi="Arial" w:cs="Arial"/>
                  <w:noProof/>
                  <w:color w:val="auto"/>
                  <w:sz w:val="20"/>
                  <w:szCs w:val="20"/>
                  <w:lang w:eastAsia="es-ES"/>
                  <w:rPrChange w:id="3785"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8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87" w:author="Miguel Centeno Muñoz" w:date="2014-07-27T13:18:00Z"/>
                <w:rFonts w:ascii="Arial" w:hAnsi="Arial" w:cs="Arial"/>
                <w:sz w:val="20"/>
                <w:szCs w:val="20"/>
              </w:rPr>
            </w:pPr>
            <w:ins w:id="3788" w:author="Miguel Centeno Muñoz" w:date="2014-07-27T13:18:00Z">
              <w:r>
                <w:rPr>
                  <w:rFonts w:ascii="Arial" w:hAnsi="Arial" w:cs="Arial"/>
                  <w:sz w:val="20"/>
                  <w:szCs w:val="20"/>
                </w:rPr>
                <w:t xml:space="preserve">- </w:t>
              </w:r>
            </w:ins>
          </w:p>
        </w:tc>
        <w:tc>
          <w:tcPr>
            <w:tcW w:w="900" w:type="pct"/>
            <w:tcPrChange w:id="378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90" w:author="Miguel Centeno Muñoz" w:date="2014-07-27T13:18:00Z"/>
                <w:rFonts w:ascii="Arial" w:hAnsi="Arial" w:cs="Arial"/>
                <w:sz w:val="20"/>
                <w:szCs w:val="20"/>
              </w:rPr>
            </w:pPr>
            <w:ins w:id="3791" w:author="Miguel Centeno Muñoz" w:date="2014-07-27T13:18:00Z">
              <w:r>
                <w:rPr>
                  <w:rFonts w:ascii="Arial" w:hAnsi="Arial" w:cs="Arial"/>
                  <w:sz w:val="20"/>
                  <w:szCs w:val="20"/>
                </w:rPr>
                <w:t xml:space="preserve">- </w:t>
              </w:r>
            </w:ins>
          </w:p>
        </w:tc>
        <w:tc>
          <w:tcPr>
            <w:tcW w:w="900" w:type="pct"/>
            <w:tcPrChange w:id="379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93" w:author="Miguel Centeno Muñoz" w:date="2014-07-27T13:18:00Z"/>
                <w:rFonts w:ascii="Arial" w:hAnsi="Arial" w:cs="Arial"/>
                <w:sz w:val="20"/>
                <w:szCs w:val="20"/>
              </w:rPr>
            </w:pPr>
            <w:ins w:id="3794" w:author="Miguel Centeno Muñoz" w:date="2014-07-30T23:43:00Z">
              <w:r>
                <w:rPr>
                  <w:rFonts w:ascii="Arial" w:hAnsi="Arial" w:cs="Arial"/>
                  <w:sz w:val="20"/>
                  <w:szCs w:val="20"/>
                </w:rPr>
                <w:t>-</w:t>
              </w:r>
            </w:ins>
          </w:p>
        </w:tc>
        <w:tc>
          <w:tcPr>
            <w:tcW w:w="900" w:type="pct"/>
            <w:tcPrChange w:id="379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96" w:author="Miguel Centeno Muñoz" w:date="2014-07-27T13:18:00Z"/>
                <w:rFonts w:ascii="Arial" w:hAnsi="Arial" w:cs="Arial"/>
                <w:sz w:val="20"/>
                <w:szCs w:val="20"/>
              </w:rPr>
            </w:pPr>
            <w:ins w:id="379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79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99"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00" w:author="Miguel Centeno Muñoz" w:date="2014-07-27T13:12:00Z"/>
                <w:rFonts w:ascii="Arial" w:hAnsi="Arial" w:cs="Arial"/>
                <w:b/>
                <w:bCs/>
                <w:sz w:val="20"/>
                <w:szCs w:val="20"/>
              </w:rPr>
            </w:pPr>
            <w:ins w:id="3801" w:author="Miguel Centeno Muñoz" w:date="2014-07-27T13:13:00Z">
              <w:r w:rsidRPr="00D40919">
                <w:rPr>
                  <w:rFonts w:cstheme="minorBidi"/>
                  <w:color w:val="auto"/>
                  <w:rPrChange w:id="3802" w:author="Miguel Centeno Muñoz" w:date="2014-07-27T13:13:00Z">
                    <w:rPr>
                      <w:rStyle w:val="Hipervnculo"/>
                      <w:rFonts w:ascii="Arial" w:hAnsi="Arial" w:cs="Arial"/>
                      <w:b/>
                      <w:bCs/>
                      <w:sz w:val="20"/>
                      <w:szCs w:val="20"/>
                    </w:rPr>
                  </w:rPrChange>
                </w:rPr>
                <w:t>UC-0003</w:t>
              </w:r>
            </w:ins>
            <w:ins w:id="3803" w:author="Miguel Centeno Muñoz" w:date="2014-07-27T13:12:00Z">
              <w:r>
                <w:rPr>
                  <w:rFonts w:ascii="Arial" w:hAnsi="Arial" w:cs="Arial"/>
                  <w:b/>
                  <w:bCs/>
                  <w:sz w:val="20"/>
                  <w:szCs w:val="20"/>
                </w:rPr>
                <w:t xml:space="preserve"> </w:t>
              </w:r>
            </w:ins>
          </w:p>
        </w:tc>
        <w:tc>
          <w:tcPr>
            <w:tcW w:w="900" w:type="pct"/>
            <w:tcPrChange w:id="380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05" w:author="Miguel Centeno Muñoz" w:date="2014-07-27T13:18:00Z"/>
                <w:rFonts w:ascii="Arial" w:hAnsi="Arial" w:cs="Arial"/>
                <w:sz w:val="20"/>
                <w:szCs w:val="20"/>
              </w:rPr>
            </w:pPr>
            <w:ins w:id="3806" w:author="Miguel Centeno Muñoz" w:date="2014-07-27T13:18:00Z">
              <w:r>
                <w:rPr>
                  <w:rFonts w:ascii="Arial" w:hAnsi="Arial" w:cs="Arial"/>
                  <w:noProof/>
                  <w:color w:val="auto"/>
                  <w:sz w:val="20"/>
                  <w:szCs w:val="20"/>
                  <w:lang w:eastAsia="es-ES"/>
                  <w:rPrChange w:id="3807"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0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09" w:author="Miguel Centeno Muñoz" w:date="2014-07-27T13:18:00Z"/>
                <w:rFonts w:ascii="Arial" w:hAnsi="Arial" w:cs="Arial"/>
                <w:sz w:val="20"/>
                <w:szCs w:val="20"/>
              </w:rPr>
            </w:pPr>
            <w:ins w:id="3810" w:author="Miguel Centeno Muñoz" w:date="2014-07-27T13:18:00Z">
              <w:r>
                <w:rPr>
                  <w:rFonts w:ascii="Arial" w:hAnsi="Arial" w:cs="Arial"/>
                  <w:sz w:val="20"/>
                  <w:szCs w:val="20"/>
                </w:rPr>
                <w:t xml:space="preserve">- </w:t>
              </w:r>
            </w:ins>
          </w:p>
        </w:tc>
        <w:tc>
          <w:tcPr>
            <w:tcW w:w="900" w:type="pct"/>
            <w:tcPrChange w:id="381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12" w:author="Miguel Centeno Muñoz" w:date="2014-07-27T13:18:00Z"/>
                <w:rFonts w:ascii="Arial" w:hAnsi="Arial" w:cs="Arial"/>
                <w:sz w:val="20"/>
                <w:szCs w:val="20"/>
              </w:rPr>
            </w:pPr>
            <w:ins w:id="3813" w:author="Miguel Centeno Muñoz" w:date="2014-07-27T13:18:00Z">
              <w:r>
                <w:rPr>
                  <w:rFonts w:ascii="Arial" w:hAnsi="Arial" w:cs="Arial"/>
                  <w:sz w:val="20"/>
                  <w:szCs w:val="20"/>
                </w:rPr>
                <w:t xml:space="preserve">- </w:t>
              </w:r>
            </w:ins>
          </w:p>
        </w:tc>
        <w:tc>
          <w:tcPr>
            <w:tcW w:w="900" w:type="pct"/>
            <w:tcPrChange w:id="381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15" w:author="Miguel Centeno Muñoz" w:date="2014-07-27T13:18:00Z"/>
                <w:rFonts w:ascii="Arial" w:hAnsi="Arial" w:cs="Arial"/>
                <w:sz w:val="20"/>
                <w:szCs w:val="20"/>
              </w:rPr>
            </w:pPr>
            <w:ins w:id="3816" w:author="Miguel Centeno Muñoz" w:date="2014-07-30T23:43:00Z">
              <w:r>
                <w:rPr>
                  <w:rFonts w:ascii="Arial" w:hAnsi="Arial" w:cs="Arial"/>
                  <w:sz w:val="20"/>
                  <w:szCs w:val="20"/>
                </w:rPr>
                <w:t>-</w:t>
              </w:r>
            </w:ins>
          </w:p>
        </w:tc>
        <w:tc>
          <w:tcPr>
            <w:tcW w:w="900" w:type="pct"/>
            <w:tcPrChange w:id="381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18" w:author="Miguel Centeno Muñoz" w:date="2014-07-27T13:18:00Z"/>
                <w:rFonts w:ascii="Arial" w:hAnsi="Arial" w:cs="Arial"/>
                <w:sz w:val="20"/>
                <w:szCs w:val="20"/>
              </w:rPr>
            </w:pPr>
            <w:ins w:id="3819" w:author="Miguel Centeno Muñoz" w:date="2014-07-27T13:18:00Z">
              <w:r>
                <w:rPr>
                  <w:rFonts w:ascii="Arial" w:hAnsi="Arial" w:cs="Arial"/>
                  <w:sz w:val="20"/>
                  <w:szCs w:val="20"/>
                </w:rPr>
                <w:t xml:space="preserve">- </w:t>
              </w:r>
            </w:ins>
          </w:p>
        </w:tc>
      </w:tr>
      <w:tr w:rsidR="00AE0352" w:rsidTr="004B7C4A">
        <w:trPr>
          <w:ins w:id="382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21" w:author="Miguel Centeno Muñoz" w:date="2014-07-30T23:42:00Z">
              <w:tcPr>
                <w:tcW w:w="500" w:type="pct"/>
                <w:hideMark/>
              </w:tcPr>
            </w:tcPrChange>
          </w:tcPr>
          <w:p w:rsidR="00AE0352" w:rsidRDefault="00AE0352">
            <w:pPr>
              <w:rPr>
                <w:ins w:id="3822" w:author="Miguel Centeno Muñoz" w:date="2014-07-27T13:12:00Z"/>
                <w:rFonts w:ascii="Arial" w:hAnsi="Arial" w:cs="Arial"/>
                <w:b/>
                <w:bCs/>
                <w:sz w:val="20"/>
                <w:szCs w:val="20"/>
              </w:rPr>
            </w:pPr>
            <w:ins w:id="3823" w:author="Miguel Centeno Muñoz" w:date="2014-07-27T13:13:00Z">
              <w:r w:rsidRPr="00D40919">
                <w:rPr>
                  <w:rFonts w:cstheme="minorBidi"/>
                  <w:color w:val="auto"/>
                  <w:rPrChange w:id="3824" w:author="Miguel Centeno Muñoz" w:date="2014-07-27T13:13:00Z">
                    <w:rPr>
                      <w:rStyle w:val="Hipervnculo"/>
                      <w:rFonts w:ascii="Arial" w:hAnsi="Arial" w:cs="Arial"/>
                      <w:b/>
                      <w:bCs/>
                      <w:sz w:val="20"/>
                      <w:szCs w:val="20"/>
                    </w:rPr>
                  </w:rPrChange>
                </w:rPr>
                <w:t>UC-0004</w:t>
              </w:r>
            </w:ins>
            <w:ins w:id="3825" w:author="Miguel Centeno Muñoz" w:date="2014-07-27T13:12:00Z">
              <w:r>
                <w:rPr>
                  <w:rFonts w:ascii="Arial" w:hAnsi="Arial" w:cs="Arial"/>
                  <w:b/>
                  <w:bCs/>
                  <w:sz w:val="20"/>
                  <w:szCs w:val="20"/>
                </w:rPr>
                <w:t xml:space="preserve"> </w:t>
              </w:r>
            </w:ins>
          </w:p>
        </w:tc>
        <w:tc>
          <w:tcPr>
            <w:tcW w:w="900" w:type="pct"/>
            <w:tcPrChange w:id="382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27" w:author="Miguel Centeno Muñoz" w:date="2014-07-27T13:18:00Z"/>
                <w:rFonts w:ascii="Arial" w:hAnsi="Arial" w:cs="Arial"/>
                <w:noProof/>
                <w:sz w:val="20"/>
                <w:szCs w:val="20"/>
                <w:lang w:eastAsia="es-ES"/>
              </w:rPr>
            </w:pPr>
            <w:ins w:id="3828" w:author="Miguel Centeno Muñoz" w:date="2014-07-30T23:42:00Z">
              <w:r>
                <w:rPr>
                  <w:rFonts w:ascii="Arial" w:hAnsi="Arial" w:cs="Arial"/>
                  <w:noProof/>
                  <w:color w:val="auto"/>
                  <w:sz w:val="20"/>
                  <w:szCs w:val="20"/>
                  <w:lang w:eastAsia="es-ES"/>
                  <w:rPrChange w:id="3829"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30"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31" w:author="Miguel Centeno Muñoz" w:date="2014-07-27T13:18:00Z"/>
                <w:rFonts w:ascii="Arial" w:hAnsi="Arial" w:cs="Arial"/>
                <w:noProof/>
                <w:sz w:val="20"/>
                <w:szCs w:val="20"/>
                <w:lang w:eastAsia="es-ES"/>
              </w:rPr>
            </w:pPr>
            <w:ins w:id="3832" w:author="Miguel Centeno Muñoz" w:date="2014-07-30T23:43:00Z">
              <w:r>
                <w:rPr>
                  <w:rFonts w:ascii="Arial" w:hAnsi="Arial" w:cs="Arial"/>
                  <w:noProof/>
                  <w:sz w:val="20"/>
                  <w:szCs w:val="20"/>
                  <w:lang w:eastAsia="es-ES"/>
                </w:rPr>
                <w:t>-</w:t>
              </w:r>
            </w:ins>
          </w:p>
        </w:tc>
        <w:tc>
          <w:tcPr>
            <w:tcW w:w="900" w:type="pct"/>
            <w:tcPrChange w:id="383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34" w:author="Miguel Centeno Muñoz" w:date="2014-07-27T13:18:00Z"/>
                <w:rFonts w:ascii="Arial" w:hAnsi="Arial" w:cs="Arial"/>
                <w:noProof/>
                <w:sz w:val="20"/>
                <w:szCs w:val="20"/>
                <w:lang w:eastAsia="es-ES"/>
              </w:rPr>
            </w:pPr>
            <w:ins w:id="3835" w:author="Miguel Centeno Muñoz" w:date="2014-07-27T13:18:00Z">
              <w:r>
                <w:rPr>
                  <w:rFonts w:ascii="Arial" w:hAnsi="Arial" w:cs="Arial"/>
                  <w:sz w:val="20"/>
                  <w:szCs w:val="20"/>
                </w:rPr>
                <w:t xml:space="preserve">- </w:t>
              </w:r>
            </w:ins>
          </w:p>
        </w:tc>
        <w:tc>
          <w:tcPr>
            <w:tcW w:w="900" w:type="pct"/>
            <w:tcPrChange w:id="383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37" w:author="Miguel Centeno Muñoz" w:date="2014-07-27T13:18:00Z"/>
                <w:rFonts w:ascii="Arial" w:hAnsi="Arial" w:cs="Arial"/>
                <w:noProof/>
                <w:sz w:val="20"/>
                <w:szCs w:val="20"/>
                <w:lang w:eastAsia="es-ES"/>
              </w:rPr>
            </w:pPr>
            <w:ins w:id="3838" w:author="Miguel Centeno Muñoz" w:date="2014-07-27T13:18:00Z">
              <w:r>
                <w:rPr>
                  <w:rFonts w:ascii="Arial" w:hAnsi="Arial" w:cs="Arial"/>
                  <w:sz w:val="20"/>
                  <w:szCs w:val="20"/>
                </w:rPr>
                <w:t xml:space="preserve">- </w:t>
              </w:r>
            </w:ins>
          </w:p>
        </w:tc>
        <w:tc>
          <w:tcPr>
            <w:tcW w:w="900" w:type="pct"/>
            <w:tcPrChange w:id="383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0" w:author="Miguel Centeno Muñoz" w:date="2014-07-27T13:18:00Z"/>
                <w:rFonts w:ascii="Arial" w:hAnsi="Arial" w:cs="Arial"/>
                <w:noProof/>
                <w:sz w:val="20"/>
                <w:szCs w:val="20"/>
                <w:lang w:eastAsia="es-ES"/>
              </w:rPr>
            </w:pPr>
            <w:ins w:id="3841"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4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43"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44" w:author="Miguel Centeno Muñoz" w:date="2014-07-27T13:12:00Z"/>
                <w:rFonts w:ascii="Arial" w:hAnsi="Arial" w:cs="Arial"/>
                <w:b/>
                <w:bCs/>
                <w:sz w:val="20"/>
                <w:szCs w:val="20"/>
              </w:rPr>
            </w:pPr>
            <w:ins w:id="3845" w:author="Miguel Centeno Muñoz" w:date="2014-07-27T13:13:00Z">
              <w:r w:rsidRPr="00D40919">
                <w:rPr>
                  <w:rFonts w:cstheme="minorBidi"/>
                  <w:color w:val="auto"/>
                  <w:rPrChange w:id="3846" w:author="Miguel Centeno Muñoz" w:date="2014-07-27T13:13:00Z">
                    <w:rPr>
                      <w:rStyle w:val="Hipervnculo"/>
                      <w:rFonts w:ascii="Arial" w:hAnsi="Arial" w:cs="Arial"/>
                      <w:b/>
                      <w:bCs/>
                      <w:sz w:val="20"/>
                      <w:szCs w:val="20"/>
                    </w:rPr>
                  </w:rPrChange>
                </w:rPr>
                <w:t>UC-0005</w:t>
              </w:r>
            </w:ins>
            <w:ins w:id="3847" w:author="Miguel Centeno Muñoz" w:date="2014-07-27T13:12:00Z">
              <w:r>
                <w:rPr>
                  <w:rFonts w:ascii="Arial" w:hAnsi="Arial" w:cs="Arial"/>
                  <w:b/>
                  <w:bCs/>
                  <w:sz w:val="20"/>
                  <w:szCs w:val="20"/>
                </w:rPr>
                <w:t xml:space="preserve"> </w:t>
              </w:r>
            </w:ins>
          </w:p>
        </w:tc>
        <w:tc>
          <w:tcPr>
            <w:tcW w:w="900" w:type="pct"/>
            <w:tcPrChange w:id="384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49" w:author="Miguel Centeno Muñoz" w:date="2014-07-27T13:18:00Z"/>
                <w:rFonts w:ascii="Arial" w:hAnsi="Arial" w:cs="Arial"/>
                <w:sz w:val="20"/>
                <w:szCs w:val="20"/>
              </w:rPr>
            </w:pPr>
            <w:ins w:id="3850" w:author="Miguel Centeno Muñoz" w:date="2014-07-30T23:42:00Z">
              <w:r>
                <w:rPr>
                  <w:rFonts w:ascii="Arial" w:hAnsi="Arial" w:cs="Arial"/>
                  <w:noProof/>
                  <w:color w:val="auto"/>
                  <w:sz w:val="20"/>
                  <w:szCs w:val="20"/>
                  <w:lang w:eastAsia="es-ES"/>
                  <w:rPrChange w:id="3851"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52" w:author="Miguel Centeno Muñoz" w:date="2014-07-27T13:18:00Z">
              <w:r w:rsidR="00AE0352">
                <w:rPr>
                  <w:rFonts w:ascii="Arial" w:hAnsi="Arial" w:cs="Arial"/>
                  <w:sz w:val="20"/>
                  <w:szCs w:val="20"/>
                </w:rPr>
                <w:t xml:space="preserve"> </w:t>
              </w:r>
            </w:ins>
          </w:p>
        </w:tc>
        <w:tc>
          <w:tcPr>
            <w:tcW w:w="900" w:type="pct"/>
            <w:tcPrChange w:id="385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54" w:author="Miguel Centeno Muñoz" w:date="2014-07-27T13:18:00Z"/>
                <w:rFonts w:ascii="Arial" w:hAnsi="Arial" w:cs="Arial"/>
                <w:sz w:val="20"/>
                <w:szCs w:val="20"/>
              </w:rPr>
            </w:pPr>
            <w:ins w:id="3855" w:author="Miguel Centeno Muñoz" w:date="2014-07-30T23:43:00Z">
              <w:r>
                <w:rPr>
                  <w:rFonts w:ascii="Arial" w:hAnsi="Arial" w:cs="Arial"/>
                  <w:sz w:val="20"/>
                  <w:szCs w:val="20"/>
                </w:rPr>
                <w:t>-</w:t>
              </w:r>
            </w:ins>
          </w:p>
        </w:tc>
        <w:tc>
          <w:tcPr>
            <w:tcW w:w="900" w:type="pct"/>
            <w:tcPrChange w:id="385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57" w:author="Miguel Centeno Muñoz" w:date="2014-07-27T13:18:00Z"/>
                <w:rFonts w:ascii="Arial" w:hAnsi="Arial" w:cs="Arial"/>
                <w:sz w:val="20"/>
                <w:szCs w:val="20"/>
              </w:rPr>
            </w:pPr>
            <w:ins w:id="3858" w:author="Miguel Centeno Muñoz" w:date="2014-07-27T13:18:00Z">
              <w:r>
                <w:rPr>
                  <w:rFonts w:ascii="Arial" w:hAnsi="Arial" w:cs="Arial"/>
                  <w:sz w:val="20"/>
                  <w:szCs w:val="20"/>
                </w:rPr>
                <w:t xml:space="preserve">- </w:t>
              </w:r>
            </w:ins>
          </w:p>
        </w:tc>
        <w:tc>
          <w:tcPr>
            <w:tcW w:w="900" w:type="pct"/>
            <w:tcPrChange w:id="385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60" w:author="Miguel Centeno Muñoz" w:date="2014-07-27T13:18:00Z"/>
                <w:rFonts w:ascii="Arial" w:hAnsi="Arial" w:cs="Arial"/>
                <w:sz w:val="20"/>
                <w:szCs w:val="20"/>
              </w:rPr>
            </w:pPr>
            <w:ins w:id="3861" w:author="Miguel Centeno Muñoz" w:date="2014-07-27T13:18:00Z">
              <w:r>
                <w:rPr>
                  <w:rFonts w:ascii="Arial" w:hAnsi="Arial" w:cs="Arial"/>
                  <w:sz w:val="20"/>
                  <w:szCs w:val="20"/>
                </w:rPr>
                <w:t xml:space="preserve">- </w:t>
              </w:r>
            </w:ins>
          </w:p>
        </w:tc>
        <w:tc>
          <w:tcPr>
            <w:tcW w:w="900" w:type="pct"/>
            <w:tcPrChange w:id="386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63" w:author="Miguel Centeno Muñoz" w:date="2014-07-27T13:18:00Z"/>
                <w:rFonts w:ascii="Arial" w:hAnsi="Arial" w:cs="Arial"/>
                <w:sz w:val="20"/>
                <w:szCs w:val="20"/>
              </w:rPr>
            </w:pPr>
            <w:ins w:id="3864" w:author="Miguel Centeno Muñoz" w:date="2014-07-27T13:18:00Z">
              <w:r>
                <w:rPr>
                  <w:rFonts w:ascii="Arial" w:hAnsi="Arial" w:cs="Arial"/>
                  <w:sz w:val="20"/>
                  <w:szCs w:val="20"/>
                </w:rPr>
                <w:t xml:space="preserve">- </w:t>
              </w:r>
            </w:ins>
          </w:p>
        </w:tc>
      </w:tr>
      <w:tr w:rsidR="00AE0352" w:rsidTr="004B7C4A">
        <w:trPr>
          <w:ins w:id="3865"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66" w:author="Miguel Centeno Muñoz" w:date="2014-07-30T23:42:00Z">
              <w:tcPr>
                <w:tcW w:w="500" w:type="pct"/>
                <w:hideMark/>
              </w:tcPr>
            </w:tcPrChange>
          </w:tcPr>
          <w:p w:rsidR="00AE0352" w:rsidRDefault="00AE0352">
            <w:pPr>
              <w:rPr>
                <w:ins w:id="3867" w:author="Miguel Centeno Muñoz" w:date="2014-07-27T13:12:00Z"/>
                <w:rFonts w:ascii="Arial" w:hAnsi="Arial" w:cs="Arial"/>
                <w:b/>
                <w:bCs/>
                <w:sz w:val="20"/>
                <w:szCs w:val="20"/>
              </w:rPr>
            </w:pPr>
            <w:ins w:id="3868" w:author="Miguel Centeno Muñoz" w:date="2014-07-27T13:13:00Z">
              <w:r w:rsidRPr="00D40919">
                <w:rPr>
                  <w:rFonts w:cstheme="minorBidi"/>
                  <w:color w:val="auto"/>
                  <w:rPrChange w:id="3869" w:author="Miguel Centeno Muñoz" w:date="2014-07-27T13:13:00Z">
                    <w:rPr>
                      <w:rStyle w:val="Hipervnculo"/>
                      <w:rFonts w:ascii="Arial" w:hAnsi="Arial" w:cs="Arial"/>
                      <w:b/>
                      <w:bCs/>
                      <w:sz w:val="20"/>
                      <w:szCs w:val="20"/>
                    </w:rPr>
                  </w:rPrChange>
                </w:rPr>
                <w:t>UC-0006</w:t>
              </w:r>
            </w:ins>
            <w:ins w:id="3870" w:author="Miguel Centeno Muñoz" w:date="2014-07-27T13:12:00Z">
              <w:r>
                <w:rPr>
                  <w:rFonts w:ascii="Arial" w:hAnsi="Arial" w:cs="Arial"/>
                  <w:b/>
                  <w:bCs/>
                  <w:sz w:val="20"/>
                  <w:szCs w:val="20"/>
                </w:rPr>
                <w:t xml:space="preserve"> </w:t>
              </w:r>
            </w:ins>
          </w:p>
        </w:tc>
        <w:tc>
          <w:tcPr>
            <w:tcW w:w="900" w:type="pct"/>
            <w:tcPrChange w:id="387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72" w:author="Miguel Centeno Muñoz" w:date="2014-07-27T13:18:00Z"/>
                <w:rFonts w:ascii="Arial" w:hAnsi="Arial" w:cs="Arial"/>
                <w:sz w:val="20"/>
                <w:szCs w:val="20"/>
              </w:rPr>
            </w:pPr>
            <w:ins w:id="3873" w:author="Miguel Centeno Muñoz" w:date="2014-07-27T13:18:00Z">
              <w:r>
                <w:rPr>
                  <w:rFonts w:ascii="Arial" w:hAnsi="Arial" w:cs="Arial"/>
                  <w:sz w:val="20"/>
                  <w:szCs w:val="20"/>
                </w:rPr>
                <w:t xml:space="preserve">- </w:t>
              </w:r>
            </w:ins>
          </w:p>
        </w:tc>
        <w:tc>
          <w:tcPr>
            <w:tcW w:w="900" w:type="pct"/>
            <w:tcPrChange w:id="387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75" w:author="Miguel Centeno Muñoz" w:date="2014-07-27T13:18:00Z"/>
                <w:rFonts w:ascii="Arial" w:hAnsi="Arial" w:cs="Arial"/>
                <w:sz w:val="20"/>
                <w:szCs w:val="20"/>
              </w:rPr>
            </w:pPr>
            <w:ins w:id="3876" w:author="Miguel Centeno Muñoz" w:date="2014-07-27T13:18:00Z">
              <w:r>
                <w:rPr>
                  <w:rFonts w:ascii="Arial" w:hAnsi="Arial" w:cs="Arial"/>
                  <w:noProof/>
                  <w:color w:val="auto"/>
                  <w:sz w:val="20"/>
                  <w:szCs w:val="20"/>
                  <w:lang w:eastAsia="es-ES"/>
                  <w:rPrChange w:id="3877"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7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79" w:author="Miguel Centeno Muñoz" w:date="2014-07-27T13:18:00Z"/>
                <w:rFonts w:ascii="Arial" w:hAnsi="Arial" w:cs="Arial"/>
                <w:sz w:val="20"/>
                <w:szCs w:val="20"/>
              </w:rPr>
            </w:pPr>
            <w:ins w:id="3880" w:author="Miguel Centeno Muñoz" w:date="2014-07-27T13:18:00Z">
              <w:r>
                <w:rPr>
                  <w:rFonts w:ascii="Arial" w:hAnsi="Arial" w:cs="Arial"/>
                  <w:sz w:val="20"/>
                  <w:szCs w:val="20"/>
                </w:rPr>
                <w:t xml:space="preserve">- </w:t>
              </w:r>
            </w:ins>
          </w:p>
        </w:tc>
        <w:tc>
          <w:tcPr>
            <w:tcW w:w="900" w:type="pct"/>
            <w:tcPrChange w:id="388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82" w:author="Miguel Centeno Muñoz" w:date="2014-07-27T13:18:00Z"/>
                <w:rFonts w:ascii="Arial" w:hAnsi="Arial" w:cs="Arial"/>
                <w:sz w:val="20"/>
                <w:szCs w:val="20"/>
              </w:rPr>
            </w:pPr>
            <w:ins w:id="3883" w:author="Miguel Centeno Muñoz" w:date="2014-07-27T13:18:00Z">
              <w:r>
                <w:rPr>
                  <w:rFonts w:ascii="Arial" w:hAnsi="Arial" w:cs="Arial"/>
                  <w:sz w:val="20"/>
                  <w:szCs w:val="20"/>
                </w:rPr>
                <w:t xml:space="preserve">- </w:t>
              </w:r>
            </w:ins>
          </w:p>
        </w:tc>
        <w:tc>
          <w:tcPr>
            <w:tcW w:w="900" w:type="pct"/>
            <w:tcPrChange w:id="388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85" w:author="Miguel Centeno Muñoz" w:date="2014-07-27T13:18:00Z"/>
                <w:rFonts w:ascii="Arial" w:hAnsi="Arial" w:cs="Arial"/>
                <w:sz w:val="20"/>
                <w:szCs w:val="20"/>
              </w:rPr>
            </w:pPr>
            <w:ins w:id="3886"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87"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88"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89" w:author="Miguel Centeno Muñoz" w:date="2014-07-27T13:12:00Z"/>
                <w:rFonts w:ascii="Arial" w:hAnsi="Arial" w:cs="Arial"/>
                <w:b/>
                <w:bCs/>
                <w:sz w:val="20"/>
                <w:szCs w:val="20"/>
              </w:rPr>
            </w:pPr>
            <w:ins w:id="3890" w:author="Miguel Centeno Muñoz" w:date="2014-07-27T13:13:00Z">
              <w:r w:rsidRPr="00D40919">
                <w:rPr>
                  <w:rFonts w:cstheme="minorBidi"/>
                  <w:color w:val="auto"/>
                  <w:rPrChange w:id="3891" w:author="Miguel Centeno Muñoz" w:date="2014-07-27T13:13:00Z">
                    <w:rPr>
                      <w:rStyle w:val="Hipervnculo"/>
                      <w:rFonts w:ascii="Arial" w:hAnsi="Arial" w:cs="Arial"/>
                      <w:b/>
                      <w:bCs/>
                      <w:sz w:val="20"/>
                      <w:szCs w:val="20"/>
                    </w:rPr>
                  </w:rPrChange>
                </w:rPr>
                <w:t>UC-0007</w:t>
              </w:r>
            </w:ins>
            <w:ins w:id="3892" w:author="Miguel Centeno Muñoz" w:date="2014-07-27T13:12:00Z">
              <w:r>
                <w:rPr>
                  <w:rFonts w:ascii="Arial" w:hAnsi="Arial" w:cs="Arial"/>
                  <w:b/>
                  <w:bCs/>
                  <w:sz w:val="20"/>
                  <w:szCs w:val="20"/>
                </w:rPr>
                <w:t xml:space="preserve"> </w:t>
              </w:r>
            </w:ins>
          </w:p>
        </w:tc>
        <w:tc>
          <w:tcPr>
            <w:tcW w:w="900" w:type="pct"/>
            <w:tcPrChange w:id="389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94" w:author="Miguel Centeno Muñoz" w:date="2014-07-27T13:18:00Z"/>
                <w:rFonts w:ascii="Arial" w:hAnsi="Arial" w:cs="Arial"/>
                <w:sz w:val="20"/>
                <w:szCs w:val="20"/>
              </w:rPr>
            </w:pPr>
            <w:ins w:id="3895" w:author="Miguel Centeno Muñoz" w:date="2014-07-27T13:18:00Z">
              <w:r>
                <w:rPr>
                  <w:rFonts w:ascii="Arial" w:hAnsi="Arial" w:cs="Arial"/>
                  <w:sz w:val="20"/>
                  <w:szCs w:val="20"/>
                </w:rPr>
                <w:t xml:space="preserve">- </w:t>
              </w:r>
            </w:ins>
          </w:p>
        </w:tc>
        <w:tc>
          <w:tcPr>
            <w:tcW w:w="900" w:type="pct"/>
            <w:tcPrChange w:id="3896"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97" w:author="Miguel Centeno Muñoz" w:date="2014-07-27T13:18:00Z"/>
                <w:rFonts w:ascii="Arial" w:hAnsi="Arial" w:cs="Arial"/>
                <w:sz w:val="20"/>
                <w:szCs w:val="20"/>
              </w:rPr>
            </w:pPr>
            <w:ins w:id="3898" w:author="Miguel Centeno Muñoz" w:date="2014-07-30T23:43:00Z">
              <w:r>
                <w:rPr>
                  <w:rFonts w:ascii="Arial" w:hAnsi="Arial" w:cs="Arial"/>
                  <w:noProof/>
                  <w:color w:val="auto"/>
                  <w:sz w:val="20"/>
                  <w:szCs w:val="20"/>
                  <w:lang w:eastAsia="es-ES"/>
                  <w:rPrChange w:id="3899"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00" w:author="Miguel Centeno Muñoz" w:date="2014-07-27T13:18:00Z">
              <w:r w:rsidR="00AE0352">
                <w:rPr>
                  <w:rFonts w:ascii="Arial" w:hAnsi="Arial" w:cs="Arial"/>
                  <w:sz w:val="20"/>
                  <w:szCs w:val="20"/>
                </w:rPr>
                <w:t xml:space="preserve"> </w:t>
              </w:r>
            </w:ins>
          </w:p>
        </w:tc>
        <w:tc>
          <w:tcPr>
            <w:tcW w:w="900" w:type="pct"/>
            <w:tcPrChange w:id="390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02" w:author="Miguel Centeno Muñoz" w:date="2014-07-27T13:18:00Z"/>
                <w:rFonts w:ascii="Arial" w:hAnsi="Arial" w:cs="Arial"/>
                <w:sz w:val="20"/>
                <w:szCs w:val="20"/>
              </w:rPr>
            </w:pPr>
            <w:ins w:id="3903" w:author="Miguel Centeno Muñoz" w:date="2014-07-27T13:18:00Z">
              <w:r>
                <w:rPr>
                  <w:rFonts w:ascii="Arial" w:hAnsi="Arial" w:cs="Arial"/>
                  <w:sz w:val="20"/>
                  <w:szCs w:val="20"/>
                </w:rPr>
                <w:t xml:space="preserve">- </w:t>
              </w:r>
            </w:ins>
          </w:p>
        </w:tc>
        <w:tc>
          <w:tcPr>
            <w:tcW w:w="900" w:type="pct"/>
            <w:tcPrChange w:id="390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05" w:author="Miguel Centeno Muñoz" w:date="2014-07-27T13:18:00Z"/>
                <w:rFonts w:ascii="Arial" w:hAnsi="Arial" w:cs="Arial"/>
                <w:sz w:val="20"/>
                <w:szCs w:val="20"/>
              </w:rPr>
            </w:pPr>
            <w:ins w:id="3906" w:author="Miguel Centeno Muñoz" w:date="2014-07-27T13:18:00Z">
              <w:r>
                <w:rPr>
                  <w:rFonts w:ascii="Arial" w:hAnsi="Arial" w:cs="Arial"/>
                  <w:sz w:val="20"/>
                  <w:szCs w:val="20"/>
                </w:rPr>
                <w:t xml:space="preserve">- </w:t>
              </w:r>
            </w:ins>
          </w:p>
        </w:tc>
        <w:tc>
          <w:tcPr>
            <w:tcW w:w="900" w:type="pct"/>
            <w:tcPrChange w:id="390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08" w:author="Miguel Centeno Muñoz" w:date="2014-07-27T13:18:00Z"/>
                <w:rFonts w:ascii="Arial" w:hAnsi="Arial" w:cs="Arial"/>
                <w:sz w:val="20"/>
                <w:szCs w:val="20"/>
              </w:rPr>
            </w:pPr>
            <w:ins w:id="3909" w:author="Miguel Centeno Muñoz" w:date="2014-07-27T13:18:00Z">
              <w:r>
                <w:rPr>
                  <w:rFonts w:ascii="Arial" w:hAnsi="Arial" w:cs="Arial"/>
                  <w:sz w:val="20"/>
                  <w:szCs w:val="20"/>
                </w:rPr>
                <w:t xml:space="preserve">- </w:t>
              </w:r>
            </w:ins>
          </w:p>
        </w:tc>
      </w:tr>
      <w:tr w:rsidR="00AE0352" w:rsidTr="004B7C4A">
        <w:trPr>
          <w:ins w:id="391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11" w:author="Miguel Centeno Muñoz" w:date="2014-07-30T23:42:00Z">
              <w:tcPr>
                <w:tcW w:w="500" w:type="pct"/>
                <w:hideMark/>
              </w:tcPr>
            </w:tcPrChange>
          </w:tcPr>
          <w:p w:rsidR="00AE0352" w:rsidRDefault="00AE0352">
            <w:pPr>
              <w:rPr>
                <w:ins w:id="3912" w:author="Miguel Centeno Muñoz" w:date="2014-07-27T13:12:00Z"/>
                <w:rFonts w:ascii="Arial" w:hAnsi="Arial" w:cs="Arial"/>
                <w:b/>
                <w:bCs/>
                <w:sz w:val="20"/>
                <w:szCs w:val="20"/>
              </w:rPr>
            </w:pPr>
            <w:ins w:id="3913" w:author="Miguel Centeno Muñoz" w:date="2014-07-27T13:13:00Z">
              <w:r w:rsidRPr="00D40919">
                <w:rPr>
                  <w:rFonts w:cstheme="minorBidi"/>
                  <w:color w:val="auto"/>
                  <w:rPrChange w:id="3914" w:author="Miguel Centeno Muñoz" w:date="2014-07-27T13:13:00Z">
                    <w:rPr>
                      <w:rStyle w:val="Hipervnculo"/>
                      <w:rFonts w:ascii="Arial" w:hAnsi="Arial" w:cs="Arial"/>
                      <w:b/>
                      <w:bCs/>
                      <w:sz w:val="20"/>
                      <w:szCs w:val="20"/>
                    </w:rPr>
                  </w:rPrChange>
                </w:rPr>
                <w:t>UC-0008</w:t>
              </w:r>
            </w:ins>
            <w:ins w:id="3915" w:author="Miguel Centeno Muñoz" w:date="2014-07-27T13:12:00Z">
              <w:r>
                <w:rPr>
                  <w:rFonts w:ascii="Arial" w:hAnsi="Arial" w:cs="Arial"/>
                  <w:b/>
                  <w:bCs/>
                  <w:sz w:val="20"/>
                  <w:szCs w:val="20"/>
                </w:rPr>
                <w:t xml:space="preserve"> </w:t>
              </w:r>
            </w:ins>
          </w:p>
        </w:tc>
        <w:tc>
          <w:tcPr>
            <w:tcW w:w="900" w:type="pct"/>
            <w:tcPrChange w:id="391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17" w:author="Miguel Centeno Muñoz" w:date="2014-07-27T13:18:00Z"/>
                <w:rFonts w:ascii="Arial" w:hAnsi="Arial" w:cs="Arial"/>
                <w:sz w:val="20"/>
                <w:szCs w:val="20"/>
              </w:rPr>
            </w:pPr>
            <w:ins w:id="3918" w:author="Miguel Centeno Muñoz" w:date="2014-07-27T13:18:00Z">
              <w:r>
                <w:rPr>
                  <w:rFonts w:ascii="Arial" w:hAnsi="Arial" w:cs="Arial"/>
                  <w:sz w:val="20"/>
                  <w:szCs w:val="20"/>
                </w:rPr>
                <w:t xml:space="preserve">- </w:t>
              </w:r>
            </w:ins>
          </w:p>
        </w:tc>
        <w:tc>
          <w:tcPr>
            <w:tcW w:w="900" w:type="pct"/>
            <w:tcPrChange w:id="3919"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20" w:author="Miguel Centeno Muñoz" w:date="2014-07-27T13:18:00Z"/>
                <w:rFonts w:ascii="Arial" w:hAnsi="Arial" w:cs="Arial"/>
                <w:sz w:val="20"/>
                <w:szCs w:val="20"/>
              </w:rPr>
            </w:pPr>
            <w:ins w:id="3921" w:author="Miguel Centeno Muñoz" w:date="2014-07-30T23:43:00Z">
              <w:r>
                <w:rPr>
                  <w:rFonts w:ascii="Arial" w:hAnsi="Arial" w:cs="Arial"/>
                  <w:noProof/>
                  <w:color w:val="auto"/>
                  <w:sz w:val="20"/>
                  <w:szCs w:val="20"/>
                  <w:lang w:eastAsia="es-ES"/>
                  <w:rPrChange w:id="3922"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23" w:author="Miguel Centeno Muñoz" w:date="2014-07-27T13:18:00Z">
              <w:r w:rsidR="00AE0352">
                <w:rPr>
                  <w:rFonts w:ascii="Arial" w:hAnsi="Arial" w:cs="Arial"/>
                  <w:sz w:val="20"/>
                  <w:szCs w:val="20"/>
                </w:rPr>
                <w:t xml:space="preserve"> </w:t>
              </w:r>
            </w:ins>
          </w:p>
        </w:tc>
        <w:tc>
          <w:tcPr>
            <w:tcW w:w="900" w:type="pct"/>
            <w:tcPrChange w:id="392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25" w:author="Miguel Centeno Muñoz" w:date="2014-07-27T13:18:00Z"/>
                <w:rFonts w:ascii="Arial" w:hAnsi="Arial" w:cs="Arial"/>
                <w:sz w:val="20"/>
                <w:szCs w:val="20"/>
              </w:rPr>
            </w:pPr>
            <w:ins w:id="3926" w:author="Miguel Centeno Muñoz" w:date="2014-07-27T13:18:00Z">
              <w:r>
                <w:rPr>
                  <w:rFonts w:ascii="Arial" w:hAnsi="Arial" w:cs="Arial"/>
                  <w:sz w:val="20"/>
                  <w:szCs w:val="20"/>
                </w:rPr>
                <w:t xml:space="preserve">- </w:t>
              </w:r>
            </w:ins>
          </w:p>
        </w:tc>
        <w:tc>
          <w:tcPr>
            <w:tcW w:w="900" w:type="pct"/>
            <w:tcPrChange w:id="392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28" w:author="Miguel Centeno Muñoz" w:date="2014-07-27T13:18:00Z"/>
                <w:rFonts w:ascii="Arial" w:hAnsi="Arial" w:cs="Arial"/>
                <w:sz w:val="20"/>
                <w:szCs w:val="20"/>
              </w:rPr>
            </w:pPr>
            <w:ins w:id="3929" w:author="Miguel Centeno Muñoz" w:date="2014-07-27T13:18:00Z">
              <w:r>
                <w:rPr>
                  <w:rFonts w:ascii="Arial" w:hAnsi="Arial" w:cs="Arial"/>
                  <w:sz w:val="20"/>
                  <w:szCs w:val="20"/>
                </w:rPr>
                <w:t xml:space="preserve">- </w:t>
              </w:r>
            </w:ins>
          </w:p>
        </w:tc>
        <w:tc>
          <w:tcPr>
            <w:tcW w:w="900" w:type="pct"/>
            <w:tcPrChange w:id="393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31" w:author="Miguel Centeno Muñoz" w:date="2014-07-27T13:18:00Z"/>
                <w:rFonts w:ascii="Arial" w:hAnsi="Arial" w:cs="Arial"/>
                <w:sz w:val="20"/>
                <w:szCs w:val="20"/>
              </w:rPr>
            </w:pPr>
            <w:ins w:id="393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3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34"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935" w:author="Miguel Centeno Muñoz" w:date="2014-07-27T13:12:00Z"/>
                <w:rFonts w:ascii="Arial" w:hAnsi="Arial" w:cs="Arial"/>
                <w:b/>
                <w:bCs/>
                <w:sz w:val="20"/>
                <w:szCs w:val="20"/>
              </w:rPr>
            </w:pPr>
            <w:ins w:id="3936" w:author="Miguel Centeno Muñoz" w:date="2014-07-27T13:13:00Z">
              <w:r w:rsidRPr="00D40919">
                <w:rPr>
                  <w:rFonts w:cstheme="minorBidi"/>
                  <w:color w:val="auto"/>
                  <w:rPrChange w:id="3937" w:author="Miguel Centeno Muñoz" w:date="2014-07-27T13:13:00Z">
                    <w:rPr>
                      <w:rStyle w:val="Hipervnculo"/>
                      <w:rFonts w:ascii="Arial" w:hAnsi="Arial" w:cs="Arial"/>
                      <w:b/>
                      <w:bCs/>
                      <w:sz w:val="20"/>
                      <w:szCs w:val="20"/>
                    </w:rPr>
                  </w:rPrChange>
                </w:rPr>
                <w:t>UC-0009</w:t>
              </w:r>
            </w:ins>
            <w:ins w:id="3938" w:author="Miguel Centeno Muñoz" w:date="2014-07-27T13:12:00Z">
              <w:r>
                <w:rPr>
                  <w:rFonts w:ascii="Arial" w:hAnsi="Arial" w:cs="Arial"/>
                  <w:b/>
                  <w:bCs/>
                  <w:sz w:val="20"/>
                  <w:szCs w:val="20"/>
                </w:rPr>
                <w:t xml:space="preserve"> </w:t>
              </w:r>
            </w:ins>
          </w:p>
        </w:tc>
        <w:tc>
          <w:tcPr>
            <w:tcW w:w="900" w:type="pct"/>
            <w:tcPrChange w:id="393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40" w:author="Miguel Centeno Muñoz" w:date="2014-07-27T13:18:00Z"/>
                <w:rFonts w:ascii="Arial" w:hAnsi="Arial" w:cs="Arial"/>
                <w:sz w:val="20"/>
                <w:szCs w:val="20"/>
              </w:rPr>
            </w:pPr>
            <w:ins w:id="3941" w:author="Miguel Centeno Muñoz" w:date="2014-07-30T23:42:00Z">
              <w:r>
                <w:rPr>
                  <w:rFonts w:ascii="Arial" w:hAnsi="Arial" w:cs="Arial"/>
                  <w:sz w:val="20"/>
                  <w:szCs w:val="20"/>
                </w:rPr>
                <w:t>-</w:t>
              </w:r>
            </w:ins>
          </w:p>
        </w:tc>
        <w:tc>
          <w:tcPr>
            <w:tcW w:w="900" w:type="pct"/>
            <w:tcPrChange w:id="394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43" w:author="Miguel Centeno Muñoz" w:date="2014-07-27T13:18:00Z"/>
                <w:rFonts w:ascii="Arial" w:hAnsi="Arial" w:cs="Arial"/>
                <w:sz w:val="20"/>
                <w:szCs w:val="20"/>
              </w:rPr>
            </w:pPr>
            <w:ins w:id="3944" w:author="Miguel Centeno Muñoz" w:date="2014-07-27T13:18:00Z">
              <w:r>
                <w:rPr>
                  <w:rFonts w:ascii="Arial" w:hAnsi="Arial" w:cs="Arial"/>
                  <w:sz w:val="20"/>
                  <w:szCs w:val="20"/>
                </w:rPr>
                <w:t xml:space="preserve">- </w:t>
              </w:r>
            </w:ins>
          </w:p>
        </w:tc>
        <w:tc>
          <w:tcPr>
            <w:tcW w:w="900" w:type="pct"/>
            <w:tcPrChange w:id="394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46" w:author="Miguel Centeno Muñoz" w:date="2014-07-27T13:18:00Z"/>
                <w:rFonts w:ascii="Arial" w:hAnsi="Arial" w:cs="Arial"/>
                <w:sz w:val="20"/>
                <w:szCs w:val="20"/>
              </w:rPr>
            </w:pPr>
            <w:ins w:id="3947" w:author="Miguel Centeno Muñoz" w:date="2014-07-30T23:43:00Z">
              <w:r>
                <w:rPr>
                  <w:rFonts w:ascii="Arial" w:hAnsi="Arial" w:cs="Arial"/>
                  <w:noProof/>
                  <w:color w:val="auto"/>
                  <w:sz w:val="20"/>
                  <w:szCs w:val="20"/>
                  <w:lang w:eastAsia="es-ES"/>
                  <w:rPrChange w:id="3948"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49" w:author="Miguel Centeno Muñoz" w:date="2014-07-27T13:18:00Z">
              <w:r w:rsidR="00AE0352">
                <w:rPr>
                  <w:rFonts w:ascii="Arial" w:hAnsi="Arial" w:cs="Arial"/>
                  <w:sz w:val="20"/>
                  <w:szCs w:val="20"/>
                </w:rPr>
                <w:t xml:space="preserve"> </w:t>
              </w:r>
            </w:ins>
          </w:p>
        </w:tc>
        <w:tc>
          <w:tcPr>
            <w:tcW w:w="900" w:type="pct"/>
            <w:tcPrChange w:id="395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51" w:author="Miguel Centeno Muñoz" w:date="2014-07-27T13:18:00Z"/>
                <w:rFonts w:ascii="Arial" w:hAnsi="Arial" w:cs="Arial"/>
                <w:sz w:val="20"/>
                <w:szCs w:val="20"/>
              </w:rPr>
            </w:pPr>
            <w:ins w:id="3952" w:author="Miguel Centeno Muñoz" w:date="2014-07-27T13:18:00Z">
              <w:r>
                <w:rPr>
                  <w:rFonts w:ascii="Arial" w:hAnsi="Arial" w:cs="Arial"/>
                  <w:sz w:val="20"/>
                  <w:szCs w:val="20"/>
                </w:rPr>
                <w:t xml:space="preserve">- </w:t>
              </w:r>
            </w:ins>
          </w:p>
        </w:tc>
        <w:tc>
          <w:tcPr>
            <w:tcW w:w="900" w:type="pct"/>
            <w:tcPrChange w:id="395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4" w:author="Miguel Centeno Muñoz" w:date="2014-07-27T13:18:00Z"/>
                <w:rFonts w:ascii="Arial" w:hAnsi="Arial" w:cs="Arial"/>
                <w:sz w:val="20"/>
                <w:szCs w:val="20"/>
              </w:rPr>
            </w:pPr>
            <w:ins w:id="3955" w:author="Miguel Centeno Muñoz" w:date="2014-07-30T23:43:00Z">
              <w:r>
                <w:rPr>
                  <w:rFonts w:ascii="Arial" w:hAnsi="Arial" w:cs="Arial"/>
                  <w:sz w:val="20"/>
                  <w:szCs w:val="20"/>
                </w:rPr>
                <w:t>-</w:t>
              </w:r>
            </w:ins>
          </w:p>
        </w:tc>
      </w:tr>
      <w:tr w:rsidR="00AE0352" w:rsidTr="004B7C4A">
        <w:trPr>
          <w:ins w:id="395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57" w:author="Miguel Centeno Muñoz" w:date="2014-07-30T23:42:00Z">
              <w:tcPr>
                <w:tcW w:w="500" w:type="pct"/>
                <w:hideMark/>
              </w:tcPr>
            </w:tcPrChange>
          </w:tcPr>
          <w:p w:rsidR="00AE0352" w:rsidRDefault="00AE0352">
            <w:pPr>
              <w:rPr>
                <w:ins w:id="3958" w:author="Miguel Centeno Muñoz" w:date="2014-07-27T13:12:00Z"/>
                <w:rFonts w:ascii="Arial" w:hAnsi="Arial" w:cs="Arial"/>
                <w:b/>
                <w:bCs/>
                <w:sz w:val="20"/>
                <w:szCs w:val="20"/>
              </w:rPr>
            </w:pPr>
            <w:ins w:id="3959" w:author="Miguel Centeno Muñoz" w:date="2014-07-27T13:13:00Z">
              <w:r w:rsidRPr="00D40919">
                <w:rPr>
                  <w:rFonts w:cstheme="minorBidi"/>
                  <w:color w:val="auto"/>
                  <w:rPrChange w:id="3960" w:author="Miguel Centeno Muñoz" w:date="2014-07-27T13:13:00Z">
                    <w:rPr>
                      <w:rStyle w:val="Hipervnculo"/>
                      <w:rFonts w:ascii="Arial" w:hAnsi="Arial" w:cs="Arial"/>
                      <w:b/>
                      <w:bCs/>
                      <w:sz w:val="20"/>
                      <w:szCs w:val="20"/>
                    </w:rPr>
                  </w:rPrChange>
                </w:rPr>
                <w:t>UC-0010</w:t>
              </w:r>
            </w:ins>
            <w:ins w:id="3961" w:author="Miguel Centeno Muñoz" w:date="2014-07-27T13:12:00Z">
              <w:r>
                <w:rPr>
                  <w:rFonts w:ascii="Arial" w:hAnsi="Arial" w:cs="Arial"/>
                  <w:b/>
                  <w:bCs/>
                  <w:sz w:val="20"/>
                  <w:szCs w:val="20"/>
                </w:rPr>
                <w:t xml:space="preserve"> </w:t>
              </w:r>
            </w:ins>
          </w:p>
        </w:tc>
        <w:tc>
          <w:tcPr>
            <w:tcW w:w="900" w:type="pct"/>
            <w:tcPrChange w:id="396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63" w:author="Miguel Centeno Muñoz" w:date="2014-07-27T13:18:00Z"/>
                <w:rFonts w:ascii="Arial" w:hAnsi="Arial" w:cs="Arial"/>
                <w:sz w:val="20"/>
                <w:szCs w:val="20"/>
              </w:rPr>
            </w:pPr>
            <w:ins w:id="3964" w:author="Miguel Centeno Muñoz" w:date="2014-07-30T23:42:00Z">
              <w:r>
                <w:rPr>
                  <w:rFonts w:ascii="Arial" w:hAnsi="Arial" w:cs="Arial"/>
                  <w:sz w:val="20"/>
                  <w:szCs w:val="20"/>
                </w:rPr>
                <w:t>-</w:t>
              </w:r>
            </w:ins>
          </w:p>
        </w:tc>
        <w:tc>
          <w:tcPr>
            <w:tcW w:w="900" w:type="pct"/>
            <w:tcPrChange w:id="396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66" w:author="Miguel Centeno Muñoz" w:date="2014-07-27T13:18:00Z"/>
                <w:rFonts w:ascii="Arial" w:hAnsi="Arial" w:cs="Arial"/>
                <w:sz w:val="20"/>
                <w:szCs w:val="20"/>
              </w:rPr>
            </w:pPr>
            <w:ins w:id="3967" w:author="Miguel Centeno Muñoz" w:date="2014-07-27T13:18:00Z">
              <w:r>
                <w:rPr>
                  <w:rFonts w:ascii="Arial" w:hAnsi="Arial" w:cs="Arial"/>
                  <w:sz w:val="20"/>
                  <w:szCs w:val="20"/>
                </w:rPr>
                <w:t xml:space="preserve">- </w:t>
              </w:r>
            </w:ins>
          </w:p>
        </w:tc>
        <w:tc>
          <w:tcPr>
            <w:tcW w:w="900" w:type="pct"/>
            <w:tcPrChange w:id="3968"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69" w:author="Miguel Centeno Muñoz" w:date="2014-07-27T13:18:00Z"/>
                <w:rFonts w:ascii="Arial" w:hAnsi="Arial" w:cs="Arial"/>
                <w:sz w:val="20"/>
                <w:szCs w:val="20"/>
              </w:rPr>
            </w:pPr>
            <w:ins w:id="3970" w:author="Miguel Centeno Muñoz" w:date="2014-07-30T23:43:00Z">
              <w:r>
                <w:rPr>
                  <w:rFonts w:ascii="Arial" w:hAnsi="Arial" w:cs="Arial"/>
                  <w:sz w:val="20"/>
                  <w:szCs w:val="20"/>
                </w:rPr>
                <w:t>-</w:t>
              </w:r>
            </w:ins>
          </w:p>
        </w:tc>
        <w:tc>
          <w:tcPr>
            <w:tcW w:w="900" w:type="pct"/>
            <w:tcPrChange w:id="3971"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72" w:author="Miguel Centeno Muñoz" w:date="2014-07-27T13:18:00Z"/>
                <w:rFonts w:ascii="Arial" w:hAnsi="Arial" w:cs="Arial"/>
                <w:sz w:val="20"/>
                <w:szCs w:val="20"/>
              </w:rPr>
            </w:pPr>
            <w:ins w:id="3973" w:author="Miguel Centeno Muñoz" w:date="2014-07-30T23:43:00Z">
              <w:r>
                <w:rPr>
                  <w:rFonts w:ascii="Arial" w:hAnsi="Arial" w:cs="Arial"/>
                  <w:noProof/>
                  <w:color w:val="auto"/>
                  <w:sz w:val="20"/>
                  <w:szCs w:val="20"/>
                  <w:lang w:eastAsia="es-ES"/>
                  <w:rPrChange w:id="3974"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97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76" w:author="Miguel Centeno Muñoz" w:date="2014-07-27T13:18:00Z"/>
                <w:rFonts w:ascii="Arial" w:hAnsi="Arial" w:cs="Arial"/>
                <w:sz w:val="20"/>
                <w:szCs w:val="20"/>
              </w:rPr>
            </w:pPr>
            <w:ins w:id="397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78"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979"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980" w:author="Miguel Centeno Muñoz" w:date="2014-07-30T23:41:00Z"/>
              </w:rPr>
            </w:pPr>
            <w:ins w:id="3981" w:author="Miguel Centeno Muñoz" w:date="2014-07-30T23:41:00Z">
              <w:r>
                <w:t>UC-0011</w:t>
              </w:r>
            </w:ins>
          </w:p>
        </w:tc>
        <w:tc>
          <w:tcPr>
            <w:tcW w:w="900" w:type="pct"/>
            <w:tcPrChange w:id="398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83" w:author="Miguel Centeno Muñoz" w:date="2014-07-30T23:41:00Z"/>
                <w:rFonts w:ascii="Arial" w:hAnsi="Arial" w:cs="Arial"/>
                <w:noProof/>
                <w:sz w:val="20"/>
                <w:szCs w:val="20"/>
                <w:lang w:eastAsia="es-ES"/>
              </w:rPr>
            </w:pPr>
            <w:ins w:id="3984" w:author="Miguel Centeno Muñoz" w:date="2014-07-30T23:42:00Z">
              <w:r>
                <w:rPr>
                  <w:rFonts w:ascii="Arial" w:hAnsi="Arial" w:cs="Arial"/>
                  <w:noProof/>
                  <w:sz w:val="20"/>
                  <w:szCs w:val="20"/>
                  <w:lang w:eastAsia="es-ES"/>
                </w:rPr>
                <w:t>-</w:t>
              </w:r>
            </w:ins>
          </w:p>
        </w:tc>
        <w:tc>
          <w:tcPr>
            <w:tcW w:w="900" w:type="pct"/>
            <w:tcPrChange w:id="398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86" w:author="Miguel Centeno Muñoz" w:date="2014-07-30T23:41:00Z"/>
                <w:rFonts w:ascii="Arial" w:hAnsi="Arial" w:cs="Arial"/>
                <w:sz w:val="20"/>
                <w:szCs w:val="20"/>
              </w:rPr>
            </w:pPr>
            <w:ins w:id="3987" w:author="Miguel Centeno Muñoz" w:date="2014-07-30T23:42:00Z">
              <w:r>
                <w:rPr>
                  <w:rFonts w:ascii="Arial" w:hAnsi="Arial" w:cs="Arial"/>
                  <w:sz w:val="20"/>
                  <w:szCs w:val="20"/>
                </w:rPr>
                <w:t>-</w:t>
              </w:r>
            </w:ins>
          </w:p>
        </w:tc>
        <w:tc>
          <w:tcPr>
            <w:tcW w:w="900" w:type="pct"/>
            <w:tcPrChange w:id="398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89" w:author="Miguel Centeno Muñoz" w:date="2014-07-30T23:41:00Z"/>
                <w:rFonts w:ascii="Arial" w:hAnsi="Arial" w:cs="Arial"/>
                <w:noProof/>
                <w:sz w:val="20"/>
                <w:szCs w:val="20"/>
                <w:lang w:eastAsia="es-ES"/>
              </w:rPr>
            </w:pPr>
            <w:ins w:id="3990" w:author="Miguel Centeno Muñoz" w:date="2014-07-30T23:42:00Z">
              <w:r>
                <w:rPr>
                  <w:rFonts w:ascii="Arial" w:hAnsi="Arial" w:cs="Arial"/>
                  <w:noProof/>
                  <w:sz w:val="20"/>
                  <w:szCs w:val="20"/>
                  <w:lang w:eastAsia="es-ES"/>
                </w:rPr>
                <w:t>-</w:t>
              </w:r>
            </w:ins>
          </w:p>
        </w:tc>
        <w:tc>
          <w:tcPr>
            <w:tcW w:w="900" w:type="pct"/>
            <w:tcPrChange w:id="399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92" w:author="Miguel Centeno Muñoz" w:date="2014-07-30T23:41:00Z"/>
                <w:rFonts w:ascii="Arial" w:hAnsi="Arial" w:cs="Arial"/>
                <w:sz w:val="20"/>
                <w:szCs w:val="20"/>
              </w:rPr>
            </w:pPr>
            <w:ins w:id="3993" w:author="Miguel Centeno Muñoz" w:date="2014-07-30T23:42:00Z">
              <w:r>
                <w:rPr>
                  <w:rFonts w:ascii="Arial" w:hAnsi="Arial" w:cs="Arial"/>
                  <w:sz w:val="20"/>
                  <w:szCs w:val="20"/>
                </w:rPr>
                <w:t>-</w:t>
              </w:r>
            </w:ins>
          </w:p>
        </w:tc>
        <w:tc>
          <w:tcPr>
            <w:tcW w:w="900" w:type="pct"/>
            <w:tcPrChange w:id="399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95" w:author="Miguel Centeno Muñoz" w:date="2014-07-30T23:41:00Z"/>
                <w:rFonts w:ascii="Arial" w:hAnsi="Arial" w:cs="Arial"/>
                <w:sz w:val="20"/>
                <w:szCs w:val="20"/>
              </w:rPr>
            </w:pPr>
            <w:ins w:id="3996" w:author="Miguel Centeno Muñoz" w:date="2014-07-30T23:42:00Z">
              <w:r>
                <w:rPr>
                  <w:rFonts w:ascii="Arial" w:hAnsi="Arial" w:cs="Arial"/>
                  <w:noProof/>
                  <w:color w:val="auto"/>
                  <w:sz w:val="20"/>
                  <w:szCs w:val="20"/>
                  <w:lang w:eastAsia="es-ES"/>
                  <w:rPrChange w:id="3997"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3998" w:author="Miguel Centeno Muñoz" w:date="2014-07-27T13:22:00Z"/>
        </w:rPr>
        <w:pPrChange w:id="3999" w:author="Miguel Centeno Muñoz" w:date="2014-07-27T13:12:00Z">
          <w:pPr>
            <w:pStyle w:val="Ttulo3"/>
          </w:pPr>
        </w:pPrChange>
      </w:pPr>
    </w:p>
    <w:p w:rsidR="00D40919" w:rsidRDefault="00D40919">
      <w:pPr>
        <w:rPr>
          <w:ins w:id="4000" w:author="Miguel Centeno Muñoz" w:date="2014-07-27T13:22:00Z"/>
        </w:rPr>
        <w:pPrChange w:id="4001" w:author="Miguel Centeno Muñoz" w:date="2014-07-27T13:12:00Z">
          <w:pPr>
            <w:pStyle w:val="Ttulo3"/>
          </w:pPr>
        </w:pPrChange>
      </w:pPr>
    </w:p>
    <w:p w:rsidR="00D40919" w:rsidRDefault="00D40919">
      <w:pPr>
        <w:rPr>
          <w:ins w:id="4002" w:author="Miguel Centeno Muñoz" w:date="2014-07-27T13:22:00Z"/>
        </w:rPr>
        <w:pPrChange w:id="4003" w:author="Miguel Centeno Muñoz" w:date="2014-07-27T13:12:00Z">
          <w:pPr>
            <w:pStyle w:val="Ttulo3"/>
          </w:pPr>
        </w:pPrChange>
      </w:pPr>
    </w:p>
    <w:p w:rsidR="00D40919" w:rsidRDefault="00D40919">
      <w:pPr>
        <w:rPr>
          <w:ins w:id="4004" w:author="Miguel Centeno Muñoz" w:date="2014-07-27T13:22:00Z"/>
        </w:rPr>
        <w:pPrChange w:id="4005" w:author="Miguel Centeno Muñoz" w:date="2014-07-27T13:12:00Z">
          <w:pPr>
            <w:pStyle w:val="Ttulo3"/>
          </w:pPr>
        </w:pPrChange>
      </w:pPr>
    </w:p>
    <w:p w:rsidR="00D40919" w:rsidRDefault="00D40919">
      <w:pPr>
        <w:rPr>
          <w:ins w:id="4006" w:author="Miguel Centeno Muñoz" w:date="2014-07-27T16:53:00Z"/>
        </w:rPr>
        <w:pPrChange w:id="4007" w:author="Miguel Centeno Muñoz" w:date="2014-07-27T13:12:00Z">
          <w:pPr>
            <w:pStyle w:val="Ttulo3"/>
          </w:pPr>
        </w:pPrChange>
      </w:pPr>
    </w:p>
    <w:p w:rsidR="00F87E9D" w:rsidRDefault="00F87E9D">
      <w:pPr>
        <w:rPr>
          <w:ins w:id="4008" w:author="Miguel Centeno Muñoz" w:date="2014-07-27T16:53:00Z"/>
        </w:rPr>
        <w:pPrChange w:id="4009" w:author="Miguel Centeno Muñoz" w:date="2014-07-27T13:12:00Z">
          <w:pPr>
            <w:pStyle w:val="Ttulo3"/>
          </w:pPr>
        </w:pPrChange>
      </w:pPr>
    </w:p>
    <w:p w:rsidR="00F87E9D" w:rsidRDefault="00F87E9D">
      <w:pPr>
        <w:rPr>
          <w:ins w:id="4010" w:author="Miguel Centeno Muñoz" w:date="2014-07-27T16:53:00Z"/>
        </w:rPr>
        <w:pPrChange w:id="4011" w:author="Miguel Centeno Muñoz" w:date="2014-07-27T13:12:00Z">
          <w:pPr>
            <w:pStyle w:val="Ttulo3"/>
          </w:pPr>
        </w:pPrChange>
      </w:pPr>
    </w:p>
    <w:p w:rsidR="00F87E9D" w:rsidRDefault="00F87E9D">
      <w:pPr>
        <w:rPr>
          <w:ins w:id="4012" w:author="Miguel Centeno Muñoz" w:date="2014-07-27T16:53:00Z"/>
        </w:rPr>
        <w:pPrChange w:id="4013" w:author="Miguel Centeno Muñoz" w:date="2014-07-27T13:12:00Z">
          <w:pPr>
            <w:pStyle w:val="Ttulo3"/>
          </w:pPr>
        </w:pPrChange>
      </w:pPr>
    </w:p>
    <w:p w:rsidR="00F87E9D" w:rsidRDefault="00F87E9D">
      <w:pPr>
        <w:rPr>
          <w:ins w:id="4014" w:author="Miguel Centeno Muñoz" w:date="2014-07-27T16:53:00Z"/>
        </w:rPr>
        <w:pPrChange w:id="4015" w:author="Miguel Centeno Muñoz" w:date="2014-07-27T13:12:00Z">
          <w:pPr>
            <w:pStyle w:val="Ttulo3"/>
          </w:pPr>
        </w:pPrChange>
      </w:pPr>
    </w:p>
    <w:p w:rsidR="00F87E9D" w:rsidRDefault="00F87E9D">
      <w:pPr>
        <w:pStyle w:val="Ttulo2"/>
        <w:rPr>
          <w:ins w:id="4016" w:author="Miguel Centeno Muñoz" w:date="2014-07-27T16:54:00Z"/>
        </w:rPr>
        <w:pPrChange w:id="4017" w:author="Miguel Centeno Muñoz" w:date="2014-07-27T16:54:00Z">
          <w:pPr>
            <w:pStyle w:val="Ttulo3"/>
          </w:pPr>
        </w:pPrChange>
      </w:pPr>
      <w:bookmarkStart w:id="4018" w:name="_Toc395553271"/>
      <w:ins w:id="4019" w:author="Miguel Centeno Muñoz" w:date="2014-07-27T16:54:00Z">
        <w:r>
          <w:t>7.- Análisis de requisitos</w:t>
        </w:r>
        <w:bookmarkEnd w:id="4018"/>
      </w:ins>
    </w:p>
    <w:p w:rsidR="00F87E9D" w:rsidRDefault="00F87E9D" w:rsidP="00F87E9D">
      <w:pPr>
        <w:rPr>
          <w:ins w:id="4020" w:author="Miguel Centeno Muñoz" w:date="2014-07-27T16:54:00Z"/>
        </w:rPr>
      </w:pPr>
      <w:ins w:id="4021"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4022" w:author="Miguel Centeno Muñoz" w:date="2014-07-27T16:53:00Z"/>
        </w:rPr>
      </w:pPr>
      <w:bookmarkStart w:id="4023" w:name="_Toc395553272"/>
      <w:ins w:id="4024" w:author="Miguel Centeno Muñoz" w:date="2014-07-27T16:54:00Z">
        <w:r>
          <w:t>7.1.- Modelo estático del sistema</w:t>
        </w:r>
      </w:ins>
      <w:bookmarkEnd w:id="4023"/>
    </w:p>
    <w:p w:rsidR="005900F0" w:rsidRDefault="00503DEB">
      <w:pPr>
        <w:rPr>
          <w:ins w:id="4025" w:author="Miguel Centeno Muñoz" w:date="2014-07-31T00:17:00Z"/>
        </w:rPr>
        <w:pPrChange w:id="4026" w:author="Miguel Centeno Muñoz" w:date="2014-07-27T13:12:00Z">
          <w:pPr>
            <w:pStyle w:val="Ttulo3"/>
          </w:pPr>
        </w:pPrChange>
      </w:pPr>
      <w:ins w:id="4027" w:author="Miguel Centeno Muñoz" w:date="2014-07-27T22:06:00Z">
        <w:r w:rsidRPr="00491ED5">
          <w:rPr>
            <w:noProof/>
            <w:lang w:eastAsia="es-ES"/>
          </w:rPr>
          <w:drawing>
            <wp:anchor distT="0" distB="0" distL="114300" distR="114300" simplePos="0" relativeHeight="251688960" behindDoc="0" locked="0" layoutInCell="1" allowOverlap="1" wp14:anchorId="4822B9DC" wp14:editId="774108B5">
              <wp:simplePos x="0" y="0"/>
              <wp:positionH relativeFrom="column">
                <wp:posOffset>1174115</wp:posOffset>
              </wp:positionH>
              <wp:positionV relativeFrom="paragraph">
                <wp:posOffset>1108075</wp:posOffset>
              </wp:positionV>
              <wp:extent cx="2917190" cy="1314450"/>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314450"/>
                      </a:xfrm>
                      <a:prstGeom prst="rect">
                        <a:avLst/>
                      </a:prstGeom>
                    </pic:spPr>
                  </pic:pic>
                </a:graphicData>
              </a:graphic>
              <wp14:sizeRelH relativeFrom="page">
                <wp14:pctWidth>0</wp14:pctWidth>
              </wp14:sizeRelH>
              <wp14:sizeRelV relativeFrom="page">
                <wp14:pctHeight>0</wp14:pctHeight>
              </wp14:sizeRelV>
            </wp:anchor>
          </w:drawing>
        </w:r>
      </w:ins>
      <w:ins w:id="4028" w:author="Miguel Centeno Muñoz" w:date="2014-07-27T17:21:00Z">
        <w:r w:rsidR="00D17659">
          <w:t>En este apartado se define el modelo estático del sistema</w:t>
        </w:r>
      </w:ins>
      <w:ins w:id="4029" w:author="Miguel Centeno Muñoz" w:date="2014-07-27T17:29:00Z">
        <w:r w:rsidR="00D17659">
          <w:t xml:space="preserve">. </w:t>
        </w:r>
      </w:ins>
      <w:ins w:id="4030" w:author="Miguel Centeno Muñoz" w:date="2014-07-27T17:30:00Z">
        <w:r w:rsidR="00D17659">
          <w:t>La función del modelo estático del sistema es definir un conjunto de tipos abstractos de datos y asociaciones entre estos que satisfagan los requisitos de informaci</w:t>
        </w:r>
      </w:ins>
      <w:ins w:id="4031" w:author="Miguel Centeno Muñoz" w:date="2014-07-27T17:31:00Z">
        <w:r w:rsidR="00D17659">
          <w:t xml:space="preserve">ón que se detectaron en la fase de Elicitación. </w:t>
        </w:r>
      </w:ins>
      <w:ins w:id="4032" w:author="Miguel Centeno Muñoz" w:date="2014-07-27T17:29:00Z">
        <w:r w:rsidR="00D17659">
          <w:t>Se divide el conjunto de tipos de datos y asociaciones en dos subsistemas cuyos diagramas se muestran a continuaci</w:t>
        </w:r>
      </w:ins>
      <w:ins w:id="4033" w:author="Miguel Centeno Muñoz" w:date="2014-07-27T17:30:00Z">
        <w:r w:rsidR="00D17659">
          <w:t>ón.</w:t>
        </w:r>
      </w:ins>
    </w:p>
    <w:p w:rsidR="002B1AC0" w:rsidRDefault="002B1AC0">
      <w:pPr>
        <w:rPr>
          <w:ins w:id="4034" w:author="Miguel Centeno Muñoz" w:date="2014-07-27T17:36:00Z"/>
        </w:rPr>
        <w:pPrChange w:id="4035" w:author="Miguel Centeno Muñoz" w:date="2014-07-27T13:12:00Z">
          <w:pPr>
            <w:pStyle w:val="Ttulo3"/>
          </w:pPr>
        </w:pPrChange>
      </w:pPr>
    </w:p>
    <w:p w:rsidR="005900F0" w:rsidRDefault="005900F0">
      <w:pPr>
        <w:pStyle w:val="Prrafodelista"/>
        <w:numPr>
          <w:ilvl w:val="0"/>
          <w:numId w:val="49"/>
        </w:numPr>
        <w:rPr>
          <w:ins w:id="4036" w:author="Miguel Centeno Muñoz" w:date="2014-07-27T17:36:00Z"/>
        </w:rPr>
        <w:pPrChange w:id="4037" w:author="Miguel Centeno Muñoz" w:date="2014-07-27T17:36:00Z">
          <w:pPr>
            <w:pStyle w:val="Ttulo3"/>
          </w:pPr>
        </w:pPrChange>
      </w:pPr>
      <w:ins w:id="4038"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4039" w:author="Miguel Centeno Muñoz" w:date="2014-07-27T21:31:00Z"/>
        </w:rPr>
        <w:pPrChange w:id="4040" w:author="Miguel Centeno Muñoz" w:date="2014-07-27T17:36:00Z">
          <w:pPr>
            <w:pStyle w:val="Ttulo3"/>
          </w:pPr>
        </w:pPrChange>
      </w:pPr>
      <w:ins w:id="4041" w:author="Miguel Centeno Muñoz" w:date="2014-07-27T17:36:00Z">
        <w:r>
          <w:rPr>
            <w:b/>
          </w:rPr>
          <w:t>Subsistema de Gesti</w:t>
        </w:r>
      </w:ins>
      <w:ins w:id="4042" w:author="Miguel Centeno Muñoz" w:date="2014-07-27T17:37:00Z">
        <w:r>
          <w:rPr>
            <w:b/>
          </w:rPr>
          <w:t>ón de rutas:</w:t>
        </w:r>
        <w:r>
          <w:t xml:space="preserve"> tipos y asociaciones relacionados con la relación de rutas, categorías de estas, su gestión y caracter</w:t>
        </w:r>
      </w:ins>
      <w:ins w:id="4043" w:author="Miguel Centeno Muñoz" w:date="2014-07-27T18:06:00Z">
        <w:r w:rsidR="00F75F49">
          <w:t>ísticas.</w:t>
        </w:r>
      </w:ins>
    </w:p>
    <w:p w:rsidR="002B1AC0" w:rsidRDefault="002B1AC0">
      <w:pPr>
        <w:pStyle w:val="Ttulo4"/>
        <w:ind w:firstLine="708"/>
        <w:rPr>
          <w:ins w:id="4044" w:author="Miguel Centeno Muñoz" w:date="2014-07-31T00:15:00Z"/>
        </w:rPr>
        <w:pPrChange w:id="4045" w:author="Miguel Centeno Muñoz" w:date="2014-07-27T21:33:00Z">
          <w:pPr>
            <w:pStyle w:val="Ttulo3"/>
          </w:pPr>
        </w:pPrChange>
      </w:pPr>
    </w:p>
    <w:p w:rsidR="002B1AC0" w:rsidRDefault="002B1AC0">
      <w:pPr>
        <w:pStyle w:val="Ttulo4"/>
        <w:ind w:firstLine="708"/>
        <w:rPr>
          <w:ins w:id="4046" w:author="Miguel Centeno Muñoz" w:date="2014-07-31T00:15:00Z"/>
        </w:rPr>
        <w:pPrChange w:id="4047" w:author="Miguel Centeno Muñoz" w:date="2014-07-27T21:33:00Z">
          <w:pPr>
            <w:pStyle w:val="Ttulo3"/>
          </w:pPr>
        </w:pPrChange>
      </w:pPr>
    </w:p>
    <w:p w:rsidR="002B1AC0" w:rsidRDefault="002B1AC0">
      <w:pPr>
        <w:pStyle w:val="Ttulo4"/>
        <w:ind w:firstLine="708"/>
        <w:rPr>
          <w:ins w:id="4048" w:author="Miguel Centeno Muñoz" w:date="2014-07-31T00:15:00Z"/>
        </w:rPr>
        <w:pPrChange w:id="4049" w:author="Miguel Centeno Muñoz" w:date="2014-07-27T21:33:00Z">
          <w:pPr>
            <w:pStyle w:val="Ttulo3"/>
          </w:pPr>
        </w:pPrChange>
      </w:pPr>
    </w:p>
    <w:p w:rsidR="002B1AC0" w:rsidRDefault="002B1AC0">
      <w:pPr>
        <w:pStyle w:val="Ttulo4"/>
        <w:ind w:firstLine="708"/>
        <w:rPr>
          <w:ins w:id="4050" w:author="Miguel Centeno Muñoz" w:date="2014-07-31T00:15:00Z"/>
        </w:rPr>
        <w:pPrChange w:id="4051" w:author="Miguel Centeno Muñoz" w:date="2014-07-27T21:33:00Z">
          <w:pPr>
            <w:pStyle w:val="Ttulo3"/>
          </w:pPr>
        </w:pPrChange>
      </w:pPr>
    </w:p>
    <w:p w:rsidR="002B1AC0" w:rsidRDefault="002B1AC0">
      <w:pPr>
        <w:pStyle w:val="Ttulo4"/>
        <w:ind w:firstLine="708"/>
        <w:rPr>
          <w:ins w:id="4052" w:author="Miguel Centeno Muñoz" w:date="2014-07-31T00:15:00Z"/>
        </w:rPr>
        <w:pPrChange w:id="4053" w:author="Miguel Centeno Muñoz" w:date="2014-07-27T21:33:00Z">
          <w:pPr>
            <w:pStyle w:val="Ttulo3"/>
          </w:pPr>
        </w:pPrChange>
      </w:pPr>
    </w:p>
    <w:p w:rsidR="002B1AC0" w:rsidRDefault="002B1AC0">
      <w:pPr>
        <w:pStyle w:val="Ttulo4"/>
        <w:ind w:firstLine="708"/>
        <w:rPr>
          <w:ins w:id="4054" w:author="Miguel Centeno Muñoz" w:date="2014-07-31T00:15:00Z"/>
        </w:rPr>
        <w:pPrChange w:id="4055" w:author="Miguel Centeno Muñoz" w:date="2014-07-27T21:33:00Z">
          <w:pPr>
            <w:pStyle w:val="Ttulo3"/>
          </w:pPr>
        </w:pPrChange>
      </w:pPr>
    </w:p>
    <w:p w:rsidR="002B1AC0" w:rsidRDefault="002B1AC0">
      <w:pPr>
        <w:pStyle w:val="Ttulo4"/>
        <w:rPr>
          <w:ins w:id="4056" w:author="Miguel Centeno Muñoz" w:date="2014-07-31T00:15:00Z"/>
        </w:rPr>
        <w:pPrChange w:id="4057" w:author="Miguel Centeno Muñoz" w:date="2014-07-31T00:15:00Z">
          <w:pPr>
            <w:pStyle w:val="Ttulo3"/>
          </w:pPr>
        </w:pPrChange>
      </w:pPr>
    </w:p>
    <w:p w:rsidR="002B1AC0" w:rsidRDefault="002B1AC0">
      <w:pPr>
        <w:rPr>
          <w:ins w:id="4058" w:author="Miguel Centeno Muñoz" w:date="2014-07-31T00:15:00Z"/>
        </w:rPr>
        <w:pPrChange w:id="4059" w:author="Miguel Centeno Muñoz" w:date="2014-07-31T00:15:00Z">
          <w:pPr>
            <w:pStyle w:val="Ttulo3"/>
          </w:pPr>
        </w:pPrChange>
      </w:pPr>
    </w:p>
    <w:p w:rsidR="002B1AC0" w:rsidRDefault="002B1AC0">
      <w:pPr>
        <w:rPr>
          <w:ins w:id="4060" w:author="Miguel Centeno Muñoz" w:date="2014-07-31T00:15:00Z"/>
        </w:rPr>
        <w:pPrChange w:id="4061" w:author="Miguel Centeno Muñoz" w:date="2014-07-31T00:15:00Z">
          <w:pPr>
            <w:pStyle w:val="Ttulo3"/>
          </w:pPr>
        </w:pPrChange>
      </w:pPr>
    </w:p>
    <w:p w:rsidR="002B1AC0" w:rsidRPr="00AC15B6" w:rsidRDefault="002B1AC0">
      <w:pPr>
        <w:rPr>
          <w:ins w:id="4062" w:author="Miguel Centeno Muñoz" w:date="2014-07-31T00:15:00Z"/>
        </w:rPr>
        <w:pPrChange w:id="4063" w:author="Miguel Centeno Muñoz" w:date="2014-07-31T00:15:00Z">
          <w:pPr>
            <w:pStyle w:val="Ttulo3"/>
          </w:pPr>
        </w:pPrChange>
      </w:pPr>
    </w:p>
    <w:p w:rsidR="00F86589" w:rsidRDefault="00F86589">
      <w:pPr>
        <w:pStyle w:val="Ttulo4"/>
        <w:ind w:firstLine="708"/>
        <w:rPr>
          <w:ins w:id="4064" w:author="Miguel Centeno Muñoz" w:date="2014-07-27T21:31:00Z"/>
        </w:rPr>
        <w:pPrChange w:id="4065" w:author="Miguel Centeno Muñoz" w:date="2014-07-27T21:33:00Z">
          <w:pPr>
            <w:pStyle w:val="Ttulo3"/>
          </w:pPr>
        </w:pPrChange>
      </w:pPr>
      <w:bookmarkStart w:id="4066" w:name="_Toc395553273"/>
      <w:ins w:id="4067" w:author="Miguel Centeno Muñoz" w:date="2014-07-27T21:31:00Z">
        <w:r>
          <w:t>7.1.1.- Diagramas de tipos</w:t>
        </w:r>
        <w:bookmarkEnd w:id="4066"/>
      </w:ins>
    </w:p>
    <w:p w:rsidR="00F86589" w:rsidRDefault="00F86589">
      <w:pPr>
        <w:rPr>
          <w:ins w:id="4068" w:author="Miguel Centeno Muñoz" w:date="2014-07-27T21:32:00Z"/>
        </w:rPr>
        <w:pPrChange w:id="4069" w:author="Miguel Centeno Muñoz" w:date="2014-07-27T21:31:00Z">
          <w:pPr>
            <w:pStyle w:val="Ttulo3"/>
          </w:pPr>
        </w:pPrChange>
      </w:pPr>
      <w:ins w:id="4070" w:author="Miguel Centeno Muñoz" w:date="2014-07-27T21:31:00Z">
        <w:r>
          <w:t>Aqu</w:t>
        </w:r>
      </w:ins>
      <w:ins w:id="4071" w:author="Miguel Centeno Muñoz" w:date="2014-07-27T21:32:00Z">
        <w:r>
          <w:t>í se muestran cada uno de los diagramas de tipos separados por subsistemas.</w:t>
        </w:r>
      </w:ins>
    </w:p>
    <w:p w:rsidR="00F86589" w:rsidRPr="00D0398E" w:rsidRDefault="002B1AC0">
      <w:pPr>
        <w:pStyle w:val="Ttulo5"/>
        <w:ind w:left="708" w:firstLine="708"/>
        <w:rPr>
          <w:ins w:id="4072" w:author="Miguel Centeno Muñoz" w:date="2014-07-27T16:53:00Z"/>
        </w:rPr>
        <w:pPrChange w:id="4073" w:author="Miguel Centeno Muñoz" w:date="2014-07-27T21:33:00Z">
          <w:pPr>
            <w:pStyle w:val="Ttulo3"/>
          </w:pPr>
        </w:pPrChange>
      </w:pPr>
      <w:ins w:id="4074" w:author="Miguel Centeno Muñoz" w:date="2014-07-27T22:06:00Z">
        <w:r w:rsidRPr="00491ED5">
          <w:rPr>
            <w:noProof/>
            <w:lang w:eastAsia="es-ES"/>
          </w:rPr>
          <w:drawing>
            <wp:anchor distT="0" distB="0" distL="114300" distR="114300" simplePos="0" relativeHeight="251687936" behindDoc="0" locked="0" layoutInCell="1" allowOverlap="1" wp14:anchorId="3C31E8B2" wp14:editId="61B8C9A2">
              <wp:simplePos x="0" y="0"/>
              <wp:positionH relativeFrom="column">
                <wp:posOffset>985148</wp:posOffset>
              </wp:positionH>
              <wp:positionV relativeFrom="paragraph">
                <wp:posOffset>239919</wp:posOffset>
              </wp:positionV>
              <wp:extent cx="2934335" cy="3736408"/>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4335" cy="3736408"/>
                      </a:xfrm>
                      <a:prstGeom prst="rect">
                        <a:avLst/>
                      </a:prstGeom>
                    </pic:spPr>
                  </pic:pic>
                </a:graphicData>
              </a:graphic>
              <wp14:sizeRelH relativeFrom="page">
                <wp14:pctWidth>0</wp14:pctWidth>
              </wp14:sizeRelH>
              <wp14:sizeRelV relativeFrom="page">
                <wp14:pctHeight>0</wp14:pctHeight>
              </wp14:sizeRelV>
            </wp:anchor>
          </w:drawing>
        </w:r>
      </w:ins>
      <w:ins w:id="4075" w:author="Miguel Centeno Muñoz" w:date="2014-07-27T21:32:00Z">
        <w:r w:rsidR="00F86589">
          <w:t>7.1.1.1.- Subsistema de Gestión de Usuarios</w:t>
        </w:r>
      </w:ins>
    </w:p>
    <w:p w:rsidR="00F86589" w:rsidRDefault="00F86589">
      <w:pPr>
        <w:rPr>
          <w:ins w:id="4076" w:author="Miguel Centeno Muñoz" w:date="2014-07-31T00:16:00Z"/>
        </w:rPr>
        <w:pPrChange w:id="4077" w:author="Miguel Centeno Muñoz" w:date="2014-07-27T13:12:00Z">
          <w:pPr>
            <w:pStyle w:val="Ttulo3"/>
          </w:pPr>
        </w:pPrChange>
      </w:pPr>
    </w:p>
    <w:p w:rsidR="002B1AC0" w:rsidRDefault="002B1AC0">
      <w:pPr>
        <w:rPr>
          <w:ins w:id="4078" w:author="Miguel Centeno Muñoz" w:date="2014-07-31T00:16:00Z"/>
        </w:rPr>
        <w:pPrChange w:id="4079" w:author="Miguel Centeno Muñoz" w:date="2014-07-27T13:12:00Z">
          <w:pPr>
            <w:pStyle w:val="Ttulo3"/>
          </w:pPr>
        </w:pPrChange>
      </w:pPr>
    </w:p>
    <w:p w:rsidR="002B1AC0" w:rsidRDefault="002B1AC0">
      <w:pPr>
        <w:rPr>
          <w:ins w:id="4080" w:author="Miguel Centeno Muñoz" w:date="2014-07-31T00:16:00Z"/>
        </w:rPr>
        <w:pPrChange w:id="4081" w:author="Miguel Centeno Muñoz" w:date="2014-07-27T13:12:00Z">
          <w:pPr>
            <w:pStyle w:val="Ttulo3"/>
          </w:pPr>
        </w:pPrChange>
      </w:pPr>
    </w:p>
    <w:p w:rsidR="002B1AC0" w:rsidRDefault="002B1AC0">
      <w:pPr>
        <w:rPr>
          <w:ins w:id="4082" w:author="Miguel Centeno Muñoz" w:date="2014-07-31T00:16:00Z"/>
        </w:rPr>
        <w:pPrChange w:id="4083" w:author="Miguel Centeno Muñoz" w:date="2014-07-27T13:12:00Z">
          <w:pPr>
            <w:pStyle w:val="Ttulo3"/>
          </w:pPr>
        </w:pPrChange>
      </w:pPr>
    </w:p>
    <w:p w:rsidR="002B1AC0" w:rsidRDefault="002B1AC0">
      <w:pPr>
        <w:rPr>
          <w:ins w:id="4084" w:author="Miguel Centeno Muñoz" w:date="2014-07-31T00:16:00Z"/>
        </w:rPr>
        <w:pPrChange w:id="4085" w:author="Miguel Centeno Muñoz" w:date="2014-07-27T13:12:00Z">
          <w:pPr>
            <w:pStyle w:val="Ttulo3"/>
          </w:pPr>
        </w:pPrChange>
      </w:pPr>
    </w:p>
    <w:p w:rsidR="002B1AC0" w:rsidRDefault="002B1AC0">
      <w:pPr>
        <w:rPr>
          <w:ins w:id="4086" w:author="Miguel Centeno Muñoz" w:date="2014-07-31T00:18:00Z"/>
        </w:rPr>
        <w:pPrChange w:id="4087" w:author="Miguel Centeno Muñoz" w:date="2014-07-27T13:12:00Z">
          <w:pPr>
            <w:pStyle w:val="Ttulo3"/>
          </w:pPr>
        </w:pPrChange>
      </w:pPr>
    </w:p>
    <w:p w:rsidR="002B1AC0" w:rsidRDefault="002B1AC0">
      <w:pPr>
        <w:rPr>
          <w:ins w:id="4088" w:author="Miguel Centeno Muñoz" w:date="2014-07-31T00:18:00Z"/>
        </w:rPr>
        <w:pPrChange w:id="4089" w:author="Miguel Centeno Muñoz" w:date="2014-07-27T13:12:00Z">
          <w:pPr>
            <w:pStyle w:val="Ttulo3"/>
          </w:pPr>
        </w:pPrChange>
      </w:pPr>
    </w:p>
    <w:p w:rsidR="002B1AC0" w:rsidRDefault="002B1AC0">
      <w:pPr>
        <w:rPr>
          <w:ins w:id="4090" w:author="Miguel Centeno Muñoz" w:date="2014-07-31T00:18:00Z"/>
        </w:rPr>
        <w:pPrChange w:id="4091" w:author="Miguel Centeno Muñoz" w:date="2014-07-27T13:12:00Z">
          <w:pPr>
            <w:pStyle w:val="Ttulo3"/>
          </w:pPr>
        </w:pPrChange>
      </w:pPr>
    </w:p>
    <w:p w:rsidR="002B1AC0" w:rsidRDefault="002B1AC0">
      <w:pPr>
        <w:rPr>
          <w:ins w:id="4092" w:author="Miguel Centeno Muñoz" w:date="2014-07-31T00:18:00Z"/>
        </w:rPr>
        <w:pPrChange w:id="4093" w:author="Miguel Centeno Muñoz" w:date="2014-07-27T13:12:00Z">
          <w:pPr>
            <w:pStyle w:val="Ttulo3"/>
          </w:pPr>
        </w:pPrChange>
      </w:pPr>
    </w:p>
    <w:p w:rsidR="002B1AC0" w:rsidRDefault="002B1AC0">
      <w:pPr>
        <w:rPr>
          <w:ins w:id="4094" w:author="Miguel Centeno Muñoz" w:date="2014-07-31T00:18:00Z"/>
        </w:rPr>
        <w:pPrChange w:id="4095" w:author="Miguel Centeno Muñoz" w:date="2014-07-27T13:12:00Z">
          <w:pPr>
            <w:pStyle w:val="Ttulo3"/>
          </w:pPr>
        </w:pPrChange>
      </w:pPr>
    </w:p>
    <w:p w:rsidR="002B1AC0" w:rsidRDefault="002B1AC0">
      <w:pPr>
        <w:rPr>
          <w:ins w:id="4096" w:author="Miguel Centeno Muñoz" w:date="2014-07-31T00:16:00Z"/>
        </w:rPr>
        <w:pPrChange w:id="4097" w:author="Miguel Centeno Muñoz" w:date="2014-07-27T13:12:00Z">
          <w:pPr>
            <w:pStyle w:val="Ttulo3"/>
          </w:pPr>
        </w:pPrChange>
      </w:pPr>
    </w:p>
    <w:p w:rsidR="002B1AC0" w:rsidRDefault="002B1AC0">
      <w:pPr>
        <w:rPr>
          <w:ins w:id="4098" w:author="Miguel Centeno Muñoz" w:date="2014-07-27T21:32:00Z"/>
        </w:rPr>
        <w:pPrChange w:id="4099" w:author="Miguel Centeno Muñoz" w:date="2014-07-27T13:12:00Z">
          <w:pPr>
            <w:pStyle w:val="Ttulo3"/>
          </w:pPr>
        </w:pPrChange>
      </w:pPr>
    </w:p>
    <w:p w:rsidR="00F86589" w:rsidRDefault="002B1AC0">
      <w:pPr>
        <w:pStyle w:val="Ttulo5"/>
        <w:ind w:left="708" w:firstLine="708"/>
        <w:rPr>
          <w:ins w:id="4100" w:author="Miguel Centeno Muñoz" w:date="2014-07-27T21:33:00Z"/>
        </w:rPr>
        <w:pPrChange w:id="4101" w:author="Miguel Centeno Muñoz" w:date="2014-07-27T22:08:00Z">
          <w:pPr>
            <w:pStyle w:val="Ttulo3"/>
          </w:pPr>
        </w:pPrChange>
      </w:pPr>
      <w:ins w:id="4102" w:author="Miguel Centeno Muñoz" w:date="2014-07-27T22:06:00Z">
        <w:r w:rsidRPr="00491ED5">
          <w:rPr>
            <w:noProof/>
            <w:lang w:eastAsia="es-ES"/>
          </w:rPr>
          <w:lastRenderedPageBreak/>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4103" w:author="Miguel Centeno Muñoz" w:date="2014-07-27T21:32:00Z">
        <w:r w:rsidR="00F86589">
          <w:t>7.1.1.2.- Subsistema de Gestión de Rutas</w:t>
        </w:r>
      </w:ins>
    </w:p>
    <w:p w:rsidR="00503DEB" w:rsidRDefault="00503DEB">
      <w:pPr>
        <w:pStyle w:val="Ttulo4"/>
        <w:ind w:firstLine="708"/>
        <w:rPr>
          <w:ins w:id="4104" w:author="Miguel Centeno Muñoz" w:date="2014-07-27T22:08:00Z"/>
        </w:rPr>
        <w:pPrChange w:id="4105" w:author="Miguel Centeno Muñoz" w:date="2014-07-27T21:33:00Z">
          <w:pPr>
            <w:pStyle w:val="Ttulo3"/>
          </w:pPr>
        </w:pPrChange>
      </w:pPr>
    </w:p>
    <w:p w:rsidR="002B1AC0" w:rsidRDefault="002B1AC0">
      <w:pPr>
        <w:pStyle w:val="Ttulo4"/>
        <w:ind w:firstLine="708"/>
        <w:rPr>
          <w:ins w:id="4106" w:author="Miguel Centeno Muñoz" w:date="2014-07-31T00:18:00Z"/>
        </w:rPr>
        <w:pPrChange w:id="4107" w:author="Miguel Centeno Muñoz" w:date="2014-07-27T21:33:00Z">
          <w:pPr>
            <w:pStyle w:val="Ttulo3"/>
          </w:pPr>
        </w:pPrChange>
      </w:pPr>
    </w:p>
    <w:p w:rsidR="002B1AC0" w:rsidRDefault="002B1AC0">
      <w:pPr>
        <w:rPr>
          <w:ins w:id="4108" w:author="Miguel Centeno Muñoz" w:date="2014-07-31T00:18:00Z"/>
        </w:rPr>
        <w:pPrChange w:id="4109" w:author="Miguel Centeno Muñoz" w:date="2014-07-31T00:18:00Z">
          <w:pPr>
            <w:pStyle w:val="Ttulo3"/>
          </w:pPr>
        </w:pPrChange>
      </w:pPr>
    </w:p>
    <w:p w:rsidR="002B1AC0" w:rsidRDefault="002B1AC0">
      <w:pPr>
        <w:rPr>
          <w:ins w:id="4110" w:author="Miguel Centeno Muñoz" w:date="2014-07-31T00:18:00Z"/>
        </w:rPr>
        <w:pPrChange w:id="4111" w:author="Miguel Centeno Muñoz" w:date="2014-07-31T00:18:00Z">
          <w:pPr>
            <w:pStyle w:val="Ttulo3"/>
          </w:pPr>
        </w:pPrChange>
      </w:pPr>
    </w:p>
    <w:p w:rsidR="002B1AC0" w:rsidRDefault="002B1AC0">
      <w:pPr>
        <w:rPr>
          <w:ins w:id="4112" w:author="Miguel Centeno Muñoz" w:date="2014-07-31T00:18:00Z"/>
        </w:rPr>
        <w:pPrChange w:id="4113" w:author="Miguel Centeno Muñoz" w:date="2014-07-31T00:18:00Z">
          <w:pPr>
            <w:pStyle w:val="Ttulo3"/>
          </w:pPr>
        </w:pPrChange>
      </w:pPr>
    </w:p>
    <w:p w:rsidR="002B1AC0" w:rsidRDefault="002B1AC0">
      <w:pPr>
        <w:rPr>
          <w:ins w:id="4114" w:author="Miguel Centeno Muñoz" w:date="2014-07-31T00:18:00Z"/>
        </w:rPr>
        <w:pPrChange w:id="4115" w:author="Miguel Centeno Muñoz" w:date="2014-07-31T00:18:00Z">
          <w:pPr>
            <w:pStyle w:val="Ttulo3"/>
          </w:pPr>
        </w:pPrChange>
      </w:pPr>
    </w:p>
    <w:p w:rsidR="002B1AC0" w:rsidRDefault="002B1AC0">
      <w:pPr>
        <w:rPr>
          <w:ins w:id="4116" w:author="Miguel Centeno Muñoz" w:date="2014-07-31T00:18:00Z"/>
        </w:rPr>
        <w:pPrChange w:id="4117" w:author="Miguel Centeno Muñoz" w:date="2014-07-31T00:18:00Z">
          <w:pPr>
            <w:pStyle w:val="Ttulo3"/>
          </w:pPr>
        </w:pPrChange>
      </w:pPr>
    </w:p>
    <w:p w:rsidR="002B1AC0" w:rsidRDefault="002B1AC0">
      <w:pPr>
        <w:rPr>
          <w:ins w:id="4118" w:author="Miguel Centeno Muñoz" w:date="2014-07-31T00:18:00Z"/>
        </w:rPr>
        <w:pPrChange w:id="4119" w:author="Miguel Centeno Muñoz" w:date="2014-07-31T00:18:00Z">
          <w:pPr>
            <w:pStyle w:val="Ttulo3"/>
          </w:pPr>
        </w:pPrChange>
      </w:pPr>
    </w:p>
    <w:p w:rsidR="002B1AC0" w:rsidRPr="00AC15B6" w:rsidRDefault="002B1AC0">
      <w:pPr>
        <w:rPr>
          <w:ins w:id="4120" w:author="Miguel Centeno Muñoz" w:date="2014-07-31T00:18:00Z"/>
        </w:rPr>
        <w:pPrChange w:id="4121" w:author="Miguel Centeno Muñoz" w:date="2014-07-31T00:18:00Z">
          <w:pPr>
            <w:pStyle w:val="Ttulo3"/>
          </w:pPr>
        </w:pPrChange>
      </w:pPr>
    </w:p>
    <w:p w:rsidR="002B1AC0" w:rsidRDefault="002B1AC0">
      <w:pPr>
        <w:rPr>
          <w:ins w:id="4122" w:author="Miguel Centeno Muñoz" w:date="2014-07-31T00:18:00Z"/>
        </w:rPr>
        <w:pPrChange w:id="4123" w:author="Miguel Centeno Muñoz" w:date="2014-07-31T00:18:00Z">
          <w:pPr>
            <w:pStyle w:val="Ttulo3"/>
          </w:pPr>
        </w:pPrChange>
      </w:pPr>
    </w:p>
    <w:p w:rsidR="002B1AC0" w:rsidRPr="00AC15B6" w:rsidRDefault="002B1AC0">
      <w:pPr>
        <w:rPr>
          <w:ins w:id="4124" w:author="Miguel Centeno Muñoz" w:date="2014-07-31T00:16:00Z"/>
        </w:rPr>
        <w:pPrChange w:id="4125" w:author="Miguel Centeno Muñoz" w:date="2014-07-31T00:18:00Z">
          <w:pPr>
            <w:pStyle w:val="Ttulo3"/>
          </w:pPr>
        </w:pPrChange>
      </w:pPr>
    </w:p>
    <w:p w:rsidR="00503DEB" w:rsidRDefault="002B1AC0">
      <w:pPr>
        <w:pStyle w:val="Ttulo4"/>
        <w:ind w:firstLine="708"/>
        <w:rPr>
          <w:ins w:id="4126" w:author="Miguel Centeno Muñoz" w:date="2014-07-27T22:31:00Z"/>
        </w:rPr>
        <w:pPrChange w:id="4127" w:author="Miguel Centeno Muñoz" w:date="2014-07-27T22:31:00Z">
          <w:pPr>
            <w:pStyle w:val="Ttulo3"/>
          </w:pPr>
        </w:pPrChange>
      </w:pPr>
      <w:bookmarkStart w:id="4128" w:name="_Toc395553274"/>
      <w:ins w:id="4129" w:author="Miguel Centeno Muñoz" w:date="2014-07-27T22:31:00Z">
        <w:r>
          <w:t>7.1.</w:t>
        </w:r>
      </w:ins>
      <w:ins w:id="4130" w:author="Miguel Centeno Muñoz" w:date="2014-07-31T00:16:00Z">
        <w:r>
          <w:t>2</w:t>
        </w:r>
      </w:ins>
      <w:ins w:id="4131" w:author="Miguel Centeno Muñoz" w:date="2014-07-27T22:31:00Z">
        <w:r w:rsidR="00865D3C">
          <w:t>.- Tipos</w:t>
        </w:r>
        <w:bookmarkEnd w:id="4128"/>
        <w:r w:rsidR="00865D3C">
          <w:t xml:space="preserve"> </w:t>
        </w:r>
      </w:ins>
    </w:p>
    <w:p w:rsidR="00865D3C" w:rsidRPr="00D0398E" w:rsidRDefault="002B1AC0">
      <w:pPr>
        <w:pStyle w:val="Ttulo5"/>
        <w:ind w:left="708" w:firstLine="708"/>
        <w:rPr>
          <w:ins w:id="4132" w:author="Miguel Centeno Muñoz" w:date="2014-07-27T22:06:00Z"/>
        </w:rPr>
        <w:pPrChange w:id="4133" w:author="Miguel Centeno Muñoz" w:date="2014-07-27T22:32:00Z">
          <w:pPr>
            <w:pStyle w:val="Ttulo3"/>
          </w:pPr>
        </w:pPrChange>
      </w:pPr>
      <w:ins w:id="4134" w:author="Miguel Centeno Muñoz" w:date="2014-07-27T22:32:00Z">
        <w:r>
          <w:t>7.1.</w:t>
        </w:r>
      </w:ins>
      <w:ins w:id="4135" w:author="Miguel Centeno Muñoz" w:date="2014-07-31T00:16:00Z">
        <w:r>
          <w:t>2</w:t>
        </w:r>
      </w:ins>
      <w:ins w:id="4136"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413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38">
          <w:tblGrid>
            <w:gridCol w:w="1951"/>
            <w:gridCol w:w="709"/>
            <w:gridCol w:w="1874"/>
            <w:gridCol w:w="4535"/>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4139" w:author="Miguel Centeno Muñoz" w:date="2014-07-27T22:11:00Z"/>
        </w:trPr>
        <w:tc>
          <w:tcPr>
            <w:cnfStyle w:val="001000000100" w:firstRow="0" w:lastRow="0" w:firstColumn="1" w:lastColumn="0" w:oddVBand="0" w:evenVBand="0" w:oddHBand="0" w:evenHBand="0" w:firstRowFirstColumn="1" w:firstRowLastColumn="0" w:lastRowFirstColumn="0" w:lastRowLastColumn="0"/>
            <w:tcW w:w="2660" w:type="dxa"/>
            <w:tcPrChange w:id="4140" w:author="Miguel Centeno Muñoz" w:date="2014-07-27T22:38:00Z">
              <w:tcPr>
                <w:tcW w:w="4534" w:type="dxa"/>
                <w:gridSpan w:val="3"/>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41" w:author="Miguel Centeno Muñoz" w:date="2014-07-27T22:11:00Z"/>
                <w:b/>
                <w:rPrChange w:id="4142" w:author="Miguel Centeno Muñoz" w:date="2014-07-27T22:29:00Z">
                  <w:rPr>
                    <w:ins w:id="4143" w:author="Miguel Centeno Muñoz" w:date="2014-07-27T22:11:00Z"/>
                    <w:rFonts w:eastAsiaTheme="minorHAnsi" w:cstheme="minorBidi"/>
                    <w:color w:val="auto"/>
                    <w:sz w:val="22"/>
                    <w:szCs w:val="22"/>
                  </w:rPr>
                </w:rPrChange>
              </w:rPr>
            </w:pPr>
            <w:ins w:id="4144" w:author="Miguel Centeno Muñoz" w:date="2014-07-27T22:28:00Z">
              <w:r w:rsidRPr="00865D3C">
                <w:rPr>
                  <w:b/>
                  <w:color w:val="auto"/>
                  <w:sz w:val="22"/>
                  <w:rPrChange w:id="4145" w:author="Miguel Centeno Muñoz" w:date="2014-07-27T22:29:00Z">
                    <w:rPr>
                      <w:b/>
                      <w:bCs/>
                      <w:color w:val="C0504D" w:themeColor="accent2"/>
                      <w:sz w:val="32"/>
                    </w:rPr>
                  </w:rPrChange>
                </w:rPr>
                <w:t>TYP-0001</w:t>
              </w:r>
            </w:ins>
          </w:p>
        </w:tc>
        <w:tc>
          <w:tcPr>
            <w:tcW w:w="6409" w:type="dxa"/>
            <w:tcPrChange w:id="4146"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147" w:author="Miguel Centeno Muñoz" w:date="2014-07-27T22:11:00Z"/>
                <w:b/>
                <w:rPrChange w:id="4148" w:author="Miguel Centeno Muñoz" w:date="2014-07-27T22:29:00Z">
                  <w:rPr>
                    <w:ins w:id="4149" w:author="Miguel Centeno Muñoz" w:date="2014-07-27T22:11:00Z"/>
                    <w:rFonts w:eastAsiaTheme="minorHAnsi" w:cstheme="minorBidi"/>
                    <w:color w:val="auto"/>
                    <w:sz w:val="22"/>
                    <w:szCs w:val="22"/>
                  </w:rPr>
                </w:rPrChange>
              </w:rPr>
            </w:pPr>
            <w:ins w:id="4150" w:author="Miguel Centeno Muñoz" w:date="2014-07-27T22:29:00Z">
              <w:r w:rsidRPr="00865D3C">
                <w:rPr>
                  <w:b/>
                  <w:color w:val="auto"/>
                  <w:sz w:val="22"/>
                  <w:rPrChange w:id="4151"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4152" w:author="Miguel Centeno Muñoz" w:date="2014-07-27T22:11:00Z"/>
        </w:trPr>
        <w:tc>
          <w:tcPr>
            <w:cnfStyle w:val="001000000000" w:firstRow="0" w:lastRow="0" w:firstColumn="1" w:lastColumn="0" w:oddVBand="0" w:evenVBand="0" w:oddHBand="0" w:evenHBand="0" w:firstRowFirstColumn="0" w:firstRowLastColumn="0" w:lastRowFirstColumn="0" w:lastRowLastColumn="0"/>
            <w:tcW w:w="2660" w:type="dxa"/>
            <w:tcPrChange w:id="4153" w:author="Miguel Centeno Muñoz" w:date="2014-07-27T22:38:00Z">
              <w:tcPr>
                <w:tcW w:w="4534" w:type="dxa"/>
                <w:gridSpan w:val="3"/>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154" w:author="Miguel Centeno Muñoz" w:date="2014-07-27T22:11:00Z"/>
                <w:b/>
                <w:rPrChange w:id="4155" w:author="Miguel Centeno Muñoz" w:date="2014-07-27T22:29:00Z">
                  <w:rPr>
                    <w:ins w:id="4156" w:author="Miguel Centeno Muñoz" w:date="2014-07-27T22:11:00Z"/>
                    <w:rFonts w:eastAsiaTheme="minorHAnsi" w:cstheme="minorBidi"/>
                    <w:color w:val="auto"/>
                  </w:rPr>
                </w:rPrChange>
              </w:rPr>
            </w:pPr>
            <w:ins w:id="4157" w:author="Miguel Centeno Muñoz" w:date="2014-07-27T22:29:00Z">
              <w:r w:rsidRPr="00865D3C">
                <w:rPr>
                  <w:b/>
                  <w:color w:val="auto"/>
                  <w:rPrChange w:id="4158" w:author="Miguel Centeno Muñoz" w:date="2014-07-27T22:29:00Z">
                    <w:rPr>
                      <w:b/>
                      <w:bCs/>
                      <w:color w:val="C0504D" w:themeColor="accent2"/>
                      <w:sz w:val="32"/>
                    </w:rPr>
                  </w:rPrChange>
                </w:rPr>
                <w:t>Versión</w:t>
              </w:r>
            </w:ins>
          </w:p>
        </w:tc>
        <w:tc>
          <w:tcPr>
            <w:tcW w:w="6409" w:type="dxa"/>
            <w:tcPrChange w:id="4159"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4160" w:author="Miguel Centeno Muñoz" w:date="2014-07-27T22:11:00Z"/>
              </w:rPr>
            </w:pPr>
            <w:ins w:id="4161" w:author="Miguel Centeno Muñoz" w:date="2014-07-27T22:29:00Z">
              <w:r>
                <w:t>1.0(27/07/2014)</w:t>
              </w:r>
            </w:ins>
          </w:p>
        </w:tc>
      </w:tr>
      <w:tr w:rsidR="00865D3C" w:rsidTr="00865D3C">
        <w:tblPrEx>
          <w:tblPrExChange w:id="416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63" w:author="Miguel Centeno Muñoz" w:date="2014-07-27T22:29:00Z"/>
        </w:trPr>
        <w:tc>
          <w:tcPr>
            <w:cnfStyle w:val="001000000000" w:firstRow="0" w:lastRow="0" w:firstColumn="1" w:lastColumn="0" w:oddVBand="0" w:evenVBand="0" w:oddHBand="0" w:evenHBand="0" w:firstRowFirstColumn="0" w:firstRowLastColumn="0" w:lastRowFirstColumn="0" w:lastRowLastColumn="0"/>
            <w:tcW w:w="2660" w:type="dxa"/>
            <w:tcPrChange w:id="4164" w:author="Miguel Centeno Muñoz" w:date="2014-07-27T22:38:00Z">
              <w:tcPr>
                <w:tcW w:w="1951" w:type="dxa"/>
              </w:tcPr>
            </w:tcPrChange>
          </w:tcPr>
          <w:p w:rsidR="00865D3C" w:rsidRPr="00865D3C" w:rsidRDefault="00865D3C" w:rsidP="00D40919">
            <w:pPr>
              <w:spacing w:after="200" w:line="276" w:lineRule="auto"/>
              <w:rPr>
                <w:ins w:id="4165" w:author="Miguel Centeno Muñoz" w:date="2014-07-27T22:29:00Z"/>
                <w:b/>
                <w:rPrChange w:id="4166" w:author="Miguel Centeno Muñoz" w:date="2014-07-27T22:29:00Z">
                  <w:rPr>
                    <w:ins w:id="4167" w:author="Miguel Centeno Muñoz" w:date="2014-07-27T22:29:00Z"/>
                    <w:rFonts w:eastAsiaTheme="minorHAnsi" w:cstheme="minorBidi"/>
                    <w:b/>
                    <w:color w:val="auto"/>
                  </w:rPr>
                </w:rPrChange>
              </w:rPr>
            </w:pPr>
            <w:ins w:id="4168" w:author="Miguel Centeno Muñoz" w:date="2014-07-27T22:29:00Z">
              <w:r>
                <w:rPr>
                  <w:b/>
                </w:rPr>
                <w:t>Autores</w:t>
              </w:r>
            </w:ins>
          </w:p>
        </w:tc>
        <w:tc>
          <w:tcPr>
            <w:tcW w:w="6409" w:type="dxa"/>
            <w:tcPrChange w:id="4169"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170" w:author="Miguel Centeno Muñoz" w:date="2014-07-27T22:29:00Z"/>
              </w:rPr>
            </w:pPr>
            <w:ins w:id="4171" w:author="Miguel Centeno Muñoz" w:date="2014-07-27T22:30:00Z">
              <w:r>
                <w:t>Miguel Centeno Muñoz</w:t>
              </w:r>
            </w:ins>
          </w:p>
        </w:tc>
      </w:tr>
      <w:tr w:rsidR="00865D3C" w:rsidTr="00865D3C">
        <w:tblPrEx>
          <w:tblPrExChange w:id="417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173"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4174" w:author="Miguel Centeno Muñoz" w:date="2014-07-27T22:38:00Z">
              <w:tcPr>
                <w:tcW w:w="1951" w:type="dxa"/>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4175" w:author="Miguel Centeno Muñoz" w:date="2014-07-27T22:30:00Z"/>
                <w:b/>
              </w:rPr>
            </w:pPr>
            <w:ins w:id="4176" w:author="Miguel Centeno Muñoz" w:date="2014-07-27T22:30:00Z">
              <w:r>
                <w:rPr>
                  <w:b/>
                </w:rPr>
                <w:t>Dependencias</w:t>
              </w:r>
            </w:ins>
          </w:p>
        </w:tc>
        <w:tc>
          <w:tcPr>
            <w:tcW w:w="6409" w:type="dxa"/>
            <w:tcPrChange w:id="4177"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178" w:author="Miguel Centeno Muñoz" w:date="2014-07-27T22:30:00Z"/>
              </w:rPr>
            </w:pPr>
            <w:ins w:id="4179" w:author="Miguel Centeno Muñoz" w:date="2014-07-27T22:30:00Z">
              <w:r>
                <w:t>[OBJ-0</w:t>
              </w:r>
            </w:ins>
            <w:ins w:id="4180" w:author="Miguel Centeno Muñoz" w:date="2014-07-27T23:03:00Z">
              <w:r w:rsidR="00490FAF">
                <w:t>0</w:t>
              </w:r>
            </w:ins>
            <w:ins w:id="4181" w:author="Miguel Centeno Muñoz" w:date="2014-07-27T22:30:00Z">
              <w:r>
                <w:t>01] Gestión de Usuarios</w:t>
              </w:r>
            </w:ins>
          </w:p>
        </w:tc>
      </w:tr>
      <w:tr w:rsidR="00865D3C" w:rsidTr="00865D3C">
        <w:tblPrEx>
          <w:tblPrExChange w:id="418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83"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4184" w:author="Miguel Centeno Muñoz" w:date="2014-07-27T22:38:00Z">
              <w:tcPr>
                <w:tcW w:w="1951" w:type="dxa"/>
              </w:tcPr>
            </w:tcPrChange>
          </w:tcPr>
          <w:p w:rsidR="00865D3C" w:rsidRDefault="00865D3C" w:rsidP="00D40919">
            <w:pPr>
              <w:rPr>
                <w:ins w:id="4185" w:author="Miguel Centeno Muñoz" w:date="2014-07-27T22:30:00Z"/>
                <w:b/>
              </w:rPr>
            </w:pPr>
            <w:ins w:id="4186" w:author="Miguel Centeno Muñoz" w:date="2014-07-27T22:30:00Z">
              <w:r>
                <w:rPr>
                  <w:b/>
                </w:rPr>
                <w:t>Descripción</w:t>
              </w:r>
            </w:ins>
          </w:p>
        </w:tc>
        <w:tc>
          <w:tcPr>
            <w:tcW w:w="6409" w:type="dxa"/>
            <w:tcPrChange w:id="4187"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188" w:author="Miguel Centeno Muñoz" w:date="2014-07-27T22:30:00Z"/>
                <w:i/>
                <w:rPrChange w:id="4189" w:author="Miguel Centeno Muñoz" w:date="2014-07-27T22:30:00Z">
                  <w:rPr>
                    <w:ins w:id="4190" w:author="Miguel Centeno Muñoz" w:date="2014-07-27T22:30:00Z"/>
                    <w:rFonts w:eastAsiaTheme="minorHAnsi" w:cstheme="minorBidi"/>
                    <w:color w:val="auto"/>
                  </w:rPr>
                </w:rPrChange>
              </w:rPr>
            </w:pPr>
            <w:ins w:id="4191"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4192"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4193" w:author="Miguel Centeno Muñoz" w:date="2014-07-27T22:59:00Z"/>
                <w:b/>
              </w:rPr>
            </w:pPr>
            <w:ins w:id="4194"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195" w:author="Miguel Centeno Muñoz" w:date="2014-07-27T22:59:00Z"/>
                <w:b/>
                <w:rPrChange w:id="4196" w:author="Miguel Centeno Muñoz" w:date="2014-07-27T23:00:00Z">
                  <w:rPr>
                    <w:ins w:id="4197" w:author="Miguel Centeno Muñoz" w:date="2014-07-27T22:59:00Z"/>
                    <w:rFonts w:eastAsiaTheme="minorHAnsi" w:cstheme="minorBidi"/>
                    <w:color w:val="auto"/>
                  </w:rPr>
                </w:rPrChange>
              </w:rPr>
            </w:pPr>
            <w:ins w:id="4198" w:author="Miguel Centeno Muñoz" w:date="2014-07-27T22:59:00Z">
              <w:r w:rsidRPr="00490FAF">
                <w:rPr>
                  <w:b/>
                  <w:color w:val="auto"/>
                  <w:rPrChange w:id="4199" w:author="Miguel Centeno Muñoz" w:date="2014-07-27T23:00:00Z">
                    <w:rPr>
                      <w:b/>
                      <w:bCs/>
                      <w:color w:val="C0504D" w:themeColor="accent2"/>
                      <w:sz w:val="32"/>
                    </w:rPr>
                  </w:rPrChange>
                </w:rPr>
                <w:t>Nombre                    Tipo                                    Multiplicidad</w:t>
              </w:r>
            </w:ins>
          </w:p>
        </w:tc>
      </w:tr>
      <w:tr w:rsidR="002B1AC0" w:rsidTr="00865D3C">
        <w:trPr>
          <w:ins w:id="4200"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4201"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4202" w:author="Miguel Centeno Muñoz" w:date="2014-07-27T22:59:00Z"/>
              </w:rPr>
            </w:pPr>
            <w:ins w:id="4203"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4204" w:author="Miguel Centeno Muñoz" w:date="2014-07-27T16:53:00Z"/>
        </w:rPr>
        <w:pPrChange w:id="4205" w:author="Miguel Centeno Muñoz" w:date="2014-07-27T13:12:00Z">
          <w:pPr>
            <w:pStyle w:val="Ttulo3"/>
          </w:pPr>
        </w:pPrChange>
      </w:pPr>
    </w:p>
    <w:tbl>
      <w:tblPr>
        <w:tblStyle w:val="Listamedia2-nfasis2"/>
        <w:tblW w:w="0" w:type="auto"/>
        <w:tblLook w:val="04A0" w:firstRow="1" w:lastRow="0" w:firstColumn="1" w:lastColumn="0" w:noHBand="0" w:noVBand="1"/>
        <w:tblPrChange w:id="420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07">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08"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4209"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10" w:author="Miguel Centeno Muñoz" w:date="2014-07-27T22:32:00Z"/>
                <w:b/>
                <w:rPrChange w:id="4211" w:author="Miguel Centeno Muñoz" w:date="2014-07-27T22:38:00Z">
                  <w:rPr>
                    <w:ins w:id="4212" w:author="Miguel Centeno Muñoz" w:date="2014-07-27T22:32:00Z"/>
                    <w:rFonts w:eastAsiaTheme="minorHAnsi" w:cstheme="minorBidi"/>
                    <w:color w:val="auto"/>
                    <w:sz w:val="22"/>
                    <w:szCs w:val="22"/>
                  </w:rPr>
                </w:rPrChange>
              </w:rPr>
            </w:pPr>
            <w:ins w:id="4213" w:author="Miguel Centeno Muñoz" w:date="2014-07-27T22:32:00Z">
              <w:r w:rsidRPr="00A1549B">
                <w:rPr>
                  <w:b/>
                  <w:color w:val="auto"/>
                  <w:sz w:val="22"/>
                  <w:rPrChange w:id="4214" w:author="Miguel Centeno Muñoz" w:date="2014-07-27T22:38:00Z">
                    <w:rPr>
                      <w:b/>
                      <w:bCs/>
                      <w:color w:val="C0504D" w:themeColor="accent2"/>
                      <w:sz w:val="32"/>
                    </w:rPr>
                  </w:rPrChange>
                </w:rPr>
                <w:t>Atributo variable</w:t>
              </w:r>
            </w:ins>
          </w:p>
        </w:tc>
        <w:tc>
          <w:tcPr>
            <w:tcW w:w="6409" w:type="dxa"/>
            <w:tcPrChange w:id="4215"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16" w:author="Miguel Centeno Muñoz" w:date="2014-07-27T22:32:00Z"/>
                <w:b/>
                <w:rPrChange w:id="4217" w:author="Miguel Centeno Muñoz" w:date="2014-07-27T22:38:00Z">
                  <w:rPr>
                    <w:ins w:id="4218" w:author="Miguel Centeno Muñoz" w:date="2014-07-27T22:32:00Z"/>
                    <w:rFonts w:eastAsiaTheme="minorHAnsi" w:cstheme="minorBidi"/>
                    <w:color w:val="auto"/>
                    <w:sz w:val="22"/>
                    <w:szCs w:val="22"/>
                  </w:rPr>
                </w:rPrChange>
              </w:rPr>
            </w:pPr>
            <w:ins w:id="4219" w:author="Miguel Centeno Muñoz" w:date="2014-07-27T22:32:00Z">
              <w:r w:rsidRPr="00A1549B">
                <w:rPr>
                  <w:b/>
                  <w:color w:val="auto"/>
                  <w:sz w:val="22"/>
                  <w:rPrChange w:id="4220" w:author="Miguel Centeno Muñoz" w:date="2014-07-27T22:38:00Z">
                    <w:rPr>
                      <w:b/>
                      <w:bCs/>
                      <w:color w:val="C0504D" w:themeColor="accent2"/>
                      <w:sz w:val="32"/>
                    </w:rPr>
                  </w:rPrChange>
                </w:rPr>
                <w:t>Usuario::</w:t>
              </w:r>
            </w:ins>
            <w:ins w:id="4221" w:author="Miguel Centeno Muñoz" w:date="2014-07-27T22:33:00Z">
              <w:r w:rsidRPr="00A1549B">
                <w:rPr>
                  <w:b/>
                  <w:color w:val="auto"/>
                  <w:sz w:val="22"/>
                  <w:rPrChange w:id="4222" w:author="Miguel Centeno Muñoz" w:date="2014-07-27T22:38:00Z">
                    <w:rPr>
                      <w:b/>
                      <w:bCs/>
                      <w:color w:val="C0504D" w:themeColor="accent2"/>
                      <w:sz w:val="32"/>
                    </w:rPr>
                  </w:rPrChange>
                </w:rPr>
                <w:t xml:space="preserve"> </w:t>
              </w:r>
            </w:ins>
            <w:proofErr w:type="spellStart"/>
            <w:ins w:id="4223" w:author="Miguel Centeno Muñoz" w:date="2014-07-27T22:32:00Z">
              <w:r w:rsidRPr="00A1549B">
                <w:rPr>
                  <w:b/>
                  <w:color w:val="auto"/>
                  <w:sz w:val="22"/>
                  <w:rPrChange w:id="4224" w:author="Miguel Centeno Muñoz" w:date="2014-07-27T22:38:00Z">
                    <w:rPr>
                      <w:b/>
                      <w:bCs/>
                      <w:color w:val="C0504D" w:themeColor="accent2"/>
                      <w:sz w:val="32"/>
                    </w:rPr>
                  </w:rPrChange>
                </w:rPr>
                <w:t>login</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4225"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4226"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27" w:author="Miguel Centeno Muñoz" w:date="2014-07-27T22:32:00Z"/>
                <w:b/>
                <w:rPrChange w:id="4228" w:author="Miguel Centeno Muñoz" w:date="2014-07-27T22:38:00Z">
                  <w:rPr>
                    <w:ins w:id="4229" w:author="Miguel Centeno Muñoz" w:date="2014-07-27T22:32:00Z"/>
                    <w:rFonts w:eastAsiaTheme="minorHAnsi" w:cstheme="minorBidi"/>
                    <w:color w:val="auto"/>
                  </w:rPr>
                </w:rPrChange>
              </w:rPr>
            </w:pPr>
            <w:ins w:id="4230" w:author="Miguel Centeno Muñoz" w:date="2014-07-27T22:32:00Z">
              <w:r w:rsidRPr="00A1549B">
                <w:rPr>
                  <w:b/>
                  <w:color w:val="auto"/>
                  <w:rPrChange w:id="4231" w:author="Miguel Centeno Muñoz" w:date="2014-07-27T22:38:00Z">
                    <w:rPr>
                      <w:b/>
                      <w:bCs/>
                      <w:color w:val="C0504D" w:themeColor="accent2"/>
                      <w:sz w:val="32"/>
                    </w:rPr>
                  </w:rPrChange>
                </w:rPr>
                <w:t>Descripción</w:t>
              </w:r>
            </w:ins>
          </w:p>
        </w:tc>
        <w:tc>
          <w:tcPr>
            <w:tcW w:w="6409" w:type="dxa"/>
            <w:tcPrChange w:id="4232"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33" w:author="Miguel Centeno Muñoz" w:date="2014-07-27T22:32:00Z"/>
                <w:i/>
                <w:rPrChange w:id="4234" w:author="Miguel Centeno Muñoz" w:date="2014-07-27T22:32:00Z">
                  <w:rPr>
                    <w:ins w:id="4235" w:author="Miguel Centeno Muñoz" w:date="2014-07-27T22:32:00Z"/>
                    <w:rFonts w:eastAsiaTheme="minorHAnsi" w:cstheme="minorBidi"/>
                    <w:color w:val="auto"/>
                  </w:rPr>
                </w:rPrChange>
              </w:rPr>
            </w:pPr>
            <w:ins w:id="4236" w:author="Miguel Centeno Muñoz" w:date="2014-07-27T22:32:00Z">
              <w:r>
                <w:t xml:space="preserve">Este atributo representa </w:t>
              </w:r>
              <w:r>
                <w:rPr>
                  <w:i/>
                </w:rPr>
                <w:t>el nombre con el que el usuario acceder</w:t>
              </w:r>
            </w:ins>
            <w:ins w:id="4237" w:author="Miguel Centeno Muñoz" w:date="2014-07-27T22:33:00Z">
              <w:r>
                <w:rPr>
                  <w:i/>
                </w:rPr>
                <w:t>á a la aplicación</w:t>
              </w:r>
            </w:ins>
          </w:p>
        </w:tc>
      </w:tr>
      <w:tr w:rsidR="00865D3C" w:rsidTr="00865D3C">
        <w:trPr>
          <w:ins w:id="4238"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39" w:author="Miguel Centeno Muñoz" w:date="2014-07-27T22:38:00Z">
              <w:tcPr>
                <w:tcW w:w="4534" w:type="dxa"/>
              </w:tcPr>
            </w:tcPrChange>
          </w:tcPr>
          <w:p w:rsidR="00865D3C" w:rsidRPr="00A1549B" w:rsidRDefault="00865D3C" w:rsidP="00D40919">
            <w:pPr>
              <w:spacing w:after="200" w:line="276" w:lineRule="auto"/>
              <w:rPr>
                <w:ins w:id="4240" w:author="Miguel Centeno Muñoz" w:date="2014-07-27T22:33:00Z"/>
                <w:b/>
                <w:rPrChange w:id="4241" w:author="Miguel Centeno Muñoz" w:date="2014-07-27T22:38:00Z">
                  <w:rPr>
                    <w:ins w:id="4242" w:author="Miguel Centeno Muñoz" w:date="2014-07-27T22:33:00Z"/>
                    <w:rFonts w:eastAsiaTheme="minorHAnsi" w:cstheme="minorBidi"/>
                    <w:color w:val="auto"/>
                  </w:rPr>
                </w:rPrChange>
              </w:rPr>
            </w:pPr>
            <w:ins w:id="4243" w:author="Miguel Centeno Muñoz" w:date="2014-07-27T22:33:00Z">
              <w:r w:rsidRPr="00A1549B">
                <w:rPr>
                  <w:b/>
                  <w:color w:val="auto"/>
                  <w:rPrChange w:id="4244" w:author="Miguel Centeno Muñoz" w:date="2014-07-27T22:38:00Z">
                    <w:rPr>
                      <w:b/>
                      <w:bCs/>
                      <w:color w:val="C0504D" w:themeColor="accent2"/>
                      <w:sz w:val="32"/>
                    </w:rPr>
                  </w:rPrChange>
                </w:rPr>
                <w:t>Tipo</w:t>
              </w:r>
            </w:ins>
          </w:p>
        </w:tc>
        <w:tc>
          <w:tcPr>
            <w:tcW w:w="6409" w:type="dxa"/>
            <w:tcPrChange w:id="4245"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46" w:author="Miguel Centeno Muñoz" w:date="2014-07-27T22:33:00Z"/>
                <w:rFonts w:ascii="Courier New" w:hAnsi="Courier New" w:cs="Courier New"/>
                <w:rPrChange w:id="4247" w:author="Miguel Centeno Muñoz" w:date="2014-07-27T22:33:00Z">
                  <w:rPr>
                    <w:ins w:id="4248" w:author="Miguel Centeno Muñoz" w:date="2014-07-27T22:33:00Z"/>
                    <w:rFonts w:eastAsiaTheme="minorHAnsi" w:cstheme="minorBidi"/>
                    <w:color w:val="auto"/>
                  </w:rPr>
                </w:rPrChange>
              </w:rPr>
            </w:pPr>
            <w:proofErr w:type="spellStart"/>
            <w:ins w:id="4249" w:author="Miguel Centeno Muñoz" w:date="2014-07-27T22:33:00Z">
              <w:r w:rsidRPr="00865D3C">
                <w:rPr>
                  <w:rFonts w:ascii="Courier New" w:hAnsi="Courier New" w:cs="Courier New"/>
                  <w:color w:val="auto"/>
                  <w:rPrChange w:id="4250" w:author="Miguel Centeno Muñoz" w:date="2014-07-27T22:33:00Z">
                    <w:rPr>
                      <w:rFonts w:ascii="Consolas" w:hAnsi="Consolas" w:cs="Consolas"/>
                      <w:b/>
                      <w:bCs/>
                      <w:color w:val="C0504D" w:themeColor="accent2"/>
                      <w:sz w:val="32"/>
                    </w:rPr>
                  </w:rPrChange>
                </w:rPr>
                <w:t>String</w:t>
              </w:r>
              <w:proofErr w:type="spellEnd"/>
            </w:ins>
          </w:p>
        </w:tc>
      </w:tr>
    </w:tbl>
    <w:p w:rsidR="00F87E9D" w:rsidRDefault="00F87E9D">
      <w:pPr>
        <w:rPr>
          <w:ins w:id="4251" w:author="Miguel Centeno Muñoz" w:date="2014-07-27T16:53:00Z"/>
        </w:rPr>
        <w:pPrChange w:id="4252" w:author="Miguel Centeno Muñoz" w:date="2014-07-27T13:12:00Z">
          <w:pPr>
            <w:pStyle w:val="Ttulo3"/>
          </w:pPr>
        </w:pPrChange>
      </w:pPr>
    </w:p>
    <w:tbl>
      <w:tblPr>
        <w:tblStyle w:val="Listamedia2-nfasis2"/>
        <w:tblW w:w="0" w:type="auto"/>
        <w:tblLook w:val="04A0" w:firstRow="1" w:lastRow="0" w:firstColumn="1" w:lastColumn="0" w:noHBand="0" w:noVBand="1"/>
        <w:tblPrChange w:id="425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54">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55"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4256"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57" w:author="Miguel Centeno Muñoz" w:date="2014-07-27T22:33:00Z"/>
                <w:b/>
                <w:rPrChange w:id="4258" w:author="Miguel Centeno Muñoz" w:date="2014-07-27T22:38:00Z">
                  <w:rPr>
                    <w:ins w:id="4259" w:author="Miguel Centeno Muñoz" w:date="2014-07-27T22:33:00Z"/>
                    <w:rFonts w:eastAsiaTheme="minorHAnsi" w:cstheme="minorBidi"/>
                    <w:color w:val="auto"/>
                    <w:sz w:val="22"/>
                    <w:szCs w:val="22"/>
                  </w:rPr>
                </w:rPrChange>
              </w:rPr>
            </w:pPr>
            <w:ins w:id="4260" w:author="Miguel Centeno Muñoz" w:date="2014-07-27T22:33:00Z">
              <w:r w:rsidRPr="00A1549B">
                <w:rPr>
                  <w:b/>
                  <w:color w:val="auto"/>
                  <w:sz w:val="22"/>
                  <w:rPrChange w:id="4261" w:author="Miguel Centeno Muñoz" w:date="2014-07-27T22:38:00Z">
                    <w:rPr>
                      <w:b/>
                      <w:bCs/>
                      <w:color w:val="C0504D" w:themeColor="accent2"/>
                      <w:sz w:val="32"/>
                    </w:rPr>
                  </w:rPrChange>
                </w:rPr>
                <w:lastRenderedPageBreak/>
                <w:t>Atributo variable</w:t>
              </w:r>
            </w:ins>
          </w:p>
        </w:tc>
        <w:tc>
          <w:tcPr>
            <w:tcW w:w="6409" w:type="dxa"/>
            <w:tcPrChange w:id="4262"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63" w:author="Miguel Centeno Muñoz" w:date="2014-07-27T22:33:00Z"/>
                <w:b/>
                <w:rPrChange w:id="4264" w:author="Miguel Centeno Muñoz" w:date="2014-07-27T22:38:00Z">
                  <w:rPr>
                    <w:ins w:id="4265" w:author="Miguel Centeno Muñoz" w:date="2014-07-27T22:33:00Z"/>
                    <w:rFonts w:eastAsiaTheme="minorHAnsi" w:cstheme="minorBidi"/>
                    <w:color w:val="auto"/>
                    <w:sz w:val="22"/>
                    <w:szCs w:val="22"/>
                  </w:rPr>
                </w:rPrChange>
              </w:rPr>
            </w:pPr>
            <w:ins w:id="4266" w:author="Miguel Centeno Muñoz" w:date="2014-07-27T22:33:00Z">
              <w:r w:rsidRPr="00A1549B">
                <w:rPr>
                  <w:b/>
                  <w:color w:val="auto"/>
                  <w:sz w:val="22"/>
                  <w:rPrChange w:id="4267" w:author="Miguel Centeno Muñoz" w:date="2014-07-27T22:38:00Z">
                    <w:rPr>
                      <w:b/>
                      <w:bCs/>
                      <w:color w:val="C0504D" w:themeColor="accent2"/>
                      <w:sz w:val="32"/>
                    </w:rPr>
                  </w:rPrChange>
                </w:rPr>
                <w:t>Usuario::</w:t>
              </w:r>
            </w:ins>
            <w:ins w:id="4268" w:author="Miguel Centeno Muñoz" w:date="2014-07-27T22:34:00Z">
              <w:r w:rsidRPr="00A1549B">
                <w:rPr>
                  <w:b/>
                  <w:color w:val="auto"/>
                  <w:sz w:val="22"/>
                  <w:rPrChange w:id="4269" w:author="Miguel Centeno Muñoz" w:date="2014-07-27T22:38:00Z">
                    <w:rPr>
                      <w:b/>
                      <w:bCs/>
                      <w:color w:val="C0504D" w:themeColor="accent2"/>
                      <w:sz w:val="32"/>
                    </w:rPr>
                  </w:rPrChange>
                </w:rPr>
                <w:t xml:space="preserve"> </w:t>
              </w:r>
              <w:proofErr w:type="spellStart"/>
              <w:r w:rsidRPr="00A1549B">
                <w:rPr>
                  <w:b/>
                  <w:color w:val="auto"/>
                  <w:sz w:val="22"/>
                  <w:rPrChange w:id="4270" w:author="Miguel Centeno Muñoz" w:date="2014-07-27T22:38:00Z">
                    <w:rPr>
                      <w:b/>
                      <w:bCs/>
                      <w:color w:val="C0504D" w:themeColor="accent2"/>
                      <w:sz w:val="32"/>
                    </w:rPr>
                  </w:rPrChange>
                </w:rPr>
                <w:t>password</w:t>
              </w:r>
            </w:ins>
            <w:proofErr w:type="spellEnd"/>
          </w:p>
        </w:tc>
      </w:tr>
      <w:tr w:rsidR="00865D3C" w:rsidTr="00865D3C">
        <w:trPr>
          <w:cnfStyle w:val="000000100000" w:firstRow="0" w:lastRow="0" w:firstColumn="0" w:lastColumn="0" w:oddVBand="0" w:evenVBand="0" w:oddHBand="1" w:evenHBand="0" w:firstRowFirstColumn="0" w:firstRowLastColumn="0" w:lastRowFirstColumn="0" w:lastRowLastColumn="0"/>
          <w:ins w:id="4271"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72"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73" w:author="Miguel Centeno Muñoz" w:date="2014-07-27T22:33:00Z"/>
                <w:b/>
                <w:rPrChange w:id="4274" w:author="Miguel Centeno Muñoz" w:date="2014-07-27T22:38:00Z">
                  <w:rPr>
                    <w:ins w:id="4275" w:author="Miguel Centeno Muñoz" w:date="2014-07-27T22:33:00Z"/>
                    <w:rFonts w:eastAsiaTheme="minorHAnsi" w:cstheme="minorBidi"/>
                    <w:color w:val="auto"/>
                  </w:rPr>
                </w:rPrChange>
              </w:rPr>
            </w:pPr>
            <w:ins w:id="4276" w:author="Miguel Centeno Muñoz" w:date="2014-07-27T22:34:00Z">
              <w:r w:rsidRPr="00A1549B">
                <w:rPr>
                  <w:b/>
                  <w:color w:val="auto"/>
                  <w:rPrChange w:id="4277" w:author="Miguel Centeno Muñoz" w:date="2014-07-27T22:38:00Z">
                    <w:rPr>
                      <w:b/>
                      <w:bCs/>
                      <w:color w:val="C0504D" w:themeColor="accent2"/>
                      <w:sz w:val="32"/>
                    </w:rPr>
                  </w:rPrChange>
                </w:rPr>
                <w:t>Descripción</w:t>
              </w:r>
            </w:ins>
          </w:p>
        </w:tc>
        <w:tc>
          <w:tcPr>
            <w:tcW w:w="6409" w:type="dxa"/>
            <w:tcPrChange w:id="4278"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79" w:author="Miguel Centeno Muñoz" w:date="2014-07-27T22:33:00Z"/>
                <w:i/>
                <w:rPrChange w:id="4280" w:author="Miguel Centeno Muñoz" w:date="2014-07-27T22:34:00Z">
                  <w:rPr>
                    <w:ins w:id="4281" w:author="Miguel Centeno Muñoz" w:date="2014-07-27T22:33:00Z"/>
                    <w:rFonts w:eastAsiaTheme="minorHAnsi" w:cstheme="minorBidi"/>
                    <w:color w:val="auto"/>
                  </w:rPr>
                </w:rPrChange>
              </w:rPr>
            </w:pPr>
            <w:ins w:id="4282" w:author="Miguel Centeno Muñoz" w:date="2014-07-27T22:34:00Z">
              <w:r>
                <w:t xml:space="preserve">Este atributo representa </w:t>
              </w:r>
              <w:r>
                <w:rPr>
                  <w:i/>
                </w:rPr>
                <w:t>la contraseña del usuario para acceder</w:t>
              </w:r>
            </w:ins>
            <w:ins w:id="4283" w:author="Miguel Centeno Muñoz" w:date="2014-08-02T13:09:00Z">
              <w:r w:rsidR="0045714E">
                <w:rPr>
                  <w:i/>
                </w:rPr>
                <w:t xml:space="preserve"> </w:t>
              </w:r>
            </w:ins>
            <w:ins w:id="4284" w:author="Miguel Centeno Muñoz" w:date="2014-07-27T22:34:00Z">
              <w:r>
                <w:rPr>
                  <w:i/>
                </w:rPr>
                <w:t>al sistema</w:t>
              </w:r>
            </w:ins>
          </w:p>
        </w:tc>
      </w:tr>
      <w:tr w:rsidR="00865D3C" w:rsidTr="00865D3C">
        <w:trPr>
          <w:ins w:id="4285"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86" w:author="Miguel Centeno Muñoz" w:date="2014-07-27T22:38:00Z">
              <w:tcPr>
                <w:tcW w:w="4534" w:type="dxa"/>
              </w:tcPr>
            </w:tcPrChange>
          </w:tcPr>
          <w:p w:rsidR="00865D3C" w:rsidRPr="00A1549B" w:rsidRDefault="00865D3C" w:rsidP="00D40919">
            <w:pPr>
              <w:spacing w:after="200" w:line="276" w:lineRule="auto"/>
              <w:rPr>
                <w:ins w:id="4287" w:author="Miguel Centeno Muñoz" w:date="2014-07-27T22:34:00Z"/>
                <w:b/>
                <w:rPrChange w:id="4288" w:author="Miguel Centeno Muñoz" w:date="2014-07-27T22:38:00Z">
                  <w:rPr>
                    <w:ins w:id="4289" w:author="Miguel Centeno Muñoz" w:date="2014-07-27T22:34:00Z"/>
                    <w:rFonts w:eastAsiaTheme="minorHAnsi" w:cstheme="minorBidi"/>
                    <w:color w:val="auto"/>
                  </w:rPr>
                </w:rPrChange>
              </w:rPr>
            </w:pPr>
            <w:ins w:id="4290" w:author="Miguel Centeno Muñoz" w:date="2014-07-27T22:34:00Z">
              <w:r w:rsidRPr="00A1549B">
                <w:rPr>
                  <w:b/>
                  <w:color w:val="auto"/>
                  <w:rPrChange w:id="4291" w:author="Miguel Centeno Muñoz" w:date="2014-07-27T22:38:00Z">
                    <w:rPr>
                      <w:b/>
                      <w:bCs/>
                      <w:color w:val="C0504D" w:themeColor="accent2"/>
                      <w:sz w:val="32"/>
                    </w:rPr>
                  </w:rPrChange>
                </w:rPr>
                <w:t xml:space="preserve">Tipo </w:t>
              </w:r>
            </w:ins>
          </w:p>
        </w:tc>
        <w:tc>
          <w:tcPr>
            <w:tcW w:w="6409" w:type="dxa"/>
            <w:tcPrChange w:id="429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93" w:author="Miguel Centeno Muñoz" w:date="2014-07-27T22:34:00Z"/>
                <w:rFonts w:ascii="Courier New" w:hAnsi="Courier New" w:cs="Courier New"/>
                <w:rPrChange w:id="4294" w:author="Miguel Centeno Muñoz" w:date="2014-07-27T22:39:00Z">
                  <w:rPr>
                    <w:ins w:id="4295" w:author="Miguel Centeno Muñoz" w:date="2014-07-27T22:34:00Z"/>
                    <w:rFonts w:eastAsiaTheme="minorHAnsi" w:cstheme="minorBidi"/>
                    <w:color w:val="auto"/>
                  </w:rPr>
                </w:rPrChange>
              </w:rPr>
            </w:pPr>
            <w:proofErr w:type="spellStart"/>
            <w:ins w:id="4296" w:author="Miguel Centeno Muñoz" w:date="2014-07-27T22:34:00Z">
              <w:r w:rsidRPr="007F6488">
                <w:rPr>
                  <w:rFonts w:ascii="Courier New" w:hAnsi="Courier New" w:cs="Courier New"/>
                  <w:color w:val="auto"/>
                  <w:rPrChange w:id="4297" w:author="Miguel Centeno Muñoz" w:date="2014-07-27T22:39:00Z">
                    <w:rPr>
                      <w:b/>
                      <w:bCs/>
                      <w:color w:val="C0504D" w:themeColor="accent2"/>
                      <w:sz w:val="32"/>
                    </w:rPr>
                  </w:rPrChange>
                </w:rPr>
                <w:t>String</w:t>
              </w:r>
              <w:proofErr w:type="spellEnd"/>
            </w:ins>
          </w:p>
        </w:tc>
      </w:tr>
    </w:tbl>
    <w:p w:rsidR="00F87E9D" w:rsidRDefault="00F87E9D">
      <w:pPr>
        <w:rPr>
          <w:ins w:id="4298" w:author="Miguel Centeno Muñoz" w:date="2014-07-27T16:53:00Z"/>
        </w:rPr>
        <w:pPrChange w:id="4299" w:author="Miguel Centeno Muñoz" w:date="2014-07-27T13:12:00Z">
          <w:pPr>
            <w:pStyle w:val="Ttulo3"/>
          </w:pPr>
        </w:pPrChange>
      </w:pPr>
    </w:p>
    <w:tbl>
      <w:tblPr>
        <w:tblStyle w:val="Listamedia2-nfasis2"/>
        <w:tblW w:w="0" w:type="auto"/>
        <w:tblLook w:val="04A0" w:firstRow="1" w:lastRow="0" w:firstColumn="1" w:lastColumn="0" w:noHBand="0" w:noVBand="1"/>
        <w:tblPrChange w:id="4300"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301">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302"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4303"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304" w:author="Miguel Centeno Muñoz" w:date="2014-07-27T22:34:00Z"/>
                <w:b/>
                <w:rPrChange w:id="4305" w:author="Miguel Centeno Muñoz" w:date="2014-07-27T22:39:00Z">
                  <w:rPr>
                    <w:ins w:id="4306" w:author="Miguel Centeno Muñoz" w:date="2014-07-27T22:34:00Z"/>
                    <w:rFonts w:eastAsiaTheme="minorHAnsi" w:cstheme="minorBidi"/>
                    <w:color w:val="auto"/>
                    <w:sz w:val="22"/>
                    <w:szCs w:val="22"/>
                  </w:rPr>
                </w:rPrChange>
              </w:rPr>
            </w:pPr>
            <w:ins w:id="4307" w:author="Miguel Centeno Muñoz" w:date="2014-07-27T22:34:00Z">
              <w:r w:rsidRPr="00A1549B">
                <w:rPr>
                  <w:b/>
                  <w:color w:val="auto"/>
                  <w:sz w:val="22"/>
                  <w:rPrChange w:id="4308" w:author="Miguel Centeno Muñoz" w:date="2014-07-27T22:39:00Z">
                    <w:rPr>
                      <w:b/>
                      <w:bCs/>
                      <w:color w:val="C0504D" w:themeColor="accent2"/>
                      <w:sz w:val="32"/>
                    </w:rPr>
                  </w:rPrChange>
                </w:rPr>
                <w:t>Atributo Variable</w:t>
              </w:r>
            </w:ins>
          </w:p>
        </w:tc>
        <w:tc>
          <w:tcPr>
            <w:tcW w:w="6409" w:type="dxa"/>
            <w:tcPrChange w:id="4309"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310" w:author="Miguel Centeno Muñoz" w:date="2014-07-27T22:34:00Z"/>
                <w:b/>
                <w:rPrChange w:id="4311" w:author="Miguel Centeno Muñoz" w:date="2014-07-27T22:39:00Z">
                  <w:rPr>
                    <w:ins w:id="4312" w:author="Miguel Centeno Muñoz" w:date="2014-07-27T22:34:00Z"/>
                    <w:rFonts w:eastAsiaTheme="minorHAnsi" w:cstheme="minorBidi"/>
                    <w:color w:val="auto"/>
                    <w:sz w:val="22"/>
                    <w:szCs w:val="22"/>
                  </w:rPr>
                </w:rPrChange>
              </w:rPr>
            </w:pPr>
            <w:ins w:id="4313" w:author="Miguel Centeno Muñoz" w:date="2014-07-27T22:34:00Z">
              <w:r w:rsidRPr="00A1549B">
                <w:rPr>
                  <w:b/>
                  <w:color w:val="auto"/>
                  <w:sz w:val="22"/>
                  <w:rPrChange w:id="4314"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4315"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316"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317" w:author="Miguel Centeno Muñoz" w:date="2014-07-27T22:34:00Z"/>
                <w:b/>
                <w:rPrChange w:id="4318" w:author="Miguel Centeno Muñoz" w:date="2014-07-27T22:39:00Z">
                  <w:rPr>
                    <w:ins w:id="4319" w:author="Miguel Centeno Muñoz" w:date="2014-07-27T22:34:00Z"/>
                    <w:rFonts w:eastAsiaTheme="minorHAnsi" w:cstheme="minorBidi"/>
                    <w:color w:val="auto"/>
                  </w:rPr>
                </w:rPrChange>
              </w:rPr>
            </w:pPr>
            <w:ins w:id="4320" w:author="Miguel Centeno Muñoz" w:date="2014-07-27T22:34:00Z">
              <w:r w:rsidRPr="00A1549B">
                <w:rPr>
                  <w:b/>
                  <w:color w:val="auto"/>
                  <w:rPrChange w:id="4321" w:author="Miguel Centeno Muñoz" w:date="2014-07-27T22:39:00Z">
                    <w:rPr>
                      <w:b/>
                      <w:bCs/>
                      <w:color w:val="C0504D" w:themeColor="accent2"/>
                      <w:sz w:val="32"/>
                    </w:rPr>
                  </w:rPrChange>
                </w:rPr>
                <w:t>Descripción</w:t>
              </w:r>
            </w:ins>
          </w:p>
        </w:tc>
        <w:tc>
          <w:tcPr>
            <w:tcW w:w="6409" w:type="dxa"/>
            <w:tcPrChange w:id="4322"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323" w:author="Miguel Centeno Muñoz" w:date="2014-07-27T22:34:00Z"/>
                <w:i/>
                <w:rPrChange w:id="4324" w:author="Miguel Centeno Muñoz" w:date="2014-07-27T22:35:00Z">
                  <w:rPr>
                    <w:ins w:id="4325" w:author="Miguel Centeno Muñoz" w:date="2014-07-27T22:34:00Z"/>
                    <w:rFonts w:eastAsiaTheme="minorHAnsi" w:cstheme="minorBidi"/>
                    <w:color w:val="auto"/>
                  </w:rPr>
                </w:rPrChange>
              </w:rPr>
            </w:pPr>
            <w:ins w:id="4326" w:author="Miguel Centeno Muñoz" w:date="2014-07-27T22:35:00Z">
              <w:r>
                <w:t xml:space="preserve">Este atributo representa </w:t>
              </w:r>
              <w:r>
                <w:rPr>
                  <w:i/>
                </w:rPr>
                <w:t>la dirección de correo electrónico del usuario</w:t>
              </w:r>
            </w:ins>
          </w:p>
        </w:tc>
      </w:tr>
      <w:tr w:rsidR="00865D3C" w:rsidTr="00865D3C">
        <w:trPr>
          <w:ins w:id="4327"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328" w:author="Miguel Centeno Muñoz" w:date="2014-07-27T22:38:00Z">
              <w:tcPr>
                <w:tcW w:w="4534" w:type="dxa"/>
              </w:tcPr>
            </w:tcPrChange>
          </w:tcPr>
          <w:p w:rsidR="00865D3C" w:rsidRPr="00A1549B" w:rsidRDefault="00865D3C" w:rsidP="00D40919">
            <w:pPr>
              <w:spacing w:after="200" w:line="276" w:lineRule="auto"/>
              <w:rPr>
                <w:ins w:id="4329" w:author="Miguel Centeno Muñoz" w:date="2014-07-27T22:35:00Z"/>
                <w:b/>
                <w:rPrChange w:id="4330" w:author="Miguel Centeno Muñoz" w:date="2014-07-27T22:39:00Z">
                  <w:rPr>
                    <w:ins w:id="4331" w:author="Miguel Centeno Muñoz" w:date="2014-07-27T22:35:00Z"/>
                    <w:rFonts w:eastAsiaTheme="minorHAnsi" w:cstheme="minorBidi"/>
                    <w:color w:val="auto"/>
                  </w:rPr>
                </w:rPrChange>
              </w:rPr>
            </w:pPr>
            <w:ins w:id="4332" w:author="Miguel Centeno Muñoz" w:date="2014-07-27T22:35:00Z">
              <w:r w:rsidRPr="00A1549B">
                <w:rPr>
                  <w:b/>
                  <w:color w:val="auto"/>
                  <w:rPrChange w:id="4333" w:author="Miguel Centeno Muñoz" w:date="2014-07-27T22:39:00Z">
                    <w:rPr>
                      <w:b/>
                      <w:bCs/>
                      <w:color w:val="C0504D" w:themeColor="accent2"/>
                      <w:sz w:val="32"/>
                    </w:rPr>
                  </w:rPrChange>
                </w:rPr>
                <w:t>Tipo</w:t>
              </w:r>
            </w:ins>
          </w:p>
        </w:tc>
        <w:tc>
          <w:tcPr>
            <w:tcW w:w="6409" w:type="dxa"/>
            <w:tcPrChange w:id="4334"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35" w:author="Miguel Centeno Muñoz" w:date="2014-07-27T22:35:00Z"/>
                <w:rFonts w:ascii="Courier New" w:hAnsi="Courier New" w:cs="Courier New"/>
                <w:rPrChange w:id="4336" w:author="Miguel Centeno Muñoz" w:date="2014-07-27T22:39:00Z">
                  <w:rPr>
                    <w:ins w:id="4337" w:author="Miguel Centeno Muñoz" w:date="2014-07-27T22:35:00Z"/>
                    <w:rFonts w:eastAsiaTheme="minorHAnsi" w:cstheme="minorBidi"/>
                    <w:color w:val="auto"/>
                  </w:rPr>
                </w:rPrChange>
              </w:rPr>
            </w:pPr>
            <w:proofErr w:type="spellStart"/>
            <w:ins w:id="4338" w:author="Miguel Centeno Muñoz" w:date="2014-07-27T22:35:00Z">
              <w:r w:rsidRPr="007F6488">
                <w:rPr>
                  <w:rFonts w:ascii="Courier New" w:hAnsi="Courier New" w:cs="Courier New"/>
                  <w:color w:val="auto"/>
                  <w:rPrChange w:id="4339" w:author="Miguel Centeno Muñoz" w:date="2014-07-27T22:39:00Z">
                    <w:rPr>
                      <w:b/>
                      <w:bCs/>
                      <w:color w:val="C0504D" w:themeColor="accent2"/>
                      <w:sz w:val="32"/>
                    </w:rPr>
                  </w:rPrChange>
                </w:rPr>
                <w:t>String</w:t>
              </w:r>
              <w:proofErr w:type="spellEnd"/>
            </w:ins>
          </w:p>
        </w:tc>
      </w:tr>
    </w:tbl>
    <w:p w:rsidR="00F87E9D" w:rsidRDefault="00F87E9D">
      <w:pPr>
        <w:rPr>
          <w:ins w:id="4340" w:author="Miguel Centeno Muñoz" w:date="2014-07-31T00:22:00Z"/>
        </w:rPr>
        <w:pPrChange w:id="4341" w:author="Miguel Centeno Muñoz" w:date="2014-07-27T13:12:00Z">
          <w:pPr>
            <w:pStyle w:val="Ttulo3"/>
          </w:pPr>
        </w:pPrChange>
      </w:pPr>
    </w:p>
    <w:p w:rsidR="002B1AC0" w:rsidRDefault="002B1AC0">
      <w:pPr>
        <w:rPr>
          <w:ins w:id="4342" w:author="Miguel Centeno Muñoz" w:date="2014-07-31T00:22:00Z"/>
        </w:rPr>
        <w:pPrChange w:id="4343" w:author="Miguel Centeno Muñoz" w:date="2014-07-27T13:12:00Z">
          <w:pPr>
            <w:pStyle w:val="Ttulo3"/>
          </w:pPr>
        </w:pPrChange>
      </w:pPr>
    </w:p>
    <w:p w:rsidR="002B1AC0" w:rsidRDefault="002B1AC0">
      <w:pPr>
        <w:rPr>
          <w:ins w:id="4344" w:author="Miguel Centeno Muñoz" w:date="2014-07-31T00:22:00Z"/>
        </w:rPr>
        <w:pPrChange w:id="4345" w:author="Miguel Centeno Muñoz" w:date="2014-07-27T13:12:00Z">
          <w:pPr>
            <w:pStyle w:val="Ttulo3"/>
          </w:pPr>
        </w:pPrChange>
      </w:pPr>
    </w:p>
    <w:p w:rsidR="002B1AC0" w:rsidRDefault="002B1AC0">
      <w:pPr>
        <w:rPr>
          <w:ins w:id="4346" w:author="Miguel Centeno Muñoz" w:date="2014-07-27T16:53:00Z"/>
        </w:rPr>
        <w:pPrChange w:id="4347" w:author="Miguel Centeno Muñoz" w:date="2014-07-27T13:12:00Z">
          <w:pPr>
            <w:pStyle w:val="Ttulo3"/>
          </w:pPr>
        </w:pPrChange>
      </w:pPr>
    </w:p>
    <w:tbl>
      <w:tblPr>
        <w:tblStyle w:val="Listamedia2-nfasis2"/>
        <w:tblW w:w="0" w:type="auto"/>
        <w:tblLook w:val="04A0" w:firstRow="1" w:lastRow="0" w:firstColumn="1" w:lastColumn="0" w:noHBand="0" w:noVBand="1"/>
        <w:tblPrChange w:id="4348"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349">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350"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4351"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352" w:author="Miguel Centeno Muñoz" w:date="2014-07-27T22:35:00Z"/>
                <w:b/>
                <w:rPrChange w:id="4353" w:author="Miguel Centeno Muñoz" w:date="2014-07-27T22:39:00Z">
                  <w:rPr>
                    <w:ins w:id="4354" w:author="Miguel Centeno Muñoz" w:date="2014-07-27T22:35:00Z"/>
                    <w:rFonts w:eastAsiaTheme="minorHAnsi" w:cstheme="minorBidi"/>
                    <w:color w:val="auto"/>
                    <w:sz w:val="22"/>
                    <w:szCs w:val="22"/>
                  </w:rPr>
                </w:rPrChange>
              </w:rPr>
            </w:pPr>
            <w:ins w:id="4355" w:author="Miguel Centeno Muñoz" w:date="2014-07-27T22:35:00Z">
              <w:r w:rsidRPr="00A1549B">
                <w:rPr>
                  <w:b/>
                  <w:color w:val="auto"/>
                  <w:sz w:val="22"/>
                  <w:rPrChange w:id="4356" w:author="Miguel Centeno Muñoz" w:date="2014-07-27T22:39:00Z">
                    <w:rPr>
                      <w:b/>
                      <w:bCs/>
                      <w:color w:val="C0504D" w:themeColor="accent2"/>
                      <w:sz w:val="32"/>
                    </w:rPr>
                  </w:rPrChange>
                </w:rPr>
                <w:t>Atributo variable</w:t>
              </w:r>
            </w:ins>
          </w:p>
        </w:tc>
        <w:tc>
          <w:tcPr>
            <w:tcW w:w="6409" w:type="dxa"/>
            <w:tcPrChange w:id="4357"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358" w:author="Miguel Centeno Muñoz" w:date="2014-07-27T22:35:00Z"/>
                <w:b/>
                <w:rPrChange w:id="4359" w:author="Miguel Centeno Muñoz" w:date="2014-07-27T22:39:00Z">
                  <w:rPr>
                    <w:ins w:id="4360" w:author="Miguel Centeno Muñoz" w:date="2014-07-27T22:35:00Z"/>
                    <w:rFonts w:eastAsiaTheme="minorHAnsi" w:cstheme="minorBidi"/>
                    <w:color w:val="auto"/>
                    <w:sz w:val="22"/>
                    <w:szCs w:val="22"/>
                  </w:rPr>
                </w:rPrChange>
              </w:rPr>
            </w:pPr>
            <w:ins w:id="4361" w:author="Miguel Centeno Muñoz" w:date="2014-07-27T22:35:00Z">
              <w:r w:rsidRPr="00A1549B">
                <w:rPr>
                  <w:b/>
                  <w:color w:val="auto"/>
                  <w:sz w:val="22"/>
                  <w:rPrChange w:id="4362" w:author="Miguel Centeno Muñoz" w:date="2014-07-27T22:39:00Z">
                    <w:rPr>
                      <w:b/>
                      <w:bCs/>
                      <w:color w:val="C0504D" w:themeColor="accent2"/>
                      <w:sz w:val="32"/>
                    </w:rPr>
                  </w:rPrChange>
                </w:rPr>
                <w:t xml:space="preserve">Usuario:: </w:t>
              </w:r>
              <w:proofErr w:type="spellStart"/>
              <w:r w:rsidRPr="00A1549B">
                <w:rPr>
                  <w:b/>
                  <w:color w:val="auto"/>
                  <w:sz w:val="22"/>
                  <w:rPrChange w:id="4363" w:author="Miguel Centeno Muñoz" w:date="2014-07-27T22:39:00Z">
                    <w:rPr>
                      <w:b/>
                      <w:bCs/>
                      <w:color w:val="C0504D" w:themeColor="accent2"/>
                      <w:sz w:val="32"/>
                    </w:rPr>
                  </w:rPrChange>
                </w:rPr>
                <w:t>fecha_ingreso</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4364"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365"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366" w:author="Miguel Centeno Muñoz" w:date="2014-07-27T22:35:00Z"/>
                <w:b/>
                <w:rPrChange w:id="4367" w:author="Miguel Centeno Muñoz" w:date="2014-07-27T22:39:00Z">
                  <w:rPr>
                    <w:ins w:id="4368" w:author="Miguel Centeno Muñoz" w:date="2014-07-27T22:35:00Z"/>
                    <w:rFonts w:eastAsiaTheme="minorHAnsi" w:cstheme="minorBidi"/>
                    <w:color w:val="auto"/>
                  </w:rPr>
                </w:rPrChange>
              </w:rPr>
            </w:pPr>
            <w:ins w:id="4369" w:author="Miguel Centeno Muñoz" w:date="2014-07-27T22:35:00Z">
              <w:r w:rsidRPr="00A1549B">
                <w:rPr>
                  <w:b/>
                  <w:color w:val="auto"/>
                  <w:rPrChange w:id="4370" w:author="Miguel Centeno Muñoz" w:date="2014-07-27T22:39:00Z">
                    <w:rPr>
                      <w:b/>
                      <w:bCs/>
                      <w:color w:val="C0504D" w:themeColor="accent2"/>
                      <w:sz w:val="32"/>
                    </w:rPr>
                  </w:rPrChange>
                </w:rPr>
                <w:t>Descripción</w:t>
              </w:r>
            </w:ins>
          </w:p>
        </w:tc>
        <w:tc>
          <w:tcPr>
            <w:tcW w:w="6409" w:type="dxa"/>
            <w:tcPrChange w:id="4371"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372" w:author="Miguel Centeno Muñoz" w:date="2014-07-27T22:35:00Z"/>
                <w:i/>
                <w:rPrChange w:id="4373" w:author="Miguel Centeno Muñoz" w:date="2014-07-27T22:35:00Z">
                  <w:rPr>
                    <w:ins w:id="4374" w:author="Miguel Centeno Muñoz" w:date="2014-07-27T22:35:00Z"/>
                    <w:rFonts w:eastAsiaTheme="minorHAnsi" w:cstheme="minorBidi"/>
                    <w:color w:val="auto"/>
                  </w:rPr>
                </w:rPrChange>
              </w:rPr>
            </w:pPr>
            <w:ins w:id="4375" w:author="Miguel Centeno Muñoz" w:date="2014-07-27T22:35:00Z">
              <w:r>
                <w:t xml:space="preserve">Este atributo representa </w:t>
              </w:r>
            </w:ins>
            <w:ins w:id="4376" w:author="Miguel Centeno Muñoz" w:date="2014-07-27T22:36:00Z">
              <w:r>
                <w:rPr>
                  <w:i/>
                </w:rPr>
                <w:t>la fecha en la que el usuario fue registrado en el sistema</w:t>
              </w:r>
            </w:ins>
          </w:p>
        </w:tc>
      </w:tr>
      <w:tr w:rsidR="00865D3C" w:rsidTr="00865D3C">
        <w:trPr>
          <w:ins w:id="4377"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378" w:author="Miguel Centeno Muñoz" w:date="2014-07-27T22:38:00Z">
              <w:tcPr>
                <w:tcW w:w="4534" w:type="dxa"/>
              </w:tcPr>
            </w:tcPrChange>
          </w:tcPr>
          <w:p w:rsidR="00865D3C" w:rsidRPr="00A1549B" w:rsidRDefault="00865D3C" w:rsidP="00D40919">
            <w:pPr>
              <w:spacing w:after="200" w:line="276" w:lineRule="auto"/>
              <w:rPr>
                <w:ins w:id="4379" w:author="Miguel Centeno Muñoz" w:date="2014-07-27T22:36:00Z"/>
                <w:b/>
                <w:rPrChange w:id="4380" w:author="Miguel Centeno Muñoz" w:date="2014-07-27T22:39:00Z">
                  <w:rPr>
                    <w:ins w:id="4381" w:author="Miguel Centeno Muñoz" w:date="2014-07-27T22:36:00Z"/>
                    <w:rFonts w:eastAsiaTheme="minorHAnsi" w:cstheme="minorBidi"/>
                    <w:color w:val="auto"/>
                  </w:rPr>
                </w:rPrChange>
              </w:rPr>
            </w:pPr>
            <w:ins w:id="4382" w:author="Miguel Centeno Muñoz" w:date="2014-07-27T22:36:00Z">
              <w:r w:rsidRPr="00A1549B">
                <w:rPr>
                  <w:b/>
                  <w:color w:val="auto"/>
                  <w:rPrChange w:id="4383" w:author="Miguel Centeno Muñoz" w:date="2014-07-27T22:39:00Z">
                    <w:rPr>
                      <w:b/>
                      <w:bCs/>
                      <w:color w:val="C0504D" w:themeColor="accent2"/>
                      <w:sz w:val="32"/>
                    </w:rPr>
                  </w:rPrChange>
                </w:rPr>
                <w:t>Tipo</w:t>
              </w:r>
            </w:ins>
          </w:p>
        </w:tc>
        <w:tc>
          <w:tcPr>
            <w:tcW w:w="6409" w:type="dxa"/>
            <w:tcPrChange w:id="4384"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85" w:author="Miguel Centeno Muñoz" w:date="2014-07-27T22:36:00Z"/>
                <w:rFonts w:ascii="Courier New" w:hAnsi="Courier New" w:cs="Courier New"/>
                <w:rPrChange w:id="4386" w:author="Miguel Centeno Muñoz" w:date="2014-07-27T22:39:00Z">
                  <w:rPr>
                    <w:ins w:id="4387" w:author="Miguel Centeno Muñoz" w:date="2014-07-27T22:36:00Z"/>
                    <w:rFonts w:eastAsiaTheme="minorHAnsi" w:cstheme="minorBidi"/>
                    <w:color w:val="auto"/>
                  </w:rPr>
                </w:rPrChange>
              </w:rPr>
            </w:pPr>
            <w:ins w:id="4388" w:author="Miguel Centeno Muñoz" w:date="2014-07-27T22:36:00Z">
              <w:r w:rsidRPr="007F6488">
                <w:rPr>
                  <w:rFonts w:ascii="Courier New" w:hAnsi="Courier New" w:cs="Courier New"/>
                  <w:color w:val="auto"/>
                  <w:rPrChange w:id="4389" w:author="Miguel Centeno Muñoz" w:date="2014-07-27T22:39:00Z">
                    <w:rPr>
                      <w:b/>
                      <w:bCs/>
                      <w:color w:val="C0504D" w:themeColor="accent2"/>
                      <w:sz w:val="32"/>
                    </w:rPr>
                  </w:rPrChange>
                </w:rPr>
                <w:t>Date</w:t>
              </w:r>
            </w:ins>
          </w:p>
        </w:tc>
      </w:tr>
    </w:tbl>
    <w:p w:rsidR="00F87E9D" w:rsidRDefault="00F87E9D">
      <w:pPr>
        <w:rPr>
          <w:ins w:id="4390" w:author="Miguel Centeno Muñoz" w:date="2014-07-31T00:23:00Z"/>
        </w:rPr>
        <w:pPrChange w:id="439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392"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393" w:author="Miguel Centeno Muñoz" w:date="2014-07-31T00:23:00Z"/>
                <w:b/>
              </w:rPr>
            </w:pPr>
            <w:ins w:id="4394"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395" w:author="Miguel Centeno Muñoz" w:date="2014-07-31T00:23:00Z"/>
                <w:b/>
              </w:rPr>
            </w:pPr>
            <w:ins w:id="4396" w:author="Miguel Centeno Muñoz" w:date="2014-07-31T00:23:00Z">
              <w:r w:rsidRPr="00412093">
                <w:rPr>
                  <w:b/>
                  <w:color w:val="auto"/>
                  <w:sz w:val="22"/>
                </w:rPr>
                <w:t xml:space="preserve">Usuario:: </w:t>
              </w:r>
              <w:r>
                <w:rPr>
                  <w:b/>
                  <w:color w:val="auto"/>
                  <w:sz w:val="22"/>
                </w:rPr>
                <w:t>nombre</w:t>
              </w:r>
            </w:ins>
          </w:p>
        </w:tc>
      </w:tr>
      <w:tr w:rsidR="002B1AC0" w:rsidTr="00AC15B6">
        <w:trPr>
          <w:cnfStyle w:val="000000100000" w:firstRow="0" w:lastRow="0" w:firstColumn="0" w:lastColumn="0" w:oddVBand="0" w:evenVBand="0" w:oddHBand="1" w:evenHBand="0" w:firstRowFirstColumn="0" w:firstRowLastColumn="0" w:lastRowFirstColumn="0" w:lastRowLastColumn="0"/>
          <w:ins w:id="4397"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98" w:author="Miguel Centeno Muñoz" w:date="2014-07-31T00:23:00Z"/>
                <w:b/>
              </w:rPr>
            </w:pPr>
            <w:ins w:id="4399"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400" w:author="Miguel Centeno Muñoz" w:date="2014-07-31T00:23:00Z"/>
                <w:i/>
              </w:rPr>
            </w:pPr>
            <w:ins w:id="4401" w:author="Miguel Centeno Muñoz" w:date="2014-07-31T00:23:00Z">
              <w:r>
                <w:t xml:space="preserve">Este atributo representa </w:t>
              </w:r>
              <w:r>
                <w:rPr>
                  <w:i/>
                </w:rPr>
                <w:t>el nombre real del usuario</w:t>
              </w:r>
            </w:ins>
          </w:p>
        </w:tc>
      </w:tr>
      <w:tr w:rsidR="002B1AC0" w:rsidTr="00AC15B6">
        <w:trPr>
          <w:ins w:id="4402"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403" w:author="Miguel Centeno Muñoz" w:date="2014-07-31T00:23:00Z"/>
                <w:b/>
              </w:rPr>
            </w:pPr>
            <w:ins w:id="4404"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05" w:author="Miguel Centeno Muñoz" w:date="2014-07-31T00:23:00Z"/>
                <w:rFonts w:ascii="Courier New" w:hAnsi="Courier New" w:cs="Courier New"/>
              </w:rPr>
            </w:pPr>
            <w:proofErr w:type="spellStart"/>
            <w:ins w:id="4406" w:author="Miguel Centeno Muñoz" w:date="2014-07-31T00:23:00Z">
              <w:r>
                <w:rPr>
                  <w:rFonts w:ascii="Courier New" w:hAnsi="Courier New" w:cs="Courier New"/>
                  <w:color w:val="auto"/>
                </w:rPr>
                <w:t>String</w:t>
              </w:r>
              <w:proofErr w:type="spellEnd"/>
            </w:ins>
          </w:p>
        </w:tc>
      </w:tr>
    </w:tbl>
    <w:p w:rsidR="002B1AC0" w:rsidRDefault="002B1AC0">
      <w:pPr>
        <w:rPr>
          <w:ins w:id="4407" w:author="Miguel Centeno Muñoz" w:date="2014-07-31T00:23:00Z"/>
        </w:rPr>
        <w:pPrChange w:id="440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409"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410" w:author="Miguel Centeno Muñoz" w:date="2014-07-31T00:23:00Z"/>
                <w:b/>
              </w:rPr>
            </w:pPr>
            <w:ins w:id="4411"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412" w:author="Miguel Centeno Muñoz" w:date="2014-07-31T00:23:00Z"/>
                <w:b/>
              </w:rPr>
            </w:pPr>
            <w:ins w:id="4413" w:author="Miguel Centeno Muñoz" w:date="2014-07-31T00:23:00Z">
              <w:r w:rsidRPr="00412093">
                <w:rPr>
                  <w:b/>
                  <w:color w:val="auto"/>
                  <w:sz w:val="22"/>
                </w:rPr>
                <w:t xml:space="preserve">Usuario:: </w:t>
              </w:r>
              <w:r>
                <w:rPr>
                  <w:b/>
                  <w:color w:val="auto"/>
                  <w:sz w:val="22"/>
                </w:rPr>
                <w:t>apellidos</w:t>
              </w:r>
            </w:ins>
          </w:p>
        </w:tc>
      </w:tr>
      <w:tr w:rsidR="002B1AC0" w:rsidTr="00AC15B6">
        <w:trPr>
          <w:cnfStyle w:val="000000100000" w:firstRow="0" w:lastRow="0" w:firstColumn="0" w:lastColumn="0" w:oddVBand="0" w:evenVBand="0" w:oddHBand="1" w:evenHBand="0" w:firstRowFirstColumn="0" w:firstRowLastColumn="0" w:lastRowFirstColumn="0" w:lastRowLastColumn="0"/>
          <w:ins w:id="4414"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415" w:author="Miguel Centeno Muñoz" w:date="2014-07-31T00:23:00Z"/>
                <w:b/>
              </w:rPr>
            </w:pPr>
            <w:ins w:id="4416"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417" w:author="Miguel Centeno Muñoz" w:date="2014-07-31T00:23:00Z"/>
                <w:i/>
              </w:rPr>
            </w:pPr>
            <w:ins w:id="4418" w:author="Miguel Centeno Muñoz" w:date="2014-07-31T00:23:00Z">
              <w:r>
                <w:t xml:space="preserve">Este atributo representa </w:t>
              </w:r>
              <w:r>
                <w:rPr>
                  <w:i/>
                </w:rPr>
                <w:t>los apellidos del usuario</w:t>
              </w:r>
            </w:ins>
          </w:p>
        </w:tc>
      </w:tr>
      <w:tr w:rsidR="002B1AC0" w:rsidTr="00AC15B6">
        <w:trPr>
          <w:ins w:id="4419"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420" w:author="Miguel Centeno Muñoz" w:date="2014-07-31T00:23:00Z"/>
                <w:b/>
              </w:rPr>
            </w:pPr>
            <w:ins w:id="4421"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22" w:author="Miguel Centeno Muñoz" w:date="2014-07-31T00:23:00Z"/>
                <w:rFonts w:ascii="Courier New" w:hAnsi="Courier New" w:cs="Courier New"/>
              </w:rPr>
            </w:pPr>
            <w:proofErr w:type="spellStart"/>
            <w:ins w:id="4423" w:author="Miguel Centeno Muñoz" w:date="2014-07-31T00:23:00Z">
              <w:r>
                <w:rPr>
                  <w:rFonts w:ascii="Courier New" w:hAnsi="Courier New" w:cs="Courier New"/>
                  <w:color w:val="auto"/>
                </w:rPr>
                <w:t>String</w:t>
              </w:r>
              <w:proofErr w:type="spellEnd"/>
            </w:ins>
          </w:p>
        </w:tc>
      </w:tr>
    </w:tbl>
    <w:p w:rsidR="002B1AC0" w:rsidRDefault="002B1AC0">
      <w:pPr>
        <w:rPr>
          <w:ins w:id="4424" w:author="Miguel Centeno Muñoz" w:date="2014-07-31T00:24:00Z"/>
        </w:rPr>
        <w:pPrChange w:id="442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26"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27" w:author="Miguel Centeno Muñoz" w:date="2014-07-31T00:24:00Z"/>
                <w:b/>
              </w:rPr>
            </w:pPr>
            <w:ins w:id="4428"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29" w:author="Miguel Centeno Muñoz" w:date="2014-07-31T00:24:00Z"/>
                <w:b/>
              </w:rPr>
            </w:pPr>
            <w:ins w:id="4430" w:author="Miguel Centeno Muñoz" w:date="2014-07-31T00:24:00Z">
              <w:r w:rsidRPr="00412093">
                <w:rPr>
                  <w:b/>
                  <w:color w:val="auto"/>
                  <w:sz w:val="22"/>
                </w:rPr>
                <w:t xml:space="preserve">Usuario:: </w:t>
              </w:r>
              <w:r>
                <w:rPr>
                  <w:b/>
                  <w:color w:val="auto"/>
                  <w:sz w:val="22"/>
                </w:rPr>
                <w:t>ciudad</w:t>
              </w:r>
            </w:ins>
          </w:p>
        </w:tc>
      </w:tr>
      <w:tr w:rsidR="00FA7B5E" w:rsidTr="00AC15B6">
        <w:trPr>
          <w:cnfStyle w:val="000000100000" w:firstRow="0" w:lastRow="0" w:firstColumn="0" w:lastColumn="0" w:oddVBand="0" w:evenVBand="0" w:oddHBand="1" w:evenHBand="0" w:firstRowFirstColumn="0" w:firstRowLastColumn="0" w:lastRowFirstColumn="0" w:lastRowLastColumn="0"/>
          <w:ins w:id="4431"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32" w:author="Miguel Centeno Muñoz" w:date="2014-07-31T00:24:00Z"/>
                <w:b/>
              </w:rPr>
            </w:pPr>
            <w:ins w:id="4433" w:author="Miguel Centeno Muñoz" w:date="2014-07-31T00:24:00Z">
              <w:r w:rsidRPr="00412093">
                <w:rPr>
                  <w:b/>
                  <w:color w:val="auto"/>
                </w:rPr>
                <w:lastRenderedPageBreak/>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34" w:author="Miguel Centeno Muñoz" w:date="2014-07-31T00:24:00Z"/>
                <w:i/>
              </w:rPr>
            </w:pPr>
            <w:ins w:id="4435" w:author="Miguel Centeno Muñoz" w:date="2014-07-31T00:24:00Z">
              <w:r>
                <w:t xml:space="preserve">Este atributo representa </w:t>
              </w:r>
              <w:r>
                <w:rPr>
                  <w:i/>
                </w:rPr>
                <w:t>la ciudad de origen del usuario</w:t>
              </w:r>
            </w:ins>
          </w:p>
        </w:tc>
      </w:tr>
      <w:tr w:rsidR="00FA7B5E" w:rsidTr="00AC15B6">
        <w:trPr>
          <w:ins w:id="4436"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37" w:author="Miguel Centeno Muñoz" w:date="2014-07-31T00:24:00Z"/>
                <w:b/>
              </w:rPr>
            </w:pPr>
            <w:ins w:id="4438"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39" w:author="Miguel Centeno Muñoz" w:date="2014-07-31T00:24:00Z"/>
                <w:rFonts w:ascii="Courier New" w:hAnsi="Courier New" w:cs="Courier New"/>
              </w:rPr>
            </w:pPr>
            <w:proofErr w:type="spellStart"/>
            <w:ins w:id="4440" w:author="Miguel Centeno Muñoz" w:date="2014-07-31T00:24:00Z">
              <w:r>
                <w:rPr>
                  <w:rFonts w:ascii="Courier New" w:hAnsi="Courier New" w:cs="Courier New"/>
                  <w:color w:val="auto"/>
                </w:rPr>
                <w:t>String</w:t>
              </w:r>
              <w:proofErr w:type="spellEnd"/>
            </w:ins>
          </w:p>
        </w:tc>
      </w:tr>
    </w:tbl>
    <w:p w:rsidR="00FA7B5E" w:rsidRDefault="00FA7B5E">
      <w:pPr>
        <w:rPr>
          <w:ins w:id="4441" w:author="Miguel Centeno Muñoz" w:date="2014-07-31T00:24:00Z"/>
        </w:rPr>
        <w:pPrChange w:id="444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43"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44" w:author="Miguel Centeno Muñoz" w:date="2014-07-31T00:24:00Z"/>
                <w:b/>
              </w:rPr>
            </w:pPr>
            <w:ins w:id="4445"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46" w:author="Miguel Centeno Muñoz" w:date="2014-07-31T00:24:00Z"/>
                <w:b/>
              </w:rPr>
            </w:pPr>
            <w:ins w:id="4447" w:author="Miguel Centeno Muñoz" w:date="2014-07-31T00:24:00Z">
              <w:r w:rsidRPr="00412093">
                <w:rPr>
                  <w:b/>
                  <w:color w:val="auto"/>
                  <w:sz w:val="22"/>
                </w:rPr>
                <w:t xml:space="preserve">Usuario:: </w:t>
              </w:r>
              <w:proofErr w:type="spellStart"/>
              <w:r>
                <w:rPr>
                  <w:b/>
                  <w:color w:val="auto"/>
                  <w:sz w:val="22"/>
                </w:rPr>
                <w:t>cod_postal</w:t>
              </w:r>
              <w:proofErr w:type="spellEnd"/>
            </w:ins>
          </w:p>
        </w:tc>
      </w:tr>
      <w:tr w:rsidR="00FA7B5E" w:rsidTr="00AC15B6">
        <w:trPr>
          <w:cnfStyle w:val="000000100000" w:firstRow="0" w:lastRow="0" w:firstColumn="0" w:lastColumn="0" w:oddVBand="0" w:evenVBand="0" w:oddHBand="1" w:evenHBand="0" w:firstRowFirstColumn="0" w:firstRowLastColumn="0" w:lastRowFirstColumn="0" w:lastRowLastColumn="0"/>
          <w:ins w:id="4448"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49" w:author="Miguel Centeno Muñoz" w:date="2014-07-31T00:24:00Z"/>
                <w:b/>
              </w:rPr>
            </w:pPr>
            <w:ins w:id="4450"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51" w:author="Miguel Centeno Muñoz" w:date="2014-07-31T00:24:00Z"/>
                <w:i/>
              </w:rPr>
            </w:pPr>
            <w:ins w:id="4452" w:author="Miguel Centeno Muñoz" w:date="2014-07-31T00:24:00Z">
              <w:r>
                <w:t xml:space="preserve">Este atributo representa </w:t>
              </w:r>
              <w:r>
                <w:rPr>
                  <w:i/>
                </w:rPr>
                <w:t>el código postal del usuario</w:t>
              </w:r>
            </w:ins>
          </w:p>
        </w:tc>
      </w:tr>
      <w:tr w:rsidR="00FA7B5E" w:rsidTr="00AC15B6">
        <w:trPr>
          <w:ins w:id="4453"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54" w:author="Miguel Centeno Muñoz" w:date="2014-07-31T00:24:00Z"/>
                <w:b/>
              </w:rPr>
            </w:pPr>
            <w:ins w:id="4455"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56" w:author="Miguel Centeno Muñoz" w:date="2014-07-31T00:24:00Z"/>
                <w:rFonts w:ascii="Courier New" w:hAnsi="Courier New" w:cs="Courier New"/>
              </w:rPr>
            </w:pPr>
            <w:proofErr w:type="spellStart"/>
            <w:ins w:id="4457" w:author="Miguel Centeno Muñoz" w:date="2014-07-31T00:24:00Z">
              <w:r>
                <w:rPr>
                  <w:rFonts w:ascii="Courier New" w:hAnsi="Courier New" w:cs="Courier New"/>
                  <w:color w:val="auto"/>
                </w:rPr>
                <w:t>String</w:t>
              </w:r>
              <w:proofErr w:type="spellEnd"/>
            </w:ins>
          </w:p>
        </w:tc>
      </w:tr>
    </w:tbl>
    <w:p w:rsidR="00FA7B5E" w:rsidRDefault="00FA7B5E">
      <w:pPr>
        <w:rPr>
          <w:ins w:id="4458" w:author="Miguel Centeno Muñoz" w:date="2014-07-31T00:25:00Z"/>
        </w:rPr>
        <w:pPrChange w:id="445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60"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61" w:author="Miguel Centeno Muñoz" w:date="2014-07-31T00:26:00Z"/>
                <w:b/>
              </w:rPr>
            </w:pPr>
            <w:ins w:id="4462"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63" w:author="Miguel Centeno Muñoz" w:date="2014-07-31T00:26:00Z"/>
                <w:b/>
              </w:rPr>
            </w:pPr>
            <w:ins w:id="4464" w:author="Miguel Centeno Muñoz" w:date="2014-07-31T00:26:00Z">
              <w:r w:rsidRPr="00412093">
                <w:rPr>
                  <w:b/>
                  <w:color w:val="auto"/>
                  <w:sz w:val="22"/>
                </w:rPr>
                <w:t xml:space="preserve">Usuario:: </w:t>
              </w:r>
            </w:ins>
            <w:ins w:id="4465" w:author="Miguel Centeno Muñoz" w:date="2014-08-02T13:09:00Z">
              <w:r w:rsidR="0045714E">
                <w:rPr>
                  <w:b/>
                  <w:color w:val="auto"/>
                  <w:sz w:val="22"/>
                </w:rPr>
                <w:t>país</w:t>
              </w:r>
            </w:ins>
          </w:p>
        </w:tc>
      </w:tr>
      <w:tr w:rsidR="00FA7B5E" w:rsidTr="00AC15B6">
        <w:trPr>
          <w:cnfStyle w:val="000000100000" w:firstRow="0" w:lastRow="0" w:firstColumn="0" w:lastColumn="0" w:oddVBand="0" w:evenVBand="0" w:oddHBand="1" w:evenHBand="0" w:firstRowFirstColumn="0" w:firstRowLastColumn="0" w:lastRowFirstColumn="0" w:lastRowLastColumn="0"/>
          <w:ins w:id="4466"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67" w:author="Miguel Centeno Muñoz" w:date="2014-07-31T00:26:00Z"/>
                <w:b/>
              </w:rPr>
            </w:pPr>
            <w:ins w:id="4468"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69" w:author="Miguel Centeno Muñoz" w:date="2014-07-31T00:26:00Z"/>
                <w:i/>
              </w:rPr>
            </w:pPr>
            <w:ins w:id="4470" w:author="Miguel Centeno Muñoz" w:date="2014-07-31T00:26:00Z">
              <w:r>
                <w:t xml:space="preserve">Este atributo representa </w:t>
              </w:r>
              <w:r>
                <w:rPr>
                  <w:i/>
                </w:rPr>
                <w:t>el país de origen del usuario</w:t>
              </w:r>
            </w:ins>
          </w:p>
        </w:tc>
      </w:tr>
      <w:tr w:rsidR="00FA7B5E" w:rsidTr="00AC15B6">
        <w:trPr>
          <w:ins w:id="4471"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72" w:author="Miguel Centeno Muñoz" w:date="2014-07-31T00:26:00Z"/>
                <w:b/>
              </w:rPr>
            </w:pPr>
            <w:ins w:id="4473"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74" w:author="Miguel Centeno Muñoz" w:date="2014-07-31T00:26:00Z"/>
                <w:rFonts w:ascii="Courier New" w:hAnsi="Courier New" w:cs="Courier New"/>
              </w:rPr>
            </w:pPr>
            <w:proofErr w:type="spellStart"/>
            <w:ins w:id="4475" w:author="Miguel Centeno Muñoz" w:date="2014-07-31T00:26:00Z">
              <w:r>
                <w:rPr>
                  <w:rFonts w:ascii="Courier New" w:hAnsi="Courier New" w:cs="Courier New"/>
                  <w:color w:val="auto"/>
                </w:rPr>
                <w:t>String</w:t>
              </w:r>
              <w:proofErr w:type="spellEnd"/>
            </w:ins>
          </w:p>
        </w:tc>
      </w:tr>
    </w:tbl>
    <w:p w:rsidR="00FA7B5E" w:rsidRDefault="00FA7B5E">
      <w:pPr>
        <w:rPr>
          <w:ins w:id="4476" w:author="Miguel Centeno Muñoz" w:date="2014-07-31T00:26:00Z"/>
        </w:rPr>
        <w:pPrChange w:id="4477" w:author="Miguel Centeno Muñoz" w:date="2014-07-27T13:12:00Z">
          <w:pPr>
            <w:pStyle w:val="Ttulo3"/>
          </w:pPr>
        </w:pPrChange>
      </w:pPr>
    </w:p>
    <w:p w:rsidR="00FA7B5E" w:rsidRDefault="00FA7B5E">
      <w:pPr>
        <w:rPr>
          <w:ins w:id="4478" w:author="Miguel Centeno Muñoz" w:date="2014-07-31T00:26:00Z"/>
        </w:rPr>
        <w:pPrChange w:id="4479" w:author="Miguel Centeno Muñoz" w:date="2014-07-27T13:12:00Z">
          <w:pPr>
            <w:pStyle w:val="Ttulo3"/>
          </w:pPr>
        </w:pPrChange>
      </w:pPr>
    </w:p>
    <w:p w:rsidR="00FA7B5E" w:rsidRDefault="00FA7B5E">
      <w:pPr>
        <w:rPr>
          <w:ins w:id="4480" w:author="Miguel Centeno Muñoz" w:date="2014-07-31T00:26:00Z"/>
        </w:rPr>
        <w:pPrChange w:id="448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82"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83" w:author="Miguel Centeno Muñoz" w:date="2014-07-31T00:26:00Z"/>
                <w:b/>
              </w:rPr>
            </w:pPr>
            <w:ins w:id="4484"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85" w:author="Miguel Centeno Muñoz" w:date="2014-07-31T00:26:00Z"/>
                <w:b/>
              </w:rPr>
            </w:pPr>
            <w:ins w:id="4486" w:author="Miguel Centeno Muñoz" w:date="2014-07-31T00:26:00Z">
              <w:r w:rsidRPr="00412093">
                <w:rPr>
                  <w:b/>
                  <w:color w:val="auto"/>
                  <w:sz w:val="22"/>
                </w:rPr>
                <w:t xml:space="preserve">Usuario:: </w:t>
              </w:r>
              <w:proofErr w:type="spellStart"/>
              <w:r>
                <w:rPr>
                  <w:b/>
                  <w:color w:val="auto"/>
                  <w:sz w:val="22"/>
                </w:rPr>
                <w:t>imagen_avatar</w:t>
              </w:r>
              <w:proofErr w:type="spellEnd"/>
            </w:ins>
          </w:p>
        </w:tc>
      </w:tr>
      <w:tr w:rsidR="00FA7B5E" w:rsidTr="00AC15B6">
        <w:trPr>
          <w:cnfStyle w:val="000000100000" w:firstRow="0" w:lastRow="0" w:firstColumn="0" w:lastColumn="0" w:oddVBand="0" w:evenVBand="0" w:oddHBand="1" w:evenHBand="0" w:firstRowFirstColumn="0" w:firstRowLastColumn="0" w:lastRowFirstColumn="0" w:lastRowLastColumn="0"/>
          <w:ins w:id="4487"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88" w:author="Miguel Centeno Muñoz" w:date="2014-07-31T00:26:00Z"/>
                <w:b/>
              </w:rPr>
            </w:pPr>
            <w:ins w:id="4489"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90" w:author="Miguel Centeno Muñoz" w:date="2014-07-31T00:26:00Z"/>
                <w:i/>
              </w:rPr>
            </w:pPr>
            <w:ins w:id="4491" w:author="Miguel Centeno Muñoz" w:date="2014-07-31T00:26:00Z">
              <w:r>
                <w:t xml:space="preserve">Este atributo representa </w:t>
              </w:r>
              <w:r>
                <w:rPr>
                  <w:i/>
                </w:rPr>
                <w:t>el nombre del fichero de la imagen del cliente</w:t>
              </w:r>
            </w:ins>
          </w:p>
        </w:tc>
      </w:tr>
      <w:tr w:rsidR="00FA7B5E" w:rsidTr="00AC15B6">
        <w:trPr>
          <w:ins w:id="4492"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93" w:author="Miguel Centeno Muñoz" w:date="2014-07-31T00:26:00Z"/>
                <w:b/>
              </w:rPr>
            </w:pPr>
            <w:ins w:id="4494"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95" w:author="Miguel Centeno Muñoz" w:date="2014-07-31T00:26:00Z"/>
                <w:rFonts w:ascii="Courier New" w:hAnsi="Courier New" w:cs="Courier New"/>
              </w:rPr>
            </w:pPr>
            <w:proofErr w:type="spellStart"/>
            <w:ins w:id="4496" w:author="Miguel Centeno Muñoz" w:date="2014-07-31T00:26:00Z">
              <w:r>
                <w:rPr>
                  <w:rFonts w:ascii="Courier New" w:hAnsi="Courier New" w:cs="Courier New"/>
                  <w:color w:val="auto"/>
                </w:rPr>
                <w:t>String</w:t>
              </w:r>
              <w:proofErr w:type="spellEnd"/>
            </w:ins>
          </w:p>
        </w:tc>
      </w:tr>
    </w:tbl>
    <w:p w:rsidR="00FA7B5E" w:rsidRDefault="00FA7B5E">
      <w:pPr>
        <w:rPr>
          <w:ins w:id="4497" w:author="Miguel Centeno Muñoz" w:date="2014-07-27T16:53:00Z"/>
        </w:rPr>
        <w:pPrChange w:id="4498" w:author="Miguel Centeno Muñoz" w:date="2014-07-27T13:12:00Z">
          <w:pPr>
            <w:pStyle w:val="Ttulo3"/>
          </w:pPr>
        </w:pPrChange>
      </w:pPr>
    </w:p>
    <w:tbl>
      <w:tblPr>
        <w:tblStyle w:val="Listamedia2-nfasis2"/>
        <w:tblW w:w="0" w:type="auto"/>
        <w:tblLook w:val="04A0" w:firstRow="1" w:lastRow="0" w:firstColumn="1" w:lastColumn="0" w:noHBand="0" w:noVBand="1"/>
        <w:tblPrChange w:id="4499"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500">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501"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4502"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503" w:author="Miguel Centeno Muñoz" w:date="2014-07-27T22:36:00Z"/>
                <w:b/>
                <w:rPrChange w:id="4504" w:author="Miguel Centeno Muñoz" w:date="2014-07-27T22:39:00Z">
                  <w:rPr>
                    <w:ins w:id="4505" w:author="Miguel Centeno Muñoz" w:date="2014-07-27T22:36:00Z"/>
                    <w:rFonts w:eastAsiaTheme="minorHAnsi" w:cstheme="minorBidi"/>
                    <w:color w:val="auto"/>
                    <w:sz w:val="22"/>
                    <w:szCs w:val="22"/>
                  </w:rPr>
                </w:rPrChange>
              </w:rPr>
            </w:pPr>
            <w:ins w:id="4506" w:author="Miguel Centeno Muñoz" w:date="2014-07-27T22:36:00Z">
              <w:r w:rsidRPr="00A1549B">
                <w:rPr>
                  <w:b/>
                  <w:color w:val="auto"/>
                  <w:sz w:val="22"/>
                  <w:rPrChange w:id="4507" w:author="Miguel Centeno Muñoz" w:date="2014-07-27T22:39:00Z">
                    <w:rPr>
                      <w:b/>
                      <w:bCs/>
                      <w:color w:val="C0504D" w:themeColor="accent2"/>
                      <w:sz w:val="32"/>
                    </w:rPr>
                  </w:rPrChange>
                </w:rPr>
                <w:t>Expresión de invariante</w:t>
              </w:r>
            </w:ins>
          </w:p>
        </w:tc>
        <w:tc>
          <w:tcPr>
            <w:tcW w:w="6409" w:type="dxa"/>
            <w:tcPrChange w:id="4508"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509" w:author="Miguel Centeno Muñoz" w:date="2014-07-27T22:36:00Z"/>
                <w:b/>
                <w:rPrChange w:id="4510" w:author="Miguel Centeno Muñoz" w:date="2014-07-27T22:39:00Z">
                  <w:rPr>
                    <w:ins w:id="4511" w:author="Miguel Centeno Muñoz" w:date="2014-07-27T22:36:00Z"/>
                    <w:rFonts w:eastAsiaTheme="minorHAnsi" w:cstheme="minorBidi"/>
                    <w:color w:val="auto"/>
                    <w:sz w:val="22"/>
                    <w:szCs w:val="22"/>
                  </w:rPr>
                </w:rPrChange>
              </w:rPr>
            </w:pPr>
            <w:ins w:id="4512" w:author="Miguel Centeno Muñoz" w:date="2014-07-27T22:36:00Z">
              <w:r w:rsidRPr="007F6488">
                <w:rPr>
                  <w:b/>
                  <w:color w:val="auto"/>
                  <w:sz w:val="22"/>
                  <w:rPrChange w:id="4513"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4514"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515"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516" w:author="Miguel Centeno Muñoz" w:date="2014-07-27T22:36:00Z"/>
                <w:b/>
                <w:rPrChange w:id="4517" w:author="Miguel Centeno Muñoz" w:date="2014-07-27T22:39:00Z">
                  <w:rPr>
                    <w:ins w:id="4518" w:author="Miguel Centeno Muñoz" w:date="2014-07-27T22:36:00Z"/>
                    <w:rFonts w:eastAsiaTheme="minorHAnsi" w:cstheme="minorBidi"/>
                    <w:color w:val="auto"/>
                  </w:rPr>
                </w:rPrChange>
              </w:rPr>
            </w:pPr>
            <w:ins w:id="4519" w:author="Miguel Centeno Muñoz" w:date="2014-07-27T22:37:00Z">
              <w:r w:rsidRPr="00A1549B">
                <w:rPr>
                  <w:b/>
                  <w:color w:val="auto"/>
                  <w:rPrChange w:id="4520" w:author="Miguel Centeno Muñoz" w:date="2014-07-27T22:39:00Z">
                    <w:rPr>
                      <w:b/>
                      <w:bCs/>
                      <w:color w:val="C0504D" w:themeColor="accent2"/>
                      <w:sz w:val="32"/>
                    </w:rPr>
                  </w:rPrChange>
                </w:rPr>
                <w:t>Descripción</w:t>
              </w:r>
            </w:ins>
          </w:p>
        </w:tc>
        <w:tc>
          <w:tcPr>
            <w:tcW w:w="6409" w:type="dxa"/>
            <w:tcPrChange w:id="4521"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522" w:author="Miguel Centeno Muñoz" w:date="2014-07-27T22:36:00Z"/>
              </w:rPr>
            </w:pPr>
            <w:ins w:id="4523" w:author="Miguel Centeno Muñoz" w:date="2014-07-27T22:37:00Z">
              <w:r>
                <w:t xml:space="preserve">No pueden existir dos usuarios con el mismo </w:t>
              </w:r>
              <w:proofErr w:type="spellStart"/>
              <w:r>
                <w:t>login</w:t>
              </w:r>
            </w:ins>
            <w:proofErr w:type="spellEnd"/>
          </w:p>
        </w:tc>
      </w:tr>
      <w:tr w:rsidR="00865D3C" w:rsidTr="00865D3C">
        <w:trPr>
          <w:ins w:id="4524"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4525" w:author="Miguel Centeno Muñoz" w:date="2014-07-27T22:38:00Z">
              <w:tcPr>
                <w:tcW w:w="4534" w:type="dxa"/>
              </w:tcPr>
            </w:tcPrChange>
          </w:tcPr>
          <w:p w:rsidR="00865D3C" w:rsidRPr="00A1549B" w:rsidRDefault="00865D3C" w:rsidP="00D40919">
            <w:pPr>
              <w:spacing w:after="200" w:line="276" w:lineRule="auto"/>
              <w:rPr>
                <w:ins w:id="4526" w:author="Miguel Centeno Muñoz" w:date="2014-07-27T22:37:00Z"/>
                <w:b/>
                <w:rPrChange w:id="4527" w:author="Miguel Centeno Muñoz" w:date="2014-07-27T22:39:00Z">
                  <w:rPr>
                    <w:ins w:id="4528" w:author="Miguel Centeno Muñoz" w:date="2014-07-27T22:37:00Z"/>
                    <w:rFonts w:eastAsiaTheme="minorHAnsi" w:cstheme="minorBidi"/>
                    <w:color w:val="auto"/>
                  </w:rPr>
                </w:rPrChange>
              </w:rPr>
            </w:pPr>
            <w:ins w:id="4529" w:author="Miguel Centeno Muñoz" w:date="2014-07-27T22:37:00Z">
              <w:r w:rsidRPr="00A1549B">
                <w:rPr>
                  <w:b/>
                  <w:color w:val="auto"/>
                  <w:rPrChange w:id="4530" w:author="Miguel Centeno Muñoz" w:date="2014-07-27T22:39:00Z">
                    <w:rPr>
                      <w:b/>
                      <w:bCs/>
                      <w:color w:val="C0504D" w:themeColor="accent2"/>
                      <w:sz w:val="32"/>
                    </w:rPr>
                  </w:rPrChange>
                </w:rPr>
                <w:t>Comentarios</w:t>
              </w:r>
            </w:ins>
          </w:p>
        </w:tc>
        <w:tc>
          <w:tcPr>
            <w:tcW w:w="6409" w:type="dxa"/>
            <w:tcPrChange w:id="4531"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532" w:author="Miguel Centeno Muñoz" w:date="2014-07-27T22:37:00Z"/>
              </w:rPr>
            </w:pPr>
            <w:ins w:id="4533" w:author="Miguel Centeno Muñoz" w:date="2014-07-27T22:37:00Z">
              <w:r>
                <w:t xml:space="preserve">El nombre de usuario es el atributo </w:t>
              </w:r>
              <w:proofErr w:type="spellStart"/>
              <w:r>
                <w:t>login</w:t>
              </w:r>
              <w:proofErr w:type="spellEnd"/>
            </w:ins>
          </w:p>
        </w:tc>
      </w:tr>
    </w:tbl>
    <w:p w:rsidR="00F87E9D" w:rsidRDefault="00F87E9D">
      <w:pPr>
        <w:rPr>
          <w:ins w:id="4534" w:author="Miguel Centeno Muñoz" w:date="2014-07-27T16:53:00Z"/>
        </w:rPr>
        <w:pPrChange w:id="4535" w:author="Miguel Centeno Muñoz" w:date="2014-07-27T13:12:00Z">
          <w:pPr>
            <w:pStyle w:val="Ttulo3"/>
          </w:pPr>
        </w:pPrChange>
      </w:pPr>
    </w:p>
    <w:p w:rsidR="00F87E9D" w:rsidRDefault="00490FAF">
      <w:pPr>
        <w:pStyle w:val="Ttulo5"/>
        <w:ind w:left="708" w:firstLine="708"/>
        <w:rPr>
          <w:ins w:id="4536" w:author="Miguel Centeno Muñoz" w:date="2014-07-27T16:53:00Z"/>
        </w:rPr>
        <w:pPrChange w:id="4537" w:author="Miguel Centeno Muñoz" w:date="2014-07-27T23:08:00Z">
          <w:pPr>
            <w:pStyle w:val="Ttulo3"/>
          </w:pPr>
        </w:pPrChange>
      </w:pPr>
      <w:ins w:id="4538" w:author="Miguel Centeno Muñoz" w:date="2014-07-27T23:08:00Z">
        <w:r>
          <w:t>7.1.</w:t>
        </w:r>
      </w:ins>
      <w:ins w:id="4539" w:author="Miguel Centeno Muñoz" w:date="2014-07-31T00:16:00Z">
        <w:r w:rsidR="002B1AC0">
          <w:t>2</w:t>
        </w:r>
      </w:ins>
      <w:ins w:id="4540" w:author="Miguel Centeno Muñoz" w:date="2014-07-27T23:08:00Z">
        <w:r>
          <w:t>.2.- Subsistema de Gestión de Rutas</w:t>
        </w:r>
      </w:ins>
    </w:p>
    <w:tbl>
      <w:tblPr>
        <w:tblStyle w:val="Listamedia2-nfasis2"/>
        <w:tblW w:w="0" w:type="auto"/>
        <w:tblLook w:val="04A0" w:firstRow="1" w:lastRow="0" w:firstColumn="1" w:lastColumn="0" w:noHBand="0" w:noVBand="1"/>
        <w:tblPrChange w:id="4541"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4542">
          <w:tblGrid>
            <w:gridCol w:w="108"/>
            <w:gridCol w:w="2127"/>
            <w:gridCol w:w="108"/>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4543" w:author="Miguel Centeno Muñoz" w:date="2014-07-27T23:09:00Z"/>
          <w:trPrChange w:id="4544"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4545" w:author="Miguel Centeno Muñoz" w:date="2014-07-31T00:29:00Z">
              <w:tcPr>
                <w:tcW w:w="4534" w:type="dxa"/>
                <w:gridSpan w:val="4"/>
              </w:tcPr>
            </w:tcPrChange>
          </w:tcPr>
          <w:p w:rsidR="00490FAF" w:rsidRPr="00FA7B5E" w:rsidRDefault="00FA7B5E">
            <w:pPr>
              <w:cnfStyle w:val="101000000100" w:firstRow="1" w:lastRow="0" w:firstColumn="1" w:lastColumn="0" w:oddVBand="0" w:evenVBand="0" w:oddHBand="0" w:evenHBand="0" w:firstRowFirstColumn="1" w:firstRowLastColumn="0" w:lastRowFirstColumn="0" w:lastRowLastColumn="0"/>
              <w:rPr>
                <w:ins w:id="4546" w:author="Miguel Centeno Muñoz" w:date="2014-07-27T23:09:00Z"/>
                <w:b/>
                <w:rPrChange w:id="4547" w:author="Miguel Centeno Muñoz" w:date="2014-07-31T00:30:00Z">
                  <w:rPr>
                    <w:ins w:id="4548" w:author="Miguel Centeno Muñoz" w:date="2014-07-27T23:09:00Z"/>
                    <w:rFonts w:eastAsiaTheme="minorHAnsi" w:cstheme="minorBidi"/>
                    <w:color w:val="auto"/>
                    <w:sz w:val="22"/>
                    <w:szCs w:val="22"/>
                  </w:rPr>
                </w:rPrChange>
              </w:rPr>
              <w:pPrChange w:id="4549"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4550" w:author="Miguel Centeno Muñoz" w:date="2014-07-27T23:09:00Z">
              <w:r w:rsidRPr="00FA7B5E">
                <w:rPr>
                  <w:b/>
                  <w:rPrChange w:id="4551" w:author="Miguel Centeno Muñoz" w:date="2014-07-31T00:30:00Z">
                    <w:rPr/>
                  </w:rPrChange>
                </w:rPr>
                <w:t>TYP-000</w:t>
              </w:r>
            </w:ins>
            <w:ins w:id="4552" w:author="Miguel Centeno Muñoz" w:date="2014-07-31T00:25:00Z">
              <w:r w:rsidRPr="00FA7B5E">
                <w:rPr>
                  <w:b/>
                  <w:rPrChange w:id="4553" w:author="Miguel Centeno Muñoz" w:date="2014-07-31T00:30:00Z">
                    <w:rPr/>
                  </w:rPrChange>
                </w:rPr>
                <w:t>2</w:t>
              </w:r>
            </w:ins>
          </w:p>
        </w:tc>
        <w:tc>
          <w:tcPr>
            <w:tcW w:w="6834" w:type="dxa"/>
            <w:tcPrChange w:id="4554" w:author="Miguel Centeno Muñoz" w:date="2014-07-31T00:29:00Z">
              <w:tcPr>
                <w:tcW w:w="4535" w:type="dxa"/>
              </w:tcPr>
            </w:tcPrChange>
          </w:tcPr>
          <w:p w:rsidR="00490FAF" w:rsidRPr="00FA7B5E" w:rsidRDefault="00F11A39">
            <w:pPr>
              <w:cnfStyle w:val="100000000000" w:firstRow="1" w:lastRow="0" w:firstColumn="0" w:lastColumn="0" w:oddVBand="0" w:evenVBand="0" w:oddHBand="0" w:evenHBand="0" w:firstRowFirstColumn="0" w:firstRowLastColumn="0" w:lastRowFirstColumn="0" w:lastRowLastColumn="0"/>
              <w:rPr>
                <w:ins w:id="4555" w:author="Miguel Centeno Muñoz" w:date="2014-07-27T23:09:00Z"/>
                <w:b/>
                <w:rPrChange w:id="4556" w:author="Miguel Centeno Muñoz" w:date="2014-07-31T00:30:00Z">
                  <w:rPr>
                    <w:ins w:id="4557" w:author="Miguel Centeno Muñoz" w:date="2014-07-27T23:09:00Z"/>
                    <w:rFonts w:eastAsiaTheme="minorHAnsi" w:cstheme="minorBidi"/>
                    <w:color w:val="auto"/>
                    <w:sz w:val="22"/>
                    <w:szCs w:val="22"/>
                  </w:rPr>
                </w:rPrChange>
              </w:rPr>
              <w:pPrChange w:id="4558"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559" w:author="Miguel Centeno Muñoz" w:date="2014-07-27T23:13:00Z">
              <w:r w:rsidRPr="00FA7B5E">
                <w:rPr>
                  <w:b/>
                  <w:color w:val="auto"/>
                  <w:sz w:val="22"/>
                  <w:rPrChange w:id="4560"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4561" w:author="Miguel Centeno Muñoz" w:date="2014-07-27T23:09:00Z"/>
          <w:trPrChange w:id="4562"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63"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64" w:author="Miguel Centeno Muñoz" w:date="2014-07-27T23:09:00Z"/>
                <w:b/>
                <w:rPrChange w:id="4565" w:author="Miguel Centeno Muñoz" w:date="2014-07-31T00:30:00Z">
                  <w:rPr>
                    <w:ins w:id="4566" w:author="Miguel Centeno Muñoz" w:date="2014-07-27T23:09:00Z"/>
                    <w:rFonts w:eastAsiaTheme="minorHAnsi" w:cstheme="minorBidi"/>
                    <w:color w:val="auto"/>
                  </w:rPr>
                </w:rPrChange>
              </w:rPr>
              <w:pPrChange w:id="4567"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68" w:author="Miguel Centeno Muñoz" w:date="2014-07-27T23:13:00Z">
              <w:r w:rsidRPr="00FA7B5E">
                <w:rPr>
                  <w:b/>
                  <w:color w:val="auto"/>
                  <w:rPrChange w:id="4569" w:author="Miguel Centeno Muñoz" w:date="2014-07-31T00:30:00Z">
                    <w:rPr>
                      <w:b/>
                      <w:bCs/>
                      <w:color w:val="C0504D" w:themeColor="accent2"/>
                      <w:sz w:val="32"/>
                    </w:rPr>
                  </w:rPrChange>
                </w:rPr>
                <w:t>Versión</w:t>
              </w:r>
            </w:ins>
          </w:p>
        </w:tc>
        <w:tc>
          <w:tcPr>
            <w:tcW w:w="6834" w:type="dxa"/>
            <w:tcPrChange w:id="4570"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71" w:author="Miguel Centeno Muñoz" w:date="2014-07-27T23:09:00Z"/>
              </w:rPr>
            </w:pPr>
            <w:ins w:id="4572" w:author="Miguel Centeno Muñoz" w:date="2014-07-27T23:22:00Z">
              <w:r>
                <w:t>1.0(27/07/2014)</w:t>
              </w:r>
            </w:ins>
          </w:p>
        </w:tc>
      </w:tr>
      <w:tr w:rsidR="00FA7B5E" w:rsidTr="00FA7B5E">
        <w:trPr>
          <w:ins w:id="4573"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74" w:author="Miguel Centeno Muñoz" w:date="2014-07-27T23:13:00Z"/>
                <w:b/>
                <w:rPrChange w:id="4575" w:author="Miguel Centeno Muñoz" w:date="2014-07-31T00:30:00Z">
                  <w:rPr>
                    <w:ins w:id="4576" w:author="Miguel Centeno Muñoz" w:date="2014-07-27T23:13:00Z"/>
                    <w:rFonts w:eastAsiaTheme="minorHAnsi" w:cstheme="minorBidi"/>
                    <w:color w:val="auto"/>
                  </w:rPr>
                </w:rPrChange>
              </w:rPr>
              <w:pPrChange w:id="4577" w:author="Miguel Centeno Muñoz" w:date="2014-07-31T00:30:00Z">
                <w:pPr>
                  <w:spacing w:after="200" w:line="276" w:lineRule="auto"/>
                </w:pPr>
              </w:pPrChange>
            </w:pPr>
            <w:ins w:id="4578" w:author="Miguel Centeno Muñoz" w:date="2014-07-27T23:13:00Z">
              <w:r w:rsidRPr="00FA7B5E">
                <w:rPr>
                  <w:b/>
                  <w:color w:val="auto"/>
                  <w:rPrChange w:id="4579" w:author="Miguel Centeno Muñoz" w:date="2014-07-31T00:30:00Z">
                    <w:rPr>
                      <w:b/>
                      <w:bCs/>
                      <w:color w:val="C0504D" w:themeColor="accent2"/>
                      <w:sz w:val="32"/>
                    </w:rPr>
                  </w:rPrChange>
                </w:rPr>
                <w:t>Autores</w:t>
              </w:r>
            </w:ins>
          </w:p>
        </w:tc>
        <w:tc>
          <w:tcPr>
            <w:tcW w:w="6834" w:type="dxa"/>
          </w:tcPr>
          <w:p w:rsidR="009860E8" w:rsidRDefault="009860E8">
            <w:pPr>
              <w:cnfStyle w:val="000000000000" w:firstRow="0" w:lastRow="0" w:firstColumn="0" w:lastColumn="0" w:oddVBand="0" w:evenVBand="0" w:oddHBand="0" w:evenHBand="0" w:firstRowFirstColumn="0" w:firstRowLastColumn="0" w:lastRowFirstColumn="0" w:lastRowLastColumn="0"/>
              <w:rPr>
                <w:ins w:id="4580" w:author="Miguel Centeno Muñoz" w:date="2014-07-27T23:13:00Z"/>
              </w:rPr>
            </w:pPr>
            <w:ins w:id="4581"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4582" w:author="Miguel Centeno Muñoz" w:date="2014-07-27T23:13:00Z"/>
          <w:trPrChange w:id="4583"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84"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85" w:author="Miguel Centeno Muñoz" w:date="2014-07-27T23:13:00Z"/>
                <w:b/>
                <w:rPrChange w:id="4586" w:author="Miguel Centeno Muñoz" w:date="2014-07-31T00:30:00Z">
                  <w:rPr>
                    <w:ins w:id="4587" w:author="Miguel Centeno Muñoz" w:date="2014-07-27T23:13:00Z"/>
                    <w:rFonts w:eastAsiaTheme="minorHAnsi" w:cstheme="minorBidi"/>
                    <w:color w:val="auto"/>
                  </w:rPr>
                </w:rPrChange>
              </w:rPr>
              <w:pPrChange w:id="4588"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89" w:author="Miguel Centeno Muñoz" w:date="2014-07-27T23:13:00Z">
              <w:r w:rsidRPr="00FA7B5E">
                <w:rPr>
                  <w:b/>
                  <w:color w:val="auto"/>
                  <w:rPrChange w:id="4590" w:author="Miguel Centeno Muñoz" w:date="2014-07-31T00:30:00Z">
                    <w:rPr>
                      <w:b/>
                      <w:bCs/>
                      <w:color w:val="C0504D" w:themeColor="accent2"/>
                      <w:sz w:val="32"/>
                    </w:rPr>
                  </w:rPrChange>
                </w:rPr>
                <w:t>Dependencias</w:t>
              </w:r>
            </w:ins>
          </w:p>
        </w:tc>
        <w:tc>
          <w:tcPr>
            <w:tcW w:w="6834" w:type="dxa"/>
            <w:tcPrChange w:id="4591"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92" w:author="Miguel Centeno Muñoz" w:date="2014-07-31T00:32:00Z"/>
              </w:rPr>
            </w:pPr>
            <w:ins w:id="4593" w:author="Miguel Centeno Muñoz" w:date="2014-07-27T23:21:00Z">
              <w:r>
                <w:t>[OBJ-0002] Gestión de Rutas</w:t>
              </w:r>
            </w:ins>
          </w:p>
          <w:p w:rsidR="00FA7B5E" w:rsidRDefault="00FA7B5E">
            <w:pPr>
              <w:cnfStyle w:val="000000100000" w:firstRow="0" w:lastRow="0" w:firstColumn="0" w:lastColumn="0" w:oddVBand="0" w:evenVBand="0" w:oddHBand="1" w:evenHBand="0" w:firstRowFirstColumn="0" w:firstRowLastColumn="0" w:lastRowFirstColumn="0" w:lastRowLastColumn="0"/>
              <w:rPr>
                <w:ins w:id="4594" w:author="Miguel Centeno Muñoz" w:date="2014-07-27T23:13:00Z"/>
              </w:rPr>
            </w:pPr>
            <w:ins w:id="4595" w:author="Miguel Centeno Muñoz" w:date="2014-07-31T00:32:00Z">
              <w:r>
                <w:t>[OBJ-0005]</w:t>
              </w:r>
            </w:ins>
            <w:ins w:id="4596" w:author="Miguel Centeno Muñoz" w:date="2014-07-31T00:33:00Z">
              <w:r>
                <w:t xml:space="preserve"> Gestión Búsqueda Rutas</w:t>
              </w:r>
            </w:ins>
          </w:p>
        </w:tc>
      </w:tr>
      <w:tr w:rsidR="00FA7B5E" w:rsidTr="00FA7B5E">
        <w:trPr>
          <w:ins w:id="4597"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98" w:author="Miguel Centeno Muñoz" w:date="2014-07-27T23:13:00Z"/>
                <w:b/>
                <w:rPrChange w:id="4599" w:author="Miguel Centeno Muñoz" w:date="2014-07-31T00:30:00Z">
                  <w:rPr>
                    <w:ins w:id="4600" w:author="Miguel Centeno Muñoz" w:date="2014-07-27T23:13:00Z"/>
                    <w:rFonts w:eastAsiaTheme="minorHAnsi" w:cstheme="minorBidi"/>
                    <w:color w:val="auto"/>
                  </w:rPr>
                </w:rPrChange>
              </w:rPr>
              <w:pPrChange w:id="4601" w:author="Miguel Centeno Muñoz" w:date="2014-07-31T00:30:00Z">
                <w:pPr>
                  <w:spacing w:after="200" w:line="276" w:lineRule="auto"/>
                </w:pPr>
              </w:pPrChange>
            </w:pPr>
            <w:ins w:id="4602" w:author="Miguel Centeno Muñoz" w:date="2014-07-27T23:13:00Z">
              <w:r w:rsidRPr="00FA7B5E">
                <w:rPr>
                  <w:b/>
                  <w:color w:val="auto"/>
                  <w:rPrChange w:id="4603" w:author="Miguel Centeno Muñoz" w:date="2014-07-31T00:30:00Z">
                    <w:rPr>
                      <w:b/>
                      <w:bCs/>
                      <w:color w:val="C0504D" w:themeColor="accent2"/>
                      <w:sz w:val="32"/>
                    </w:rPr>
                  </w:rPrChange>
                </w:rPr>
                <w:t>Descripción</w:t>
              </w:r>
            </w:ins>
          </w:p>
        </w:tc>
        <w:tc>
          <w:tcPr>
            <w:tcW w:w="6834" w:type="dxa"/>
          </w:tcPr>
          <w:p w:rsidR="009860E8" w:rsidRPr="00F11A39" w:rsidRDefault="009860E8">
            <w:pPr>
              <w:cnfStyle w:val="000000000000" w:firstRow="0" w:lastRow="0" w:firstColumn="0" w:lastColumn="0" w:oddVBand="0" w:evenVBand="0" w:oddHBand="0" w:evenHBand="0" w:firstRowFirstColumn="0" w:firstRowLastColumn="0" w:lastRowFirstColumn="0" w:lastRowLastColumn="0"/>
              <w:rPr>
                <w:ins w:id="4604" w:author="Miguel Centeno Muñoz" w:date="2014-07-27T23:13:00Z"/>
                <w:i/>
                <w:rPrChange w:id="4605" w:author="Miguel Centeno Muñoz" w:date="2014-07-27T23:13:00Z">
                  <w:rPr>
                    <w:ins w:id="4606" w:author="Miguel Centeno Muñoz" w:date="2014-07-27T23:13:00Z"/>
                    <w:rFonts w:eastAsiaTheme="minorHAnsi" w:cstheme="minorBidi"/>
                    <w:color w:val="auto"/>
                  </w:rPr>
                </w:rPrChange>
              </w:rPr>
              <w:pPrChange w:id="4607"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608"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4609" w:author="Miguel Centeno Muñoz" w:date="2014-07-27T23:13:00Z"/>
          <w:trPrChange w:id="4610"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611"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612" w:author="Miguel Centeno Muñoz" w:date="2014-07-27T23:13:00Z"/>
                <w:b/>
                <w:rPrChange w:id="4613" w:author="Miguel Centeno Muñoz" w:date="2014-07-31T00:30:00Z">
                  <w:rPr>
                    <w:ins w:id="4614" w:author="Miguel Centeno Muñoz" w:date="2014-07-27T23:13:00Z"/>
                    <w:rFonts w:eastAsiaTheme="minorHAnsi" w:cstheme="minorBidi"/>
                    <w:color w:val="auto"/>
                  </w:rPr>
                </w:rPrChange>
              </w:rPr>
              <w:pPrChange w:id="4615"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616" w:author="Miguel Centeno Muñoz" w:date="2014-07-27T23:13:00Z">
              <w:r w:rsidRPr="00FA7B5E">
                <w:rPr>
                  <w:b/>
                  <w:color w:val="auto"/>
                  <w:rPrChange w:id="4617" w:author="Miguel Centeno Muñoz" w:date="2014-07-31T00:30:00Z">
                    <w:rPr>
                      <w:b/>
                      <w:bCs/>
                      <w:color w:val="C0504D" w:themeColor="accent2"/>
                      <w:sz w:val="32"/>
                    </w:rPr>
                  </w:rPrChange>
                </w:rPr>
                <w:t>Componentes</w:t>
              </w:r>
            </w:ins>
          </w:p>
        </w:tc>
        <w:tc>
          <w:tcPr>
            <w:tcW w:w="6834" w:type="dxa"/>
            <w:tcPrChange w:id="4618" w:author="Miguel Centeno Muñoz" w:date="2014-07-31T00:29:00Z">
              <w:tcPr>
                <w:tcW w:w="4535" w:type="dxa"/>
              </w:tcPr>
            </w:tcPrChange>
          </w:tcPr>
          <w:p w:rsidR="009860E8" w:rsidRPr="00FA7B5E" w:rsidRDefault="009860E8">
            <w:pPr>
              <w:cnfStyle w:val="000000100000" w:firstRow="0" w:lastRow="0" w:firstColumn="0" w:lastColumn="0" w:oddVBand="0" w:evenVBand="0" w:oddHBand="1" w:evenHBand="0" w:firstRowFirstColumn="0" w:firstRowLastColumn="0" w:lastRowFirstColumn="0" w:lastRowLastColumn="0"/>
              <w:rPr>
                <w:ins w:id="4619" w:author="Miguel Centeno Muñoz" w:date="2014-07-27T23:13:00Z"/>
                <w:b/>
                <w:rPrChange w:id="4620" w:author="Miguel Centeno Muñoz" w:date="2014-07-31T00:32:00Z">
                  <w:rPr>
                    <w:ins w:id="4621" w:author="Miguel Centeno Muñoz" w:date="2014-07-27T23:13:00Z"/>
                    <w:rFonts w:eastAsiaTheme="minorHAnsi" w:cstheme="minorBidi"/>
                    <w:color w:val="auto"/>
                  </w:rPr>
                </w:rPrChange>
              </w:rPr>
              <w:pPrChange w:id="4622"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23" w:author="Miguel Centeno Muñoz" w:date="2014-07-27T23:14:00Z">
              <w:r w:rsidRPr="00FA7B5E">
                <w:rPr>
                  <w:b/>
                  <w:color w:val="auto"/>
                  <w:rPrChange w:id="4624" w:author="Miguel Centeno Muñoz" w:date="2014-07-31T00:32:00Z">
                    <w:rPr>
                      <w:b/>
                      <w:bCs/>
                      <w:color w:val="C0504D" w:themeColor="accent2"/>
                      <w:sz w:val="32"/>
                    </w:rPr>
                  </w:rPrChange>
                </w:rPr>
                <w:t>Nombre                  Tipo                             Multiplicidad</w:t>
              </w:r>
            </w:ins>
          </w:p>
        </w:tc>
      </w:tr>
      <w:tr w:rsidR="00FA7B5E" w:rsidTr="00FA7B5E">
        <w:tblPrEx>
          <w:tblPrExChange w:id="4625"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626" w:author="Miguel Centeno Muñoz" w:date="2014-07-27T23:15:00Z"/>
          <w:trPrChange w:id="4627"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28" w:author="Miguel Centeno Muñoz" w:date="2014-07-31T00:31:00Z">
              <w:tcPr>
                <w:tcW w:w="2235" w:type="dxa"/>
                <w:gridSpan w:val="2"/>
              </w:tcPr>
            </w:tcPrChange>
          </w:tcPr>
          <w:p w:rsidR="009860E8" w:rsidRPr="00FA7B5E" w:rsidRDefault="009860E8">
            <w:pPr>
              <w:rPr>
                <w:ins w:id="4629" w:author="Miguel Centeno Muñoz" w:date="2014-07-27T23:15:00Z"/>
                <w:b/>
                <w:rPrChange w:id="4630" w:author="Miguel Centeno Muñoz" w:date="2014-07-31T00:30:00Z">
                  <w:rPr>
                    <w:ins w:id="4631" w:author="Miguel Centeno Muñoz" w:date="2014-07-27T23:15:00Z"/>
                    <w:rFonts w:eastAsiaTheme="minorHAnsi" w:cstheme="minorBidi"/>
                    <w:color w:val="auto"/>
                  </w:rPr>
                </w:rPrChange>
              </w:rPr>
              <w:pPrChange w:id="4632" w:author="Miguel Centeno Muñoz" w:date="2014-07-31T00:30:00Z">
                <w:pPr>
                  <w:spacing w:after="200" w:line="276" w:lineRule="auto"/>
                </w:pPr>
              </w:pPrChange>
            </w:pPr>
          </w:p>
        </w:tc>
        <w:tc>
          <w:tcPr>
            <w:tcW w:w="6834" w:type="dxa"/>
            <w:tcPrChange w:id="4633" w:author="Miguel Centeno Muñoz" w:date="2014-07-31T00:31:00Z">
              <w:tcPr>
                <w:tcW w:w="6834" w:type="dxa"/>
                <w:gridSpan w:val="3"/>
              </w:tcPr>
            </w:tcPrChange>
          </w:tcPr>
          <w:p w:rsidR="009860E8" w:rsidRDefault="009860E8">
            <w:pPr>
              <w:cnfStyle w:val="000000000000" w:firstRow="0" w:lastRow="0" w:firstColumn="0" w:lastColumn="0" w:oddVBand="0" w:evenVBand="0" w:oddHBand="0" w:evenHBand="0" w:firstRowFirstColumn="0" w:firstRowLastColumn="0" w:lastRowFirstColumn="0" w:lastRowLastColumn="0"/>
              <w:rPr>
                <w:ins w:id="4634" w:author="Miguel Centeno Muñoz" w:date="2014-07-27T23:15:00Z"/>
              </w:rPr>
            </w:pPr>
            <w:ins w:id="4635" w:author="Miguel Centeno Muñoz" w:date="2014-07-27T23:15:00Z">
              <w:r>
                <w:t xml:space="preserve">mapa                   </w:t>
              </w:r>
            </w:ins>
            <w:ins w:id="4636" w:author="Miguel Centeno Muñoz" w:date="2014-07-31T00:22:00Z">
              <w:r w:rsidR="002B1AC0">
                <w:t xml:space="preserve"> </w:t>
              </w:r>
            </w:ins>
            <w:ins w:id="4637" w:author="Miguel Centeno Muñoz" w:date="2014-07-27T23:15:00Z">
              <w:r>
                <w:t xml:space="preserve"> </w:t>
              </w:r>
            </w:ins>
            <w:ins w:id="4638" w:author="Miguel Centeno Muñoz" w:date="2014-07-31T00:22:00Z">
              <w:r w:rsidR="002B1AC0">
                <w:t xml:space="preserve"> </w:t>
              </w:r>
            </w:ins>
            <w:ins w:id="4639" w:author="Miguel Centeno Muñoz" w:date="2014-07-27T23:15:00Z">
              <w:r>
                <w:t xml:space="preserve">  </w:t>
              </w:r>
              <w:proofErr w:type="spellStart"/>
              <w:r w:rsidRPr="00F11A39">
                <w:rPr>
                  <w:rFonts w:ascii="Courier New" w:hAnsi="Courier New" w:cs="Courier New"/>
                  <w:color w:val="auto"/>
                  <w:rPrChange w:id="4640" w:author="Miguel Centeno Muñoz" w:date="2014-07-27T23:15:00Z">
                    <w:rPr>
                      <w:b/>
                      <w:bCs/>
                      <w:color w:val="C0504D" w:themeColor="accent2"/>
                      <w:sz w:val="32"/>
                    </w:rPr>
                  </w:rPrChange>
                </w:rPr>
                <w:t>Mapa</w:t>
              </w:r>
              <w:proofErr w:type="spellEnd"/>
              <w:r>
                <w:t xml:space="preserve">                       </w:t>
              </w:r>
            </w:ins>
            <w:ins w:id="4641" w:author="Miguel Centeno Muñoz" w:date="2014-07-31T00:22:00Z">
              <w:r w:rsidR="002B1AC0">
                <w:t xml:space="preserve">    </w:t>
              </w:r>
            </w:ins>
            <w:ins w:id="4642" w:author="Miguel Centeno Muñoz" w:date="2014-07-27T23:15:00Z">
              <w:r>
                <w:t xml:space="preserve">    1</w:t>
              </w:r>
            </w:ins>
          </w:p>
        </w:tc>
      </w:tr>
      <w:tr w:rsidR="00FA7B5E" w:rsidTr="00FA7B5E">
        <w:tblPrEx>
          <w:tblPrExChange w:id="4643"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644" w:author="Miguel Centeno Muñoz" w:date="2014-07-31T00:31:00Z"/>
          <w:trPrChange w:id="4645"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46" w:author="Miguel Centeno Muñoz" w:date="2014-07-31T00:31:00Z">
              <w:tcPr>
                <w:tcW w:w="2235" w:type="dxa"/>
                <w:gridSpan w:val="2"/>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647" w:author="Miguel Centeno Muñoz" w:date="2014-07-31T00:31:00Z"/>
                <w:b/>
              </w:rPr>
            </w:pPr>
          </w:p>
        </w:tc>
        <w:tc>
          <w:tcPr>
            <w:tcW w:w="6834" w:type="dxa"/>
            <w:tcPrChange w:id="4648"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649" w:author="Miguel Centeno Muñoz" w:date="2014-07-31T00:31:00Z"/>
              </w:rPr>
            </w:pPr>
            <w:proofErr w:type="spellStart"/>
            <w:ins w:id="4650" w:author="Miguel Centeno Muñoz" w:date="2014-07-31T00:31:00Z">
              <w:r>
                <w:t>categoria_ruta</w:t>
              </w:r>
              <w:proofErr w:type="spellEnd"/>
              <w:r>
                <w:t xml:space="preserve">       </w:t>
              </w:r>
              <w:proofErr w:type="spellStart"/>
              <w:r w:rsidRPr="00412093">
                <w:rPr>
                  <w:rFonts w:ascii="Courier New" w:hAnsi="Courier New" w:cs="Courier New"/>
                </w:rPr>
                <w:t>CategoriaRuta</w:t>
              </w:r>
              <w:proofErr w:type="spellEnd"/>
              <w:r>
                <w:t xml:space="preserve">       </w:t>
              </w:r>
            </w:ins>
            <w:ins w:id="4651" w:author="Miguel Centeno Muñoz" w:date="2014-07-31T00:32:00Z">
              <w:r>
                <w:t xml:space="preserve"> </w:t>
              </w:r>
            </w:ins>
            <w:ins w:id="4652" w:author="Miguel Centeno Muñoz" w:date="2014-07-31T00:31:00Z">
              <w:r>
                <w:t>1</w:t>
              </w:r>
            </w:ins>
          </w:p>
        </w:tc>
      </w:tr>
      <w:tr w:rsidR="00FA7B5E" w:rsidTr="00FA7B5E">
        <w:tblPrEx>
          <w:tblPrExChange w:id="4653"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654" w:author="Miguel Centeno Muñoz" w:date="2014-07-31T00:31:00Z"/>
          <w:trPrChange w:id="4655"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56" w:author="Miguel Centeno Muñoz" w:date="2014-07-31T00:31:00Z">
              <w:tcPr>
                <w:tcW w:w="2235" w:type="dxa"/>
                <w:gridSpan w:val="2"/>
              </w:tcPr>
            </w:tcPrChange>
          </w:tcPr>
          <w:p w:rsidR="00FA7B5E" w:rsidRPr="00FA7B5E" w:rsidRDefault="00FA7B5E" w:rsidP="00FA7B5E">
            <w:pPr>
              <w:rPr>
                <w:ins w:id="4657" w:author="Miguel Centeno Muñoz" w:date="2014-07-31T00:31:00Z"/>
                <w:b/>
              </w:rPr>
            </w:pPr>
          </w:p>
        </w:tc>
        <w:tc>
          <w:tcPr>
            <w:tcW w:w="6834" w:type="dxa"/>
            <w:tcPrChange w:id="4658"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659" w:author="Miguel Centeno Muñoz" w:date="2014-07-31T00:31:00Z"/>
              </w:rPr>
            </w:pPr>
            <w:ins w:id="4660" w:author="Miguel Centeno Muñoz" w:date="2014-07-31T00:31:00Z">
              <w:r>
                <w:t xml:space="preserve">comentarios           </w:t>
              </w:r>
              <w:r w:rsidRPr="00FA7B5E">
                <w:rPr>
                  <w:rFonts w:ascii="Courier New" w:hAnsi="Courier New" w:cs="Courier New"/>
                  <w:rPrChange w:id="4661" w:author="Miguel Centeno Muñoz" w:date="2014-07-31T00:32:00Z">
                    <w:rPr/>
                  </w:rPrChange>
                </w:rPr>
                <w:t>Set&lt;Comentario&gt;</w:t>
              </w:r>
              <w:r>
                <w:t xml:space="preserve">   0..</w:t>
              </w:r>
            </w:ins>
            <w:ins w:id="4662"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663"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664" w:author="Miguel Centeno Muñoz" w:date="2014-07-31T00:31:00Z"/>
                <w:b/>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665" w:author="Miguel Centeno Muñoz" w:date="2014-07-31T00:31:00Z"/>
              </w:rPr>
            </w:pPr>
            <w:ins w:id="4666" w:author="Miguel Centeno Muñoz" w:date="2014-07-31T00:34:00Z">
              <w:r>
                <w:t>v</w:t>
              </w:r>
            </w:ins>
            <w:ins w:id="4667" w:author="Miguel Centeno Muñoz" w:date="2014-07-31T00:33:00Z">
              <w:r w:rsidR="00FA7B5E">
                <w:t>aloración</w:t>
              </w:r>
            </w:ins>
            <w:ins w:id="4668" w:author="Miguel Centeno Muñoz" w:date="2014-07-31T00:34:00Z">
              <w:r>
                <w:t xml:space="preserve">              </w:t>
              </w:r>
              <w:proofErr w:type="spellStart"/>
              <w:r w:rsidRPr="0045714E">
                <w:rPr>
                  <w:rFonts w:ascii="Courier New" w:hAnsi="Courier New" w:cs="Courier New"/>
                  <w:rPrChange w:id="4669" w:author="Miguel Centeno Muñoz" w:date="2014-08-02T13:10:00Z">
                    <w:rPr/>
                  </w:rPrChange>
                </w:rPr>
                <w:t>Valoracion</w:t>
              </w:r>
              <w:proofErr w:type="spellEnd"/>
              <w:r>
                <w:t xml:space="preserve">                        1</w:t>
              </w:r>
            </w:ins>
          </w:p>
        </w:tc>
      </w:tr>
    </w:tbl>
    <w:p w:rsidR="00F87E9D" w:rsidRDefault="00F87E9D">
      <w:pPr>
        <w:rPr>
          <w:ins w:id="4670" w:author="Miguel Centeno Muñoz" w:date="2014-07-27T16:53:00Z"/>
        </w:rPr>
        <w:pPrChange w:id="467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672"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pPr>
              <w:spacing w:after="200" w:line="276" w:lineRule="auto"/>
              <w:rPr>
                <w:ins w:id="4673" w:author="Miguel Centeno Muñoz" w:date="2014-07-27T23:16:00Z"/>
                <w:b/>
                <w:sz w:val="22"/>
                <w:szCs w:val="22"/>
                <w:rPrChange w:id="4674" w:author="Miguel Centeno Muñoz" w:date="2014-07-31T00:28:00Z">
                  <w:rPr>
                    <w:ins w:id="4675" w:author="Miguel Centeno Muñoz" w:date="2014-07-27T23:16:00Z"/>
                    <w:rFonts w:eastAsiaTheme="minorHAnsi" w:cstheme="minorBidi"/>
                    <w:color w:val="auto"/>
                    <w:sz w:val="22"/>
                    <w:szCs w:val="22"/>
                  </w:rPr>
                </w:rPrChange>
              </w:rPr>
            </w:pPr>
            <w:ins w:id="4676" w:author="Miguel Centeno Muñoz" w:date="2014-07-27T23:16:00Z">
              <w:r w:rsidRPr="00FA7B5E">
                <w:rPr>
                  <w:b/>
                  <w:rPrChange w:id="4677" w:author="Miguel Centeno Muñoz" w:date="2014-07-31T00:28:00Z">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678" w:author="Miguel Centeno Muñoz" w:date="2014-07-27T23:16:00Z"/>
                <w:rFonts w:eastAsiaTheme="minorHAnsi" w:cstheme="minorBidi"/>
                <w:b/>
                <w:color w:val="auto"/>
                <w:sz w:val="22"/>
                <w:szCs w:val="22"/>
                <w:rPrChange w:id="4679" w:author="Miguel Centeno Muñoz" w:date="2014-07-31T00:28:00Z">
                  <w:rPr>
                    <w:ins w:id="4680" w:author="Miguel Centeno Muñoz" w:date="2014-07-27T23:16:00Z"/>
                    <w:rFonts w:eastAsiaTheme="minorHAnsi" w:cstheme="minorBidi"/>
                    <w:color w:val="auto"/>
                    <w:sz w:val="22"/>
                    <w:szCs w:val="22"/>
                  </w:rPr>
                </w:rPrChange>
              </w:rPr>
              <w:pPrChange w:id="4681"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82" w:author="Miguel Centeno Muñoz" w:date="2014-07-27T23:16:00Z">
              <w:r w:rsidRPr="00FA7B5E">
                <w:rPr>
                  <w:b/>
                  <w:rPrChange w:id="4683" w:author="Miguel Centeno Muñoz" w:date="2014-07-31T00:28:00Z">
                    <w:rPr/>
                  </w:rPrChange>
                </w:rPr>
                <w:t xml:space="preserve">Ruta:: </w:t>
              </w:r>
              <w:proofErr w:type="spellStart"/>
              <w:r w:rsidRPr="00FA7B5E">
                <w:rPr>
                  <w:b/>
                  <w:rPrChange w:id="4684" w:author="Miguel Centeno Muñoz" w:date="2014-07-31T00:28:00Z">
                    <w:rPr/>
                  </w:rPrChange>
                </w:rPr>
                <w:t>nombre</w:t>
              </w:r>
            </w:ins>
            <w:ins w:id="4685" w:author="Miguel Centeno Muñoz" w:date="2014-07-31T00:27:00Z">
              <w:r w:rsidR="00FA7B5E" w:rsidRPr="00FA7B5E">
                <w:rPr>
                  <w:b/>
                  <w:rPrChange w:id="4686" w:author="Miguel Centeno Muñoz" w:date="2014-07-31T00:28:00Z">
                    <w:rPr/>
                  </w:rPrChange>
                </w:rPr>
                <w:t>_ruta</w:t>
              </w:r>
            </w:ins>
            <w:proofErr w:type="spellEnd"/>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687"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spacing w:after="200" w:line="276" w:lineRule="auto"/>
              <w:rPr>
                <w:ins w:id="4688" w:author="Miguel Centeno Muñoz" w:date="2014-07-27T23:16:00Z"/>
                <w:b/>
                <w:rPrChange w:id="4689" w:author="Miguel Centeno Muñoz" w:date="2014-07-31T00:28:00Z">
                  <w:rPr>
                    <w:ins w:id="4690" w:author="Miguel Centeno Muñoz" w:date="2014-07-27T23:16:00Z"/>
                    <w:rFonts w:eastAsiaTheme="minorHAnsi" w:cstheme="minorBidi"/>
                    <w:color w:val="auto"/>
                  </w:rPr>
                </w:rPrChange>
              </w:rPr>
            </w:pPr>
            <w:ins w:id="4691" w:author="Miguel Centeno Muñoz" w:date="2014-07-27T23:16:00Z">
              <w:r w:rsidRPr="00FA7B5E">
                <w:rPr>
                  <w:b/>
                  <w:rPrChange w:id="4692" w:author="Miguel Centeno Muñoz" w:date="2014-07-31T00:28:00Z">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693" w:author="Miguel Centeno Muñoz" w:date="2014-07-27T23:16:00Z"/>
                <w:rFonts w:eastAsiaTheme="minorHAnsi" w:cstheme="minorBidi"/>
                <w:i/>
                <w:color w:val="auto"/>
              </w:rPr>
              <w:pPrChange w:id="4694"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95" w:author="Miguel Centeno Muñoz" w:date="2014-07-27T23:16:00Z">
              <w:r w:rsidRPr="00FA7B5E">
                <w:t xml:space="preserve">Este atributo representa </w:t>
              </w:r>
              <w:r w:rsidRPr="00FA7B5E">
                <w:rPr>
                  <w:i/>
                </w:rPr>
                <w:t xml:space="preserve">el nombre con el que </w:t>
              </w:r>
            </w:ins>
            <w:ins w:id="4696" w:author="Miguel Centeno Muñoz" w:date="2014-07-27T23:20:00Z">
              <w:r w:rsidRPr="00FA7B5E">
                <w:rPr>
                  <w:i/>
                </w:rPr>
                <w:t>la ruta fue registrada</w:t>
              </w:r>
            </w:ins>
          </w:p>
        </w:tc>
      </w:tr>
      <w:tr w:rsidR="00F11A39" w:rsidRPr="00FA7B5E" w:rsidTr="00CF5B4C">
        <w:trPr>
          <w:ins w:id="4697"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spacing w:after="200" w:line="276" w:lineRule="auto"/>
              <w:rPr>
                <w:ins w:id="4698" w:author="Miguel Centeno Muñoz" w:date="2014-07-27T23:16:00Z"/>
                <w:b/>
                <w:rPrChange w:id="4699" w:author="Miguel Centeno Muñoz" w:date="2014-07-31T00:28:00Z">
                  <w:rPr>
                    <w:ins w:id="4700" w:author="Miguel Centeno Muñoz" w:date="2014-07-27T23:16:00Z"/>
                    <w:rFonts w:eastAsiaTheme="minorHAnsi" w:cstheme="minorBidi"/>
                    <w:color w:val="auto"/>
                  </w:rPr>
                </w:rPrChange>
              </w:rPr>
            </w:pPr>
            <w:ins w:id="4701" w:author="Miguel Centeno Muñoz" w:date="2014-07-27T23:16:00Z">
              <w:r w:rsidRPr="00FA7B5E">
                <w:rPr>
                  <w:b/>
                  <w:rPrChange w:id="4702" w:author="Miguel Centeno Muñoz" w:date="2014-07-31T00:28:00Z">
                    <w:rPr/>
                  </w:rPrChange>
                </w:rPr>
                <w:t>Tipo</w:t>
              </w:r>
            </w:ins>
          </w:p>
        </w:tc>
        <w:tc>
          <w:tcPr>
            <w:tcW w:w="6409" w:type="dxa"/>
          </w:tcPr>
          <w:p w:rsidR="00F11A39" w:rsidRPr="00FA7B5E" w:rsidRDefault="00F11A39">
            <w:pPr>
              <w:cnfStyle w:val="000000000000" w:firstRow="0" w:lastRow="0" w:firstColumn="0" w:lastColumn="0" w:oddVBand="0" w:evenVBand="0" w:oddHBand="0" w:evenHBand="0" w:firstRowFirstColumn="0" w:firstRowLastColumn="0" w:lastRowFirstColumn="0" w:lastRowLastColumn="0"/>
              <w:rPr>
                <w:ins w:id="4703" w:author="Miguel Centeno Muñoz" w:date="2014-07-27T23:16:00Z"/>
                <w:rFonts w:ascii="Courier New" w:hAnsi="Courier New" w:cs="Courier New"/>
              </w:rPr>
            </w:pPr>
            <w:proofErr w:type="spellStart"/>
            <w:ins w:id="4704" w:author="Miguel Centeno Muñoz" w:date="2014-07-27T23:16:00Z">
              <w:r w:rsidRPr="00FA7B5E">
                <w:rPr>
                  <w:rFonts w:ascii="Courier New" w:hAnsi="Courier New" w:cs="Courier New"/>
                </w:rPr>
                <w:t>String</w:t>
              </w:r>
              <w:proofErr w:type="spellEnd"/>
            </w:ins>
          </w:p>
        </w:tc>
      </w:tr>
    </w:tbl>
    <w:p w:rsidR="00F87E9D" w:rsidRDefault="00F87E9D">
      <w:pPr>
        <w:rPr>
          <w:ins w:id="4705" w:author="Miguel Centeno Muñoz" w:date="2014-07-28T00:38:00Z"/>
        </w:rPr>
        <w:pPrChange w:id="470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707"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spacing w:after="200" w:line="276" w:lineRule="auto"/>
              <w:rPr>
                <w:ins w:id="4708" w:author="Miguel Centeno Muñoz" w:date="2014-07-28T00:38:00Z"/>
                <w:b/>
                <w:sz w:val="22"/>
                <w:szCs w:val="22"/>
                <w:rPrChange w:id="4709" w:author="Miguel Centeno Muñoz" w:date="2014-07-31T00:28:00Z">
                  <w:rPr>
                    <w:ins w:id="4710" w:author="Miguel Centeno Muñoz" w:date="2014-07-28T00:38:00Z"/>
                    <w:rFonts w:eastAsiaTheme="minorHAnsi" w:cstheme="minorBidi"/>
                    <w:b/>
                    <w:color w:val="auto"/>
                    <w:sz w:val="22"/>
                    <w:szCs w:val="22"/>
                  </w:rPr>
                </w:rPrChange>
              </w:rPr>
            </w:pPr>
            <w:ins w:id="4711" w:author="Miguel Centeno Muñoz" w:date="2014-07-28T00:38:00Z">
              <w:r w:rsidRPr="00FA7B5E">
                <w:rPr>
                  <w:b/>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712" w:author="Miguel Centeno Muñoz" w:date="2014-07-28T00:38:00Z"/>
                <w:rFonts w:eastAsiaTheme="minorHAnsi" w:cstheme="minorBidi"/>
                <w:b/>
                <w:color w:val="auto"/>
                <w:sz w:val="22"/>
                <w:szCs w:val="22"/>
              </w:rPr>
              <w:pPrChange w:id="4713"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714" w:author="Miguel Centeno Muñoz" w:date="2014-07-28T00:38:00Z">
              <w:r w:rsidRPr="00FA7B5E">
                <w:rPr>
                  <w:b/>
                </w:rPr>
                <w:t xml:space="preserve">Ruta:: </w:t>
              </w:r>
            </w:ins>
            <w:proofErr w:type="spellStart"/>
            <w:ins w:id="4715" w:author="Miguel Centeno Muñoz" w:date="2014-07-31T00:27:00Z">
              <w:r w:rsidR="00FA7B5E" w:rsidRPr="00FA7B5E">
                <w:rPr>
                  <w:b/>
                </w:rPr>
                <w:t>texto_</w:t>
              </w:r>
            </w:ins>
            <w:ins w:id="4716" w:author="Miguel Centeno Muñoz" w:date="2014-07-28T00:38:00Z">
              <w:r w:rsidRPr="00FA7B5E">
                <w:rPr>
                  <w:b/>
                </w:rPr>
                <w:t>descripcion</w:t>
              </w:r>
              <w:proofErr w:type="spellEnd"/>
            </w:ins>
          </w:p>
        </w:tc>
      </w:tr>
      <w:tr w:rsidR="00CF5B4C" w:rsidTr="00CF5B4C">
        <w:trPr>
          <w:cnfStyle w:val="000000100000" w:firstRow="0" w:lastRow="0" w:firstColumn="0" w:lastColumn="0" w:oddVBand="0" w:evenVBand="0" w:oddHBand="1" w:evenHBand="0" w:firstRowFirstColumn="0" w:firstRowLastColumn="0" w:lastRowFirstColumn="0" w:lastRowLastColumn="0"/>
          <w:ins w:id="4717"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718" w:author="Miguel Centeno Muñoz" w:date="2014-07-28T00:38:00Z"/>
                <w:b/>
              </w:rPr>
            </w:pPr>
            <w:ins w:id="4719" w:author="Miguel Centeno Muñoz" w:date="2014-07-28T00:38:00Z">
              <w:r w:rsidRPr="00FA7B5E">
                <w:rPr>
                  <w:b/>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720" w:author="Miguel Centeno Muñoz" w:date="2014-07-28T00:38:00Z"/>
                <w:rFonts w:eastAsiaTheme="minorHAnsi" w:cstheme="minorBidi"/>
                <w:i/>
                <w:color w:val="auto"/>
              </w:rPr>
              <w:pPrChange w:id="4721"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22" w:author="Miguel Centeno Muñoz" w:date="2014-07-28T00:38:00Z">
              <w:r w:rsidRPr="00FA7B5E">
                <w:t xml:space="preserve">Este atributo representa </w:t>
              </w:r>
              <w:r w:rsidRPr="00FA7B5E">
                <w:rPr>
                  <w:i/>
                </w:rPr>
                <w:t>la descripción que el usuario hace de la ruta</w:t>
              </w:r>
            </w:ins>
          </w:p>
        </w:tc>
      </w:tr>
      <w:tr w:rsidR="00CF5B4C" w:rsidTr="00CF5B4C">
        <w:trPr>
          <w:ins w:id="4723"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724" w:author="Miguel Centeno Muñoz" w:date="2014-07-28T00:38:00Z"/>
                <w:b/>
              </w:rPr>
            </w:pPr>
            <w:ins w:id="4725" w:author="Miguel Centeno Muñoz" w:date="2014-07-28T00:38:00Z">
              <w:r w:rsidRPr="00FA7B5E">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726" w:author="Miguel Centeno Muñoz" w:date="2014-07-28T00:38:00Z"/>
                <w:rFonts w:ascii="Courier New" w:hAnsi="Courier New" w:cs="Courier New"/>
              </w:rPr>
            </w:pPr>
            <w:proofErr w:type="spellStart"/>
            <w:ins w:id="4727" w:author="Miguel Centeno Muñoz" w:date="2014-07-28T00:38:00Z">
              <w:r w:rsidRPr="006B268B">
                <w:rPr>
                  <w:rFonts w:ascii="Courier New" w:hAnsi="Courier New" w:cs="Courier New"/>
                </w:rPr>
                <w:t>String</w:t>
              </w:r>
              <w:proofErr w:type="spellEnd"/>
            </w:ins>
          </w:p>
        </w:tc>
      </w:tr>
    </w:tbl>
    <w:p w:rsidR="00CF5B4C" w:rsidRDefault="00CF5B4C">
      <w:pPr>
        <w:rPr>
          <w:ins w:id="4728" w:author="Miguel Centeno Muñoz" w:date="2014-07-27T16:53:00Z"/>
        </w:rPr>
        <w:pPrChange w:id="472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730"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spacing w:after="200" w:line="276" w:lineRule="auto"/>
              <w:rPr>
                <w:ins w:id="4731" w:author="Miguel Centeno Muñoz" w:date="2014-07-27T23:16:00Z"/>
                <w:b/>
                <w:sz w:val="22"/>
                <w:szCs w:val="22"/>
                <w:rPrChange w:id="4732" w:author="Miguel Centeno Muñoz" w:date="2014-07-31T00:28:00Z">
                  <w:rPr>
                    <w:ins w:id="4733" w:author="Miguel Centeno Muñoz" w:date="2014-07-27T23:16:00Z"/>
                    <w:rFonts w:eastAsiaTheme="minorHAnsi" w:cstheme="minorBidi"/>
                    <w:b/>
                    <w:color w:val="auto"/>
                    <w:sz w:val="22"/>
                    <w:szCs w:val="22"/>
                  </w:rPr>
                </w:rPrChange>
              </w:rPr>
            </w:pPr>
            <w:ins w:id="4734" w:author="Miguel Centeno Muñoz" w:date="2014-07-27T23:16:00Z">
              <w:r w:rsidRPr="00FA7B5E">
                <w:rPr>
                  <w:b/>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735" w:author="Miguel Centeno Muñoz" w:date="2014-07-27T23:16:00Z"/>
                <w:rFonts w:eastAsiaTheme="minorHAnsi" w:cstheme="minorBidi"/>
                <w:b/>
                <w:color w:val="auto"/>
                <w:sz w:val="22"/>
                <w:szCs w:val="22"/>
              </w:rPr>
              <w:pPrChange w:id="4736"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737" w:author="Miguel Centeno Muñoz" w:date="2014-07-27T23:16:00Z">
              <w:r w:rsidRPr="00FA7B5E">
                <w:rPr>
                  <w:b/>
                </w:rPr>
                <w:t xml:space="preserve">Ruta:: </w:t>
              </w:r>
              <w:proofErr w:type="spellStart"/>
              <w:r w:rsidRPr="00FA7B5E">
                <w:rPr>
                  <w:b/>
                </w:rPr>
                <w:t>fecha_creacion</w:t>
              </w:r>
              <w:proofErr w:type="spellEnd"/>
            </w:ins>
          </w:p>
        </w:tc>
      </w:tr>
      <w:tr w:rsidR="00F11A39" w:rsidTr="00CF5B4C">
        <w:trPr>
          <w:cnfStyle w:val="000000100000" w:firstRow="0" w:lastRow="0" w:firstColumn="0" w:lastColumn="0" w:oddVBand="0" w:evenVBand="0" w:oddHBand="1" w:evenHBand="0" w:firstRowFirstColumn="0" w:firstRowLastColumn="0" w:lastRowFirstColumn="0" w:lastRowLastColumn="0"/>
          <w:ins w:id="4738"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39" w:author="Miguel Centeno Muñoz" w:date="2014-07-27T23:16:00Z"/>
                <w:b/>
              </w:rPr>
            </w:pPr>
            <w:ins w:id="4740" w:author="Miguel Centeno Muñoz" w:date="2014-07-27T23:16:00Z">
              <w:r w:rsidRPr="00FA7B5E">
                <w:rPr>
                  <w:b/>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741" w:author="Miguel Centeno Muñoz" w:date="2014-07-27T23:16:00Z"/>
                <w:rFonts w:eastAsiaTheme="minorHAnsi" w:cstheme="minorBidi"/>
                <w:i/>
                <w:color w:val="auto"/>
              </w:rPr>
              <w:pPrChange w:id="4742"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43" w:author="Miguel Centeno Muñoz" w:date="2014-07-27T23:16:00Z">
              <w:r w:rsidRPr="00FA7B5E">
                <w:t xml:space="preserve">Este atributo representa </w:t>
              </w:r>
            </w:ins>
            <w:ins w:id="4744" w:author="Miguel Centeno Muñoz" w:date="2014-07-27T23:20:00Z">
              <w:r w:rsidRPr="00FA7B5E">
                <w:rPr>
                  <w:i/>
                </w:rPr>
                <w:t>la fecha en la que la ruta fue creada</w:t>
              </w:r>
            </w:ins>
          </w:p>
        </w:tc>
      </w:tr>
      <w:tr w:rsidR="00F11A39" w:rsidTr="00CF5B4C">
        <w:trPr>
          <w:ins w:id="4745"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46" w:author="Miguel Centeno Muñoz" w:date="2014-07-27T23:16:00Z"/>
                <w:b/>
              </w:rPr>
            </w:pPr>
            <w:ins w:id="4747" w:author="Miguel Centeno Muñoz" w:date="2014-07-27T23:16:00Z">
              <w:r w:rsidRPr="00FA7B5E">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748" w:author="Miguel Centeno Muñoz" w:date="2014-07-27T23:16:00Z"/>
                <w:rFonts w:ascii="Courier New" w:hAnsi="Courier New" w:cs="Courier New"/>
              </w:rPr>
            </w:pPr>
            <w:ins w:id="4749" w:author="Miguel Centeno Muñoz" w:date="2014-07-27T23:19:00Z">
              <w:r>
                <w:rPr>
                  <w:rFonts w:ascii="Courier New" w:hAnsi="Courier New" w:cs="Courier New"/>
                </w:rPr>
                <w:t>Date</w:t>
              </w:r>
            </w:ins>
          </w:p>
        </w:tc>
      </w:tr>
    </w:tbl>
    <w:p w:rsidR="00F87E9D" w:rsidRDefault="00F87E9D">
      <w:pPr>
        <w:rPr>
          <w:ins w:id="4750" w:author="Miguel Centeno Muñoz" w:date="2014-07-27T16:53:00Z"/>
        </w:rPr>
        <w:pPrChange w:id="475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752"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AC15B6">
            <w:pPr>
              <w:spacing w:after="200" w:line="276" w:lineRule="auto"/>
              <w:rPr>
                <w:ins w:id="4753" w:author="Miguel Centeno Muñoz" w:date="2014-07-31T00:36:00Z"/>
                <w:b/>
              </w:rPr>
            </w:pPr>
            <w:ins w:id="4754" w:author="Miguel Centeno Muñoz" w:date="2014-07-31T00:36:00Z">
              <w:r w:rsidRPr="00412093">
                <w:rPr>
                  <w:b/>
                  <w:color w:val="auto"/>
                  <w:sz w:val="22"/>
                </w:rPr>
                <w:t>Expresión de invariante</w:t>
              </w:r>
            </w:ins>
          </w:p>
        </w:tc>
        <w:tc>
          <w:tcPr>
            <w:tcW w:w="6409" w:type="dxa"/>
          </w:tcPr>
          <w:p w:rsidR="001C26F7" w:rsidRPr="00412093" w:rsidRDefault="001C26F7" w:rsidP="00AC15B6">
            <w:pPr>
              <w:spacing w:after="200" w:line="276" w:lineRule="auto"/>
              <w:cnfStyle w:val="100000000000" w:firstRow="1" w:lastRow="0" w:firstColumn="0" w:lastColumn="0" w:oddVBand="0" w:evenVBand="0" w:oddHBand="0" w:evenHBand="0" w:firstRowFirstColumn="0" w:firstRowLastColumn="0" w:lastRowFirstColumn="0" w:lastRowLastColumn="0"/>
              <w:rPr>
                <w:ins w:id="4755" w:author="Miguel Centeno Muñoz" w:date="2014-07-31T00:36:00Z"/>
                <w:b/>
              </w:rPr>
            </w:pPr>
            <w:ins w:id="4756" w:author="Miguel Centeno Muñoz" w:date="2014-07-31T00:36:00Z">
              <w:r w:rsidRPr="00412093">
                <w:rPr>
                  <w:b/>
                  <w:color w:val="auto"/>
                  <w:sz w:val="22"/>
                </w:rPr>
                <w:t>Usuario:: Unicidad de los nombres de usuario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757"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AC15B6">
            <w:pPr>
              <w:spacing w:after="200" w:line="276" w:lineRule="auto"/>
              <w:rPr>
                <w:ins w:id="4758" w:author="Miguel Centeno Muñoz" w:date="2014-07-31T00:36:00Z"/>
                <w:b/>
              </w:rPr>
            </w:pPr>
            <w:ins w:id="4759" w:author="Miguel Centeno Muñoz" w:date="2014-07-31T00:36:00Z">
              <w:r w:rsidRPr="00412093">
                <w:rPr>
                  <w:b/>
                  <w:color w:val="auto"/>
                </w:rPr>
                <w:t>Descripción</w:t>
              </w:r>
            </w:ins>
          </w:p>
        </w:tc>
        <w:tc>
          <w:tcPr>
            <w:tcW w:w="6409"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760" w:author="Miguel Centeno Muñoz" w:date="2014-07-31T00:36:00Z"/>
              </w:rPr>
            </w:pPr>
            <w:ins w:id="4761" w:author="Miguel Centeno Muñoz" w:date="2014-07-31T00:36:00Z">
              <w:r>
                <w:t>No pueden existir dos rutas con el mismo nombre</w:t>
              </w:r>
            </w:ins>
          </w:p>
        </w:tc>
      </w:tr>
    </w:tbl>
    <w:p w:rsidR="001C26F7" w:rsidRDefault="001C26F7">
      <w:pPr>
        <w:rPr>
          <w:ins w:id="4762" w:author="Miguel Centeno Muñoz" w:date="2014-07-27T16:53:00Z"/>
        </w:rPr>
        <w:pPrChange w:id="476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764"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765" w:author="Miguel Centeno Muñoz" w:date="2014-07-27T23:23:00Z"/>
                <w:b/>
                <w:rPrChange w:id="4766" w:author="Miguel Centeno Muñoz" w:date="2014-07-27T23:24:00Z">
                  <w:rPr>
                    <w:ins w:id="4767" w:author="Miguel Centeno Muñoz" w:date="2014-07-27T23:23:00Z"/>
                    <w:rFonts w:eastAsiaTheme="minorHAnsi" w:cstheme="minorBidi"/>
                    <w:color w:val="auto"/>
                    <w:sz w:val="22"/>
                    <w:szCs w:val="22"/>
                  </w:rPr>
                </w:rPrChange>
              </w:rPr>
            </w:pPr>
            <w:ins w:id="4768" w:author="Miguel Centeno Muñoz" w:date="2014-07-27T23:23:00Z">
              <w:r>
                <w:rPr>
                  <w:b/>
                  <w:color w:val="auto"/>
                  <w:sz w:val="22"/>
                  <w:rPrChange w:id="4769" w:author="Miguel Centeno Muñoz" w:date="2014-07-27T23:24:00Z">
                    <w:rPr>
                      <w:b/>
                      <w:bCs/>
                      <w:color w:val="C0504D" w:themeColor="accent2"/>
                      <w:sz w:val="32"/>
                    </w:rPr>
                  </w:rPrChange>
                </w:rPr>
                <w:t>TYP-000</w:t>
              </w:r>
            </w:ins>
            <w:ins w:id="4770"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771" w:author="Miguel Centeno Muñoz" w:date="2014-07-27T23:23:00Z"/>
                <w:b/>
                <w:rPrChange w:id="4772" w:author="Miguel Centeno Muñoz" w:date="2014-07-27T23:24:00Z">
                  <w:rPr>
                    <w:ins w:id="4773" w:author="Miguel Centeno Muñoz" w:date="2014-07-27T23:23:00Z"/>
                    <w:rFonts w:eastAsiaTheme="minorHAnsi" w:cstheme="minorBidi"/>
                    <w:color w:val="auto"/>
                    <w:sz w:val="22"/>
                    <w:szCs w:val="22"/>
                  </w:rPr>
                </w:rPrChange>
              </w:rPr>
            </w:pPr>
            <w:ins w:id="4774"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775"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76" w:author="Miguel Centeno Muñoz" w:date="2014-07-27T23:23:00Z"/>
                <w:b/>
                <w:rPrChange w:id="4777" w:author="Miguel Centeno Muñoz" w:date="2014-07-27T23:24:00Z">
                  <w:rPr>
                    <w:ins w:id="4778" w:author="Miguel Centeno Muñoz" w:date="2014-07-27T23:23:00Z"/>
                    <w:rFonts w:eastAsiaTheme="minorHAnsi" w:cstheme="minorBidi"/>
                    <w:color w:val="auto"/>
                  </w:rPr>
                </w:rPrChange>
              </w:rPr>
            </w:pPr>
            <w:ins w:id="4779" w:author="Miguel Centeno Muñoz" w:date="2014-07-27T23:23:00Z">
              <w:r w:rsidRPr="00CC5297">
                <w:rPr>
                  <w:b/>
                  <w:color w:val="auto"/>
                  <w:rPrChange w:id="4780"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81" w:author="Miguel Centeno Muñoz" w:date="2014-07-27T23:23:00Z"/>
              </w:rPr>
            </w:pPr>
            <w:ins w:id="4782" w:author="Miguel Centeno Muñoz" w:date="2014-07-27T23:23:00Z">
              <w:r>
                <w:t>1.0(27/07/2014)</w:t>
              </w:r>
            </w:ins>
          </w:p>
        </w:tc>
      </w:tr>
      <w:tr w:rsidR="00CC5297" w:rsidTr="00CF5B4C">
        <w:trPr>
          <w:ins w:id="4783"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84" w:author="Miguel Centeno Muñoz" w:date="2014-07-27T23:23:00Z"/>
                <w:b/>
                <w:rPrChange w:id="4785" w:author="Miguel Centeno Muñoz" w:date="2014-07-27T23:24:00Z">
                  <w:rPr>
                    <w:ins w:id="4786" w:author="Miguel Centeno Muñoz" w:date="2014-07-27T23:23:00Z"/>
                    <w:rFonts w:eastAsiaTheme="minorHAnsi" w:cstheme="minorBidi"/>
                    <w:color w:val="auto"/>
                  </w:rPr>
                </w:rPrChange>
              </w:rPr>
            </w:pPr>
            <w:ins w:id="4787" w:author="Miguel Centeno Muñoz" w:date="2014-07-27T23:23:00Z">
              <w:r w:rsidRPr="00CC5297">
                <w:rPr>
                  <w:b/>
                  <w:color w:val="auto"/>
                  <w:rPrChange w:id="4788"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789" w:author="Miguel Centeno Muñoz" w:date="2014-07-27T23:23:00Z"/>
              </w:rPr>
            </w:pPr>
            <w:ins w:id="4790"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791"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92" w:author="Miguel Centeno Muñoz" w:date="2014-07-27T23:23:00Z"/>
                <w:b/>
                <w:rPrChange w:id="4793" w:author="Miguel Centeno Muñoz" w:date="2014-07-27T23:24:00Z">
                  <w:rPr>
                    <w:ins w:id="4794" w:author="Miguel Centeno Muñoz" w:date="2014-07-27T23:23:00Z"/>
                    <w:rFonts w:eastAsiaTheme="minorHAnsi" w:cstheme="minorBidi"/>
                    <w:color w:val="auto"/>
                  </w:rPr>
                </w:rPrChange>
              </w:rPr>
            </w:pPr>
            <w:ins w:id="4795" w:author="Miguel Centeno Muñoz" w:date="2014-07-27T23:23:00Z">
              <w:r w:rsidRPr="00CC5297">
                <w:rPr>
                  <w:b/>
                  <w:color w:val="auto"/>
                  <w:rPrChange w:id="4796"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97" w:author="Miguel Centeno Muñoz" w:date="2014-07-27T23:23:00Z"/>
              </w:rPr>
            </w:pPr>
            <w:ins w:id="4798" w:author="Miguel Centeno Muñoz" w:date="2014-07-27T23:23:00Z">
              <w:r>
                <w:t>[OBJ-0002] Gestión de Rutas</w:t>
              </w:r>
            </w:ins>
          </w:p>
        </w:tc>
      </w:tr>
      <w:tr w:rsidR="00CC5297" w:rsidTr="00CF5B4C">
        <w:trPr>
          <w:ins w:id="4799"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800" w:author="Miguel Centeno Muñoz" w:date="2014-07-27T23:23:00Z"/>
                <w:b/>
                <w:rPrChange w:id="4801" w:author="Miguel Centeno Muñoz" w:date="2014-07-27T23:24:00Z">
                  <w:rPr>
                    <w:ins w:id="4802" w:author="Miguel Centeno Muñoz" w:date="2014-07-27T23:23:00Z"/>
                    <w:rFonts w:eastAsiaTheme="minorHAnsi" w:cstheme="minorBidi"/>
                    <w:color w:val="auto"/>
                  </w:rPr>
                </w:rPrChange>
              </w:rPr>
            </w:pPr>
            <w:ins w:id="4803" w:author="Miguel Centeno Muñoz" w:date="2014-07-27T23:23:00Z">
              <w:r w:rsidRPr="00CC5297">
                <w:rPr>
                  <w:b/>
                  <w:color w:val="auto"/>
                  <w:rPrChange w:id="4804"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805" w:author="Miguel Centeno Muñoz" w:date="2014-07-27T23:23:00Z"/>
                <w:rFonts w:eastAsiaTheme="minorHAnsi" w:cstheme="minorBidi"/>
                <w:i/>
                <w:color w:val="auto"/>
              </w:rPr>
              <w:pPrChange w:id="4806"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07" w:author="Miguel Centeno Muñoz" w:date="2014-07-27T23:23:00Z">
              <w:r>
                <w:t xml:space="preserve">Este tipo de objetos representa </w:t>
              </w:r>
            </w:ins>
            <w:ins w:id="4808"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809"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810" w:author="Miguel Centeno Muñoz" w:date="2014-07-27T23:23:00Z"/>
                <w:b/>
                <w:rPrChange w:id="4811" w:author="Miguel Centeno Muñoz" w:date="2014-07-27T23:24:00Z">
                  <w:rPr>
                    <w:ins w:id="4812" w:author="Miguel Centeno Muñoz" w:date="2014-07-27T23:23:00Z"/>
                    <w:rFonts w:eastAsiaTheme="minorHAnsi" w:cstheme="minorBidi"/>
                    <w:color w:val="auto"/>
                  </w:rPr>
                </w:rPrChange>
              </w:rPr>
            </w:pPr>
            <w:ins w:id="4813" w:author="Miguel Centeno Muñoz" w:date="2014-07-27T23:23:00Z">
              <w:r w:rsidRPr="00CC5297">
                <w:rPr>
                  <w:b/>
                  <w:rPrChange w:id="4814"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815" w:author="Miguel Centeno Muñoz" w:date="2014-07-27T23:23:00Z"/>
                <w:b/>
                <w:rPrChange w:id="4816" w:author="Miguel Centeno Muñoz" w:date="2014-07-27T23:25:00Z">
                  <w:rPr>
                    <w:ins w:id="4817" w:author="Miguel Centeno Muñoz" w:date="2014-07-27T23:23:00Z"/>
                    <w:rFonts w:eastAsiaTheme="minorHAnsi" w:cstheme="minorBidi"/>
                    <w:color w:val="auto"/>
                  </w:rPr>
                </w:rPrChange>
              </w:rPr>
            </w:pPr>
            <w:ins w:id="4818" w:author="Miguel Centeno Muñoz" w:date="2014-07-27T23:23:00Z">
              <w:r w:rsidRPr="00CC5297">
                <w:rPr>
                  <w:b/>
                  <w:rPrChange w:id="4819" w:author="Miguel Centeno Muñoz" w:date="2014-07-27T23:25:00Z">
                    <w:rPr/>
                  </w:rPrChange>
                </w:rPr>
                <w:t>Nombre                  Tipo                             Multiplicidad</w:t>
              </w:r>
            </w:ins>
          </w:p>
        </w:tc>
      </w:tr>
      <w:tr w:rsidR="00CC5297" w:rsidTr="00CF5B4C">
        <w:trPr>
          <w:ins w:id="4820"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821" w:author="Miguel Centeno Muñoz" w:date="2014-07-27T23:23:00Z"/>
                <w:b/>
                <w:rPrChange w:id="4822" w:author="Miguel Centeno Muñoz" w:date="2014-07-27T23:24:00Z">
                  <w:rPr>
                    <w:ins w:id="4823" w:author="Miguel Centeno Muñoz" w:date="2014-07-27T23:23:00Z"/>
                    <w:rFonts w:eastAsiaTheme="minorHAnsi" w:cstheme="minorBidi"/>
                    <w:color w:val="auto"/>
                  </w:rPr>
                </w:rPrChange>
              </w:rPr>
            </w:pPr>
          </w:p>
        </w:tc>
        <w:tc>
          <w:tcPr>
            <w:tcW w:w="6834" w:type="dxa"/>
          </w:tcPr>
          <w:p w:rsidR="00CC5297" w:rsidRDefault="001C26F7">
            <w:pPr>
              <w:cnfStyle w:val="000000000000" w:firstRow="0" w:lastRow="0" w:firstColumn="0" w:lastColumn="0" w:oddVBand="0" w:evenVBand="0" w:oddHBand="0" w:evenHBand="0" w:firstRowFirstColumn="0" w:firstRowLastColumn="0" w:lastRowFirstColumn="0" w:lastRowLastColumn="0"/>
              <w:rPr>
                <w:ins w:id="4824" w:author="Miguel Centeno Muñoz" w:date="2014-07-27T23:23:00Z"/>
                <w:rFonts w:eastAsiaTheme="minorHAnsi" w:cstheme="minorBidi"/>
                <w:color w:val="auto"/>
              </w:rPr>
              <w:pPrChange w:id="4825"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proofErr w:type="spellStart"/>
            <w:ins w:id="4826" w:author="Miguel Centeno Muñoz" w:date="2014-07-31T00:36:00Z">
              <w:r>
                <w:t>t</w:t>
              </w:r>
            </w:ins>
            <w:ins w:id="4827" w:author="Miguel Centeno Muñoz" w:date="2014-07-27T23:24:00Z">
              <w:r w:rsidR="00CC5297">
                <w:t>ipo_</w:t>
              </w:r>
            </w:ins>
            <w:ins w:id="4828" w:author="Miguel Centeno Muñoz" w:date="2014-07-31T00:37:00Z">
              <w:r>
                <w:t>fichero</w:t>
              </w:r>
            </w:ins>
            <w:proofErr w:type="spellEnd"/>
            <w:ins w:id="4829" w:author="Miguel Centeno Muñoz" w:date="2014-07-27T23:23:00Z">
              <w:r>
                <w:t xml:space="preserve">           </w:t>
              </w:r>
              <w:r w:rsidR="00CC5297">
                <w:t xml:space="preserve"> </w:t>
              </w:r>
            </w:ins>
            <w:proofErr w:type="spellStart"/>
            <w:ins w:id="4830" w:author="Miguel Centeno Muñoz" w:date="2014-07-27T23:25:00Z">
              <w:r w:rsidR="00CC5297" w:rsidRPr="0045714E">
                <w:rPr>
                  <w:rFonts w:ascii="Courier New" w:hAnsi="Courier New" w:cs="Courier New"/>
                  <w:rPrChange w:id="4831" w:author="Miguel Centeno Muñoz" w:date="2014-08-02T13:10:00Z">
                    <w:rPr/>
                  </w:rPrChange>
                </w:rPr>
                <w:t>TiposMapa</w:t>
              </w:r>
            </w:ins>
            <w:proofErr w:type="spellEnd"/>
            <w:ins w:id="4832" w:author="Miguel Centeno Muñoz" w:date="2014-07-27T23:23:00Z">
              <w:r>
                <w:t xml:space="preserve">   </w:t>
              </w:r>
              <w:r w:rsidR="00CC5297">
                <w:t xml:space="preserve">              1</w:t>
              </w:r>
            </w:ins>
          </w:p>
        </w:tc>
      </w:tr>
    </w:tbl>
    <w:p w:rsidR="00F87E9D" w:rsidRDefault="00F87E9D">
      <w:pPr>
        <w:rPr>
          <w:ins w:id="4833" w:author="Miguel Centeno Muñoz" w:date="2014-07-27T23:26:00Z"/>
        </w:rPr>
        <w:pPrChange w:id="483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35"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36" w:author="Miguel Centeno Muñoz" w:date="2014-07-27T23:26:00Z"/>
                <w:b/>
              </w:rPr>
            </w:pPr>
            <w:ins w:id="4837"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38" w:author="Miguel Centeno Muñoz" w:date="2014-07-27T23:26:00Z"/>
                <w:rFonts w:eastAsiaTheme="minorHAnsi" w:cstheme="minorBidi"/>
                <w:b/>
                <w:color w:val="auto"/>
                <w:sz w:val="22"/>
                <w:szCs w:val="22"/>
              </w:rPr>
              <w:pPrChange w:id="4839"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40" w:author="Miguel Centeno Muñoz" w:date="2014-07-27T23:28:00Z">
              <w:r>
                <w:rPr>
                  <w:b/>
                </w:rPr>
                <w:t>Mapa</w:t>
              </w:r>
            </w:ins>
            <w:ins w:id="4841" w:author="Miguel Centeno Muñoz" w:date="2014-07-27T23:26:00Z">
              <w:r w:rsidRPr="006B268B">
                <w:rPr>
                  <w:b/>
                </w:rPr>
                <w:t xml:space="preserve">:: </w:t>
              </w:r>
            </w:ins>
            <w:proofErr w:type="spellStart"/>
            <w:ins w:id="4842" w:author="Miguel Centeno Muñoz" w:date="2014-07-31T00:37:00Z">
              <w:r w:rsidR="001C26F7">
                <w:rPr>
                  <w:b/>
                </w:rPr>
                <w:t>imagen_mapa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843"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44" w:author="Miguel Centeno Muñoz" w:date="2014-07-27T23:26:00Z"/>
                <w:b/>
              </w:rPr>
            </w:pPr>
            <w:ins w:id="4845"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46" w:author="Miguel Centeno Muñoz" w:date="2014-07-27T23:26:00Z"/>
                <w:rFonts w:eastAsiaTheme="minorHAnsi" w:cstheme="minorBidi"/>
                <w:i/>
                <w:color w:val="auto"/>
              </w:rPr>
              <w:pPrChange w:id="4847"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48" w:author="Miguel Centeno Muñoz" w:date="2014-07-27T23:26:00Z">
              <w:r>
                <w:t xml:space="preserve">Este atributo representa </w:t>
              </w:r>
            </w:ins>
            <w:ins w:id="4849" w:author="Miguel Centeno Muñoz" w:date="2014-07-27T23:28:00Z">
              <w:r>
                <w:rPr>
                  <w:i/>
                </w:rPr>
                <w:t>el nombre el fichero del mapa</w:t>
              </w:r>
            </w:ins>
          </w:p>
        </w:tc>
      </w:tr>
      <w:tr w:rsidR="00CC5297" w:rsidTr="00CF5B4C">
        <w:trPr>
          <w:ins w:id="4850"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51" w:author="Miguel Centeno Muñoz" w:date="2014-07-27T23:26:00Z"/>
                <w:b/>
              </w:rPr>
            </w:pPr>
            <w:ins w:id="4852"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53" w:author="Miguel Centeno Muñoz" w:date="2014-07-27T23:26:00Z"/>
                <w:rFonts w:ascii="Courier New" w:hAnsi="Courier New" w:cs="Courier New"/>
              </w:rPr>
            </w:pPr>
            <w:proofErr w:type="spellStart"/>
            <w:ins w:id="4854" w:author="Miguel Centeno Muñoz" w:date="2014-07-27T23:28:00Z">
              <w:r>
                <w:rPr>
                  <w:rFonts w:ascii="Courier New" w:hAnsi="Courier New" w:cs="Courier New"/>
                </w:rPr>
                <w:t>String</w:t>
              </w:r>
            </w:ins>
            <w:proofErr w:type="spellEnd"/>
          </w:p>
        </w:tc>
      </w:tr>
    </w:tbl>
    <w:p w:rsidR="00CF5B4C" w:rsidRDefault="00CF5B4C">
      <w:pPr>
        <w:rPr>
          <w:ins w:id="4855" w:author="Miguel Centeno Muñoz" w:date="2014-07-27T16:53:00Z"/>
        </w:rPr>
        <w:pPrChange w:id="485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857"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858" w:author="Miguel Centeno Muñoz" w:date="2014-07-27T23:24:00Z"/>
                <w:b/>
              </w:rPr>
            </w:pPr>
            <w:ins w:id="4859" w:author="Miguel Centeno Muñoz" w:date="2014-07-27T23:24:00Z">
              <w:r>
                <w:rPr>
                  <w:b/>
                </w:rPr>
                <w:t>TYP-000</w:t>
              </w:r>
            </w:ins>
            <w:ins w:id="4860"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861" w:author="Miguel Centeno Muñoz" w:date="2014-07-27T23:24:00Z"/>
                <w:b/>
              </w:rPr>
            </w:pPr>
            <w:proofErr w:type="spellStart"/>
            <w:ins w:id="4862" w:author="Miguel Centeno Muñoz" w:date="2014-07-27T23:26:00Z">
              <w:r>
                <w:rPr>
                  <w:b/>
                </w:rPr>
                <w:t>CategoriaRuta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863"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64" w:author="Miguel Centeno Muñoz" w:date="2014-07-27T23:24:00Z"/>
                <w:b/>
              </w:rPr>
            </w:pPr>
            <w:ins w:id="4865"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66" w:author="Miguel Centeno Muñoz" w:date="2014-07-27T23:24:00Z"/>
              </w:rPr>
            </w:pPr>
            <w:ins w:id="4867" w:author="Miguel Centeno Muñoz" w:date="2014-07-27T23:24:00Z">
              <w:r>
                <w:t>1.0(27/07/2014)</w:t>
              </w:r>
            </w:ins>
          </w:p>
        </w:tc>
      </w:tr>
      <w:tr w:rsidR="00CC5297" w:rsidTr="00CF5B4C">
        <w:trPr>
          <w:ins w:id="4868"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69" w:author="Miguel Centeno Muñoz" w:date="2014-07-27T23:24:00Z"/>
                <w:b/>
              </w:rPr>
            </w:pPr>
            <w:ins w:id="4870"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871" w:author="Miguel Centeno Muñoz" w:date="2014-07-27T23:24:00Z"/>
              </w:rPr>
            </w:pPr>
            <w:ins w:id="4872"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873"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74" w:author="Miguel Centeno Muñoz" w:date="2014-07-27T23:24:00Z"/>
                <w:b/>
              </w:rPr>
            </w:pPr>
            <w:ins w:id="4875"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76" w:author="Miguel Centeno Muñoz" w:date="2014-07-31T00:37:00Z"/>
              </w:rPr>
            </w:pPr>
            <w:ins w:id="4877"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878" w:author="Miguel Centeno Muñoz" w:date="2014-07-27T23:24:00Z"/>
              </w:rPr>
            </w:pPr>
            <w:ins w:id="4879" w:author="Miguel Centeno Muñoz" w:date="2014-07-31T00:37:00Z">
              <w:r>
                <w:t>[OBJ-0005] Gesti</w:t>
              </w:r>
            </w:ins>
            <w:ins w:id="4880" w:author="Miguel Centeno Muñoz" w:date="2014-07-31T00:38:00Z">
              <w:r>
                <w:t>ón búsqueda rutas</w:t>
              </w:r>
            </w:ins>
          </w:p>
        </w:tc>
      </w:tr>
      <w:tr w:rsidR="00CC5297" w:rsidTr="00CF5B4C">
        <w:trPr>
          <w:ins w:id="4881"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82" w:author="Miguel Centeno Muñoz" w:date="2014-07-27T23:24:00Z"/>
                <w:b/>
              </w:rPr>
            </w:pPr>
            <w:ins w:id="4883"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884" w:author="Miguel Centeno Muñoz" w:date="2014-07-27T23:24:00Z"/>
                <w:rFonts w:eastAsiaTheme="minorHAnsi" w:cstheme="minorBidi"/>
                <w:i/>
                <w:color w:val="auto"/>
              </w:rPr>
              <w:pPrChange w:id="4885"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86" w:author="Miguel Centeno Muñoz" w:date="2014-07-27T23:24:00Z">
              <w:r>
                <w:t xml:space="preserve">Este tipo de objetos representa </w:t>
              </w:r>
            </w:ins>
            <w:ins w:id="4887" w:author="Miguel Centeno Muñoz" w:date="2014-07-27T23:26:00Z">
              <w:r>
                <w:rPr>
                  <w:i/>
                </w:rPr>
                <w:t>la categoría a la que pertenece la ruta</w:t>
              </w:r>
            </w:ins>
          </w:p>
        </w:tc>
      </w:tr>
    </w:tbl>
    <w:p w:rsidR="00F87E9D" w:rsidRDefault="00F87E9D">
      <w:pPr>
        <w:rPr>
          <w:ins w:id="4888" w:author="Miguel Centeno Muñoz" w:date="2014-07-27T16:53:00Z"/>
        </w:rPr>
        <w:pPrChange w:id="488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90"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91" w:author="Miguel Centeno Muñoz" w:date="2014-07-27T23:31:00Z"/>
                <w:b/>
              </w:rPr>
            </w:pPr>
            <w:ins w:id="4892"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93" w:author="Miguel Centeno Muñoz" w:date="2014-07-27T23:31:00Z"/>
                <w:rFonts w:eastAsiaTheme="minorHAnsi" w:cstheme="minorBidi"/>
                <w:b/>
                <w:color w:val="auto"/>
                <w:sz w:val="22"/>
                <w:szCs w:val="22"/>
              </w:rPr>
              <w:pPrChange w:id="4894"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895" w:author="Miguel Centeno Muñoz" w:date="2014-07-27T23:31:00Z">
              <w:r>
                <w:rPr>
                  <w:b/>
                </w:rPr>
                <w:t>CategoriaRuta</w:t>
              </w:r>
              <w:proofErr w:type="spellEnd"/>
              <w:r w:rsidRPr="006B268B">
                <w:rPr>
                  <w:b/>
                </w:rPr>
                <w:t xml:space="preserve">:: </w:t>
              </w:r>
              <w:proofErr w:type="spellStart"/>
              <w:r>
                <w:rPr>
                  <w:b/>
                </w:rPr>
                <w:t>nombre</w:t>
              </w:r>
            </w:ins>
            <w:ins w:id="4896" w:author="Miguel Centeno Muñoz" w:date="2014-07-31T00:38:00Z">
              <w:r w:rsidR="001C26F7">
                <w:rPr>
                  <w:b/>
                </w:rPr>
                <w:t>_categoria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897"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98" w:author="Miguel Centeno Muñoz" w:date="2014-07-27T23:31:00Z"/>
                <w:b/>
              </w:rPr>
            </w:pPr>
            <w:ins w:id="4899"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900" w:author="Miguel Centeno Muñoz" w:date="2014-07-27T23:31:00Z"/>
                <w:rFonts w:eastAsiaTheme="minorHAnsi" w:cstheme="minorBidi"/>
                <w:i/>
                <w:color w:val="auto"/>
              </w:rPr>
              <w:pPrChange w:id="4901"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902" w:author="Miguel Centeno Muñoz" w:date="2014-07-27T23:31:00Z">
              <w:r>
                <w:t xml:space="preserve">Este atributo representa </w:t>
              </w:r>
              <w:r>
                <w:rPr>
                  <w:i/>
                </w:rPr>
                <w:t xml:space="preserve">el </w:t>
              </w:r>
            </w:ins>
            <w:ins w:id="4903" w:author="Miguel Centeno Muñoz" w:date="2014-07-27T23:32:00Z">
              <w:r>
                <w:rPr>
                  <w:i/>
                </w:rPr>
                <w:t>nombre de la categoría de la ruta</w:t>
              </w:r>
            </w:ins>
          </w:p>
        </w:tc>
      </w:tr>
      <w:tr w:rsidR="00CC5297" w:rsidTr="00CF5B4C">
        <w:trPr>
          <w:ins w:id="4904"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905" w:author="Miguel Centeno Muñoz" w:date="2014-07-27T23:31:00Z"/>
                <w:b/>
              </w:rPr>
            </w:pPr>
            <w:ins w:id="4906"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907" w:author="Miguel Centeno Muñoz" w:date="2014-07-27T23:31:00Z"/>
                <w:rFonts w:ascii="Courier New" w:hAnsi="Courier New" w:cs="Courier New"/>
              </w:rPr>
            </w:pPr>
            <w:proofErr w:type="spellStart"/>
            <w:ins w:id="4908" w:author="Miguel Centeno Muñoz" w:date="2014-07-27T23:31:00Z">
              <w:r>
                <w:rPr>
                  <w:rFonts w:ascii="Courier New" w:hAnsi="Courier New" w:cs="Courier New"/>
                </w:rPr>
                <w:t>String</w:t>
              </w:r>
              <w:proofErr w:type="spellEnd"/>
            </w:ins>
          </w:p>
        </w:tc>
      </w:tr>
    </w:tbl>
    <w:p w:rsidR="00F87E9D" w:rsidRDefault="00F87E9D">
      <w:pPr>
        <w:rPr>
          <w:ins w:id="4909" w:author="Miguel Centeno Muñoz" w:date="2014-07-27T16:53:00Z"/>
        </w:rPr>
        <w:pPrChange w:id="491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911"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912" w:author="Miguel Centeno Muñoz" w:date="2014-07-27T23:31:00Z"/>
                <w:b/>
              </w:rPr>
            </w:pPr>
            <w:ins w:id="4913"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914" w:author="Miguel Centeno Muñoz" w:date="2014-07-27T23:31:00Z"/>
                <w:rFonts w:eastAsiaTheme="minorHAnsi" w:cstheme="minorBidi"/>
                <w:b/>
                <w:color w:val="auto"/>
                <w:sz w:val="22"/>
                <w:szCs w:val="22"/>
              </w:rPr>
              <w:pPrChange w:id="4915"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916" w:author="Miguel Centeno Muñoz" w:date="2014-07-27T23:31:00Z">
              <w:r>
                <w:rPr>
                  <w:b/>
                </w:rPr>
                <w:t>CategoriaRuta</w:t>
              </w:r>
              <w:proofErr w:type="spellEnd"/>
              <w:r w:rsidRPr="006B268B">
                <w:rPr>
                  <w:b/>
                </w:rPr>
                <w:t xml:space="preserve">:: </w:t>
              </w:r>
              <w:proofErr w:type="spellStart"/>
              <w:r>
                <w:rPr>
                  <w:b/>
                </w:rPr>
                <w:t>imagen_categoria</w:t>
              </w:r>
              <w:proofErr w:type="spellEnd"/>
            </w:ins>
          </w:p>
        </w:tc>
      </w:tr>
      <w:tr w:rsidR="00CC5297" w:rsidTr="00CF5B4C">
        <w:trPr>
          <w:cnfStyle w:val="000000100000" w:firstRow="0" w:lastRow="0" w:firstColumn="0" w:lastColumn="0" w:oddVBand="0" w:evenVBand="0" w:oddHBand="1" w:evenHBand="0" w:firstRowFirstColumn="0" w:firstRowLastColumn="0" w:lastRowFirstColumn="0" w:lastRowLastColumn="0"/>
          <w:ins w:id="4917"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918" w:author="Miguel Centeno Muñoz" w:date="2014-07-27T23:31:00Z"/>
                <w:b/>
              </w:rPr>
            </w:pPr>
            <w:ins w:id="4919"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920" w:author="Miguel Centeno Muñoz" w:date="2014-07-27T23:31:00Z"/>
                <w:rFonts w:eastAsiaTheme="minorHAnsi" w:cstheme="minorBidi"/>
                <w:i/>
                <w:color w:val="auto"/>
              </w:rPr>
              <w:pPrChange w:id="4921"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922" w:author="Miguel Centeno Muñoz" w:date="2014-07-27T23:31:00Z">
              <w:r>
                <w:t xml:space="preserve">Este atributo representa </w:t>
              </w:r>
            </w:ins>
            <w:ins w:id="4923" w:author="Miguel Centeno Muñoz" w:date="2014-07-27T23:32:00Z">
              <w:r>
                <w:rPr>
                  <w:i/>
                </w:rPr>
                <w:t>la imagen representativa de la categoría</w:t>
              </w:r>
            </w:ins>
          </w:p>
        </w:tc>
      </w:tr>
      <w:tr w:rsidR="00CC5297" w:rsidTr="00CF5B4C">
        <w:trPr>
          <w:ins w:id="4924"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925" w:author="Miguel Centeno Muñoz" w:date="2014-07-27T23:31:00Z"/>
                <w:b/>
              </w:rPr>
            </w:pPr>
            <w:ins w:id="4926"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927" w:author="Miguel Centeno Muñoz" w:date="2014-07-27T23:31:00Z"/>
                <w:rFonts w:ascii="Courier New" w:hAnsi="Courier New" w:cs="Courier New"/>
              </w:rPr>
            </w:pPr>
            <w:proofErr w:type="spellStart"/>
            <w:ins w:id="4928" w:author="Miguel Centeno Muñoz" w:date="2014-07-27T23:31:00Z">
              <w:r>
                <w:rPr>
                  <w:rFonts w:ascii="Courier New" w:hAnsi="Courier New" w:cs="Courier New"/>
                </w:rPr>
                <w:t>String</w:t>
              </w:r>
              <w:proofErr w:type="spellEnd"/>
            </w:ins>
          </w:p>
        </w:tc>
      </w:tr>
    </w:tbl>
    <w:p w:rsidR="00F87E9D" w:rsidRDefault="00F87E9D">
      <w:pPr>
        <w:rPr>
          <w:ins w:id="4929" w:author="Miguel Centeno Muñoz" w:date="2014-07-31T00:38:00Z"/>
        </w:rPr>
        <w:pPrChange w:id="493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931"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932" w:author="Miguel Centeno Muñoz" w:date="2014-07-31T00:38:00Z"/>
                <w:b/>
              </w:rPr>
            </w:pPr>
            <w:ins w:id="4933" w:author="Miguel Centeno Muñoz" w:date="2014-07-31T00:38:00Z">
              <w:r>
                <w:rPr>
                  <w:b/>
                </w:rPr>
                <w:t>TYP-000</w:t>
              </w:r>
            </w:ins>
            <w:ins w:id="4934" w:author="Miguel Centeno Muñoz" w:date="2014-07-31T00:39:00Z">
              <w:r>
                <w:rPr>
                  <w:b/>
                </w:rPr>
                <w:t>5</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935" w:author="Miguel Centeno Muñoz" w:date="2014-07-31T00:38:00Z"/>
                <w:b/>
              </w:rPr>
            </w:pPr>
            <w:proofErr w:type="spellStart"/>
            <w:ins w:id="4936" w:author="Miguel Centeno Muñoz" w:date="2014-07-31T00:39:00Z">
              <w:r>
                <w:rPr>
                  <w:b/>
                </w:rPr>
                <w:t>Valoracion</w:t>
              </w:r>
            </w:ins>
            <w:proofErr w:type="spellEnd"/>
          </w:p>
        </w:tc>
      </w:tr>
      <w:tr w:rsidR="001C26F7" w:rsidTr="00AC15B6">
        <w:trPr>
          <w:cnfStyle w:val="000000100000" w:firstRow="0" w:lastRow="0" w:firstColumn="0" w:lastColumn="0" w:oddVBand="0" w:evenVBand="0" w:oddHBand="1" w:evenHBand="0" w:firstRowFirstColumn="0" w:firstRowLastColumn="0" w:lastRowFirstColumn="0" w:lastRowLastColumn="0"/>
          <w:ins w:id="4937"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38" w:author="Miguel Centeno Muñoz" w:date="2014-07-31T00:38:00Z"/>
                <w:b/>
              </w:rPr>
            </w:pPr>
            <w:ins w:id="4939" w:author="Miguel Centeno Muñoz" w:date="2014-07-31T00:38: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940" w:author="Miguel Centeno Muñoz" w:date="2014-07-31T00:38:00Z"/>
              </w:rPr>
            </w:pPr>
            <w:ins w:id="4941" w:author="Miguel Centeno Muñoz" w:date="2014-07-31T00:38:00Z">
              <w:r>
                <w:t>1.0(27/07/2014)</w:t>
              </w:r>
            </w:ins>
          </w:p>
        </w:tc>
      </w:tr>
      <w:tr w:rsidR="001C26F7" w:rsidTr="00AC15B6">
        <w:trPr>
          <w:ins w:id="4942"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43" w:author="Miguel Centeno Muñoz" w:date="2014-07-31T00:38:00Z"/>
                <w:b/>
              </w:rPr>
            </w:pPr>
            <w:ins w:id="4944" w:author="Miguel Centeno Muñoz" w:date="2014-07-31T00:38: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945" w:author="Miguel Centeno Muñoz" w:date="2014-07-31T00:38:00Z"/>
              </w:rPr>
            </w:pPr>
            <w:ins w:id="4946" w:author="Miguel Centeno Muñoz" w:date="2014-07-31T00:38: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947"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48" w:author="Miguel Centeno Muñoz" w:date="2014-07-31T00:38:00Z"/>
                <w:b/>
              </w:rPr>
            </w:pPr>
            <w:ins w:id="4949" w:author="Miguel Centeno Muñoz" w:date="2014-07-31T00:38: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950" w:author="Miguel Centeno Muñoz" w:date="2014-07-31T00:38:00Z"/>
              </w:rPr>
            </w:pPr>
            <w:ins w:id="4951" w:author="Miguel Centeno Muñoz" w:date="2014-07-31T00:38:00Z">
              <w:r>
                <w:t>[OBJ-000</w:t>
              </w:r>
            </w:ins>
            <w:ins w:id="4952" w:author="Miguel Centeno Muñoz" w:date="2014-07-31T00:39:00Z">
              <w:r>
                <w:t>3</w:t>
              </w:r>
            </w:ins>
            <w:ins w:id="4953" w:author="Miguel Centeno Muñoz" w:date="2014-07-31T00:38:00Z">
              <w:r>
                <w:t xml:space="preserve">] Gestión </w:t>
              </w:r>
            </w:ins>
            <w:ins w:id="4954" w:author="Miguel Centeno Muñoz" w:date="2014-07-31T00:39:00Z">
              <w:r>
                <w:t>Valoraci</w:t>
              </w:r>
            </w:ins>
            <w:ins w:id="4955" w:author="Miguel Centeno Muñoz" w:date="2014-07-31T00:40:00Z">
              <w:r>
                <w:t>ón Rutas</w:t>
              </w:r>
            </w:ins>
          </w:p>
        </w:tc>
      </w:tr>
      <w:tr w:rsidR="001C26F7" w:rsidTr="00AC15B6">
        <w:trPr>
          <w:ins w:id="4956"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57" w:author="Miguel Centeno Muñoz" w:date="2014-07-31T00:38:00Z"/>
                <w:b/>
              </w:rPr>
            </w:pPr>
            <w:ins w:id="4958" w:author="Miguel Centeno Muñoz" w:date="2014-07-31T00:38: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959" w:author="Miguel Centeno Muñoz" w:date="2014-07-31T00:38:00Z"/>
                <w:rFonts w:eastAsiaTheme="minorHAnsi" w:cstheme="minorBidi"/>
                <w:i/>
                <w:color w:val="auto"/>
              </w:rPr>
            </w:pPr>
            <w:ins w:id="4960" w:author="Miguel Centeno Muñoz" w:date="2014-07-31T00:38:00Z">
              <w:r>
                <w:t xml:space="preserve">Este tipo de objetos representa </w:t>
              </w:r>
              <w:r>
                <w:rPr>
                  <w:i/>
                </w:rPr>
                <w:t xml:space="preserve">la </w:t>
              </w:r>
            </w:ins>
            <w:ins w:id="4961" w:author="Miguel Centeno Muñoz" w:date="2014-07-31T00:40:00Z">
              <w:r>
                <w:rPr>
                  <w:i/>
                </w:rPr>
                <w:t>valoración que tiene la ruta</w:t>
              </w:r>
            </w:ins>
          </w:p>
        </w:tc>
      </w:tr>
    </w:tbl>
    <w:p w:rsidR="001C26F7" w:rsidRDefault="001C26F7">
      <w:pPr>
        <w:rPr>
          <w:ins w:id="4962" w:author="Miguel Centeno Muñoz" w:date="2014-07-31T02:46:00Z"/>
        </w:rPr>
        <w:pPrChange w:id="4963" w:author="Miguel Centeno Muñoz" w:date="2014-07-27T13:12:00Z">
          <w:pPr>
            <w:pStyle w:val="Ttulo3"/>
          </w:pPr>
        </w:pPrChange>
      </w:pPr>
    </w:p>
    <w:p w:rsidR="00000BDB" w:rsidRDefault="00000BDB">
      <w:pPr>
        <w:rPr>
          <w:ins w:id="4964" w:author="Miguel Centeno Muñoz" w:date="2014-07-31T02:46:00Z"/>
        </w:rPr>
        <w:pPrChange w:id="4965" w:author="Miguel Centeno Muñoz" w:date="2014-07-27T13:12:00Z">
          <w:pPr>
            <w:pStyle w:val="Ttulo3"/>
          </w:pPr>
        </w:pPrChange>
      </w:pPr>
    </w:p>
    <w:p w:rsidR="00000BDB" w:rsidRDefault="00000BDB">
      <w:pPr>
        <w:rPr>
          <w:ins w:id="4966" w:author="Miguel Centeno Muñoz" w:date="2014-07-31T00:40:00Z"/>
        </w:rPr>
        <w:pPrChange w:id="496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68"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69" w:author="Miguel Centeno Muñoz" w:date="2014-07-31T00:40:00Z"/>
                <w:b/>
              </w:rPr>
            </w:pPr>
            <w:ins w:id="4970" w:author="Miguel Centeno Muñoz" w:date="2014-07-31T00:40: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71" w:author="Miguel Centeno Muñoz" w:date="2014-07-31T00:40:00Z"/>
                <w:rFonts w:eastAsiaTheme="minorHAnsi" w:cstheme="minorBidi"/>
                <w:b/>
                <w:color w:val="auto"/>
                <w:sz w:val="22"/>
                <w:szCs w:val="22"/>
              </w:rPr>
            </w:pPr>
            <w:proofErr w:type="spellStart"/>
            <w:ins w:id="4972" w:author="Miguel Centeno Muñoz" w:date="2014-07-31T00:40:00Z">
              <w:r>
                <w:rPr>
                  <w:b/>
                </w:rPr>
                <w:t>Va</w:t>
              </w:r>
            </w:ins>
            <w:ins w:id="4973" w:author="Miguel Centeno Muñoz" w:date="2014-07-31T00:41:00Z">
              <w:r>
                <w:rPr>
                  <w:b/>
                </w:rPr>
                <w:t>l</w:t>
              </w:r>
            </w:ins>
            <w:ins w:id="4974" w:author="Miguel Centeno Muñoz" w:date="2014-07-31T00:40:00Z">
              <w:r>
                <w:rPr>
                  <w:b/>
                </w:rPr>
                <w:t>oracion</w:t>
              </w:r>
              <w:proofErr w:type="spellEnd"/>
              <w:r w:rsidRPr="006B268B">
                <w:rPr>
                  <w:b/>
                </w:rPr>
                <w:t xml:space="preserve">:: </w:t>
              </w:r>
              <w:proofErr w:type="spellStart"/>
              <w:r>
                <w:rPr>
                  <w:b/>
                </w:rPr>
                <w:t>valoración_total</w:t>
              </w:r>
              <w:proofErr w:type="spellEnd"/>
            </w:ins>
          </w:p>
        </w:tc>
      </w:tr>
      <w:tr w:rsidR="001C26F7" w:rsidTr="00AC15B6">
        <w:trPr>
          <w:cnfStyle w:val="000000100000" w:firstRow="0" w:lastRow="0" w:firstColumn="0" w:lastColumn="0" w:oddVBand="0" w:evenVBand="0" w:oddHBand="1" w:evenHBand="0" w:firstRowFirstColumn="0" w:firstRowLastColumn="0" w:lastRowFirstColumn="0" w:lastRowLastColumn="0"/>
          <w:ins w:id="4975"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76" w:author="Miguel Centeno Muñoz" w:date="2014-07-31T00:40:00Z"/>
                <w:b/>
              </w:rPr>
            </w:pPr>
            <w:ins w:id="4977" w:author="Miguel Centeno Muñoz" w:date="2014-07-31T00:40: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78" w:author="Miguel Centeno Muñoz" w:date="2014-07-31T00:40:00Z"/>
                <w:rFonts w:eastAsiaTheme="minorHAnsi" w:cstheme="minorBidi"/>
                <w:i/>
                <w:color w:val="auto"/>
              </w:rPr>
            </w:pPr>
            <w:ins w:id="4979" w:author="Miguel Centeno Muñoz" w:date="2014-07-31T00:40:00Z">
              <w:r>
                <w:t xml:space="preserve">Este atributo representa </w:t>
              </w:r>
              <w:r>
                <w:rPr>
                  <w:i/>
                </w:rPr>
                <w:t>la valoraci</w:t>
              </w:r>
            </w:ins>
            <w:ins w:id="4980" w:author="Miguel Centeno Muñoz" w:date="2014-07-31T00:41:00Z">
              <w:r>
                <w:rPr>
                  <w:i/>
                </w:rPr>
                <w:t>ón total o suma de las valoraciones que tiene hasta el momento</w:t>
              </w:r>
            </w:ins>
          </w:p>
        </w:tc>
      </w:tr>
      <w:tr w:rsidR="001C26F7" w:rsidTr="00AC15B6">
        <w:trPr>
          <w:ins w:id="4981"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82" w:author="Miguel Centeno Muñoz" w:date="2014-07-31T00:40:00Z"/>
                <w:b/>
              </w:rPr>
            </w:pPr>
            <w:ins w:id="4983" w:author="Miguel Centeno Muñoz" w:date="2014-07-31T00:40: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84" w:author="Miguel Centeno Muñoz" w:date="2014-07-31T00:40:00Z"/>
                <w:rFonts w:ascii="Courier New" w:hAnsi="Courier New" w:cs="Courier New"/>
              </w:rPr>
            </w:pPr>
            <w:proofErr w:type="spellStart"/>
            <w:ins w:id="4985" w:author="Miguel Centeno Muñoz" w:date="2014-07-31T00:40:00Z">
              <w:r>
                <w:rPr>
                  <w:rFonts w:ascii="Courier New" w:hAnsi="Courier New" w:cs="Courier New"/>
                </w:rPr>
                <w:t>String</w:t>
              </w:r>
              <w:proofErr w:type="spellEnd"/>
            </w:ins>
          </w:p>
        </w:tc>
      </w:tr>
    </w:tbl>
    <w:p w:rsidR="001C26F7" w:rsidRDefault="001C26F7">
      <w:pPr>
        <w:rPr>
          <w:ins w:id="4986" w:author="Miguel Centeno Muñoz" w:date="2014-07-31T00:41:00Z"/>
        </w:rPr>
        <w:pPrChange w:id="498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88"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89" w:author="Miguel Centeno Muñoz" w:date="2014-07-31T00:41:00Z"/>
                <w:b/>
              </w:rPr>
            </w:pPr>
            <w:ins w:id="4990" w:author="Miguel Centeno Muñoz" w:date="2014-07-31T00:41: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91" w:author="Miguel Centeno Muñoz" w:date="2014-07-31T00:41:00Z"/>
                <w:rFonts w:eastAsiaTheme="minorHAnsi" w:cstheme="minorBidi"/>
                <w:b/>
                <w:color w:val="auto"/>
                <w:sz w:val="22"/>
                <w:szCs w:val="22"/>
              </w:rPr>
            </w:pPr>
            <w:proofErr w:type="spellStart"/>
            <w:ins w:id="4992" w:author="Miguel Centeno Muñoz" w:date="2014-07-31T00:41:00Z">
              <w:r>
                <w:rPr>
                  <w:b/>
                </w:rPr>
                <w:t>Valoracion</w:t>
              </w:r>
              <w:proofErr w:type="spellEnd"/>
              <w:r w:rsidRPr="006B268B">
                <w:rPr>
                  <w:b/>
                </w:rPr>
                <w:t xml:space="preserve">:: </w:t>
              </w:r>
              <w:proofErr w:type="spellStart"/>
              <w:r>
                <w:rPr>
                  <w:b/>
                </w:rPr>
                <w:t>cuenta_valoraciones</w:t>
              </w:r>
              <w:proofErr w:type="spellEnd"/>
            </w:ins>
          </w:p>
        </w:tc>
      </w:tr>
      <w:tr w:rsidR="001C26F7" w:rsidTr="00AC15B6">
        <w:trPr>
          <w:cnfStyle w:val="000000100000" w:firstRow="0" w:lastRow="0" w:firstColumn="0" w:lastColumn="0" w:oddVBand="0" w:evenVBand="0" w:oddHBand="1" w:evenHBand="0" w:firstRowFirstColumn="0" w:firstRowLastColumn="0" w:lastRowFirstColumn="0" w:lastRowLastColumn="0"/>
          <w:ins w:id="4993"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94" w:author="Miguel Centeno Muñoz" w:date="2014-07-31T00:41:00Z"/>
                <w:b/>
              </w:rPr>
            </w:pPr>
            <w:ins w:id="4995" w:author="Miguel Centeno Muñoz" w:date="2014-07-31T00:41: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96" w:author="Miguel Centeno Muñoz" w:date="2014-07-31T00:41:00Z"/>
                <w:rFonts w:eastAsiaTheme="minorHAnsi" w:cstheme="minorBidi"/>
                <w:i/>
                <w:color w:val="auto"/>
              </w:rPr>
            </w:pPr>
            <w:ins w:id="4997" w:author="Miguel Centeno Muñoz" w:date="2014-07-31T00:41:00Z">
              <w:r>
                <w:t xml:space="preserve">Este atributo representa </w:t>
              </w:r>
              <w:r>
                <w:rPr>
                  <w:i/>
                </w:rPr>
                <w:t>el número de veces que la ruta ha sido valorada</w:t>
              </w:r>
            </w:ins>
          </w:p>
        </w:tc>
      </w:tr>
      <w:tr w:rsidR="001C26F7" w:rsidTr="00AC15B6">
        <w:trPr>
          <w:ins w:id="4998"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99" w:author="Miguel Centeno Muñoz" w:date="2014-07-31T00:41:00Z"/>
                <w:b/>
              </w:rPr>
            </w:pPr>
            <w:ins w:id="5000" w:author="Miguel Centeno Muñoz" w:date="2014-07-31T00:41: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5001" w:author="Miguel Centeno Muñoz" w:date="2014-07-31T00:41:00Z"/>
                <w:rFonts w:ascii="Courier New" w:hAnsi="Courier New" w:cs="Courier New"/>
              </w:rPr>
            </w:pPr>
            <w:proofErr w:type="spellStart"/>
            <w:ins w:id="5002" w:author="Miguel Centeno Muñoz" w:date="2014-07-31T00:41:00Z">
              <w:r>
                <w:rPr>
                  <w:rFonts w:ascii="Courier New" w:hAnsi="Courier New" w:cs="Courier New"/>
                </w:rPr>
                <w:t>String</w:t>
              </w:r>
              <w:proofErr w:type="spellEnd"/>
            </w:ins>
          </w:p>
        </w:tc>
      </w:tr>
    </w:tbl>
    <w:p w:rsidR="001C26F7" w:rsidRDefault="001C26F7">
      <w:pPr>
        <w:rPr>
          <w:ins w:id="5003" w:author="Miguel Centeno Muñoz" w:date="2014-07-31T00:42:00Z"/>
        </w:rPr>
        <w:pPrChange w:id="500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5005"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5006" w:author="Miguel Centeno Muñoz" w:date="2014-07-31T00:42:00Z"/>
                <w:b/>
              </w:rPr>
            </w:pPr>
            <w:ins w:id="5007" w:author="Miguel Centeno Muñoz" w:date="2014-07-31T00:42:00Z">
              <w:r>
                <w:rPr>
                  <w:b/>
                </w:rPr>
                <w:t>TYP-0006</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5008" w:author="Miguel Centeno Muñoz" w:date="2014-07-31T00:42:00Z"/>
                <w:b/>
              </w:rPr>
            </w:pPr>
            <w:ins w:id="5009" w:author="Miguel Centeno Muñoz" w:date="2014-07-31T00:42:00Z">
              <w:r>
                <w:rPr>
                  <w:b/>
                </w:rPr>
                <w:t>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5010"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11" w:author="Miguel Centeno Muñoz" w:date="2014-07-31T00:42:00Z"/>
                <w:b/>
              </w:rPr>
            </w:pPr>
            <w:ins w:id="5012" w:author="Miguel Centeno Muñoz" w:date="2014-07-31T00:42: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5013" w:author="Miguel Centeno Muñoz" w:date="2014-07-31T00:42:00Z"/>
              </w:rPr>
            </w:pPr>
            <w:ins w:id="5014" w:author="Miguel Centeno Muñoz" w:date="2014-07-31T00:42:00Z">
              <w:r>
                <w:t>1.0(27/07/2014)</w:t>
              </w:r>
            </w:ins>
          </w:p>
        </w:tc>
      </w:tr>
      <w:tr w:rsidR="001C26F7" w:rsidTr="00AC15B6">
        <w:trPr>
          <w:ins w:id="5015"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16" w:author="Miguel Centeno Muñoz" w:date="2014-07-31T00:42:00Z"/>
                <w:b/>
              </w:rPr>
            </w:pPr>
            <w:ins w:id="5017" w:author="Miguel Centeno Muñoz" w:date="2014-07-31T00:42: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5018" w:author="Miguel Centeno Muñoz" w:date="2014-07-31T00:42:00Z"/>
              </w:rPr>
            </w:pPr>
            <w:ins w:id="5019" w:author="Miguel Centeno Muñoz" w:date="2014-07-31T00:42: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5020"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21" w:author="Miguel Centeno Muñoz" w:date="2014-07-31T00:42:00Z"/>
                <w:b/>
              </w:rPr>
            </w:pPr>
            <w:ins w:id="5022" w:author="Miguel Centeno Muñoz" w:date="2014-07-31T00:42: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5023" w:author="Miguel Centeno Muñoz" w:date="2014-07-31T00:42:00Z"/>
              </w:rPr>
            </w:pPr>
            <w:ins w:id="5024" w:author="Miguel Centeno Muñoz" w:date="2014-07-31T00:42:00Z">
              <w:r>
                <w:t>[OBJ-0004] Gestión Comentarios Rutas</w:t>
              </w:r>
            </w:ins>
          </w:p>
        </w:tc>
      </w:tr>
      <w:tr w:rsidR="001C26F7" w:rsidTr="00AC15B6">
        <w:trPr>
          <w:ins w:id="5025"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5026" w:author="Miguel Centeno Muñoz" w:date="2014-07-31T00:42:00Z"/>
                <w:b/>
              </w:rPr>
            </w:pPr>
            <w:ins w:id="5027" w:author="Miguel Centeno Muñoz" w:date="2014-07-31T00:42: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5028" w:author="Miguel Centeno Muñoz" w:date="2014-07-31T00:42:00Z"/>
                <w:rFonts w:eastAsiaTheme="minorHAnsi" w:cstheme="minorBidi"/>
                <w:i/>
                <w:color w:val="auto"/>
              </w:rPr>
            </w:pPr>
            <w:ins w:id="5029" w:author="Miguel Centeno Muñoz" w:date="2014-07-31T00:42:00Z">
              <w:r>
                <w:t xml:space="preserve">Este tipo de objetos representa </w:t>
              </w:r>
            </w:ins>
            <w:ins w:id="5030" w:author="Miguel Centeno Muñoz" w:date="2014-07-31T00:43:00Z">
              <w:r>
                <w:rPr>
                  <w:i/>
                </w:rPr>
                <w:t>los comentarios recibidos por las rutas</w:t>
              </w:r>
            </w:ins>
          </w:p>
        </w:tc>
      </w:tr>
    </w:tbl>
    <w:p w:rsidR="001C26F7" w:rsidRDefault="001C26F7">
      <w:pPr>
        <w:rPr>
          <w:ins w:id="5031" w:author="Miguel Centeno Muñoz" w:date="2014-07-31T00:42:00Z"/>
        </w:rPr>
        <w:pPrChange w:id="503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5033"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5034" w:author="Miguel Centeno Muñoz" w:date="2014-07-31T00:43:00Z"/>
                <w:b/>
              </w:rPr>
            </w:pPr>
            <w:ins w:id="5035" w:author="Miguel Centeno Muñoz" w:date="2014-07-31T00:43:00Z">
              <w:r w:rsidRPr="006B268B">
                <w:rPr>
                  <w:b/>
                </w:rPr>
                <w:lastRenderedPageBreak/>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5036" w:author="Miguel Centeno Muñoz" w:date="2014-07-31T00:43:00Z"/>
                <w:rFonts w:eastAsiaTheme="minorHAnsi" w:cstheme="minorBidi"/>
                <w:b/>
                <w:color w:val="auto"/>
                <w:sz w:val="22"/>
                <w:szCs w:val="22"/>
              </w:rPr>
            </w:pPr>
            <w:ins w:id="5037" w:author="Miguel Centeno Muñoz" w:date="2014-07-31T00:43:00Z">
              <w:r>
                <w:rPr>
                  <w:b/>
                </w:rPr>
                <w:t>Comentario</w:t>
              </w:r>
              <w:r w:rsidRPr="006B268B">
                <w:rPr>
                  <w:b/>
                </w:rPr>
                <w:t xml:space="preserve">:: </w:t>
              </w:r>
              <w:proofErr w:type="spellStart"/>
              <w:r>
                <w:rPr>
                  <w:b/>
                </w:rPr>
                <w:t>texto_comentario</w:t>
              </w:r>
              <w:proofErr w:type="spellEnd"/>
            </w:ins>
          </w:p>
        </w:tc>
      </w:tr>
      <w:tr w:rsidR="001C26F7" w:rsidTr="00AC15B6">
        <w:trPr>
          <w:cnfStyle w:val="000000100000" w:firstRow="0" w:lastRow="0" w:firstColumn="0" w:lastColumn="0" w:oddVBand="0" w:evenVBand="0" w:oddHBand="1" w:evenHBand="0" w:firstRowFirstColumn="0" w:firstRowLastColumn="0" w:lastRowFirstColumn="0" w:lastRowLastColumn="0"/>
          <w:ins w:id="5038"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39" w:author="Miguel Centeno Muñoz" w:date="2014-07-31T00:43:00Z"/>
                <w:b/>
              </w:rPr>
            </w:pPr>
            <w:ins w:id="5040" w:author="Miguel Centeno Muñoz" w:date="2014-07-31T00:43: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5041" w:author="Miguel Centeno Muñoz" w:date="2014-07-31T00:43:00Z"/>
                <w:rFonts w:eastAsiaTheme="minorHAnsi" w:cstheme="minorBidi"/>
                <w:i/>
                <w:color w:val="auto"/>
              </w:rPr>
            </w:pPr>
            <w:ins w:id="5042" w:author="Miguel Centeno Muñoz" w:date="2014-07-31T00:43:00Z">
              <w:r>
                <w:t xml:space="preserve">Este atributo representa </w:t>
              </w:r>
              <w:r>
                <w:rPr>
                  <w:i/>
                </w:rPr>
                <w:t>el texto del comentario que un usuario hace sobre una ruta</w:t>
              </w:r>
            </w:ins>
          </w:p>
        </w:tc>
      </w:tr>
      <w:tr w:rsidR="001C26F7" w:rsidTr="00AC15B6">
        <w:trPr>
          <w:ins w:id="5043"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44" w:author="Miguel Centeno Muñoz" w:date="2014-07-31T00:43:00Z"/>
                <w:b/>
              </w:rPr>
            </w:pPr>
            <w:ins w:id="5045" w:author="Miguel Centeno Muñoz" w:date="2014-07-31T00:43: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5046" w:author="Miguel Centeno Muñoz" w:date="2014-07-31T00:43:00Z"/>
                <w:rFonts w:ascii="Courier New" w:hAnsi="Courier New" w:cs="Courier New"/>
              </w:rPr>
            </w:pPr>
            <w:proofErr w:type="spellStart"/>
            <w:ins w:id="5047" w:author="Miguel Centeno Muñoz" w:date="2014-07-31T00:43:00Z">
              <w:r>
                <w:rPr>
                  <w:rFonts w:ascii="Courier New" w:hAnsi="Courier New" w:cs="Courier New"/>
                </w:rPr>
                <w:t>String</w:t>
              </w:r>
              <w:proofErr w:type="spellEnd"/>
            </w:ins>
          </w:p>
        </w:tc>
      </w:tr>
    </w:tbl>
    <w:p w:rsidR="001C26F7" w:rsidRDefault="001C26F7">
      <w:pPr>
        <w:rPr>
          <w:ins w:id="5048" w:author="Miguel Centeno Muñoz" w:date="2014-07-27T16:53:00Z"/>
        </w:rPr>
        <w:pPrChange w:id="504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5050"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5051" w:author="Miguel Centeno Muñoz" w:date="2014-07-27T23:33:00Z"/>
                <w:b/>
              </w:rPr>
            </w:pPr>
            <w:ins w:id="5052" w:author="Miguel Centeno Muñoz" w:date="2014-07-27T23:33:00Z">
              <w:r>
                <w:rPr>
                  <w:b/>
                </w:rPr>
                <w:t>TYP-000</w:t>
              </w:r>
            </w:ins>
            <w:ins w:id="5053"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5054" w:author="Miguel Centeno Muñoz" w:date="2014-07-27T23:33:00Z"/>
                <w:b/>
              </w:rPr>
            </w:pPr>
            <w:proofErr w:type="spellStart"/>
            <w:ins w:id="5055" w:author="Miguel Centeno Muñoz" w:date="2014-07-27T23:33:00Z">
              <w:r>
                <w:rPr>
                  <w:b/>
                </w:rPr>
                <w:t>TiposMapa</w:t>
              </w:r>
              <w:proofErr w:type="spellEnd"/>
            </w:ins>
          </w:p>
        </w:tc>
      </w:tr>
      <w:tr w:rsidR="00C43EC0" w:rsidTr="00CF5B4C">
        <w:trPr>
          <w:cnfStyle w:val="000000100000" w:firstRow="0" w:lastRow="0" w:firstColumn="0" w:lastColumn="0" w:oddVBand="0" w:evenVBand="0" w:oddHBand="1" w:evenHBand="0" w:firstRowFirstColumn="0" w:firstRowLastColumn="0" w:lastRowFirstColumn="0" w:lastRowLastColumn="0"/>
          <w:ins w:id="5056"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57" w:author="Miguel Centeno Muñoz" w:date="2014-07-27T23:33:00Z"/>
                <w:b/>
              </w:rPr>
            </w:pPr>
            <w:ins w:id="5058"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59" w:author="Miguel Centeno Muñoz" w:date="2014-07-27T23:33:00Z"/>
              </w:rPr>
            </w:pPr>
            <w:ins w:id="5060" w:author="Miguel Centeno Muñoz" w:date="2014-07-27T23:33:00Z">
              <w:r>
                <w:t>1.0(27/07/2014)</w:t>
              </w:r>
            </w:ins>
          </w:p>
        </w:tc>
      </w:tr>
      <w:tr w:rsidR="00C43EC0" w:rsidTr="00CF5B4C">
        <w:trPr>
          <w:ins w:id="5061"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62" w:author="Miguel Centeno Muñoz" w:date="2014-07-27T23:33:00Z"/>
                <w:b/>
              </w:rPr>
            </w:pPr>
            <w:ins w:id="5063"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5064" w:author="Miguel Centeno Muñoz" w:date="2014-07-27T23:33:00Z"/>
              </w:rPr>
            </w:pPr>
            <w:ins w:id="5065"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5066"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67" w:author="Miguel Centeno Muñoz" w:date="2014-07-27T23:33:00Z"/>
                <w:b/>
              </w:rPr>
            </w:pPr>
            <w:ins w:id="5068"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69" w:author="Miguel Centeno Muñoz" w:date="2014-07-27T23:33:00Z"/>
              </w:rPr>
            </w:pPr>
            <w:ins w:id="5070" w:author="Miguel Centeno Muñoz" w:date="2014-07-27T23:33:00Z">
              <w:r>
                <w:t>[OBJ-0002] Gestión de Rutas</w:t>
              </w:r>
            </w:ins>
          </w:p>
        </w:tc>
      </w:tr>
      <w:tr w:rsidR="00C43EC0" w:rsidTr="00CF5B4C">
        <w:trPr>
          <w:ins w:id="5071"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72" w:author="Miguel Centeno Muñoz" w:date="2014-07-27T23:33:00Z"/>
                <w:b/>
              </w:rPr>
            </w:pPr>
            <w:ins w:id="5073"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5074" w:author="Miguel Centeno Muñoz" w:date="2014-07-27T23:33:00Z"/>
                <w:rFonts w:eastAsiaTheme="minorHAnsi" w:cstheme="minorBidi"/>
                <w:i/>
                <w:color w:val="auto"/>
              </w:rPr>
              <w:pPrChange w:id="5075"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076" w:author="Miguel Centeno Muñoz" w:date="2014-07-27T23:33:00Z">
              <w:r>
                <w:t xml:space="preserve">Este tipo de objetos representa </w:t>
              </w:r>
            </w:ins>
            <w:ins w:id="5077"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78"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79" w:author="Miguel Centeno Muñoz" w:date="2014-07-27T23:34:00Z"/>
                <w:b/>
              </w:rPr>
            </w:pPr>
            <w:ins w:id="5080"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5081" w:author="Miguel Centeno Muñoz" w:date="2014-07-27T23:34:00Z"/>
              </w:rPr>
            </w:pPr>
            <w:ins w:id="5082" w:author="Miguel Centeno Muñoz" w:date="2014-07-27T23:34:00Z">
              <w:r>
                <w:t>Enumerado de los tipos de mapa</w:t>
              </w:r>
            </w:ins>
          </w:p>
        </w:tc>
      </w:tr>
    </w:tbl>
    <w:p w:rsidR="00F87E9D" w:rsidRDefault="00F87E9D">
      <w:pPr>
        <w:rPr>
          <w:ins w:id="5083" w:author="Miguel Centeno Muñoz" w:date="2014-07-27T16:53:00Z"/>
        </w:rPr>
        <w:pPrChange w:id="5084" w:author="Miguel Centeno Muñoz" w:date="2014-07-27T13:12:00Z">
          <w:pPr>
            <w:pStyle w:val="Ttulo3"/>
          </w:pPr>
        </w:pPrChange>
      </w:pPr>
    </w:p>
    <w:p w:rsidR="00F87E9D" w:rsidRDefault="00F87E9D">
      <w:pPr>
        <w:rPr>
          <w:ins w:id="5085" w:author="Miguel Centeno Muñoz" w:date="2014-07-28T00:27:00Z"/>
        </w:rPr>
        <w:pPrChange w:id="5086" w:author="Miguel Centeno Muñoz" w:date="2014-07-27T13:12:00Z">
          <w:pPr>
            <w:pStyle w:val="Ttulo3"/>
          </w:pPr>
        </w:pPrChange>
      </w:pPr>
    </w:p>
    <w:p w:rsidR="0007275F" w:rsidRDefault="0007275F">
      <w:pPr>
        <w:rPr>
          <w:ins w:id="5087" w:author="Miguel Centeno Muñoz" w:date="2014-07-28T00:27:00Z"/>
        </w:rPr>
        <w:pPrChange w:id="5088" w:author="Miguel Centeno Muñoz" w:date="2014-07-27T13:12:00Z">
          <w:pPr>
            <w:pStyle w:val="Ttulo3"/>
          </w:pPr>
        </w:pPrChange>
      </w:pPr>
    </w:p>
    <w:p w:rsidR="0007275F" w:rsidRDefault="0007275F">
      <w:pPr>
        <w:rPr>
          <w:ins w:id="5089" w:author="Miguel Centeno Muñoz" w:date="2014-07-28T00:27:00Z"/>
        </w:rPr>
        <w:pPrChange w:id="5090" w:author="Miguel Centeno Muñoz" w:date="2014-07-27T13:12:00Z">
          <w:pPr>
            <w:pStyle w:val="Ttulo3"/>
          </w:pPr>
        </w:pPrChange>
      </w:pPr>
    </w:p>
    <w:p w:rsidR="0007275F" w:rsidRDefault="0007275F">
      <w:pPr>
        <w:rPr>
          <w:ins w:id="5091" w:author="Miguel Centeno Muñoz" w:date="2014-07-28T00:28:00Z"/>
        </w:rPr>
        <w:pPrChange w:id="5092" w:author="Miguel Centeno Muñoz" w:date="2014-07-27T13:12:00Z">
          <w:pPr>
            <w:pStyle w:val="Ttulo3"/>
          </w:pPr>
        </w:pPrChange>
      </w:pPr>
    </w:p>
    <w:p w:rsidR="0007275F" w:rsidRDefault="0007275F">
      <w:pPr>
        <w:rPr>
          <w:ins w:id="5093" w:author="Miguel Centeno Muñoz" w:date="2014-07-28T00:27:00Z"/>
        </w:rPr>
        <w:pPrChange w:id="5094" w:author="Miguel Centeno Muñoz" w:date="2014-07-27T13:12:00Z">
          <w:pPr>
            <w:pStyle w:val="Ttulo3"/>
          </w:pPr>
        </w:pPrChange>
      </w:pPr>
    </w:p>
    <w:p w:rsidR="0007275F" w:rsidRDefault="0007275F">
      <w:pPr>
        <w:rPr>
          <w:ins w:id="5095" w:author="Miguel Centeno Muñoz" w:date="2014-07-28T00:27:00Z"/>
        </w:rPr>
        <w:pPrChange w:id="5096" w:author="Miguel Centeno Muñoz" w:date="2014-07-27T13:12:00Z">
          <w:pPr>
            <w:pStyle w:val="Ttulo3"/>
          </w:pPr>
        </w:pPrChange>
      </w:pPr>
    </w:p>
    <w:p w:rsidR="0007275F" w:rsidRDefault="0007275F">
      <w:pPr>
        <w:rPr>
          <w:ins w:id="5097" w:author="Miguel Centeno Muñoz" w:date="2014-07-28T00:27:00Z"/>
        </w:rPr>
        <w:pPrChange w:id="5098" w:author="Miguel Centeno Muñoz" w:date="2014-07-27T13:12:00Z">
          <w:pPr>
            <w:pStyle w:val="Ttulo3"/>
          </w:pPr>
        </w:pPrChange>
      </w:pPr>
    </w:p>
    <w:p w:rsidR="0007275F" w:rsidRDefault="0007275F">
      <w:pPr>
        <w:rPr>
          <w:ins w:id="5099" w:author="Miguel Centeno Muñoz" w:date="2014-07-28T00:27:00Z"/>
        </w:rPr>
        <w:pPrChange w:id="5100" w:author="Miguel Centeno Muñoz" w:date="2014-07-27T13:12:00Z">
          <w:pPr>
            <w:pStyle w:val="Ttulo3"/>
          </w:pPr>
        </w:pPrChange>
      </w:pPr>
    </w:p>
    <w:p w:rsidR="0007275F" w:rsidRDefault="0007275F">
      <w:pPr>
        <w:rPr>
          <w:ins w:id="5101" w:author="Miguel Centeno Muñoz" w:date="2014-07-27T16:53:00Z"/>
        </w:rPr>
        <w:pPrChange w:id="5102" w:author="Miguel Centeno Muñoz" w:date="2014-07-27T13:12:00Z">
          <w:pPr>
            <w:pStyle w:val="Ttulo3"/>
          </w:pPr>
        </w:pPrChange>
      </w:pPr>
    </w:p>
    <w:p w:rsidR="00D40919" w:rsidRPr="00D0398E" w:rsidDel="00CC5297" w:rsidRDefault="00D40919">
      <w:pPr>
        <w:rPr>
          <w:del w:id="5103" w:author="Miguel Centeno Muñoz" w:date="2014-07-27T23:30:00Z"/>
        </w:rPr>
        <w:pPrChange w:id="5104" w:author="Miguel Centeno Muñoz" w:date="2014-07-27T13:12:00Z">
          <w:pPr>
            <w:pStyle w:val="Ttulo3"/>
          </w:pPr>
        </w:pPrChange>
      </w:pPr>
    </w:p>
    <w:p w:rsidR="00D40919" w:rsidDel="00F87E9D" w:rsidRDefault="00131968">
      <w:pPr>
        <w:rPr>
          <w:del w:id="5105" w:author="Miguel Centeno Muñoz" w:date="2014-07-27T16:52:00Z"/>
        </w:rPr>
        <w:pPrChange w:id="5106" w:author="Miguel Centeno Muñoz" w:date="2014-07-27T16:54:00Z">
          <w:pPr>
            <w:pStyle w:val="Ttulo3"/>
          </w:pPr>
        </w:pPrChange>
      </w:pPr>
      <w:del w:id="5107" w:author="Miguel Centeno Muñoz" w:date="2014-07-27T23:30:00Z">
        <w:r w:rsidDel="00CC5297">
          <w:delText>7.- Análisis de requisitos</w:delText>
        </w:r>
      </w:del>
    </w:p>
    <w:p w:rsidR="00131968" w:rsidDel="00CC5297" w:rsidRDefault="00131968">
      <w:pPr>
        <w:pStyle w:val="Ttulo3"/>
        <w:rPr>
          <w:del w:id="5108" w:author="Miguel Centeno Muñoz" w:date="2014-07-27T23:30:00Z"/>
        </w:rPr>
      </w:pPr>
      <w:del w:id="5109" w:author="Miguel Centeno Muñoz" w:date="2014-07-27T23:30:00Z">
        <w:r w:rsidDel="00CC5297">
          <w:delText>7.1.- Modelo estático del sistema</w:delText>
        </w:r>
      </w:del>
    </w:p>
    <w:p w:rsidR="00131968" w:rsidDel="00CC5297" w:rsidRDefault="00D723A7" w:rsidP="00131968">
      <w:pPr>
        <w:pStyle w:val="Ttulo4"/>
        <w:rPr>
          <w:del w:id="5110" w:author="Miguel Centeno Muñoz" w:date="2014-07-27T23:30:00Z"/>
        </w:rPr>
      </w:pPr>
      <w:del w:id="5111" w:author="Miguel Centeno Muñoz" w:date="2014-07-27T23:30:00Z">
        <w:r w:rsidDel="00CC5297">
          <w:tab/>
        </w:r>
        <w:r w:rsidR="00131968" w:rsidDel="00CC5297">
          <w:delText>7.1.1.- Diagramas de tipos</w:delText>
        </w:r>
      </w:del>
    </w:p>
    <w:p w:rsidR="00131968" w:rsidDel="00CC5297" w:rsidRDefault="00D723A7" w:rsidP="00131968">
      <w:pPr>
        <w:pStyle w:val="Ttulo5"/>
        <w:rPr>
          <w:del w:id="5112" w:author="Miguel Centeno Muñoz" w:date="2014-07-27T23:30:00Z"/>
        </w:rPr>
      </w:pPr>
      <w:del w:id="5113"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5114" w:author="Miguel Centeno Muñoz" w:date="2014-07-27T23:30:00Z"/>
        </w:rPr>
      </w:pPr>
      <w:del w:id="5115" w:author="Miguel Centeno Muñoz" w:date="2014-07-27T23:30:00Z">
        <w:r w:rsidDel="00CC5297">
          <w:tab/>
        </w:r>
        <w:r w:rsidDel="00CC5297">
          <w:tab/>
          <w:delText>7.1.1.2.- Subsistema de gestión de rutas</w:delText>
        </w:r>
      </w:del>
    </w:p>
    <w:p w:rsidR="00131968" w:rsidDel="00CC5297" w:rsidRDefault="00D723A7" w:rsidP="00131968">
      <w:pPr>
        <w:pStyle w:val="Ttulo4"/>
        <w:rPr>
          <w:del w:id="5116" w:author="Miguel Centeno Muñoz" w:date="2014-07-27T23:30:00Z"/>
        </w:rPr>
      </w:pPr>
      <w:del w:id="5117" w:author="Miguel Centeno Muñoz" w:date="2014-07-27T23:30:00Z">
        <w:r w:rsidDel="00CC5297">
          <w:tab/>
        </w:r>
        <w:r w:rsidR="00131968" w:rsidDel="00CC5297">
          <w:delText>7.1.2.- Escenario de prueba</w:delText>
        </w:r>
      </w:del>
    </w:p>
    <w:p w:rsidR="00131968" w:rsidDel="00CC5297" w:rsidRDefault="00D723A7" w:rsidP="00131968">
      <w:pPr>
        <w:pStyle w:val="Ttulo4"/>
        <w:rPr>
          <w:del w:id="5118" w:author="Miguel Centeno Muñoz" w:date="2014-07-27T23:30:00Z"/>
        </w:rPr>
      </w:pPr>
      <w:del w:id="5119" w:author="Miguel Centeno Muñoz" w:date="2014-07-27T23:30:00Z">
        <w:r w:rsidDel="00CC5297">
          <w:tab/>
        </w:r>
        <w:r w:rsidR="00131968" w:rsidDel="00CC5297">
          <w:delText>7.1.3.- Tipos</w:delText>
        </w:r>
      </w:del>
    </w:p>
    <w:p w:rsidR="00131968" w:rsidDel="00CC5297" w:rsidRDefault="00131968" w:rsidP="00131968">
      <w:pPr>
        <w:pStyle w:val="Ttulo5"/>
        <w:rPr>
          <w:del w:id="5120" w:author="Miguel Centeno Muñoz" w:date="2014-07-27T23:30:00Z"/>
        </w:rPr>
      </w:pPr>
      <w:del w:id="5121"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5122" w:author="Miguel Centeno Muñoz" w:date="2014-07-27T23:30:00Z"/>
        </w:rPr>
      </w:pPr>
      <w:del w:id="5123" w:author="Miguel Centeno Muñoz" w:date="2014-07-27T23:30:00Z">
        <w:r w:rsidDel="00CC5297">
          <w:tab/>
        </w:r>
        <w:r w:rsidDel="00CC5297">
          <w:tab/>
          <w:delText>7.1.3.2.- Subsistema de gestión de rutas</w:delText>
        </w:r>
      </w:del>
    </w:p>
    <w:p w:rsidR="00131968" w:rsidRDefault="00131968" w:rsidP="00D723A7">
      <w:pPr>
        <w:pStyle w:val="Ttulo3"/>
      </w:pPr>
      <w:del w:id="5124" w:author="Miguel Centeno Muñoz" w:date="2014-07-31T02:47:00Z">
        <w:r w:rsidDel="00000BDB">
          <w:delText>7</w:delText>
        </w:r>
      </w:del>
      <w:bookmarkStart w:id="5125" w:name="_Toc395553275"/>
      <w:ins w:id="5126" w:author="Miguel Centeno Muñoz" w:date="2014-07-31T02:47:00Z">
        <w:r w:rsidR="00000BDB">
          <w:t>7</w:t>
        </w:r>
      </w:ins>
      <w:r>
        <w:t>.2.- Modelo dinámico del sistema</w:t>
      </w:r>
      <w:bookmarkEnd w:id="5125"/>
    </w:p>
    <w:p w:rsidR="00131968" w:rsidRDefault="00D723A7" w:rsidP="00131968">
      <w:pPr>
        <w:pStyle w:val="Ttulo4"/>
      </w:pPr>
      <w:r>
        <w:tab/>
      </w:r>
      <w:bookmarkStart w:id="5127" w:name="_Toc395553276"/>
      <w:r w:rsidR="00131968">
        <w:t>7.2.1.- Subsistema de gestión de usuarios</w:t>
      </w:r>
      <w:bookmarkEnd w:id="5127"/>
    </w:p>
    <w:p w:rsidR="00134F5E" w:rsidRDefault="0007275F" w:rsidP="00131968">
      <w:pPr>
        <w:pStyle w:val="Ttulo4"/>
        <w:rPr>
          <w:ins w:id="5128" w:author="Miguel Centeno Muñoz" w:date="2014-07-28T00:25:00Z"/>
        </w:rPr>
      </w:pPr>
      <w:bookmarkStart w:id="5129" w:name="_Toc395553277"/>
      <w:ins w:id="5130" w:author="Miguel Centeno Muñoz" w:date="2014-07-28T00:27:00Z">
        <w:r>
          <w:rPr>
            <w:noProof/>
            <w:lang w:eastAsia="es-ES"/>
            <w:rPrChange w:id="5131" w:author="Unknown">
              <w:rPr>
                <w:rFonts w:asciiTheme="minorHAnsi" w:hAnsiTheme="minorHAnsi"/>
                <w:i w:val="0"/>
                <w:iCs w:val="0"/>
                <w:noProof/>
                <w:sz w:val="32"/>
                <w:lang w:eastAsia="es-ES"/>
              </w:rPr>
            </w:rPrChange>
          </w:rPr>
          <w:lastRenderedPageBreak/>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28">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132"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29">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5129"/>
      <w:r w:rsidR="00D723A7">
        <w:tab/>
      </w:r>
    </w:p>
    <w:p w:rsidR="00134F5E" w:rsidRDefault="0007275F" w:rsidP="00131968">
      <w:pPr>
        <w:pStyle w:val="Ttulo4"/>
        <w:rPr>
          <w:ins w:id="5133" w:author="Miguel Centeno Muñoz" w:date="2014-07-28T00:25:00Z"/>
        </w:rPr>
      </w:pPr>
      <w:bookmarkStart w:id="5134" w:name="_Toc395553278"/>
      <w:ins w:id="5135" w:author="Miguel Centeno Muñoz" w:date="2014-07-28T00:27:00Z">
        <w:r>
          <w:rPr>
            <w:noProof/>
            <w:lang w:eastAsia="es-ES"/>
            <w:rPrChange w:id="5136"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0">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5134"/>
    </w:p>
    <w:p w:rsidR="00134F5E" w:rsidRDefault="00134F5E" w:rsidP="00131968">
      <w:pPr>
        <w:pStyle w:val="Ttulo4"/>
        <w:rPr>
          <w:ins w:id="5137" w:author="Miguel Centeno Muñoz" w:date="2014-07-31T00:56:00Z"/>
        </w:rPr>
      </w:pPr>
    </w:p>
    <w:p w:rsidR="00134F5E" w:rsidRDefault="00F575D6">
      <w:pPr>
        <w:rPr>
          <w:ins w:id="5138" w:author="Miguel Centeno Muñoz" w:date="2014-07-28T00:25:00Z"/>
        </w:rPr>
        <w:pPrChange w:id="5139" w:author="Miguel Centeno Muñoz" w:date="2014-07-31T02:47:00Z">
          <w:pPr>
            <w:pStyle w:val="Ttulo4"/>
          </w:pPr>
        </w:pPrChange>
      </w:pPr>
      <w:ins w:id="5140" w:author="Miguel Centeno Muñoz" w:date="2014-07-31T00:57:00Z">
        <w:r w:rsidRPr="00491ED5">
          <w:rPr>
            <w:noProof/>
            <w:lang w:eastAsia="es-ES"/>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1">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ins w:id="5141" w:author="Miguel Centeno Muñoz" w:date="2014-07-28T00:27:00Z">
        <w:r w:rsidR="0007275F">
          <w:rPr>
            <w:rFonts w:asciiTheme="majorHAnsi" w:hAnsiTheme="majorHAnsi"/>
            <w:i/>
            <w:iCs/>
            <w:noProof/>
            <w:sz w:val="28"/>
            <w:lang w:eastAsia="es-ES"/>
            <w:rPrChange w:id="5142" w:author="Unknown">
              <w:rPr>
                <w:i w:val="0"/>
                <w:iCs w:val="0"/>
                <w:noProof/>
                <w:sz w:val="32"/>
                <w:lang w:eastAsia="es-ES"/>
              </w:rPr>
            </w:rPrChange>
          </w:rPr>
          <w:drawing>
            <wp:anchor distT="0" distB="0" distL="114300" distR="114300" simplePos="0" relativeHeight="251692032" behindDoc="0" locked="0" layoutInCell="1" allowOverlap="1" wp14:anchorId="39A7F44D" wp14:editId="7B540077">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2">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p>
    <w:p w:rsidR="00134F5E" w:rsidRDefault="00134F5E" w:rsidP="00131968">
      <w:pPr>
        <w:pStyle w:val="Ttulo4"/>
        <w:rPr>
          <w:ins w:id="5143" w:author="Miguel Centeno Muñoz" w:date="2014-07-28T00:25:00Z"/>
        </w:rPr>
      </w:pPr>
    </w:p>
    <w:p w:rsidR="00131968" w:rsidRDefault="00195ACE">
      <w:pPr>
        <w:pStyle w:val="Ttulo4"/>
        <w:ind w:firstLine="708"/>
        <w:pPrChange w:id="5144" w:author="Miguel Centeno Muñoz" w:date="2014-07-28T00:31:00Z">
          <w:pPr>
            <w:pStyle w:val="Ttulo4"/>
          </w:pPr>
        </w:pPrChange>
      </w:pPr>
      <w:bookmarkStart w:id="5145" w:name="_Toc395553279"/>
      <w:ins w:id="5146"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3">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4">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5145"/>
    </w:p>
    <w:p w:rsidR="00D40919" w:rsidRDefault="00195ACE" w:rsidP="00131968">
      <w:pPr>
        <w:pStyle w:val="Ttulo3"/>
        <w:rPr>
          <w:ins w:id="5147" w:author="Miguel Centeno Muñoz" w:date="2014-07-27T13:20:00Z"/>
        </w:rPr>
      </w:pPr>
      <w:bookmarkStart w:id="5148" w:name="_Toc395553280"/>
      <w:ins w:id="5149" w:author="Miguel Centeno Muñoz" w:date="2014-07-28T01:11:00Z">
        <w:r>
          <w:rPr>
            <w:noProof/>
            <w:lang w:eastAsia="es-ES"/>
            <w:rPrChange w:id="5150"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5">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151"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36">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5148"/>
    </w:p>
    <w:p w:rsidR="00D40919" w:rsidRDefault="00D40919" w:rsidP="00131968">
      <w:pPr>
        <w:pStyle w:val="Ttulo3"/>
        <w:rPr>
          <w:ins w:id="5152" w:author="Miguel Centeno Muñoz" w:date="2014-07-27T13:20:00Z"/>
        </w:rPr>
      </w:pPr>
    </w:p>
    <w:p w:rsidR="00D40919" w:rsidRDefault="00D40919" w:rsidP="00131968">
      <w:pPr>
        <w:pStyle w:val="Ttulo3"/>
        <w:rPr>
          <w:ins w:id="5153" w:author="Miguel Centeno Muñoz" w:date="2014-07-27T13:20:00Z"/>
        </w:rPr>
      </w:pPr>
    </w:p>
    <w:p w:rsidR="00D40919" w:rsidRDefault="00D40919" w:rsidP="00131968">
      <w:pPr>
        <w:pStyle w:val="Ttulo3"/>
        <w:rPr>
          <w:ins w:id="5154" w:author="Miguel Centeno Muñoz" w:date="2014-07-27T13:20:00Z"/>
        </w:rPr>
      </w:pPr>
    </w:p>
    <w:p w:rsidR="00D40919" w:rsidRDefault="00D40919" w:rsidP="00131968">
      <w:pPr>
        <w:pStyle w:val="Ttulo3"/>
        <w:rPr>
          <w:ins w:id="5155" w:author="Miguel Centeno Muñoz" w:date="2014-07-27T13:20:00Z"/>
        </w:rPr>
      </w:pPr>
    </w:p>
    <w:p w:rsidR="00D40919" w:rsidRDefault="00195ACE" w:rsidP="00131968">
      <w:pPr>
        <w:pStyle w:val="Ttulo3"/>
        <w:rPr>
          <w:ins w:id="5156" w:author="Miguel Centeno Muñoz" w:date="2014-07-27T13:20:00Z"/>
        </w:rPr>
      </w:pPr>
      <w:bookmarkStart w:id="5157" w:name="_Toc395553281"/>
      <w:ins w:id="5158" w:author="Miguel Centeno Muñoz" w:date="2014-07-28T01:12:00Z">
        <w:r>
          <w:rPr>
            <w:noProof/>
            <w:lang w:eastAsia="es-ES"/>
            <w:rPrChange w:id="5159"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37">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5157"/>
    </w:p>
    <w:p w:rsidR="00D40919" w:rsidRDefault="00D40919" w:rsidP="00131968">
      <w:pPr>
        <w:pStyle w:val="Ttulo3"/>
        <w:rPr>
          <w:ins w:id="5160" w:author="Miguel Centeno Muñoz" w:date="2014-07-31T00:53:00Z"/>
        </w:rPr>
      </w:pPr>
    </w:p>
    <w:p w:rsidR="00AA39B0" w:rsidRDefault="00AA39B0">
      <w:pPr>
        <w:rPr>
          <w:ins w:id="5161" w:author="Miguel Centeno Muñoz" w:date="2014-07-31T00:53:00Z"/>
        </w:rPr>
        <w:pPrChange w:id="5162" w:author="Miguel Centeno Muñoz" w:date="2014-07-31T00:53:00Z">
          <w:pPr>
            <w:pStyle w:val="Ttulo3"/>
          </w:pPr>
        </w:pPrChange>
      </w:pPr>
    </w:p>
    <w:p w:rsidR="00AA39B0" w:rsidRDefault="00AA39B0">
      <w:pPr>
        <w:rPr>
          <w:ins w:id="5163" w:author="Miguel Centeno Muñoz" w:date="2014-07-31T00:53:00Z"/>
        </w:rPr>
        <w:pPrChange w:id="5164" w:author="Miguel Centeno Muñoz" w:date="2014-07-31T00:53:00Z">
          <w:pPr>
            <w:pStyle w:val="Ttulo3"/>
          </w:pPr>
        </w:pPrChange>
      </w:pPr>
    </w:p>
    <w:p w:rsidR="00AA39B0" w:rsidRDefault="00AA39B0">
      <w:pPr>
        <w:rPr>
          <w:ins w:id="5165" w:author="Miguel Centeno Muñoz" w:date="2014-07-31T00:53:00Z"/>
        </w:rPr>
        <w:pPrChange w:id="5166" w:author="Miguel Centeno Muñoz" w:date="2014-07-31T00:53:00Z">
          <w:pPr>
            <w:pStyle w:val="Ttulo3"/>
          </w:pPr>
        </w:pPrChange>
      </w:pPr>
      <w:ins w:id="5167" w:author="Miguel Centeno Muñoz" w:date="2014-07-31T00:55:00Z">
        <w:r w:rsidRPr="00491ED5">
          <w:rPr>
            <w:noProof/>
            <w:lang w:eastAsia="es-ES"/>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38">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pPr>
        <w:rPr>
          <w:ins w:id="5168" w:author="Miguel Centeno Muñoz" w:date="2014-07-31T00:53:00Z"/>
        </w:rPr>
        <w:pPrChange w:id="5169" w:author="Miguel Centeno Muñoz" w:date="2014-07-31T00:53:00Z">
          <w:pPr>
            <w:pStyle w:val="Ttulo3"/>
          </w:pPr>
        </w:pPrChange>
      </w:pPr>
    </w:p>
    <w:p w:rsidR="00AA39B0" w:rsidRDefault="00AA39B0">
      <w:pPr>
        <w:rPr>
          <w:ins w:id="5170" w:author="Miguel Centeno Muñoz" w:date="2014-07-31T00:53:00Z"/>
        </w:rPr>
        <w:pPrChange w:id="5171" w:author="Miguel Centeno Muñoz" w:date="2014-07-31T00:53:00Z">
          <w:pPr>
            <w:pStyle w:val="Ttulo3"/>
          </w:pPr>
        </w:pPrChange>
      </w:pPr>
    </w:p>
    <w:p w:rsidR="00AA39B0" w:rsidRDefault="00AA39B0">
      <w:pPr>
        <w:rPr>
          <w:ins w:id="5172" w:author="Miguel Centeno Muñoz" w:date="2014-07-31T00:53:00Z"/>
        </w:rPr>
        <w:pPrChange w:id="5173" w:author="Miguel Centeno Muñoz" w:date="2014-07-31T00:53:00Z">
          <w:pPr>
            <w:pStyle w:val="Ttulo3"/>
          </w:pPr>
        </w:pPrChange>
      </w:pPr>
    </w:p>
    <w:p w:rsidR="00AA39B0" w:rsidRDefault="00AA39B0">
      <w:pPr>
        <w:rPr>
          <w:ins w:id="5174" w:author="Miguel Centeno Muñoz" w:date="2014-07-31T00:53:00Z"/>
        </w:rPr>
        <w:pPrChange w:id="5175" w:author="Miguel Centeno Muñoz" w:date="2014-07-31T00:53:00Z">
          <w:pPr>
            <w:pStyle w:val="Ttulo3"/>
          </w:pPr>
        </w:pPrChange>
      </w:pPr>
    </w:p>
    <w:p w:rsidR="00AA39B0" w:rsidRDefault="00AA39B0">
      <w:pPr>
        <w:rPr>
          <w:ins w:id="5176" w:author="Miguel Centeno Muñoz" w:date="2014-07-31T00:53:00Z"/>
        </w:rPr>
        <w:pPrChange w:id="5177" w:author="Miguel Centeno Muñoz" w:date="2014-07-31T00:53:00Z">
          <w:pPr>
            <w:pStyle w:val="Ttulo3"/>
          </w:pPr>
        </w:pPrChange>
      </w:pPr>
    </w:p>
    <w:p w:rsidR="00AA39B0" w:rsidRDefault="00AA39B0">
      <w:pPr>
        <w:rPr>
          <w:ins w:id="5178" w:author="Miguel Centeno Muñoz" w:date="2014-07-31T00:53:00Z"/>
        </w:rPr>
        <w:pPrChange w:id="5179" w:author="Miguel Centeno Muñoz" w:date="2014-07-31T00:53:00Z">
          <w:pPr>
            <w:pStyle w:val="Ttulo3"/>
          </w:pPr>
        </w:pPrChange>
      </w:pPr>
    </w:p>
    <w:p w:rsidR="00AA39B0" w:rsidRDefault="00AA39B0">
      <w:pPr>
        <w:rPr>
          <w:ins w:id="5180" w:author="Miguel Centeno Muñoz" w:date="2014-07-31T00:53:00Z"/>
        </w:rPr>
        <w:pPrChange w:id="5181" w:author="Miguel Centeno Muñoz" w:date="2014-07-31T00:53:00Z">
          <w:pPr>
            <w:pStyle w:val="Ttulo3"/>
          </w:pPr>
        </w:pPrChange>
      </w:pPr>
    </w:p>
    <w:p w:rsidR="00AA39B0" w:rsidRDefault="00AA39B0">
      <w:pPr>
        <w:rPr>
          <w:ins w:id="5182" w:author="Miguel Centeno Muñoz" w:date="2014-07-31T00:53:00Z"/>
        </w:rPr>
        <w:pPrChange w:id="5183" w:author="Miguel Centeno Muñoz" w:date="2014-07-31T00:53:00Z">
          <w:pPr>
            <w:pStyle w:val="Ttulo3"/>
          </w:pPr>
        </w:pPrChange>
      </w:pPr>
    </w:p>
    <w:p w:rsidR="00AA39B0" w:rsidRDefault="00AA39B0">
      <w:pPr>
        <w:rPr>
          <w:ins w:id="5184" w:author="Miguel Centeno Muñoz" w:date="2014-07-31T00:53:00Z"/>
        </w:rPr>
        <w:pPrChange w:id="5185" w:author="Miguel Centeno Muñoz" w:date="2014-07-31T00:53:00Z">
          <w:pPr>
            <w:pStyle w:val="Ttulo3"/>
          </w:pPr>
        </w:pPrChange>
      </w:pPr>
    </w:p>
    <w:p w:rsidR="00AA39B0" w:rsidRDefault="00AA39B0">
      <w:pPr>
        <w:rPr>
          <w:ins w:id="5186" w:author="Miguel Centeno Muñoz" w:date="2014-07-31T00:53:00Z"/>
        </w:rPr>
        <w:pPrChange w:id="5187" w:author="Miguel Centeno Muñoz" w:date="2014-07-31T00:53:00Z">
          <w:pPr>
            <w:pStyle w:val="Ttulo3"/>
          </w:pPr>
        </w:pPrChange>
      </w:pPr>
    </w:p>
    <w:p w:rsidR="00195ACE" w:rsidRDefault="00195ACE">
      <w:pPr>
        <w:rPr>
          <w:ins w:id="5188" w:author="Miguel Centeno Muñoz" w:date="2014-08-02T12:58:00Z"/>
        </w:rPr>
        <w:pPrChange w:id="5189" w:author="Miguel Centeno Muñoz" w:date="2014-07-28T01:12:00Z">
          <w:pPr>
            <w:pStyle w:val="Ttulo3"/>
          </w:pPr>
        </w:pPrChange>
      </w:pPr>
    </w:p>
    <w:p w:rsidR="00944147" w:rsidRDefault="00944147">
      <w:pPr>
        <w:rPr>
          <w:ins w:id="5190" w:author="Miguel Centeno Muñoz" w:date="2014-08-02T12:58:00Z"/>
        </w:rPr>
        <w:pPrChange w:id="5191" w:author="Miguel Centeno Muñoz" w:date="2014-07-28T01:12:00Z">
          <w:pPr>
            <w:pStyle w:val="Ttulo3"/>
          </w:pPr>
        </w:pPrChange>
      </w:pPr>
    </w:p>
    <w:p w:rsidR="00944147" w:rsidRDefault="00944147">
      <w:pPr>
        <w:rPr>
          <w:ins w:id="5192" w:author="Miguel Centeno Muñoz" w:date="2014-08-02T12:58:00Z"/>
        </w:rPr>
        <w:pPrChange w:id="5193" w:author="Miguel Centeno Muñoz" w:date="2014-07-28T01:12:00Z">
          <w:pPr>
            <w:pStyle w:val="Ttulo3"/>
          </w:pPr>
        </w:pPrChange>
      </w:pPr>
    </w:p>
    <w:p w:rsidR="00944147" w:rsidRDefault="00944147">
      <w:pPr>
        <w:rPr>
          <w:ins w:id="5194" w:author="Miguel Centeno Muñoz" w:date="2014-08-02T12:58:00Z"/>
        </w:rPr>
        <w:pPrChange w:id="5195" w:author="Miguel Centeno Muñoz" w:date="2014-07-28T01:12:00Z">
          <w:pPr>
            <w:pStyle w:val="Ttulo3"/>
          </w:pPr>
        </w:pPrChange>
      </w:pPr>
    </w:p>
    <w:p w:rsidR="00944147" w:rsidRDefault="00944147">
      <w:pPr>
        <w:rPr>
          <w:ins w:id="5196" w:author="Miguel Centeno Muñoz" w:date="2014-08-02T12:58:00Z"/>
        </w:rPr>
        <w:pPrChange w:id="5197" w:author="Miguel Centeno Muñoz" w:date="2014-07-28T01:12:00Z">
          <w:pPr>
            <w:pStyle w:val="Ttulo3"/>
          </w:pPr>
        </w:pPrChange>
      </w:pPr>
    </w:p>
    <w:p w:rsidR="00944147" w:rsidRDefault="00944147">
      <w:pPr>
        <w:rPr>
          <w:ins w:id="5198" w:author="Miguel Centeno Muñoz" w:date="2014-08-02T12:58:00Z"/>
        </w:rPr>
        <w:pPrChange w:id="5199" w:author="Miguel Centeno Muñoz" w:date="2014-07-28T01:12:00Z">
          <w:pPr>
            <w:pStyle w:val="Ttulo3"/>
          </w:pPr>
        </w:pPrChange>
      </w:pPr>
    </w:p>
    <w:p w:rsidR="00944147" w:rsidRDefault="00944147">
      <w:pPr>
        <w:rPr>
          <w:ins w:id="5200" w:author="Miguel Centeno Muñoz" w:date="2014-08-02T12:58:00Z"/>
        </w:rPr>
        <w:pPrChange w:id="5201" w:author="Miguel Centeno Muñoz" w:date="2014-07-28T01:12:00Z">
          <w:pPr>
            <w:pStyle w:val="Ttulo3"/>
          </w:pPr>
        </w:pPrChange>
      </w:pPr>
    </w:p>
    <w:p w:rsidR="00944147" w:rsidRDefault="00944147">
      <w:pPr>
        <w:rPr>
          <w:ins w:id="5202" w:author="Miguel Centeno Muñoz" w:date="2014-08-02T12:58:00Z"/>
        </w:rPr>
        <w:pPrChange w:id="5203" w:author="Miguel Centeno Muñoz" w:date="2014-07-28T01:12:00Z">
          <w:pPr>
            <w:pStyle w:val="Ttulo3"/>
          </w:pPr>
        </w:pPrChange>
      </w:pPr>
    </w:p>
    <w:p w:rsidR="00944147" w:rsidRDefault="00944147">
      <w:pPr>
        <w:rPr>
          <w:ins w:id="5204" w:author="Miguel Centeno Muñoz" w:date="2014-08-02T12:58:00Z"/>
        </w:rPr>
        <w:pPrChange w:id="5205" w:author="Miguel Centeno Muñoz" w:date="2014-07-28T01:12:00Z">
          <w:pPr>
            <w:pStyle w:val="Ttulo3"/>
          </w:pPr>
        </w:pPrChange>
      </w:pPr>
    </w:p>
    <w:p w:rsidR="00944147" w:rsidRDefault="00944147">
      <w:pPr>
        <w:rPr>
          <w:ins w:id="5206" w:author="Miguel Centeno Muñoz" w:date="2014-08-02T12:58:00Z"/>
        </w:rPr>
        <w:pPrChange w:id="5207" w:author="Miguel Centeno Muñoz" w:date="2014-07-28T01:12:00Z">
          <w:pPr>
            <w:pStyle w:val="Ttulo3"/>
          </w:pPr>
        </w:pPrChange>
      </w:pPr>
    </w:p>
    <w:p w:rsidR="00944147" w:rsidRDefault="00944147">
      <w:pPr>
        <w:rPr>
          <w:ins w:id="5208" w:author="Miguel Centeno Muñoz" w:date="2014-08-02T12:58:00Z"/>
        </w:rPr>
        <w:pPrChange w:id="5209" w:author="Miguel Centeno Muñoz" w:date="2014-07-28T01:12:00Z">
          <w:pPr>
            <w:pStyle w:val="Ttulo3"/>
          </w:pPr>
        </w:pPrChange>
      </w:pPr>
    </w:p>
    <w:p w:rsidR="00944147" w:rsidRDefault="00944147">
      <w:pPr>
        <w:rPr>
          <w:ins w:id="5210" w:author="Miguel Centeno Muñoz" w:date="2014-08-02T12:58:00Z"/>
        </w:rPr>
        <w:pPrChange w:id="5211" w:author="Miguel Centeno Muñoz" w:date="2014-07-28T01:12:00Z">
          <w:pPr>
            <w:pStyle w:val="Ttulo3"/>
          </w:pPr>
        </w:pPrChange>
      </w:pPr>
    </w:p>
    <w:p w:rsidR="00944147" w:rsidRDefault="00944147">
      <w:pPr>
        <w:rPr>
          <w:ins w:id="5212" w:author="Miguel Centeno Muñoz" w:date="2014-08-02T12:58:00Z"/>
        </w:rPr>
        <w:pPrChange w:id="5213" w:author="Miguel Centeno Muñoz" w:date="2014-07-28T01:12:00Z">
          <w:pPr>
            <w:pStyle w:val="Ttulo3"/>
          </w:pPr>
        </w:pPrChange>
      </w:pPr>
    </w:p>
    <w:p w:rsidR="00944147" w:rsidRDefault="00944147">
      <w:pPr>
        <w:rPr>
          <w:ins w:id="5214" w:author="Miguel Centeno Muñoz" w:date="2014-08-02T12:58:00Z"/>
        </w:rPr>
        <w:pPrChange w:id="5215" w:author="Miguel Centeno Muñoz" w:date="2014-07-28T01:12:00Z">
          <w:pPr>
            <w:pStyle w:val="Ttulo3"/>
          </w:pPr>
        </w:pPrChange>
      </w:pPr>
    </w:p>
    <w:p w:rsidR="00944147" w:rsidRPr="00D0398E" w:rsidRDefault="00944147">
      <w:pPr>
        <w:rPr>
          <w:ins w:id="5216" w:author="Miguel Centeno Muñoz" w:date="2014-07-27T13:20:00Z"/>
        </w:rPr>
        <w:pPrChange w:id="5217" w:author="Miguel Centeno Muñoz" w:date="2014-07-28T01:12:00Z">
          <w:pPr>
            <w:pStyle w:val="Ttulo3"/>
          </w:pPr>
        </w:pPrChange>
      </w:pPr>
    </w:p>
    <w:p w:rsidR="00131968" w:rsidRDefault="00131968" w:rsidP="00131968">
      <w:pPr>
        <w:pStyle w:val="Ttulo3"/>
      </w:pPr>
      <w:bookmarkStart w:id="5218" w:name="_Toc395553282"/>
      <w:r>
        <w:lastRenderedPageBreak/>
        <w:t>7.3.- Prototipos de interfaz de usuario</w:t>
      </w:r>
      <w:bookmarkEnd w:id="5218"/>
    </w:p>
    <w:p w:rsidR="00131968" w:rsidRPr="00F32BE6" w:rsidRDefault="00131968">
      <w:pPr>
        <w:rPr>
          <w:rPrChange w:id="5219" w:author="Miguel Centeno Muñoz" w:date="2014-08-02T13:00:00Z">
            <w:rPr>
              <w:color w:val="FF0000"/>
            </w:rPr>
          </w:rPrChange>
        </w:rPr>
      </w:pPr>
      <w:r w:rsidRPr="00F32BE6">
        <w:rPr>
          <w:rPrChange w:id="5220" w:author="Miguel Centeno Muñoz" w:date="2014-08-02T13:00:00Z">
            <w:rPr>
              <w:color w:val="FF0000"/>
            </w:rPr>
          </w:rPrChange>
        </w:rPr>
        <w:t xml:space="preserve">A continuación mostraremos las vistas más importantes que conformarán nuestra aplicación. Para la realización de estos diseños hemos usado el software </w:t>
      </w:r>
      <w:proofErr w:type="spellStart"/>
      <w:r w:rsidRPr="0045714E">
        <w:rPr>
          <w:i/>
          <w:iCs/>
          <w:rPrChange w:id="5221" w:author="Miguel Centeno Muñoz" w:date="2014-08-02T13:10:00Z">
            <w:rPr>
              <w:i/>
              <w:iCs/>
              <w:color w:val="FF0000"/>
            </w:rPr>
          </w:rPrChange>
        </w:rPr>
        <w:t>Moqups</w:t>
      </w:r>
      <w:proofErr w:type="spellEnd"/>
      <w:r w:rsidRPr="00F32BE6">
        <w:rPr>
          <w:iCs/>
          <w:rPrChange w:id="5222" w:author="Miguel Centeno Muñoz" w:date="2014-08-02T13:00:00Z">
            <w:rPr>
              <w:i/>
              <w:iCs/>
              <w:color w:val="FF0000"/>
            </w:rPr>
          </w:rPrChange>
        </w:rPr>
        <w:t xml:space="preserve"> </w:t>
      </w:r>
      <w:r w:rsidRPr="00F32BE6">
        <w:rPr>
          <w:rPrChange w:id="5223" w:author="Miguel Centeno Muñoz" w:date="2014-08-02T13:00:00Z">
            <w:rPr>
              <w:color w:val="FF0000"/>
            </w:rPr>
          </w:rPrChange>
        </w:rPr>
        <w:t xml:space="preserve">en su versión de prueba. Estos prototipos han sido obtenidos </w:t>
      </w:r>
      <w:del w:id="5224" w:author="Miguel Centeno Muñoz" w:date="2014-08-02T12:58:00Z">
        <w:r w:rsidRPr="00F32BE6" w:rsidDel="00F32BE6">
          <w:rPr>
            <w:rPrChange w:id="5225" w:author="Miguel Centeno Muñoz" w:date="2014-08-02T13:00:00Z">
              <w:rPr>
                <w:color w:val="FF0000"/>
              </w:rPr>
            </w:rPrChange>
          </w:rPr>
          <w:delText xml:space="preserve">tras varias reuniones con el cliente y </w:delText>
        </w:r>
      </w:del>
      <w:r w:rsidRPr="00F32BE6">
        <w:rPr>
          <w:rPrChange w:id="5226" w:author="Miguel Centeno Muñoz" w:date="2014-08-02T13:00:00Z">
            <w:rPr>
              <w:color w:val="FF0000"/>
            </w:rPr>
          </w:rPrChange>
        </w:rPr>
        <w:t xml:space="preserve">a partir de los requisitos obtenidos. </w:t>
      </w:r>
      <w:del w:id="5227" w:author="Miguel Centeno Muñoz" w:date="2014-08-02T12:58:00Z">
        <w:r w:rsidRPr="00F32BE6" w:rsidDel="00F32BE6">
          <w:rPr>
            <w:rPrChange w:id="5228" w:author="Miguel Centeno Muñoz" w:date="2014-08-02T13:00:00Z">
              <w:rPr>
                <w:color w:val="FF0000"/>
              </w:rPr>
            </w:rPrChange>
          </w:rPr>
          <w:delText xml:space="preserve">Serán </w:delText>
        </w:r>
      </w:del>
      <w:ins w:id="5229" w:author="Miguel Centeno Muñoz" w:date="2014-08-02T12:58:00Z">
        <w:r w:rsidR="00F32BE6" w:rsidRPr="00F32BE6">
          <w:rPr>
            <w:rPrChange w:id="5230" w:author="Miguel Centeno Muñoz" w:date="2014-08-02T13:00:00Z">
              <w:rPr>
                <w:color w:val="FF0000"/>
              </w:rPr>
            </w:rPrChange>
          </w:rPr>
          <w:t>Normalmente, los prototipos de interfaz de usuario, se usan como una primera aproximaci</w:t>
        </w:r>
      </w:ins>
      <w:ins w:id="5231" w:author="Miguel Centeno Muñoz" w:date="2014-08-02T12:59:00Z">
        <w:r w:rsidR="00F32BE6" w:rsidRPr="00F32BE6">
          <w:rPr>
            <w:rPrChange w:id="5232" w:author="Miguel Centeno Muñoz" w:date="2014-08-02T13:00:00Z">
              <w:rPr>
                <w:color w:val="FF0000"/>
              </w:rPr>
            </w:rPrChange>
          </w:rPr>
          <w:t>ón de lo que acabará siendo la aplicación y para comunicarnos con un cliente final.</w:t>
        </w:r>
      </w:ins>
      <w:ins w:id="5233" w:author="Miguel Centeno Muñoz" w:date="2014-08-02T12:58:00Z">
        <w:r w:rsidR="00F32BE6" w:rsidRPr="00F32BE6">
          <w:rPr>
            <w:rPrChange w:id="5234" w:author="Miguel Centeno Muñoz" w:date="2014-08-02T13:00:00Z">
              <w:rPr>
                <w:color w:val="FF0000"/>
              </w:rPr>
            </w:rPrChange>
          </w:rPr>
          <w:t xml:space="preserve"> </w:t>
        </w:r>
      </w:ins>
      <w:ins w:id="5235" w:author="Miguel Centeno Muñoz" w:date="2014-08-02T12:59:00Z">
        <w:r w:rsidR="00F32BE6" w:rsidRPr="00F32BE6">
          <w:rPr>
            <w:rPrChange w:id="5236" w:author="Miguel Centeno Muñoz" w:date="2014-08-02T13:00:00Z">
              <w:rPr>
                <w:color w:val="FF0000"/>
              </w:rPr>
            </w:rPrChange>
          </w:rPr>
          <w:t xml:space="preserve">Mediante estos prototipos y su presentación a los clientes, estos pueden evaluar que se van </w:t>
        </w:r>
      </w:ins>
      <w:ins w:id="5237" w:author="Miguel Centeno Muñoz" w:date="2014-08-02T13:00:00Z">
        <w:r w:rsidR="00F32BE6" w:rsidRPr="00F32BE6">
          <w:rPr>
            <w:rPrChange w:id="5238" w:author="Miguel Centeno Muñoz" w:date="2014-08-02T13:00:00Z">
              <w:rPr>
                <w:color w:val="FF0000"/>
              </w:rPr>
            </w:rPrChange>
          </w:rPr>
          <w:t>c</w:t>
        </w:r>
      </w:ins>
      <w:ins w:id="5239" w:author="Miguel Centeno Muñoz" w:date="2014-08-02T12:59:00Z">
        <w:r w:rsidR="00F32BE6" w:rsidRPr="00F32BE6">
          <w:rPr>
            <w:rPrChange w:id="5240" w:author="Miguel Centeno Muñoz" w:date="2014-08-02T13:00:00Z">
              <w:rPr>
                <w:color w:val="FF0000"/>
              </w:rPr>
            </w:rPrChange>
          </w:rPr>
          <w:t xml:space="preserve">umpliendo los requisitos que desean que </w:t>
        </w:r>
      </w:ins>
      <w:ins w:id="5241" w:author="Miguel Centeno Muñoz" w:date="2014-08-02T13:00:00Z">
        <w:r w:rsidR="00F32BE6" w:rsidRPr="00F32BE6">
          <w:rPr>
            <w:rPrChange w:id="5242" w:author="Miguel Centeno Muñoz" w:date="2014-08-02T13:00:00Z">
              <w:rPr>
                <w:color w:val="FF0000"/>
              </w:rPr>
            </w:rPrChange>
          </w:rPr>
          <w:t>la aplicación realice.</w:t>
        </w:r>
      </w:ins>
      <w:del w:id="5243" w:author="Miguel Centeno Muñoz" w:date="2014-08-02T12:59:00Z">
        <w:r w:rsidRPr="00F32BE6" w:rsidDel="00F32BE6">
          <w:rPr>
            <w:rPrChange w:id="5244" w:author="Miguel Centeno Muñoz" w:date="2014-08-02T13:00:00Z">
              <w:rPr>
                <w:color w:val="FF0000"/>
              </w:rPr>
            </w:rPrChange>
          </w:rPr>
          <w:delText>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delText>
        </w:r>
      </w:del>
    </w:p>
    <w:p w:rsidR="00131968" w:rsidDel="00944147" w:rsidRDefault="00131968" w:rsidP="00131968">
      <w:pPr>
        <w:pStyle w:val="Ttulo4"/>
        <w:ind w:firstLine="708"/>
        <w:rPr>
          <w:del w:id="5245" w:author="Miguel Centeno Muñoz" w:date="2014-08-02T12:57:00Z"/>
        </w:rPr>
      </w:pPr>
    </w:p>
    <w:p w:rsidR="00944147" w:rsidRPr="003071F3" w:rsidRDefault="00944147">
      <w:pPr>
        <w:rPr>
          <w:ins w:id="5246" w:author="Miguel Centeno Muñoz" w:date="2014-08-02T12:57:00Z"/>
        </w:rPr>
        <w:pPrChange w:id="5247" w:author="Miguel Centeno Muñoz" w:date="2014-08-02T12:57:00Z">
          <w:pPr>
            <w:pStyle w:val="Ttulo4"/>
            <w:ind w:firstLine="708"/>
          </w:pPr>
        </w:pPrChange>
      </w:pPr>
    </w:p>
    <w:p w:rsidR="00131968" w:rsidDel="00944147" w:rsidRDefault="00131968" w:rsidP="00131968">
      <w:pPr>
        <w:pStyle w:val="Ttulo4"/>
        <w:rPr>
          <w:del w:id="5248" w:author="Miguel Centeno Muñoz" w:date="2014-08-02T12:57:00Z"/>
        </w:rPr>
      </w:pPr>
    </w:p>
    <w:p w:rsidR="00131968" w:rsidDel="00944147" w:rsidRDefault="00131968" w:rsidP="00131968">
      <w:pPr>
        <w:rPr>
          <w:del w:id="5249" w:author="Miguel Centeno Muñoz" w:date="2014-08-02T12:57:00Z"/>
        </w:rPr>
      </w:pPr>
    </w:p>
    <w:p w:rsidR="00A02730" w:rsidRPr="00131968" w:rsidDel="00944147" w:rsidRDefault="00A02730" w:rsidP="00131968">
      <w:pPr>
        <w:rPr>
          <w:del w:id="5250" w:author="Miguel Centeno Muñoz" w:date="2014-08-02T12:57:00Z"/>
        </w:rPr>
      </w:pPr>
    </w:p>
    <w:p w:rsidR="00131968" w:rsidRPr="00131968" w:rsidRDefault="00131968" w:rsidP="00131968">
      <w:pPr>
        <w:pStyle w:val="Ttulo4"/>
        <w:ind w:firstLine="708"/>
      </w:pPr>
      <w:bookmarkStart w:id="5251" w:name="_Toc395553283"/>
      <w:r>
        <w:t xml:space="preserve">7.3.1.- Pantalla de </w:t>
      </w:r>
      <w:r w:rsidR="00A02730">
        <w:t>inicio y búsqueda</w:t>
      </w:r>
      <w:bookmarkEnd w:id="5251"/>
    </w:p>
    <w:p w:rsidR="00131968" w:rsidRDefault="00A02730">
      <w:del w:id="5252" w:author="Miguel Centeno Muñoz" w:date="2014-08-02T13:00:00Z">
        <w:r w:rsidDel="00F32BE6">
          <w:delText>texto</w:delText>
        </w:r>
      </w:del>
      <w:ins w:id="5253" w:author="Miguel Centeno Muñoz" w:date="2014-08-02T13:00:00Z">
        <w:r w:rsidR="00F32BE6">
          <w:t>La primera pantalla con la que nos encontramos tiene un formulario para buscar rutas en función a varios parámetros y, además, un top-men</w:t>
        </w:r>
      </w:ins>
      <w:ins w:id="5254" w:author="Miguel Centeno Muñoz" w:date="2014-08-02T13:01:00Z">
        <w:r w:rsidR="00F32BE6">
          <w:t xml:space="preserve">ú de acceso rápido al </w:t>
        </w:r>
        <w:proofErr w:type="spellStart"/>
        <w:r w:rsidR="00F32BE6">
          <w:t>login</w:t>
        </w:r>
        <w:proofErr w:type="spellEnd"/>
        <w:r w:rsidR="00F32BE6">
          <w:t xml:space="preserve"> y el registro de usuarios.</w:t>
        </w:r>
      </w:ins>
    </w:p>
    <w:p w:rsidR="00131968" w:rsidRPr="00131968" w:rsidRDefault="00131968" w:rsidP="00131968">
      <w:pPr>
        <w:rPr>
          <w:color w:val="FF0000"/>
        </w:rPr>
      </w:pPr>
      <w:r>
        <w:rPr>
          <w:noProof/>
          <w:color w:val="FF0000"/>
          <w:lang w:eastAsia="es-ES"/>
        </w:rPr>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5255" w:name="_Toc395553284"/>
      <w:r>
        <w:t xml:space="preserve">7.3.2.- Pantalla de </w:t>
      </w:r>
      <w:proofErr w:type="spellStart"/>
      <w:r>
        <w:t>login</w:t>
      </w:r>
      <w:bookmarkEnd w:id="5255"/>
      <w:proofErr w:type="spellEnd"/>
    </w:p>
    <w:p w:rsidR="00131968" w:rsidRPr="00F32BE6" w:rsidRDefault="00A02730" w:rsidP="00131968">
      <w:pPr>
        <w:rPr>
          <w:rPrChange w:id="5256" w:author="Miguel Centeno Muñoz" w:date="2014-08-02T13:01:00Z">
            <w:rPr>
              <w:color w:val="FF0000"/>
            </w:rPr>
          </w:rPrChange>
        </w:rPr>
      </w:pPr>
      <w:del w:id="5257" w:author="Miguel Centeno Muñoz" w:date="2014-08-02T13:01:00Z">
        <w:r w:rsidRPr="00F32BE6" w:rsidDel="00F32BE6">
          <w:rPr>
            <w:rPrChange w:id="5258" w:author="Miguel Centeno Muñoz" w:date="2014-08-02T13:01:00Z">
              <w:rPr>
                <w:color w:val="FF0000"/>
              </w:rPr>
            </w:rPrChange>
          </w:rPr>
          <w:delText>Texto</w:delText>
        </w:r>
      </w:del>
      <w:ins w:id="5259" w:author="Miguel Centeno Muñoz" w:date="2014-08-02T13:01:00Z">
        <w:r w:rsidR="00F32BE6" w:rsidRPr="00F32BE6">
          <w:rPr>
            <w:rPrChange w:id="5260" w:author="Miguel Centeno Muñoz" w:date="2014-08-02T13:01:00Z">
              <w:rPr>
                <w:color w:val="FF0000"/>
              </w:rPr>
            </w:rPrChange>
          </w:rPr>
          <w:t>Pantalla a través de la cual, un usuario puede acceder a la aplicación</w:t>
        </w:r>
      </w:ins>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Del="00F32BE6" w:rsidRDefault="00A02730" w:rsidP="00A02730">
      <w:pPr>
        <w:pStyle w:val="Ttulo4"/>
        <w:ind w:firstLine="708"/>
        <w:rPr>
          <w:del w:id="5261" w:author="Miguel Centeno Muñoz" w:date="2014-08-02T13:01:00Z"/>
        </w:rPr>
      </w:pPr>
    </w:p>
    <w:p w:rsidR="00A02730" w:rsidDel="00F32BE6" w:rsidRDefault="00A02730" w:rsidP="00A02730">
      <w:pPr>
        <w:pStyle w:val="Ttulo4"/>
        <w:ind w:firstLine="708"/>
        <w:rPr>
          <w:del w:id="5262" w:author="Miguel Centeno Muñoz" w:date="2014-08-02T13:01:00Z"/>
        </w:rPr>
      </w:pPr>
    </w:p>
    <w:p w:rsidR="00A02730" w:rsidDel="00F32BE6" w:rsidRDefault="00A02730" w:rsidP="00A02730">
      <w:pPr>
        <w:pStyle w:val="Ttulo4"/>
        <w:ind w:firstLine="708"/>
        <w:rPr>
          <w:del w:id="5263" w:author="Miguel Centeno Muñoz" w:date="2014-08-02T13:01:00Z"/>
        </w:rPr>
      </w:pPr>
    </w:p>
    <w:p w:rsidR="00A02730" w:rsidDel="00F32BE6" w:rsidRDefault="00A02730" w:rsidP="00A02730">
      <w:pPr>
        <w:pStyle w:val="Ttulo4"/>
        <w:ind w:firstLine="708"/>
        <w:rPr>
          <w:del w:id="5264" w:author="Miguel Centeno Muñoz" w:date="2014-08-02T13:01:00Z"/>
        </w:rPr>
      </w:pPr>
    </w:p>
    <w:p w:rsidR="00A02730" w:rsidDel="00F32BE6" w:rsidRDefault="00A02730" w:rsidP="00A02730">
      <w:pPr>
        <w:pStyle w:val="Ttulo4"/>
        <w:ind w:firstLine="708"/>
        <w:rPr>
          <w:del w:id="5265" w:author="Miguel Centeno Muñoz" w:date="2014-08-02T13:01:00Z"/>
        </w:rPr>
      </w:pPr>
    </w:p>
    <w:p w:rsidR="00A02730" w:rsidDel="00F32BE6" w:rsidRDefault="00A02730" w:rsidP="00A02730">
      <w:pPr>
        <w:pStyle w:val="Ttulo4"/>
        <w:ind w:firstLine="708"/>
        <w:rPr>
          <w:del w:id="5266" w:author="Miguel Centeno Muñoz" w:date="2014-08-02T13:01:00Z"/>
        </w:rPr>
      </w:pPr>
    </w:p>
    <w:p w:rsidR="00A02730" w:rsidDel="00F32BE6" w:rsidRDefault="00A02730" w:rsidP="00A02730">
      <w:pPr>
        <w:pStyle w:val="Ttulo4"/>
        <w:ind w:firstLine="708"/>
        <w:rPr>
          <w:del w:id="5267" w:author="Miguel Centeno Muñoz" w:date="2014-08-02T13:01:00Z"/>
        </w:rPr>
      </w:pPr>
    </w:p>
    <w:p w:rsidR="00A02730" w:rsidDel="00F32BE6" w:rsidRDefault="00A02730" w:rsidP="00A02730">
      <w:pPr>
        <w:pStyle w:val="Ttulo4"/>
        <w:ind w:firstLine="708"/>
        <w:rPr>
          <w:del w:id="5268" w:author="Miguel Centeno Muñoz" w:date="2014-08-02T13:01:00Z"/>
        </w:rPr>
      </w:pPr>
    </w:p>
    <w:p w:rsidR="00A02730" w:rsidDel="00F32BE6" w:rsidRDefault="00A02730" w:rsidP="00A02730">
      <w:pPr>
        <w:pStyle w:val="Ttulo4"/>
        <w:ind w:firstLine="708"/>
        <w:rPr>
          <w:del w:id="5269" w:author="Miguel Centeno Muñoz" w:date="2014-08-02T13:01:00Z"/>
        </w:rPr>
      </w:pPr>
    </w:p>
    <w:p w:rsidR="00A02730" w:rsidRDefault="00A02730" w:rsidP="00A02730">
      <w:pPr>
        <w:rPr>
          <w:ins w:id="5270" w:author="Miguel Centeno Muñoz" w:date="2014-08-02T13:01:00Z"/>
        </w:rPr>
      </w:pPr>
    </w:p>
    <w:p w:rsidR="00F32BE6" w:rsidRPr="00A02730" w:rsidRDefault="00F32BE6" w:rsidP="00A02730"/>
    <w:p w:rsidR="00A02730" w:rsidRDefault="00A02730" w:rsidP="00A02730">
      <w:pPr>
        <w:pStyle w:val="Ttulo4"/>
        <w:ind w:firstLine="708"/>
      </w:pPr>
      <w:bookmarkStart w:id="5271" w:name="_Toc395553285"/>
      <w:r>
        <w:lastRenderedPageBreak/>
        <w:t>7.3.3.- Pantalla de registro de usuario</w:t>
      </w:r>
      <w:bookmarkEnd w:id="5271"/>
    </w:p>
    <w:p w:rsidR="00F32BE6" w:rsidRPr="00B85A70" w:rsidRDefault="00F32BE6" w:rsidP="00F32BE6">
      <w:pPr>
        <w:rPr>
          <w:ins w:id="5272" w:author="Miguel Centeno Muñoz" w:date="2014-08-02T13:01:00Z"/>
        </w:rPr>
      </w:pPr>
      <w:ins w:id="5273" w:author="Miguel Centeno Muñoz" w:date="2014-08-02T13:01:00Z">
        <w:r w:rsidRPr="00B85A70">
          <w:t xml:space="preserve">Pantalla a través de la cual, un usuario puede </w:t>
        </w:r>
      </w:ins>
      <w:ins w:id="5274" w:author="Miguel Centeno Muñoz" w:date="2014-08-02T13:02:00Z">
        <w:r>
          <w:t>registrarse en</w:t>
        </w:r>
      </w:ins>
      <w:ins w:id="5275" w:author="Miguel Centeno Muñoz" w:date="2014-08-02T13:01:00Z">
        <w:r w:rsidRPr="00B85A70">
          <w:t xml:space="preserve"> la aplicación</w:t>
        </w:r>
      </w:ins>
    </w:p>
    <w:p w:rsidR="00A02730" w:rsidRPr="00A02730" w:rsidDel="00F32BE6" w:rsidRDefault="00A02730" w:rsidP="00A02730">
      <w:pPr>
        <w:rPr>
          <w:del w:id="5276" w:author="Miguel Centeno Muñoz" w:date="2014-08-02T13:01:00Z"/>
          <w:color w:val="FF0000"/>
        </w:rPr>
      </w:pPr>
      <w:del w:id="5277" w:author="Miguel Centeno Muñoz" w:date="2014-08-02T13:01:00Z">
        <w:r w:rsidRPr="00A02730" w:rsidDel="00F32BE6">
          <w:rPr>
            <w:color w:val="FF0000"/>
          </w:rPr>
          <w:delText>texto</w:delText>
        </w:r>
      </w:del>
    </w:p>
    <w:p w:rsidR="00A02730" w:rsidRDefault="00A02730" w:rsidP="00131968">
      <w:pPr>
        <w:rPr>
          <w:color w:val="FF0000"/>
        </w:rPr>
      </w:pPr>
      <w:r>
        <w:rPr>
          <w:noProof/>
          <w:color w:val="FF0000"/>
          <w:lang w:eastAsia="es-ES"/>
        </w:rPr>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5278" w:name="_Toc395553286"/>
      <w:r>
        <w:lastRenderedPageBreak/>
        <w:t>7.3.4.- Pantalla Mis Rutas</w:t>
      </w:r>
      <w:bookmarkEnd w:id="5278"/>
    </w:p>
    <w:p w:rsidR="00A02730" w:rsidRPr="00F32BE6" w:rsidRDefault="00A02730" w:rsidP="00A02730">
      <w:pPr>
        <w:rPr>
          <w:rPrChange w:id="5279" w:author="Miguel Centeno Muñoz" w:date="2014-08-02T13:02:00Z">
            <w:rPr>
              <w:color w:val="FF0000"/>
            </w:rPr>
          </w:rPrChange>
        </w:rPr>
      </w:pPr>
      <w:del w:id="5280" w:author="Miguel Centeno Muñoz" w:date="2014-08-02T13:02:00Z">
        <w:r w:rsidRPr="00F32BE6" w:rsidDel="00F32BE6">
          <w:rPr>
            <w:rPrChange w:id="5281" w:author="Miguel Centeno Muñoz" w:date="2014-08-02T13:02:00Z">
              <w:rPr>
                <w:color w:val="FF0000"/>
              </w:rPr>
            </w:rPrChange>
          </w:rPr>
          <w:delText>texto</w:delText>
        </w:r>
      </w:del>
      <w:ins w:id="5282" w:author="Miguel Centeno Muñoz" w:date="2014-08-02T13:02:00Z">
        <w:r w:rsidR="00F32BE6" w:rsidRPr="00F32BE6">
          <w:rPr>
            <w:rPrChange w:id="5283" w:author="Miguel Centeno Muñoz" w:date="2014-08-02T13:02:00Z">
              <w:rPr>
                <w:color w:val="FF0000"/>
              </w:rPr>
            </w:rPrChange>
          </w:rPr>
          <w:t xml:space="preserve">Pantalla en la que desembarca un usuario una vez realizado el </w:t>
        </w:r>
        <w:proofErr w:type="spellStart"/>
        <w:r w:rsidR="00F32BE6" w:rsidRPr="00F32BE6">
          <w:rPr>
            <w:rPrChange w:id="5284" w:author="Miguel Centeno Muñoz" w:date="2014-08-02T13:02:00Z">
              <w:rPr>
                <w:color w:val="FF0000"/>
              </w:rPr>
            </w:rPrChange>
          </w:rPr>
          <w:t>login</w:t>
        </w:r>
        <w:proofErr w:type="spellEnd"/>
        <w:r w:rsidR="00F32BE6" w:rsidRPr="00F32BE6">
          <w:rPr>
            <w:rPrChange w:id="5285" w:author="Miguel Centeno Muñoz" w:date="2014-08-02T13:02:00Z">
              <w:rPr>
                <w:color w:val="FF0000"/>
              </w:rPr>
            </w:rPrChange>
          </w:rPr>
          <w:t xml:space="preserve"> en la aplicación</w:t>
        </w:r>
        <w:r w:rsidR="00F32BE6">
          <w:t xml:space="preserve"> en ella podemos observar que hay un listado con las rutas que son creadas por el usuario, y un detalle de la ruta seleccionada. </w:t>
        </w:r>
      </w:ins>
      <w:ins w:id="5286" w:author="Miguel Centeno Muñoz" w:date="2014-08-02T13:03:00Z">
        <w:r w:rsidR="00F32BE6">
          <w:t>Además, se podrá compartir en redes sociales la ruta.</w:t>
        </w:r>
      </w:ins>
    </w:p>
    <w:p w:rsidR="00A02730" w:rsidRDefault="00A02730" w:rsidP="00131968">
      <w:pPr>
        <w:rPr>
          <w:color w:val="FF0000"/>
        </w:rPr>
      </w:pPr>
      <w:r>
        <w:rPr>
          <w:noProof/>
          <w:color w:val="FF0000"/>
          <w:lang w:eastAsia="es-ES"/>
        </w:rPr>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5287" w:name="_Toc395553287"/>
      <w:r>
        <w:lastRenderedPageBreak/>
        <w:t>7.3.5.- Pantalla Añadir Ruta</w:t>
      </w:r>
      <w:bookmarkEnd w:id="5287"/>
    </w:p>
    <w:p w:rsidR="00A02730" w:rsidRPr="00F32BE6" w:rsidRDefault="00A02730" w:rsidP="00A02730">
      <w:pPr>
        <w:rPr>
          <w:rPrChange w:id="5288" w:author="Miguel Centeno Muñoz" w:date="2014-08-02T13:04:00Z">
            <w:rPr>
              <w:color w:val="FF0000"/>
            </w:rPr>
          </w:rPrChange>
        </w:rPr>
      </w:pPr>
      <w:del w:id="5289" w:author="Miguel Centeno Muñoz" w:date="2014-08-02T13:04:00Z">
        <w:r w:rsidRPr="00F32BE6" w:rsidDel="00F32BE6">
          <w:rPr>
            <w:rPrChange w:id="5290" w:author="Miguel Centeno Muñoz" w:date="2014-08-02T13:04:00Z">
              <w:rPr>
                <w:color w:val="FF0000"/>
              </w:rPr>
            </w:rPrChange>
          </w:rPr>
          <w:delText>Texto</w:delText>
        </w:r>
      </w:del>
      <w:ins w:id="5291" w:author="Miguel Centeno Muñoz" w:date="2014-08-02T13:04:00Z">
        <w:r w:rsidR="00F32BE6" w:rsidRPr="00F32BE6">
          <w:rPr>
            <w:rPrChange w:id="5292" w:author="Miguel Centeno Muñoz" w:date="2014-08-02T13:04:00Z">
              <w:rPr>
                <w:color w:val="FF0000"/>
              </w:rPr>
            </w:rPrChange>
          </w:rPr>
          <w:t>Pantalla para añadir una ruta a la aplicación</w:t>
        </w:r>
        <w:r w:rsidR="00F32BE6">
          <w:t>.</w:t>
        </w:r>
      </w:ins>
    </w:p>
    <w:p w:rsidR="00A02730" w:rsidRPr="00A02730" w:rsidRDefault="00A02730" w:rsidP="00A02730">
      <w:pPr>
        <w:rPr>
          <w:color w:val="FF0000"/>
        </w:rPr>
      </w:pPr>
      <w:r>
        <w:rPr>
          <w:noProof/>
          <w:color w:val="FF0000"/>
          <w:lang w:eastAsia="es-ES"/>
        </w:rPr>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3">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93" w:name="_Toc395553288"/>
      <w:r>
        <w:lastRenderedPageBreak/>
        <w:t>7.3.6.- Pantalla Editar Perfil</w:t>
      </w:r>
      <w:bookmarkEnd w:id="5293"/>
    </w:p>
    <w:p w:rsidR="00A02730" w:rsidRPr="00F32BE6" w:rsidRDefault="00A02730" w:rsidP="00A02730">
      <w:pPr>
        <w:rPr>
          <w:rPrChange w:id="5294" w:author="Miguel Centeno Muñoz" w:date="2014-08-02T13:04:00Z">
            <w:rPr>
              <w:color w:val="FF0000"/>
            </w:rPr>
          </w:rPrChange>
        </w:rPr>
      </w:pPr>
      <w:del w:id="5295" w:author="Miguel Centeno Muñoz" w:date="2014-08-02T13:04:00Z">
        <w:r w:rsidRPr="00F32BE6" w:rsidDel="00F32BE6">
          <w:rPr>
            <w:rPrChange w:id="5296" w:author="Miguel Centeno Muñoz" w:date="2014-08-02T13:04:00Z">
              <w:rPr>
                <w:color w:val="FF0000"/>
              </w:rPr>
            </w:rPrChange>
          </w:rPr>
          <w:delText>Texto</w:delText>
        </w:r>
      </w:del>
      <w:ins w:id="5297" w:author="Miguel Centeno Muñoz" w:date="2014-08-02T13:04:00Z">
        <w:r w:rsidR="00F32BE6" w:rsidRPr="00F32BE6">
          <w:rPr>
            <w:rPrChange w:id="5298" w:author="Miguel Centeno Muñoz" w:date="2014-08-02T13:04:00Z">
              <w:rPr>
                <w:color w:val="FF0000"/>
              </w:rPr>
            </w:rPrChange>
          </w:rPr>
          <w:t>Pantalla a través de la cual un usuario puede modificar o actualizar su información de perfil.</w:t>
        </w:r>
      </w:ins>
    </w:p>
    <w:p w:rsidR="00A02730" w:rsidRDefault="00A02730" w:rsidP="00131968">
      <w:pPr>
        <w:rPr>
          <w:color w:val="FF0000"/>
        </w:rPr>
      </w:pPr>
      <w:r>
        <w:rPr>
          <w:noProof/>
          <w:color w:val="FF0000"/>
          <w:lang w:eastAsia="es-ES"/>
        </w:rPr>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4">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99" w:name="_Toc395553289"/>
      <w:r>
        <w:lastRenderedPageBreak/>
        <w:t>7.3.7.- Pantalla Búsqueda (Usuario logado)</w:t>
      </w:r>
      <w:bookmarkEnd w:id="5299"/>
    </w:p>
    <w:p w:rsidR="00A02730" w:rsidRPr="00F32BE6" w:rsidRDefault="00A02730" w:rsidP="00A02730">
      <w:pPr>
        <w:rPr>
          <w:rPrChange w:id="5300" w:author="Miguel Centeno Muñoz" w:date="2014-08-02T13:05:00Z">
            <w:rPr>
              <w:color w:val="FF0000"/>
            </w:rPr>
          </w:rPrChange>
        </w:rPr>
      </w:pPr>
      <w:del w:id="5301" w:author="Miguel Centeno Muñoz" w:date="2014-08-02T13:04:00Z">
        <w:r w:rsidRPr="00F32BE6" w:rsidDel="00F32BE6">
          <w:rPr>
            <w:rPrChange w:id="5302" w:author="Miguel Centeno Muñoz" w:date="2014-08-02T13:05:00Z">
              <w:rPr>
                <w:color w:val="FF0000"/>
              </w:rPr>
            </w:rPrChange>
          </w:rPr>
          <w:delText>Texto</w:delText>
        </w:r>
      </w:del>
      <w:ins w:id="5303" w:author="Miguel Centeno Muñoz" w:date="2014-08-02T13:04:00Z">
        <w:r w:rsidR="00F32BE6" w:rsidRPr="00F32BE6">
          <w:rPr>
            <w:rPrChange w:id="5304" w:author="Miguel Centeno Muñoz" w:date="2014-08-02T13:05:00Z">
              <w:rPr>
                <w:color w:val="FF0000"/>
              </w:rPr>
            </w:rPrChange>
          </w:rPr>
          <w:t>Pantalla de b</w:t>
        </w:r>
      </w:ins>
      <w:ins w:id="5305" w:author="Miguel Centeno Muñoz" w:date="2014-08-02T13:05:00Z">
        <w:r w:rsidR="00F32BE6" w:rsidRPr="00F32BE6">
          <w:rPr>
            <w:rPrChange w:id="5306" w:author="Miguel Centeno Muñoz" w:date="2014-08-02T13:05:00Z">
              <w:rPr>
                <w:color w:val="FF0000"/>
              </w:rPr>
            </w:rPrChange>
          </w:rPr>
          <w:t>úsqueda de rutas. Contiene el formulario de búsquedas, cambiando el top-menú al estar el usuario logado.</w:t>
        </w:r>
      </w:ins>
    </w:p>
    <w:p w:rsidR="00A02730" w:rsidRDefault="00A02730" w:rsidP="00A02730">
      <w:pPr>
        <w:rPr>
          <w:color w:val="FF0000"/>
        </w:rPr>
      </w:pPr>
      <w:r>
        <w:rPr>
          <w:noProof/>
          <w:color w:val="FF0000"/>
          <w:lang w:eastAsia="es-ES"/>
        </w:rPr>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5">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5307" w:name="_Toc395553290"/>
      <w:r>
        <w:t>7.3.8.- Pantalla Resultados Búsqueda (Usuario logado)</w:t>
      </w:r>
      <w:bookmarkEnd w:id="5307"/>
    </w:p>
    <w:p w:rsidR="00A02730" w:rsidRPr="00F32BE6" w:rsidRDefault="00A02730" w:rsidP="00131968">
      <w:pPr>
        <w:rPr>
          <w:rPrChange w:id="5308" w:author="Miguel Centeno Muñoz" w:date="2014-08-02T13:05:00Z">
            <w:rPr>
              <w:color w:val="FF0000"/>
            </w:rPr>
          </w:rPrChange>
        </w:rPr>
      </w:pPr>
      <w:del w:id="5309" w:author="Miguel Centeno Muñoz" w:date="2014-08-02T13:05:00Z">
        <w:r w:rsidRPr="00F32BE6" w:rsidDel="00F32BE6">
          <w:rPr>
            <w:rPrChange w:id="5310" w:author="Miguel Centeno Muñoz" w:date="2014-08-02T13:05:00Z">
              <w:rPr>
                <w:color w:val="FF0000"/>
              </w:rPr>
            </w:rPrChange>
          </w:rPr>
          <w:delText>Texto</w:delText>
        </w:r>
      </w:del>
      <w:ins w:id="5311" w:author="Miguel Centeno Muñoz" w:date="2014-08-02T13:05:00Z">
        <w:r w:rsidR="00F32BE6" w:rsidRPr="00F32BE6">
          <w:rPr>
            <w:rPrChange w:id="5312" w:author="Miguel Centeno Muñoz" w:date="2014-08-02T13:05:00Z">
              <w:rPr>
                <w:color w:val="FF0000"/>
              </w:rPr>
            </w:rPrChange>
          </w:rPr>
          <w:t>Resultados de la búsqueda para un usuario logado en la aplicación.</w:t>
        </w:r>
      </w:ins>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313" w:name="_Toc395553291"/>
      <w:r>
        <w:t xml:space="preserve">7.3.9.- Pantalla Resultados Búsqueda (Usuario </w:t>
      </w:r>
      <w:r w:rsidR="00B7686C">
        <w:t>NO logado</w:t>
      </w:r>
      <w:r>
        <w:t>)</w:t>
      </w:r>
      <w:bookmarkEnd w:id="5313"/>
    </w:p>
    <w:p w:rsidR="00A02730" w:rsidRPr="00F32BE6" w:rsidRDefault="00A02730" w:rsidP="00A02730">
      <w:pPr>
        <w:rPr>
          <w:rPrChange w:id="5314" w:author="Miguel Centeno Muñoz" w:date="2014-08-02T13:06:00Z">
            <w:rPr>
              <w:color w:val="FF0000"/>
            </w:rPr>
          </w:rPrChange>
        </w:rPr>
      </w:pPr>
      <w:del w:id="5315" w:author="Miguel Centeno Muñoz" w:date="2014-08-02T13:05:00Z">
        <w:r w:rsidRPr="00F32BE6" w:rsidDel="00F32BE6">
          <w:rPr>
            <w:rPrChange w:id="5316" w:author="Miguel Centeno Muñoz" w:date="2014-08-02T13:06:00Z">
              <w:rPr>
                <w:color w:val="FF0000"/>
              </w:rPr>
            </w:rPrChange>
          </w:rPr>
          <w:delText>Texto</w:delText>
        </w:r>
      </w:del>
      <w:ins w:id="5317" w:author="Miguel Centeno Muñoz" w:date="2014-08-02T13:05:00Z">
        <w:r w:rsidR="00F32BE6" w:rsidRPr="00F32BE6">
          <w:rPr>
            <w:rPrChange w:id="5318" w:author="Miguel Centeno Muñoz" w:date="2014-08-02T13:06:00Z">
              <w:rPr>
                <w:color w:val="FF0000"/>
              </w:rPr>
            </w:rPrChange>
          </w:rPr>
          <w:t>Pantalla con los resultados de una búsqueda para un usuario no logado.</w:t>
        </w:r>
      </w:ins>
    </w:p>
    <w:p w:rsidR="00B7686C" w:rsidRDefault="00B7686C" w:rsidP="00A02730">
      <w:pPr>
        <w:rPr>
          <w:color w:val="FF0000"/>
        </w:rPr>
      </w:pPr>
      <w:r>
        <w:rPr>
          <w:noProof/>
          <w:color w:val="FF0000"/>
          <w:lang w:eastAsia="es-ES"/>
        </w:rPr>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033F32" w:rsidRDefault="00033F32">
      <w:pPr>
        <w:pStyle w:val="Ttulo2"/>
        <w:rPr>
          <w:ins w:id="5319" w:author="Miguel Centeno Muñoz" w:date="2014-08-10T17:12:00Z"/>
        </w:rPr>
        <w:pPrChange w:id="5320" w:author="Miguel Centeno Muñoz" w:date="2014-08-10T16:53:00Z">
          <w:pPr/>
        </w:pPrChange>
      </w:pPr>
    </w:p>
    <w:p w:rsidR="00F570D1" w:rsidRDefault="00F570D1">
      <w:pPr>
        <w:rPr>
          <w:ins w:id="5321" w:author="Miguel Centeno Muñoz" w:date="2014-08-10T17:12:00Z"/>
        </w:rPr>
      </w:pPr>
    </w:p>
    <w:p w:rsidR="00F570D1" w:rsidRDefault="00F570D1">
      <w:pPr>
        <w:rPr>
          <w:ins w:id="5322" w:author="Miguel Centeno Muñoz" w:date="2014-08-10T17:12:00Z"/>
        </w:rPr>
      </w:pPr>
    </w:p>
    <w:p w:rsidR="00F570D1" w:rsidRDefault="00F570D1">
      <w:pPr>
        <w:rPr>
          <w:ins w:id="5323" w:author="Miguel Centeno Muñoz" w:date="2014-08-10T17:12:00Z"/>
        </w:rPr>
      </w:pPr>
    </w:p>
    <w:p w:rsidR="00F570D1" w:rsidRDefault="00F570D1">
      <w:pPr>
        <w:rPr>
          <w:ins w:id="5324" w:author="Miguel Centeno Muñoz" w:date="2014-08-10T20:01:00Z"/>
        </w:rPr>
      </w:pPr>
    </w:p>
    <w:p w:rsidR="003B5764" w:rsidRDefault="003B5764">
      <w:pPr>
        <w:rPr>
          <w:ins w:id="5325" w:author="Miguel Centeno Muñoz" w:date="2014-08-10T17:12:00Z"/>
        </w:rPr>
      </w:pPr>
    </w:p>
    <w:p w:rsidR="00F570D1" w:rsidRDefault="00F570D1">
      <w:pPr>
        <w:rPr>
          <w:ins w:id="5326" w:author="Miguel Centeno Muñoz" w:date="2014-08-10T17:12:00Z"/>
        </w:rPr>
      </w:pPr>
    </w:p>
    <w:p w:rsidR="00F570D1" w:rsidRDefault="00F570D1">
      <w:pPr>
        <w:rPr>
          <w:ins w:id="5327" w:author="Miguel Centeno Muñoz" w:date="2014-08-10T17:12:00Z"/>
        </w:rPr>
      </w:pPr>
    </w:p>
    <w:p w:rsidR="00F570D1" w:rsidRDefault="00F570D1">
      <w:pPr>
        <w:rPr>
          <w:ins w:id="5328" w:author="Miguel Centeno Muñoz" w:date="2014-08-10T17:12:00Z"/>
        </w:rPr>
      </w:pPr>
    </w:p>
    <w:p w:rsidR="00F570D1" w:rsidRPr="00F570D1" w:rsidRDefault="00F570D1">
      <w:pPr>
        <w:rPr>
          <w:ins w:id="5329" w:author="Miguel Centeno Muñoz" w:date="2014-08-10T16:53:00Z"/>
        </w:rPr>
      </w:pPr>
    </w:p>
    <w:p w:rsidR="00033F32" w:rsidRDefault="00033F32">
      <w:pPr>
        <w:pStyle w:val="Ttulo2"/>
        <w:rPr>
          <w:ins w:id="5330" w:author="Miguel Centeno Muñoz" w:date="2014-08-10T16:53:00Z"/>
        </w:rPr>
        <w:pPrChange w:id="5331" w:author="Miguel Centeno Muñoz" w:date="2014-08-10T16:53:00Z">
          <w:pPr/>
        </w:pPrChange>
      </w:pPr>
      <w:bookmarkStart w:id="5332" w:name="_Toc395553292"/>
      <w:ins w:id="5333" w:author="Miguel Centeno Muñoz" w:date="2014-08-10T16:52:00Z">
        <w:r>
          <w:lastRenderedPageBreak/>
          <w:t>8.- Diseño del sistema</w:t>
        </w:r>
      </w:ins>
      <w:bookmarkEnd w:id="5332"/>
    </w:p>
    <w:p w:rsidR="00033F32" w:rsidRDefault="00033F32">
      <w:pPr>
        <w:rPr>
          <w:ins w:id="5334" w:author="Miguel Centeno Muñoz" w:date="2014-08-10T16:54:00Z"/>
        </w:rPr>
      </w:pPr>
      <w:ins w:id="5335" w:author="Miguel Centeno Muñoz" w:date="2014-08-10T16:53:00Z">
        <w:r>
          <w:t>En este capítulo se realizará el diseño del sistema a desarrollar obtenido a partir de la elicitaci</w:t>
        </w:r>
      </w:ins>
      <w:ins w:id="5336" w:author="Miguel Centeno Muñoz" w:date="2014-08-10T16:54:00Z">
        <w:r>
          <w:t xml:space="preserve">ón de requisitos y del análisis de estos. </w:t>
        </w:r>
      </w:ins>
    </w:p>
    <w:p w:rsidR="00033F32" w:rsidRDefault="00033F32">
      <w:pPr>
        <w:rPr>
          <w:ins w:id="5337" w:author="Miguel Centeno Muñoz" w:date="2014-08-10T16:59:00Z"/>
        </w:rPr>
      </w:pPr>
      <w:ins w:id="5338" w:author="Miguel Centeno Muñoz" w:date="2014-08-10T16:54:00Z">
        <w:r>
          <w:t>Se comenzará viendo la arquitectura elegida para el sistema</w:t>
        </w:r>
      </w:ins>
      <w:ins w:id="5339" w:author="Miguel Centeno Muñoz" w:date="2014-08-10T16:55:00Z">
        <w:r>
          <w:t xml:space="preserve">, continuando con un grafo de navegabilidad, y adentrándonos posteriormente en el diseño detallado del sistema, en el cual </w:t>
        </w:r>
      </w:ins>
      <w:ins w:id="5340" w:author="Miguel Centeno Muñoz" w:date="2014-08-10T16:58:00Z">
        <w:r>
          <w:t>se detallarán más profundamente los componentes del sistema. Finalmente se hará una recopilación de los puntos de variación así como los posibles puntos de ev</w:t>
        </w:r>
      </w:ins>
      <w:ins w:id="5341" w:author="Miguel Centeno Muñoz" w:date="2014-08-10T16:59:00Z">
        <w:r>
          <w:t>o</w:t>
        </w:r>
      </w:ins>
      <w:ins w:id="5342" w:author="Miguel Centeno Muñoz" w:date="2014-08-10T16:58:00Z">
        <w:r>
          <w:t>lución del mismo.</w:t>
        </w:r>
      </w:ins>
    </w:p>
    <w:p w:rsidR="00033F32" w:rsidRDefault="00033F32">
      <w:pPr>
        <w:pStyle w:val="Ttulo3"/>
        <w:rPr>
          <w:ins w:id="5343" w:author="Miguel Centeno Muñoz" w:date="2014-08-10T17:00:00Z"/>
        </w:rPr>
        <w:pPrChange w:id="5344" w:author="Miguel Centeno Muñoz" w:date="2014-08-10T17:00:00Z">
          <w:pPr/>
        </w:pPrChange>
      </w:pPr>
      <w:bookmarkStart w:id="5345" w:name="_Toc395553293"/>
      <w:ins w:id="5346" w:author="Miguel Centeno Muñoz" w:date="2014-08-10T16:59:00Z">
        <w:r>
          <w:t>8.1.- Arquitectura del sistema</w:t>
        </w:r>
      </w:ins>
      <w:bookmarkEnd w:id="5345"/>
    </w:p>
    <w:p w:rsidR="00033F32" w:rsidRDefault="00033F32">
      <w:pPr>
        <w:rPr>
          <w:ins w:id="5347" w:author="Miguel Centeno Muñoz" w:date="2014-08-10T17:01:00Z"/>
        </w:rPr>
      </w:pPr>
      <w:ins w:id="5348" w:author="Miguel Centeno Muñoz" w:date="2014-08-10T17:00:00Z">
        <w:r>
          <w:t>Como puede observarse en la imagen que se muestra a continuación, se ha optado por una arquitectura separada por capas  para nuestro sistema. El modelo sigue el patrón arquitect</w:t>
        </w:r>
      </w:ins>
      <w:ins w:id="5349" w:author="Miguel Centeno Muñoz" w:date="2014-08-10T17:01:00Z">
        <w:r>
          <w:t>ónico MVP (Modelo Vista Presentador), el cual es una variación del clásico MVC (Modelo Vista Controlador).</w:t>
        </w:r>
      </w:ins>
    </w:p>
    <w:p w:rsidR="00F570D1" w:rsidRDefault="00F570D1">
      <w:pPr>
        <w:rPr>
          <w:ins w:id="5350" w:author="Miguel Centeno Muñoz" w:date="2014-08-10T17:05:00Z"/>
        </w:rPr>
      </w:pPr>
      <w:ins w:id="5351" w:author="Miguel Centeno Muñoz" w:date="2014-08-10T17:02:00Z">
        <w:r>
          <w:t xml:space="preserve">En esta arquitectura, la capa de presentación o </w:t>
        </w:r>
        <w:r w:rsidRPr="00F570D1">
          <w:rPr>
            <w:i/>
            <w:rPrChange w:id="5352" w:author="Miguel Centeno Muñoz" w:date="2014-08-10T17:04:00Z">
              <w:rPr/>
            </w:rPrChange>
          </w:rPr>
          <w:t>Vista</w:t>
        </w:r>
        <w:r>
          <w:t xml:space="preserve"> es la encargada de mostrar la información que requiera al usuario, la capa de lógica de negocio o </w:t>
        </w:r>
        <w:r w:rsidRPr="00F570D1">
          <w:rPr>
            <w:i/>
            <w:rPrChange w:id="5353" w:author="Miguel Centeno Muñoz" w:date="2014-08-10T17:04:00Z">
              <w:rPr/>
            </w:rPrChange>
          </w:rPr>
          <w:t>Presentador</w:t>
        </w:r>
        <w:r>
          <w:t xml:space="preserve"> recibe la informaci</w:t>
        </w:r>
      </w:ins>
      <w:ins w:id="5354" w:author="Miguel Centeno Muñoz" w:date="2014-08-10T17:03:00Z">
        <w:r>
          <w:t xml:space="preserve">ón de la Vista concreta, reclamando a la capa de datos o </w:t>
        </w:r>
        <w:r w:rsidRPr="00F570D1">
          <w:rPr>
            <w:i/>
            <w:rPrChange w:id="5355" w:author="Miguel Centeno Muñoz" w:date="2014-08-10T17:04:00Z">
              <w:rPr/>
            </w:rPrChange>
          </w:rPr>
          <w:t>Modelo</w:t>
        </w:r>
        <w:r>
          <w:t xml:space="preserve"> los datos con persistencia necesarios, para mostrarlos al usuario de la aplicación.</w:t>
        </w:r>
      </w:ins>
      <w:ins w:id="5356" w:author="Miguel Centeno Muñoz" w:date="2014-08-10T17:04:00Z">
        <w:r>
          <w:t xml:space="preserve"> Así mismo, si el usuario lo que quiere es almacenar o añadir cualquier tipo de información en el sistema, la </w:t>
        </w:r>
        <w:r w:rsidRPr="00F570D1">
          <w:rPr>
            <w:i/>
            <w:rPrChange w:id="5357" w:author="Miguel Centeno Muñoz" w:date="2014-08-10T17:05:00Z">
              <w:rPr/>
            </w:rPrChange>
          </w:rPr>
          <w:t>Vista</w:t>
        </w:r>
        <w:r>
          <w:t xml:space="preserve"> se lo comunica al </w:t>
        </w:r>
        <w:r w:rsidRPr="00F570D1">
          <w:rPr>
            <w:i/>
            <w:rPrChange w:id="5358" w:author="Miguel Centeno Muñoz" w:date="2014-08-10T17:05:00Z">
              <w:rPr/>
            </w:rPrChange>
          </w:rPr>
          <w:t>Presentador</w:t>
        </w:r>
        <w:r>
          <w:t xml:space="preserve"> que, a su vez, realiza la consulta para persistir la informaci</w:t>
        </w:r>
      </w:ins>
      <w:ins w:id="5359" w:author="Miguel Centeno Muñoz" w:date="2014-08-10T17:05:00Z">
        <w:r>
          <w:t xml:space="preserve">ón en el </w:t>
        </w:r>
        <w:r w:rsidRPr="00F570D1">
          <w:rPr>
            <w:i/>
            <w:rPrChange w:id="5360" w:author="Miguel Centeno Muñoz" w:date="2014-08-10T17:05:00Z">
              <w:rPr/>
            </w:rPrChange>
          </w:rPr>
          <w:t>Modelo</w:t>
        </w:r>
        <w:r>
          <w:t>.</w:t>
        </w:r>
      </w:ins>
    </w:p>
    <w:p w:rsidR="00F570D1" w:rsidRDefault="00F570D1">
      <w:pPr>
        <w:rPr>
          <w:ins w:id="5361" w:author="Miguel Centeno Muñoz" w:date="2014-08-10T17:05:00Z"/>
        </w:rPr>
      </w:pPr>
      <w:ins w:id="5362" w:author="Miguel Centeno Muñoz" w:date="2014-08-10T17:05:00Z">
        <w:r>
          <w:t>A grandes rasgos, así se realizan las transferencias en el sistema que nos ocupa. A continuación entraremos en detalles sobre las mismas.</w:t>
        </w:r>
      </w:ins>
    </w:p>
    <w:p w:rsidR="00F570D1" w:rsidRDefault="00F570D1">
      <w:pPr>
        <w:rPr>
          <w:ins w:id="5363" w:author="Miguel Centeno Muñoz" w:date="2014-08-10T17:05:00Z"/>
        </w:rPr>
      </w:pPr>
    </w:p>
    <w:p w:rsidR="00F570D1" w:rsidRDefault="00F570D1">
      <w:pPr>
        <w:rPr>
          <w:ins w:id="5364" w:author="Miguel Centeno Muñoz" w:date="2014-08-10T17:12:00Z"/>
        </w:rPr>
      </w:pPr>
    </w:p>
    <w:p w:rsidR="00787B1C" w:rsidRDefault="00787B1C">
      <w:pPr>
        <w:rPr>
          <w:ins w:id="5365" w:author="Miguel Centeno Muñoz" w:date="2014-08-10T17:12:00Z"/>
        </w:rPr>
      </w:pPr>
    </w:p>
    <w:p w:rsidR="00787B1C" w:rsidRDefault="00787B1C">
      <w:pPr>
        <w:rPr>
          <w:ins w:id="5366" w:author="Miguel Centeno Muñoz" w:date="2014-08-10T17:12:00Z"/>
        </w:rPr>
      </w:pPr>
    </w:p>
    <w:p w:rsidR="00787B1C" w:rsidRDefault="00787B1C">
      <w:pPr>
        <w:rPr>
          <w:ins w:id="5367" w:author="Miguel Centeno Muñoz" w:date="2014-08-10T17:12:00Z"/>
        </w:rPr>
      </w:pPr>
    </w:p>
    <w:p w:rsidR="00787B1C" w:rsidRDefault="00787B1C">
      <w:pPr>
        <w:rPr>
          <w:ins w:id="5368" w:author="Miguel Centeno Muñoz" w:date="2014-08-10T17:12:00Z"/>
        </w:rPr>
      </w:pPr>
    </w:p>
    <w:p w:rsidR="00787B1C" w:rsidRDefault="00787B1C">
      <w:pPr>
        <w:rPr>
          <w:ins w:id="5369" w:author="Miguel Centeno Muñoz" w:date="2014-08-10T17:12:00Z"/>
        </w:rPr>
      </w:pPr>
    </w:p>
    <w:p w:rsidR="00787B1C" w:rsidRDefault="00787B1C">
      <w:pPr>
        <w:rPr>
          <w:ins w:id="5370" w:author="Miguel Centeno Muñoz" w:date="2014-08-10T17:12:00Z"/>
        </w:rPr>
      </w:pPr>
    </w:p>
    <w:p w:rsidR="00787B1C" w:rsidRDefault="00787B1C">
      <w:pPr>
        <w:rPr>
          <w:ins w:id="5371" w:author="Miguel Centeno Muñoz" w:date="2014-08-10T17:12:00Z"/>
        </w:rPr>
      </w:pPr>
    </w:p>
    <w:p w:rsidR="00787B1C" w:rsidRPr="00A727F4" w:rsidRDefault="00787B1C">
      <w:pPr>
        <w:rPr>
          <w:ins w:id="5372" w:author="Miguel Centeno Muñoz" w:date="2014-08-10T17:12:00Z"/>
          <w:b/>
          <w:rPrChange w:id="5373" w:author="Miguel Centeno Muñoz" w:date="2014-08-10T18:18:00Z">
            <w:rPr>
              <w:ins w:id="5374" w:author="Miguel Centeno Muñoz" w:date="2014-08-10T17:12:00Z"/>
            </w:rPr>
          </w:rPrChange>
        </w:rPr>
      </w:pPr>
    </w:p>
    <w:p w:rsidR="00787B1C" w:rsidRDefault="00787B1C">
      <w:pPr>
        <w:rPr>
          <w:ins w:id="5375" w:author="Miguel Centeno Muñoz" w:date="2014-08-10T17:12:00Z"/>
        </w:rPr>
      </w:pPr>
    </w:p>
    <w:p w:rsidR="00787B1C" w:rsidRDefault="00787B1C">
      <w:pPr>
        <w:rPr>
          <w:ins w:id="5376" w:author="Miguel Centeno Muñoz" w:date="2014-08-10T17:12:00Z"/>
        </w:rPr>
      </w:pPr>
    </w:p>
    <w:p w:rsidR="00787B1C" w:rsidRDefault="004C1F96">
      <w:pPr>
        <w:rPr>
          <w:ins w:id="5377" w:author="Miguel Centeno Muñoz" w:date="2014-08-11T23:00:00Z"/>
        </w:rPr>
      </w:pPr>
      <w:r>
        <w:rPr>
          <w:noProof/>
          <w:lang w:eastAsia="es-ES"/>
        </w:rPr>
        <w:lastRenderedPageBreak/>
        <mc:AlternateContent>
          <mc:Choice Requires="wpg">
            <w:drawing>
              <wp:anchor distT="0" distB="0" distL="114300" distR="114300" simplePos="0" relativeHeight="251703296" behindDoc="0" locked="0" layoutInCell="1" allowOverlap="1" wp14:anchorId="61810FAB" wp14:editId="2F4302C4">
                <wp:simplePos x="0" y="0"/>
                <wp:positionH relativeFrom="column">
                  <wp:posOffset>413301</wp:posOffset>
                </wp:positionH>
                <wp:positionV relativeFrom="paragraph">
                  <wp:posOffset>89535</wp:posOffset>
                </wp:positionV>
                <wp:extent cx="5153025" cy="8948163"/>
                <wp:effectExtent l="0" t="0" r="9525" b="5715"/>
                <wp:wrapNone/>
                <wp:docPr id="42" name="42 Grupo"/>
                <wp:cNvGraphicFramePr/>
                <a:graphic xmlns:a="http://schemas.openxmlformats.org/drawingml/2006/main">
                  <a:graphicData uri="http://schemas.microsoft.com/office/word/2010/wordprocessingGroup">
                    <wpg:wgp>
                      <wpg:cNvGrpSpPr/>
                      <wpg:grpSpPr>
                        <a:xfrm>
                          <a:off x="0" y="0"/>
                          <a:ext cx="5153025" cy="8948163"/>
                          <a:chOff x="0" y="0"/>
                          <a:chExt cx="4339087" cy="8091577"/>
                        </a:xfrm>
                      </wpg:grpSpPr>
                      <pic:pic xmlns:pic="http://schemas.openxmlformats.org/drawingml/2006/picture">
                        <pic:nvPicPr>
                          <pic:cNvPr id="29" name="0 Imagen"/>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5879" y="4787660"/>
                            <a:ext cx="4175185" cy="3303917"/>
                          </a:xfrm>
                          <a:prstGeom prst="rect">
                            <a:avLst/>
                          </a:prstGeom>
                        </pic:spPr>
                      </pic:pic>
                      <pic:pic xmlns:pic="http://schemas.openxmlformats.org/drawingml/2006/picture">
                        <pic:nvPicPr>
                          <pic:cNvPr id="30" name="0 Imagen"/>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39087" cy="4779034"/>
                          </a:xfrm>
                          <a:prstGeom prst="rect">
                            <a:avLst/>
                          </a:prstGeom>
                        </pic:spPr>
                      </pic:pic>
                      <wps:wsp>
                        <wps:cNvPr id="37" name="37 Flecha curvada hacia la derecha"/>
                        <wps:cNvSpPr/>
                        <wps:spPr>
                          <a:xfrm rot="10800000">
                            <a:off x="2467155" y="4330460"/>
                            <a:ext cx="319177" cy="1207698"/>
                          </a:xfrm>
                          <a:prstGeom prst="curv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2 Grupo" o:spid="_x0000_s1026" style="position:absolute;margin-left:32.55pt;margin-top:7.05pt;width:405.75pt;height:704.6pt;z-index:251703296;mso-width-relative:margin;mso-height-relative:margin" coordsize="43390,8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">
                <v:shape id="0 Imagen" o:spid="_x0000_s1027" type="#_x0000_t75" style="position:absolute;left:258;top:47876;width:41752;height:33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cTzEAAAA2wAAAA8AAABkcnMvZG93bnJldi54bWxEj0FrwkAUhO+C/2F5Qm+6MQex0VWqIgg9&#10;FKM9eHvNPrNps29DdjXpv3eFQo/DzHzDLNe9rcWdWl85VjCdJCCIC6crLhWcT/vxHIQPyBprx6Tg&#10;lzysV8PBEjPtOj7SPQ+liBD2GSowITSZlL4wZNFPXEMcvatrLYYo21LqFrsIt7VMk2QmLVYcFww2&#10;tDVU/OQ3q2Bzlf2FP85pnjjzufmant673bdSL6P+bQEiUB/+w3/tg1aQvsLzS/w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KcTzEAAAA2wAAAA8AAAAAAAAAAAAAAAAA&#10;nwIAAGRycy9kb3ducmV2LnhtbFBLBQYAAAAABAAEAPcAAACQAwAAAAA=&#10;">
                  <v:imagedata r:id="rId50" o:title=""/>
                  <v:path arrowok="t"/>
                </v:shape>
                <v:shape id="0 Imagen" o:spid="_x0000_s1028" type="#_x0000_t75" style="position:absolute;width:43390;height:47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h+vPDAAAA2wAAAA8AAABkcnMvZG93bnJldi54bWxET8tqg0AU3Rf6D8MtdBOSsSmEYJ2EogjZ&#10;WMiD0uxunRs1ce6IM1X7951FoMvDeSfbybRioN41lhW8LCIQxKXVDVcKTsd8vgbhPLLG1jIp+CUH&#10;283jQ4KxtiPvaTj4SoQQdjEqqL3vYildWZNBt7AdceAutjfoA+wrqXscQ7hp5TKKVtJgw6Ghxo7S&#10;msrb4ccoKGa5zq5faVqc5fcl05FJP8ZPpZ6fpvc3EJ4m/y++u3dawWtYH76EHy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H688MAAADbAAAADwAAAAAAAAAAAAAAAACf&#10;AgAAZHJzL2Rvd25yZXYueG1sUEsFBgAAAAAEAAQA9wAAAI8DAAAAAA==&#10;">
                  <v:imagedata r:id="rId51" o:title=""/>
                  <v:path arrowok="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37 Flecha curvada hacia la derecha" o:spid="_x0000_s1029" type="#_x0000_t102" style="position:absolute;left:24671;top:43304;width:3192;height:1207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S2cUA&#10;AADbAAAADwAAAGRycy9kb3ducmV2LnhtbESPQWsCMRSE74L/ITzBm2ZbQbdbo5SiUA8V3Ja2x9fN&#10;c7N087IkqW7/vRGEHoeZ+YZZrnvbihP50DhWcDfNQBBXTjdcK3h/205yECEia2wdk4I/CrBeDQdL&#10;LLQ784FOZaxFgnAoUIGJsSukDJUhi2HqOuLkHZ23GJP0tdQezwluW3mfZXNpseG0YLCjZ0PVT/lr&#10;FWwe5t+7XbnPc/MVPo8fpX+N/UKp8ah/egQRqY//4Vv7RSuYLeD6Jf0A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BLZxQAAANsAAAAPAAAAAAAAAAAAAAAAAJgCAABkcnMv&#10;ZG93bnJldi54bWxQSwUGAAAAAAQABAD1AAAAigMAAAAA&#10;" adj="18746,20887,16200" fillcolor="white [3201]" strokecolor="black [3200]" strokeweight="2pt"/>
              </v:group>
            </w:pict>
          </mc:Fallback>
        </mc:AlternateContent>
      </w:r>
    </w:p>
    <w:p w:rsidR="004C1F96" w:rsidRDefault="004C1F96">
      <w:pPr>
        <w:rPr>
          <w:ins w:id="5378" w:author="Miguel Centeno Muñoz" w:date="2014-08-11T23:00:00Z"/>
        </w:rPr>
      </w:pPr>
    </w:p>
    <w:p w:rsidR="004C1F96" w:rsidRDefault="004C1F96">
      <w:pPr>
        <w:rPr>
          <w:ins w:id="5379" w:author="Miguel Centeno Muñoz" w:date="2014-08-11T23:00:00Z"/>
        </w:rPr>
      </w:pPr>
    </w:p>
    <w:p w:rsidR="004C1F96" w:rsidRDefault="004C1F96">
      <w:pPr>
        <w:rPr>
          <w:ins w:id="5380" w:author="Miguel Centeno Muñoz" w:date="2014-08-11T23:00:00Z"/>
        </w:rPr>
      </w:pPr>
    </w:p>
    <w:p w:rsidR="004C1F96" w:rsidRDefault="004C1F96">
      <w:pPr>
        <w:rPr>
          <w:ins w:id="5381" w:author="Miguel Centeno Muñoz" w:date="2014-08-11T23:00:00Z"/>
        </w:rPr>
      </w:pPr>
    </w:p>
    <w:p w:rsidR="004C1F96" w:rsidRDefault="004C1F96">
      <w:pPr>
        <w:rPr>
          <w:ins w:id="5382" w:author="Miguel Centeno Muñoz" w:date="2014-08-11T23:00:00Z"/>
        </w:rPr>
      </w:pPr>
    </w:p>
    <w:p w:rsidR="004C1F96" w:rsidRDefault="004C1F96">
      <w:pPr>
        <w:rPr>
          <w:ins w:id="5383" w:author="Miguel Centeno Muñoz" w:date="2014-08-11T23:00:00Z"/>
        </w:rPr>
      </w:pPr>
    </w:p>
    <w:p w:rsidR="004C1F96" w:rsidRDefault="004C1F96">
      <w:pPr>
        <w:rPr>
          <w:ins w:id="5384" w:author="Miguel Centeno Muñoz" w:date="2014-08-11T23:00:00Z"/>
        </w:rPr>
      </w:pPr>
    </w:p>
    <w:p w:rsidR="004C1F96" w:rsidRDefault="004C1F96">
      <w:pPr>
        <w:rPr>
          <w:ins w:id="5385" w:author="Miguel Centeno Muñoz" w:date="2014-08-11T23:00:00Z"/>
        </w:rPr>
      </w:pPr>
    </w:p>
    <w:p w:rsidR="004C1F96" w:rsidRDefault="004C1F96">
      <w:pPr>
        <w:rPr>
          <w:ins w:id="5386" w:author="Miguel Centeno Muñoz" w:date="2014-08-11T23:00:00Z"/>
        </w:rPr>
      </w:pPr>
    </w:p>
    <w:p w:rsidR="004C1F96" w:rsidRDefault="004C1F96">
      <w:pPr>
        <w:rPr>
          <w:ins w:id="5387" w:author="Miguel Centeno Muñoz" w:date="2014-08-11T23:00:00Z"/>
        </w:rPr>
      </w:pPr>
    </w:p>
    <w:p w:rsidR="004C1F96" w:rsidRDefault="004C1F96">
      <w:pPr>
        <w:rPr>
          <w:ins w:id="5388" w:author="Miguel Centeno Muñoz" w:date="2014-08-11T23:00:00Z"/>
        </w:rPr>
      </w:pPr>
    </w:p>
    <w:p w:rsidR="004C1F96" w:rsidRDefault="004C1F96">
      <w:pPr>
        <w:rPr>
          <w:ins w:id="5389" w:author="Miguel Centeno Muñoz" w:date="2014-08-11T23:00:00Z"/>
        </w:rPr>
      </w:pPr>
    </w:p>
    <w:p w:rsidR="004C1F96" w:rsidRDefault="004C1F96">
      <w:pPr>
        <w:rPr>
          <w:ins w:id="5390" w:author="Miguel Centeno Muñoz" w:date="2014-08-11T23:00:00Z"/>
        </w:rPr>
      </w:pPr>
    </w:p>
    <w:p w:rsidR="004C1F96" w:rsidRDefault="004C1F96">
      <w:pPr>
        <w:rPr>
          <w:ins w:id="5391" w:author="Miguel Centeno Muñoz" w:date="2014-08-11T23:00:00Z"/>
        </w:rPr>
      </w:pPr>
    </w:p>
    <w:p w:rsidR="004C1F96" w:rsidRDefault="004C1F96">
      <w:pPr>
        <w:rPr>
          <w:ins w:id="5392" w:author="Miguel Centeno Muñoz" w:date="2014-08-11T23:00:00Z"/>
        </w:rPr>
      </w:pPr>
    </w:p>
    <w:p w:rsidR="004C1F96" w:rsidRDefault="004C1F96">
      <w:pPr>
        <w:rPr>
          <w:ins w:id="5393" w:author="Miguel Centeno Muñoz" w:date="2014-08-11T23:00:00Z"/>
        </w:rPr>
      </w:pPr>
    </w:p>
    <w:p w:rsidR="004C1F96" w:rsidRDefault="004C1F96">
      <w:pPr>
        <w:rPr>
          <w:ins w:id="5394" w:author="Miguel Centeno Muñoz" w:date="2014-08-11T23:00:00Z"/>
        </w:rPr>
      </w:pPr>
    </w:p>
    <w:p w:rsidR="004C1F96" w:rsidRDefault="004C1F96">
      <w:pPr>
        <w:rPr>
          <w:ins w:id="5395" w:author="Miguel Centeno Muñoz" w:date="2014-08-11T23:00:00Z"/>
        </w:rPr>
      </w:pPr>
    </w:p>
    <w:p w:rsidR="004C1F96" w:rsidRDefault="004C1F96">
      <w:pPr>
        <w:rPr>
          <w:ins w:id="5396" w:author="Miguel Centeno Muñoz" w:date="2014-08-11T23:00:00Z"/>
        </w:rPr>
      </w:pPr>
    </w:p>
    <w:p w:rsidR="004C1F96" w:rsidRDefault="004C1F96">
      <w:pPr>
        <w:rPr>
          <w:ins w:id="5397" w:author="Miguel Centeno Muñoz" w:date="2014-08-11T23:00:00Z"/>
        </w:rPr>
      </w:pPr>
    </w:p>
    <w:p w:rsidR="004C1F96" w:rsidRDefault="004C1F96">
      <w:pPr>
        <w:rPr>
          <w:ins w:id="5398" w:author="Miguel Centeno Muñoz" w:date="2014-08-11T23:00:00Z"/>
        </w:rPr>
      </w:pPr>
    </w:p>
    <w:p w:rsidR="004C1F96" w:rsidRDefault="004C1F96">
      <w:pPr>
        <w:rPr>
          <w:ins w:id="5399" w:author="Miguel Centeno Muñoz" w:date="2014-08-11T23:00:00Z"/>
        </w:rPr>
      </w:pPr>
    </w:p>
    <w:p w:rsidR="004C1F96" w:rsidRDefault="004C1F96">
      <w:pPr>
        <w:rPr>
          <w:ins w:id="5400" w:author="Miguel Centeno Muñoz" w:date="2014-08-11T23:00:00Z"/>
        </w:rPr>
      </w:pPr>
    </w:p>
    <w:p w:rsidR="004C1F96" w:rsidRDefault="004C1F96">
      <w:pPr>
        <w:rPr>
          <w:ins w:id="5401" w:author="Miguel Centeno Muñoz" w:date="2014-08-10T17:12:00Z"/>
        </w:rPr>
      </w:pPr>
    </w:p>
    <w:p w:rsidR="00787B1C" w:rsidRDefault="00787B1C">
      <w:pPr>
        <w:rPr>
          <w:ins w:id="5402" w:author="Miguel Centeno Muñoz" w:date="2014-08-10T17:12:00Z"/>
        </w:rPr>
      </w:pPr>
    </w:p>
    <w:p w:rsidR="00787B1C" w:rsidRDefault="00787B1C">
      <w:pPr>
        <w:rPr>
          <w:ins w:id="5403" w:author="Miguel Centeno Muñoz" w:date="2014-08-10T17:12:00Z"/>
        </w:rPr>
      </w:pPr>
    </w:p>
    <w:p w:rsidR="00787B1C" w:rsidRDefault="00787B1C">
      <w:pPr>
        <w:pStyle w:val="Ttulo3"/>
        <w:rPr>
          <w:ins w:id="5404" w:author="Miguel Centeno Muñoz" w:date="2014-08-10T17:13:00Z"/>
        </w:rPr>
        <w:pPrChange w:id="5405" w:author="Miguel Centeno Muñoz" w:date="2014-08-10T17:13:00Z">
          <w:pPr/>
        </w:pPrChange>
      </w:pPr>
      <w:bookmarkStart w:id="5406" w:name="_Toc395553294"/>
      <w:ins w:id="5407" w:author="Miguel Centeno Muñoz" w:date="2014-08-10T17:12:00Z">
        <w:r>
          <w:lastRenderedPageBreak/>
          <w:t>8.2.- Grafo de Navegabilidad</w:t>
        </w:r>
      </w:ins>
      <w:bookmarkEnd w:id="5406"/>
    </w:p>
    <w:p w:rsidR="00787B1C" w:rsidRDefault="00787B1C">
      <w:pPr>
        <w:rPr>
          <w:ins w:id="5408" w:author="Miguel Centeno Muñoz" w:date="2014-08-10T17:14:00Z"/>
        </w:rPr>
      </w:pPr>
      <w:ins w:id="5409" w:author="Miguel Centeno Muñoz" w:date="2014-08-10T17:13:00Z">
        <w:r>
          <w:t>El grafo de navegabilidad es una representación gráfica en la que mostramos de  forma esquemática los principales marcos que podemos encontrarnos en el espacio de la informaci</w:t>
        </w:r>
      </w:ins>
      <w:ins w:id="5410" w:author="Miguel Centeno Muñoz" w:date="2014-08-10T17:14:00Z">
        <w:r>
          <w:t>ón de nuestra aplicación y la interrelación entre ellos.</w:t>
        </w:r>
      </w:ins>
    </w:p>
    <w:p w:rsidR="00787B1C" w:rsidRDefault="00787B1C">
      <w:pPr>
        <w:rPr>
          <w:ins w:id="5411" w:author="Miguel Centeno Muñoz" w:date="2014-08-10T18:02:00Z"/>
        </w:rPr>
      </w:pPr>
      <w:ins w:id="5412" w:author="Miguel Centeno Muñoz" w:date="2014-08-10T17:14:00Z">
        <w:r>
          <w:t xml:space="preserve">Empezando por el </w:t>
        </w:r>
        <w:proofErr w:type="spellStart"/>
        <w:r>
          <w:t>login</w:t>
        </w:r>
        <w:proofErr w:type="spellEnd"/>
        <w:r>
          <w:t>, el usuario puede recorrer totalmente el subsistema de gestión de rutas y de usuarios a través de las diferentes pantallas (vistas) del mismo.</w:t>
        </w:r>
      </w:ins>
    </w:p>
    <w:p w:rsidR="003071F3" w:rsidRDefault="003071F3">
      <w:pPr>
        <w:rPr>
          <w:ins w:id="5413" w:author="Miguel Centeno Muñoz" w:date="2014-08-10T18:06:00Z"/>
          <w:noProof/>
          <w:lang w:eastAsia="es-ES"/>
        </w:rPr>
      </w:pPr>
      <w:ins w:id="5414" w:author="Miguel Centeno Muñoz" w:date="2014-08-10T18:03:00Z">
        <w:r>
          <w:rPr>
            <w:noProof/>
            <w:lang w:eastAsia="es-ES"/>
          </w:rPr>
          <w:drawing>
            <wp:anchor distT="0" distB="0" distL="114300" distR="114300" simplePos="0" relativeHeight="251704320" behindDoc="1" locked="0" layoutInCell="1" allowOverlap="1" wp14:anchorId="304F3233" wp14:editId="6945A0DF">
              <wp:simplePos x="0" y="0"/>
              <wp:positionH relativeFrom="column">
                <wp:posOffset>179322</wp:posOffset>
              </wp:positionH>
              <wp:positionV relativeFrom="paragraph">
                <wp:posOffset>157744</wp:posOffset>
              </wp:positionV>
              <wp:extent cx="4539679" cy="6426679"/>
              <wp:effectExtent l="0" t="0" r="0" b="0"/>
              <wp:wrapNone/>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 navegabilida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42031" cy="6430009"/>
                      </a:xfrm>
                      <a:prstGeom prst="rect">
                        <a:avLst/>
                      </a:prstGeom>
                    </pic:spPr>
                  </pic:pic>
                </a:graphicData>
              </a:graphic>
              <wp14:sizeRelH relativeFrom="page">
                <wp14:pctWidth>0</wp14:pctWidth>
              </wp14:sizeRelH>
              <wp14:sizeRelV relativeFrom="page">
                <wp14:pctHeight>0</wp14:pctHeight>
              </wp14:sizeRelV>
            </wp:anchor>
          </w:drawing>
        </w:r>
      </w:ins>
    </w:p>
    <w:p w:rsidR="003071F3" w:rsidRDefault="003071F3">
      <w:pPr>
        <w:rPr>
          <w:ins w:id="5415" w:author="Miguel Centeno Muñoz" w:date="2014-08-10T18:06:00Z"/>
          <w:noProof/>
          <w:lang w:eastAsia="es-ES"/>
        </w:rPr>
      </w:pPr>
    </w:p>
    <w:p w:rsidR="003071F3" w:rsidRDefault="003071F3">
      <w:pPr>
        <w:rPr>
          <w:ins w:id="5416" w:author="Miguel Centeno Muñoz" w:date="2014-08-10T18:06:00Z"/>
          <w:noProof/>
          <w:lang w:eastAsia="es-ES"/>
        </w:rPr>
      </w:pPr>
    </w:p>
    <w:p w:rsidR="003071F3" w:rsidRDefault="003071F3">
      <w:pPr>
        <w:rPr>
          <w:ins w:id="5417" w:author="Miguel Centeno Muñoz" w:date="2014-08-10T18:06:00Z"/>
          <w:noProof/>
          <w:lang w:eastAsia="es-ES"/>
        </w:rPr>
      </w:pPr>
    </w:p>
    <w:p w:rsidR="003071F3" w:rsidRDefault="003071F3">
      <w:pPr>
        <w:rPr>
          <w:ins w:id="5418" w:author="Miguel Centeno Muñoz" w:date="2014-08-10T18:06:00Z"/>
          <w:noProof/>
          <w:lang w:eastAsia="es-ES"/>
        </w:rPr>
      </w:pPr>
    </w:p>
    <w:p w:rsidR="003071F3" w:rsidRDefault="003071F3">
      <w:pPr>
        <w:rPr>
          <w:ins w:id="5419" w:author="Miguel Centeno Muñoz" w:date="2014-08-10T18:06:00Z"/>
          <w:noProof/>
          <w:lang w:eastAsia="es-ES"/>
        </w:rPr>
      </w:pPr>
    </w:p>
    <w:p w:rsidR="003071F3" w:rsidRDefault="003071F3">
      <w:pPr>
        <w:rPr>
          <w:ins w:id="5420" w:author="Miguel Centeno Muñoz" w:date="2014-08-10T18:06:00Z"/>
          <w:noProof/>
          <w:lang w:eastAsia="es-ES"/>
        </w:rPr>
      </w:pPr>
    </w:p>
    <w:p w:rsidR="003071F3" w:rsidRDefault="003071F3">
      <w:pPr>
        <w:rPr>
          <w:ins w:id="5421" w:author="Miguel Centeno Muñoz" w:date="2014-08-10T18:06:00Z"/>
          <w:noProof/>
          <w:lang w:eastAsia="es-ES"/>
        </w:rPr>
      </w:pPr>
    </w:p>
    <w:p w:rsidR="003071F3" w:rsidRDefault="003071F3">
      <w:pPr>
        <w:rPr>
          <w:ins w:id="5422" w:author="Miguel Centeno Muñoz" w:date="2014-08-10T18:06:00Z"/>
          <w:noProof/>
          <w:lang w:eastAsia="es-ES"/>
        </w:rPr>
      </w:pPr>
    </w:p>
    <w:p w:rsidR="003071F3" w:rsidRDefault="003071F3">
      <w:pPr>
        <w:rPr>
          <w:ins w:id="5423" w:author="Miguel Centeno Muñoz" w:date="2014-08-10T18:06:00Z"/>
          <w:noProof/>
          <w:lang w:eastAsia="es-ES"/>
        </w:rPr>
      </w:pPr>
    </w:p>
    <w:p w:rsidR="003071F3" w:rsidRDefault="003071F3">
      <w:pPr>
        <w:rPr>
          <w:ins w:id="5424" w:author="Miguel Centeno Muñoz" w:date="2014-08-10T18:06:00Z"/>
          <w:noProof/>
          <w:lang w:eastAsia="es-ES"/>
        </w:rPr>
      </w:pPr>
    </w:p>
    <w:p w:rsidR="003071F3" w:rsidRDefault="003071F3">
      <w:pPr>
        <w:rPr>
          <w:ins w:id="5425" w:author="Miguel Centeno Muñoz" w:date="2014-08-10T18:06:00Z"/>
          <w:noProof/>
          <w:lang w:eastAsia="es-ES"/>
        </w:rPr>
      </w:pPr>
    </w:p>
    <w:p w:rsidR="003071F3" w:rsidRDefault="003071F3">
      <w:pPr>
        <w:rPr>
          <w:ins w:id="5426" w:author="Miguel Centeno Muñoz" w:date="2014-08-10T18:06:00Z"/>
          <w:noProof/>
          <w:lang w:eastAsia="es-ES"/>
        </w:rPr>
      </w:pPr>
    </w:p>
    <w:p w:rsidR="003071F3" w:rsidRDefault="003071F3">
      <w:pPr>
        <w:rPr>
          <w:ins w:id="5427" w:author="Miguel Centeno Muñoz" w:date="2014-08-10T18:06:00Z"/>
          <w:noProof/>
          <w:lang w:eastAsia="es-ES"/>
        </w:rPr>
      </w:pPr>
    </w:p>
    <w:p w:rsidR="003071F3" w:rsidRDefault="003071F3">
      <w:pPr>
        <w:rPr>
          <w:ins w:id="5428" w:author="Miguel Centeno Muñoz" w:date="2014-08-10T18:06:00Z"/>
          <w:noProof/>
          <w:lang w:eastAsia="es-ES"/>
        </w:rPr>
      </w:pPr>
    </w:p>
    <w:p w:rsidR="003071F3" w:rsidRDefault="003071F3">
      <w:pPr>
        <w:rPr>
          <w:ins w:id="5429" w:author="Miguel Centeno Muñoz" w:date="2014-08-10T18:06:00Z"/>
          <w:noProof/>
          <w:lang w:eastAsia="es-ES"/>
        </w:rPr>
      </w:pPr>
    </w:p>
    <w:p w:rsidR="003071F3" w:rsidRDefault="003071F3">
      <w:pPr>
        <w:rPr>
          <w:ins w:id="5430" w:author="Miguel Centeno Muñoz" w:date="2014-08-10T18:06:00Z"/>
          <w:noProof/>
          <w:lang w:eastAsia="es-ES"/>
        </w:rPr>
      </w:pPr>
    </w:p>
    <w:p w:rsidR="003071F3" w:rsidRDefault="003071F3">
      <w:pPr>
        <w:rPr>
          <w:ins w:id="5431" w:author="Miguel Centeno Muñoz" w:date="2014-08-10T18:06:00Z"/>
          <w:noProof/>
          <w:lang w:eastAsia="es-ES"/>
        </w:rPr>
      </w:pPr>
    </w:p>
    <w:p w:rsidR="003071F3" w:rsidRDefault="003071F3">
      <w:pPr>
        <w:rPr>
          <w:ins w:id="5432" w:author="Miguel Centeno Muñoz" w:date="2014-08-10T18:06:00Z"/>
          <w:noProof/>
          <w:lang w:eastAsia="es-ES"/>
        </w:rPr>
      </w:pPr>
    </w:p>
    <w:p w:rsidR="003071F3" w:rsidRDefault="003071F3">
      <w:pPr>
        <w:rPr>
          <w:ins w:id="5433" w:author="Miguel Centeno Muñoz" w:date="2014-08-10T18:06:00Z"/>
          <w:noProof/>
          <w:lang w:eastAsia="es-ES"/>
        </w:rPr>
      </w:pPr>
    </w:p>
    <w:p w:rsidR="003071F3" w:rsidRDefault="003071F3">
      <w:pPr>
        <w:rPr>
          <w:ins w:id="5434" w:author="Miguel Centeno Muñoz" w:date="2014-08-10T18:06:00Z"/>
          <w:noProof/>
          <w:lang w:eastAsia="es-ES"/>
        </w:rPr>
      </w:pPr>
    </w:p>
    <w:p w:rsidR="003071F3" w:rsidRDefault="003071F3">
      <w:pPr>
        <w:rPr>
          <w:ins w:id="5435" w:author="Miguel Centeno Muñoz" w:date="2014-08-10T18:06:00Z"/>
          <w:noProof/>
          <w:lang w:eastAsia="es-ES"/>
        </w:rPr>
      </w:pPr>
    </w:p>
    <w:p w:rsidR="003071F3" w:rsidRDefault="003071F3">
      <w:pPr>
        <w:rPr>
          <w:ins w:id="5436" w:author="Miguel Centeno Muñoz" w:date="2014-08-10T18:06:00Z"/>
          <w:noProof/>
          <w:lang w:eastAsia="es-ES"/>
        </w:rPr>
      </w:pPr>
    </w:p>
    <w:p w:rsidR="003071F3" w:rsidRDefault="003071F3">
      <w:pPr>
        <w:pStyle w:val="Ttulo3"/>
        <w:rPr>
          <w:ins w:id="5437" w:author="Miguel Centeno Muñoz" w:date="2014-08-10T18:06:00Z"/>
          <w:noProof/>
          <w:lang w:eastAsia="es-ES"/>
        </w:rPr>
        <w:pPrChange w:id="5438" w:author="Miguel Centeno Muñoz" w:date="2014-08-10T18:06:00Z">
          <w:pPr/>
        </w:pPrChange>
      </w:pPr>
      <w:bookmarkStart w:id="5439" w:name="_Toc395553295"/>
      <w:ins w:id="5440" w:author="Miguel Centeno Muñoz" w:date="2014-08-10T18:06:00Z">
        <w:r>
          <w:rPr>
            <w:noProof/>
            <w:lang w:eastAsia="es-ES"/>
          </w:rPr>
          <w:lastRenderedPageBreak/>
          <w:t>8.3.- Diseño detallado</w:t>
        </w:r>
        <w:bookmarkEnd w:id="5439"/>
      </w:ins>
    </w:p>
    <w:p w:rsidR="003071F3" w:rsidRDefault="003071F3">
      <w:pPr>
        <w:rPr>
          <w:ins w:id="5441" w:author="Miguel Centeno Muñoz" w:date="2014-08-10T18:07:00Z"/>
          <w:noProof/>
          <w:lang w:eastAsia="es-ES"/>
        </w:rPr>
      </w:pPr>
      <w:ins w:id="5442" w:author="Miguel Centeno Muñoz" w:date="2014-08-10T18:06:00Z">
        <w:r>
          <w:rPr>
            <w:noProof/>
            <w:lang w:eastAsia="es-ES"/>
          </w:rPr>
          <w:t>A continuación procedemos a realizar un diseño detallado de cada una de las capas que componen la aplicaci</w:t>
        </w:r>
      </w:ins>
      <w:ins w:id="5443" w:author="Miguel Centeno Muñoz" w:date="2014-08-10T18:07:00Z">
        <w:r>
          <w:rPr>
            <w:noProof/>
            <w:lang w:eastAsia="es-ES"/>
          </w:rPr>
          <w:t>ón</w:t>
        </w:r>
      </w:ins>
    </w:p>
    <w:p w:rsidR="003071F3" w:rsidRDefault="003071F3">
      <w:pPr>
        <w:pStyle w:val="Ttulo4"/>
        <w:ind w:firstLine="708"/>
        <w:rPr>
          <w:ins w:id="5444" w:author="Miguel Centeno Muñoz" w:date="2014-08-10T18:07:00Z"/>
          <w:noProof/>
          <w:lang w:eastAsia="es-ES"/>
        </w:rPr>
        <w:pPrChange w:id="5445" w:author="Miguel Centeno Muñoz" w:date="2014-08-10T18:07:00Z">
          <w:pPr/>
        </w:pPrChange>
      </w:pPr>
      <w:bookmarkStart w:id="5446" w:name="_Toc395553296"/>
      <w:ins w:id="5447" w:author="Miguel Centeno Muñoz" w:date="2014-08-10T18:07:00Z">
        <w:r>
          <w:rPr>
            <w:noProof/>
            <w:lang w:eastAsia="es-ES"/>
          </w:rPr>
          <w:t>8.3.1.- Capa de presentación</w:t>
        </w:r>
        <w:bookmarkEnd w:id="5446"/>
      </w:ins>
    </w:p>
    <w:p w:rsidR="00A727F4" w:rsidRDefault="003071F3">
      <w:pPr>
        <w:rPr>
          <w:ins w:id="5448" w:author="Miguel Centeno Muñoz" w:date="2014-08-10T18:14:00Z"/>
          <w:lang w:eastAsia="es-ES"/>
        </w:rPr>
      </w:pPr>
      <w:ins w:id="5449" w:author="Miguel Centeno Muñoz" w:date="2014-08-10T18:13:00Z">
        <w:r>
          <w:rPr>
            <w:lang w:eastAsia="es-ES"/>
          </w:rPr>
          <w:t>La capa de presentación es la encargada de mostrar la información a los usuarios de una aplicación.</w:t>
        </w:r>
        <w:r w:rsidR="00A727F4">
          <w:rPr>
            <w:lang w:eastAsia="es-ES"/>
          </w:rPr>
          <w:t xml:space="preserve"> En esta capa se consigue un aislamiento completo del aspecto visual de la aplicación con la l</w:t>
        </w:r>
      </w:ins>
      <w:ins w:id="5450" w:author="Miguel Centeno Muñoz" w:date="2014-08-10T18:14:00Z">
        <w:r w:rsidR="00A727F4">
          <w:rPr>
            <w:lang w:eastAsia="es-ES"/>
          </w:rPr>
          <w:t>ógica de negocio de la misma. Con esto se logra un desacoplamiento muy útil en el caso de que en el futuro se quiera cambiar por completo la interfaz gráfica y el diseño de nuestro sistema.</w:t>
        </w:r>
      </w:ins>
    </w:p>
    <w:p w:rsidR="00A727F4" w:rsidRDefault="00121DA4">
      <w:pPr>
        <w:rPr>
          <w:ins w:id="5451" w:author="Miguel Centeno Muñoz" w:date="2014-08-10T19:36:00Z"/>
          <w:lang w:eastAsia="es-ES"/>
        </w:rPr>
      </w:pPr>
      <w:ins w:id="5452" w:author="Miguel Centeno Muñoz" w:date="2014-08-10T18:57:00Z">
        <w:r>
          <w:rPr>
            <w:lang w:eastAsia="es-ES"/>
          </w:rPr>
          <w:t xml:space="preserve">Esta capa la componen, </w:t>
        </w:r>
      </w:ins>
      <w:ins w:id="5453" w:author="Miguel Centeno Muñoz" w:date="2014-08-10T18:58:00Z">
        <w:r>
          <w:rPr>
            <w:lang w:eastAsia="es-ES"/>
          </w:rPr>
          <w:t>principalmente</w:t>
        </w:r>
      </w:ins>
      <w:ins w:id="5454" w:author="Miguel Centeno Muñoz" w:date="2014-08-10T18:57:00Z">
        <w:r>
          <w:rPr>
            <w:lang w:eastAsia="es-ES"/>
          </w:rPr>
          <w:t>, cada una de las vistas de la aplicaci</w:t>
        </w:r>
      </w:ins>
      <w:ins w:id="5455" w:author="Miguel Centeno Muñoz" w:date="2014-08-10T18:58:00Z">
        <w:r>
          <w:rPr>
            <w:lang w:eastAsia="es-ES"/>
          </w:rPr>
          <w:t xml:space="preserve">ón. </w:t>
        </w:r>
      </w:ins>
      <w:ins w:id="5456" w:author="Miguel Centeno Muñoz" w:date="2014-08-10T18:59:00Z">
        <w:r>
          <w:rPr>
            <w:lang w:eastAsia="es-ES"/>
          </w:rPr>
          <w:t>En el siguiente diagrama podemos ver el comportamiento de una vista (View) individual en su interacción con el Presenter correspondiente. Más adelante se detallarán estas relaciones.</w:t>
        </w:r>
      </w:ins>
    </w:p>
    <w:p w:rsidR="00561831" w:rsidRPr="003071F3" w:rsidRDefault="00491ED5">
      <w:pPr>
        <w:rPr>
          <w:ins w:id="5457" w:author="Miguel Centeno Muñoz" w:date="2014-08-10T18:06:00Z"/>
          <w:lang w:eastAsia="es-ES"/>
          <w:rPrChange w:id="5458" w:author="Miguel Centeno Muñoz" w:date="2014-08-10T18:07:00Z">
            <w:rPr>
              <w:ins w:id="5459" w:author="Miguel Centeno Muñoz" w:date="2014-08-10T18:06:00Z"/>
              <w:noProof/>
              <w:lang w:eastAsia="es-ES"/>
            </w:rPr>
          </w:rPrChange>
        </w:rPr>
      </w:pPr>
      <w:ins w:id="5460" w:author="Miguel Centeno Muñoz" w:date="2014-08-10T19:36:00Z">
        <w:r>
          <w:rPr>
            <w:noProof/>
            <w:lang w:eastAsia="es-ES"/>
          </w:rPr>
          <w:drawing>
            <wp:anchor distT="0" distB="0" distL="114300" distR="114300" simplePos="0" relativeHeight="251705344" behindDoc="1" locked="0" layoutInCell="1" allowOverlap="1" wp14:anchorId="29648DCF" wp14:editId="11A0FEDE">
              <wp:simplePos x="0" y="0"/>
              <wp:positionH relativeFrom="column">
                <wp:posOffset>971550</wp:posOffset>
              </wp:positionH>
              <wp:positionV relativeFrom="paragraph">
                <wp:posOffset>33020</wp:posOffset>
              </wp:positionV>
              <wp:extent cx="3604260" cy="2409825"/>
              <wp:effectExtent l="0" t="0" r="0" b="9525"/>
              <wp:wrapThrough wrapText="bothSides">
                <wp:wrapPolygon edited="0">
                  <wp:start x="0" y="0"/>
                  <wp:lineTo x="0" y="21515"/>
                  <wp:lineTo x="21463" y="21515"/>
                  <wp:lineTo x="21463" y="0"/>
                  <wp:lineTo x="0" y="0"/>
                </wp:wrapPolygon>
              </wp:wrapThrough>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peticiones presentacion a logic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04260" cy="2409825"/>
                      </a:xfrm>
                      <a:prstGeom prst="rect">
                        <a:avLst/>
                      </a:prstGeom>
                    </pic:spPr>
                  </pic:pic>
                </a:graphicData>
              </a:graphic>
              <wp14:sizeRelH relativeFrom="page">
                <wp14:pctWidth>0</wp14:pctWidth>
              </wp14:sizeRelH>
              <wp14:sizeRelV relativeFrom="page">
                <wp14:pctHeight>0</wp14:pctHeight>
              </wp14:sizeRelV>
            </wp:anchor>
          </w:drawing>
        </w:r>
      </w:ins>
    </w:p>
    <w:p w:rsidR="003071F3" w:rsidRDefault="003071F3">
      <w:pPr>
        <w:rPr>
          <w:ins w:id="5461" w:author="Miguel Centeno Muñoz" w:date="2014-08-10T18:06:00Z"/>
          <w:noProof/>
          <w:lang w:eastAsia="es-ES"/>
        </w:rPr>
      </w:pPr>
    </w:p>
    <w:p w:rsidR="003071F3" w:rsidRDefault="003071F3">
      <w:pPr>
        <w:rPr>
          <w:ins w:id="5462" w:author="Miguel Centeno Muñoz" w:date="2014-08-10T18:06:00Z"/>
          <w:noProof/>
          <w:lang w:eastAsia="es-ES"/>
        </w:rPr>
      </w:pPr>
    </w:p>
    <w:p w:rsidR="003071F3" w:rsidRDefault="003071F3">
      <w:pPr>
        <w:rPr>
          <w:ins w:id="5463" w:author="Miguel Centeno Muñoz" w:date="2014-08-10T18:06:00Z"/>
          <w:noProof/>
          <w:lang w:eastAsia="es-ES"/>
        </w:rPr>
      </w:pPr>
    </w:p>
    <w:p w:rsidR="003071F3" w:rsidRDefault="003071F3">
      <w:pPr>
        <w:rPr>
          <w:ins w:id="5464" w:author="Miguel Centeno Muñoz" w:date="2014-08-10T19:37:00Z"/>
        </w:rPr>
      </w:pPr>
    </w:p>
    <w:p w:rsidR="00561831" w:rsidRDefault="00561831">
      <w:pPr>
        <w:rPr>
          <w:ins w:id="5465" w:author="Miguel Centeno Muñoz" w:date="2014-08-10T19:37:00Z"/>
        </w:rPr>
      </w:pPr>
    </w:p>
    <w:p w:rsidR="00561831" w:rsidRDefault="00561831">
      <w:pPr>
        <w:rPr>
          <w:ins w:id="5466" w:author="Miguel Centeno Muñoz" w:date="2014-08-10T19:37:00Z"/>
        </w:rPr>
      </w:pPr>
    </w:p>
    <w:p w:rsidR="00561831" w:rsidRDefault="00561831">
      <w:pPr>
        <w:rPr>
          <w:ins w:id="5467" w:author="Miguel Centeno Muñoz" w:date="2014-08-10T19:37:00Z"/>
        </w:rPr>
      </w:pPr>
    </w:p>
    <w:p w:rsidR="00561831" w:rsidRDefault="00561831">
      <w:pPr>
        <w:rPr>
          <w:ins w:id="5468" w:author="Miguel Centeno Muñoz" w:date="2014-08-10T19:37:00Z"/>
        </w:rPr>
      </w:pPr>
      <w:ins w:id="5469" w:author="Miguel Centeno Muñoz" w:date="2014-08-10T19:37:00Z">
        <w:r>
          <w:t>Las acciones que un usuario realiza sobre la aplicación, generan un evento, que será recogido por el Presenter correspondiente, y procederá a llevar a cabo la acción solicitada.</w:t>
        </w:r>
      </w:ins>
    </w:p>
    <w:p w:rsidR="00561831" w:rsidRDefault="00561831">
      <w:pPr>
        <w:rPr>
          <w:ins w:id="5470" w:author="Miguel Centeno Muñoz" w:date="2014-08-10T19:46:00Z"/>
        </w:rPr>
      </w:pPr>
      <w:ins w:id="5471" w:author="Miguel Centeno Muñoz" w:date="2014-08-10T19:43:00Z">
        <w:r>
          <w:t xml:space="preserve">En </w:t>
        </w:r>
        <w:proofErr w:type="spellStart"/>
        <w:r>
          <w:t>MyPaths</w:t>
        </w:r>
        <w:proofErr w:type="spellEnd"/>
        <w:r>
          <w:t>, el corazón de la interfaz de usuario es GWT. Como ya hemos comentado en otras ocasiones, GWT contiene una colecci</w:t>
        </w:r>
      </w:ins>
      <w:ins w:id="5472" w:author="Miguel Centeno Muñoz" w:date="2014-08-10T19:44:00Z">
        <w:r>
          <w:t xml:space="preserve">ón extensible de Widgets y Paneles que no son más que elementos de interfaz de usuario. </w:t>
        </w:r>
      </w:ins>
      <w:ins w:id="5473" w:author="Miguel Centeno Muñoz" w:date="2014-08-10T19:45:00Z">
        <w:r>
          <w:t xml:space="preserve">GWT también provee una estructura o patrón propio llamado </w:t>
        </w:r>
        <w:proofErr w:type="spellStart"/>
        <w:r>
          <w:t>UiBinder</w:t>
        </w:r>
        <w:proofErr w:type="spellEnd"/>
        <w:r>
          <w:t xml:space="preserve">, a través del cual, mediante anotaciones en </w:t>
        </w:r>
        <w:proofErr w:type="spellStart"/>
        <w:r>
          <w:t>xml</w:t>
        </w:r>
        <w:proofErr w:type="spellEnd"/>
        <w:r>
          <w:t xml:space="preserve">, podemos crear un esqueleto de lo que será la pantalla por un lado (fichero .ui.xml) y por otro el contenido </w:t>
        </w:r>
      </w:ins>
      <w:ins w:id="5474" w:author="Miguel Centeno Muñoz" w:date="2014-08-10T19:46:00Z">
        <w:r>
          <w:t>de la interfaz del panel en concreto. El concepto de “página” queda mediante esta metodología</w:t>
        </w:r>
        <w:r w:rsidR="00E45789">
          <w:t xml:space="preserve"> fuera de nuestro sistema. </w:t>
        </w:r>
      </w:ins>
    </w:p>
    <w:p w:rsidR="00E45789" w:rsidRDefault="00E45789">
      <w:pPr>
        <w:rPr>
          <w:ins w:id="5475" w:author="Miguel Centeno Muñoz" w:date="2014-08-10T19:47:00Z"/>
        </w:rPr>
      </w:pPr>
      <w:ins w:id="5476" w:author="Miguel Centeno Muñoz" w:date="2014-08-10T19:46:00Z">
        <w:r>
          <w:t xml:space="preserve">GWT compila </w:t>
        </w:r>
        <w:proofErr w:type="spellStart"/>
        <w:r>
          <w:t>javascript</w:t>
        </w:r>
        <w:proofErr w:type="spellEnd"/>
        <w:r>
          <w:t xml:space="preserve"> para generar XHTML y lo hace ocultando y mostrando paneles en funci</w:t>
        </w:r>
      </w:ins>
      <w:ins w:id="5477" w:author="Miguel Centeno Muñoz" w:date="2014-08-10T19:47:00Z">
        <w:r>
          <w:t>ón al flujo de la aplicación.</w:t>
        </w:r>
      </w:ins>
    </w:p>
    <w:p w:rsidR="00E45789" w:rsidRDefault="00E45789">
      <w:pPr>
        <w:rPr>
          <w:ins w:id="5478" w:author="Miguel Centeno Muñoz" w:date="2014-08-10T19:56:00Z"/>
        </w:rPr>
      </w:pPr>
      <w:ins w:id="5479" w:author="Miguel Centeno Muñoz" w:date="2014-08-10T19:47:00Z">
        <w:r>
          <w:t xml:space="preserve">Así, usando estos conceptos, la capa de Presentación de </w:t>
        </w:r>
        <w:proofErr w:type="spellStart"/>
        <w:r>
          <w:t>MyPaths</w:t>
        </w:r>
        <w:proofErr w:type="spellEnd"/>
        <w:r>
          <w:t xml:space="preserve"> es un conjunto de pares </w:t>
        </w:r>
      </w:ins>
      <w:ins w:id="5480" w:author="Miguel Centeno Muñoz" w:date="2014-08-10T19:48:00Z">
        <w:r>
          <w:t>fichero.ui.xml y fichero.java para cada elemento de interfaz de usuario a presentar en un momento concreto de la aplicaci</w:t>
        </w:r>
      </w:ins>
      <w:ins w:id="5481" w:author="Miguel Centeno Muñoz" w:date="2014-08-10T19:49:00Z">
        <w:r>
          <w:t xml:space="preserve">ón, existiendo además una definición previa de los paneles donde dichos componentes se mostrará o no en un momento dado. </w:t>
        </w:r>
      </w:ins>
    </w:p>
    <w:p w:rsidR="00E45789" w:rsidRDefault="00E45789">
      <w:pPr>
        <w:rPr>
          <w:ins w:id="5482" w:author="Miguel Centeno Muñoz" w:date="2014-08-10T19:57:00Z"/>
        </w:rPr>
      </w:pPr>
      <w:ins w:id="5483" w:author="Miguel Centeno Muñoz" w:date="2014-08-10T19:56:00Z">
        <w:r>
          <w:lastRenderedPageBreak/>
          <w:t xml:space="preserve">A continuación, vemos </w:t>
        </w:r>
      </w:ins>
      <w:ins w:id="5484" w:author="Miguel Centeno Muñoz" w:date="2014-08-10T19:57:00Z">
        <w:r>
          <w:t>cómo</w:t>
        </w:r>
      </w:ins>
      <w:ins w:id="5485" w:author="Miguel Centeno Muñoz" w:date="2014-08-10T19:56:00Z">
        <w:r>
          <w:t xml:space="preserve"> podemos configurar los paneles necesarios para </w:t>
        </w:r>
      </w:ins>
      <w:ins w:id="5486" w:author="Miguel Centeno Muñoz" w:date="2014-08-10T19:57:00Z">
        <w:r>
          <w:t>nuestra</w:t>
        </w:r>
      </w:ins>
      <w:ins w:id="5487" w:author="Miguel Centeno Muñoz" w:date="2014-08-10T19:56:00Z">
        <w:r>
          <w:t xml:space="preserve"> </w:t>
        </w:r>
      </w:ins>
      <w:ins w:id="5488" w:author="Miguel Centeno Muñoz" w:date="2014-08-10T19:57:00Z">
        <w:r w:rsidR="003B5764">
          <w:t>pantalla “Resultados de Búsqueda” vista en los prototipos visuales del capítulo anterior:</w:t>
        </w:r>
      </w:ins>
    </w:p>
    <w:p w:rsidR="003B5764" w:rsidRDefault="003B5764">
      <w:pPr>
        <w:rPr>
          <w:ins w:id="5489" w:author="Miguel Centeno Muñoz" w:date="2014-08-10T19:58:00Z"/>
        </w:rPr>
      </w:pPr>
    </w:p>
    <w:p w:rsidR="003B5764" w:rsidRDefault="004C1F96">
      <w:pPr>
        <w:rPr>
          <w:ins w:id="5490" w:author="Miguel Centeno Muñoz" w:date="2014-08-10T19:58:00Z"/>
        </w:rPr>
      </w:pPr>
      <w:ins w:id="5491" w:author="Miguel Centeno Muñoz" w:date="2014-08-10T20:02:00Z">
        <w:r>
          <w:rPr>
            <w:noProof/>
            <w:lang w:eastAsia="es-ES"/>
          </w:rPr>
          <mc:AlternateContent>
            <mc:Choice Requires="wps">
              <w:drawing>
                <wp:anchor distT="0" distB="0" distL="114300" distR="114300" simplePos="0" relativeHeight="251708416" behindDoc="0" locked="0" layoutInCell="1" allowOverlap="1" wp14:anchorId="48CE9BD0" wp14:editId="393C5BBF">
                  <wp:simplePos x="0" y="0"/>
                  <wp:positionH relativeFrom="column">
                    <wp:posOffset>2748915</wp:posOffset>
                  </wp:positionH>
                  <wp:positionV relativeFrom="paragraph">
                    <wp:posOffset>3330575</wp:posOffset>
                  </wp:positionV>
                  <wp:extent cx="0" cy="539750"/>
                  <wp:effectExtent l="95250" t="0" r="76200" b="50800"/>
                  <wp:wrapNone/>
                  <wp:docPr id="48" name="48 Conector recto de flecha"/>
                  <wp:cNvGraphicFramePr/>
                  <a:graphic xmlns:a="http://schemas.openxmlformats.org/drawingml/2006/main">
                    <a:graphicData uri="http://schemas.microsoft.com/office/word/2010/wordprocessingShape">
                      <wps:wsp>
                        <wps:cNvCnPr/>
                        <wps:spPr>
                          <a:xfrm>
                            <a:off x="0" y="0"/>
                            <a:ext cx="0" cy="539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48 Conector recto de flecha" o:spid="_x0000_s1026" type="#_x0000_t32" style="position:absolute;margin-left:216.45pt;margin-top:262.25pt;width:0;height: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" strokecolor="#4579b8 [3044]">
                  <v:stroke endarrow="open"/>
                </v:shape>
              </w:pict>
            </mc:Fallback>
          </mc:AlternateContent>
        </w:r>
      </w:ins>
      <w:ins w:id="5492" w:author="Miguel Centeno Muñoz" w:date="2014-08-10T19:58:00Z">
        <w:r>
          <w:rPr>
            <w:noProof/>
            <w:lang w:eastAsia="es-ES"/>
          </w:rPr>
          <w:drawing>
            <wp:anchor distT="0" distB="0" distL="114300" distR="114300" simplePos="0" relativeHeight="251706368" behindDoc="1" locked="0" layoutInCell="1" allowOverlap="1" wp14:anchorId="3D5470E0" wp14:editId="6B7B1105">
              <wp:simplePos x="0" y="0"/>
              <wp:positionH relativeFrom="column">
                <wp:posOffset>799465</wp:posOffset>
              </wp:positionH>
              <wp:positionV relativeFrom="paragraph">
                <wp:posOffset>219075</wp:posOffset>
              </wp:positionV>
              <wp:extent cx="3784600" cy="2936875"/>
              <wp:effectExtent l="0" t="0" r="6350" b="0"/>
              <wp:wrapThrough wrapText="bothSides">
                <wp:wrapPolygon edited="0">
                  <wp:start x="0" y="0"/>
                  <wp:lineTo x="0" y="21437"/>
                  <wp:lineTo x="21528" y="21437"/>
                  <wp:lineTo x="21528" y="0"/>
                  <wp:lineTo x="0" y="0"/>
                </wp:wrapPolygon>
              </wp:wrapThrough>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84600" cy="2936875"/>
                      </a:xfrm>
                      <a:prstGeom prst="rect">
                        <a:avLst/>
                      </a:prstGeom>
                    </pic:spPr>
                  </pic:pic>
                </a:graphicData>
              </a:graphic>
              <wp14:sizeRelH relativeFrom="page">
                <wp14:pctWidth>0</wp14:pctWidth>
              </wp14:sizeRelH>
              <wp14:sizeRelV relativeFrom="page">
                <wp14:pctHeight>0</wp14:pctHeight>
              </wp14:sizeRelV>
            </wp:anchor>
          </w:drawing>
        </w:r>
      </w:ins>
      <w:ins w:id="5493" w:author="Miguel Centeno Muñoz" w:date="2014-08-10T20:01:00Z">
        <w:r>
          <w:rPr>
            <w:noProof/>
            <w:color w:val="FF0000"/>
            <w:lang w:eastAsia="es-ES"/>
            <w:rPrChange w:id="5494" w:author="Unknown">
              <w:rPr>
                <w:noProof/>
                <w:lang w:eastAsia="es-ES"/>
              </w:rPr>
            </w:rPrChange>
          </w:rPr>
          <w:drawing>
            <wp:anchor distT="0" distB="0" distL="114300" distR="114300" simplePos="0" relativeHeight="251707392" behindDoc="1" locked="0" layoutInCell="1" allowOverlap="1" wp14:anchorId="30A2B650" wp14:editId="6D38F679">
              <wp:simplePos x="0" y="0"/>
              <wp:positionH relativeFrom="column">
                <wp:posOffset>805815</wp:posOffset>
              </wp:positionH>
              <wp:positionV relativeFrom="paragraph">
                <wp:posOffset>4048125</wp:posOffset>
              </wp:positionV>
              <wp:extent cx="3734435" cy="2800350"/>
              <wp:effectExtent l="0" t="0" r="0" b="0"/>
              <wp:wrapThrough wrapText="bothSides">
                <wp:wrapPolygon edited="0">
                  <wp:start x="0" y="0"/>
                  <wp:lineTo x="0" y="21453"/>
                  <wp:lineTo x="21486" y="21453"/>
                  <wp:lineTo x="21486"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34435" cy="2800350"/>
                      </a:xfrm>
                      <a:prstGeom prst="rect">
                        <a:avLst/>
                      </a:prstGeom>
                    </pic:spPr>
                  </pic:pic>
                </a:graphicData>
              </a:graphic>
              <wp14:sizeRelH relativeFrom="page">
                <wp14:pctWidth>0</wp14:pctWidth>
              </wp14:sizeRelH>
              <wp14:sizeRelV relativeFrom="page">
                <wp14:pctHeight>0</wp14:pctHeight>
              </wp14:sizeRelV>
            </wp:anchor>
          </w:drawing>
        </w:r>
      </w:ins>
    </w:p>
    <w:p w:rsidR="003B5764" w:rsidRDefault="003B5764">
      <w:pPr>
        <w:rPr>
          <w:ins w:id="5495" w:author="Miguel Centeno Muñoz" w:date="2014-08-10T19:58:00Z"/>
        </w:rPr>
      </w:pPr>
    </w:p>
    <w:p w:rsidR="003B5764" w:rsidRDefault="003B5764">
      <w:pPr>
        <w:rPr>
          <w:ins w:id="5496" w:author="Miguel Centeno Muñoz" w:date="2014-08-10T19:58:00Z"/>
        </w:rPr>
      </w:pPr>
    </w:p>
    <w:p w:rsidR="003B5764" w:rsidRDefault="003B5764">
      <w:pPr>
        <w:rPr>
          <w:ins w:id="5497" w:author="Miguel Centeno Muñoz" w:date="2014-08-10T19:58:00Z"/>
        </w:rPr>
      </w:pPr>
    </w:p>
    <w:p w:rsidR="003B5764" w:rsidRDefault="003B5764">
      <w:pPr>
        <w:rPr>
          <w:ins w:id="5498" w:author="Miguel Centeno Muñoz" w:date="2014-08-11T23:02:00Z"/>
        </w:rPr>
      </w:pPr>
    </w:p>
    <w:p w:rsidR="004C1F96" w:rsidRDefault="004C1F96">
      <w:pPr>
        <w:rPr>
          <w:ins w:id="5499" w:author="Miguel Centeno Muñoz" w:date="2014-08-11T23:02:00Z"/>
        </w:rPr>
      </w:pPr>
    </w:p>
    <w:p w:rsidR="004C1F96" w:rsidRDefault="004C1F96">
      <w:pPr>
        <w:rPr>
          <w:ins w:id="5500" w:author="Miguel Centeno Muñoz" w:date="2014-08-11T23:03:00Z"/>
        </w:rPr>
      </w:pPr>
    </w:p>
    <w:p w:rsidR="004C1F96" w:rsidRDefault="004C1F96">
      <w:pPr>
        <w:rPr>
          <w:ins w:id="5501" w:author="Miguel Centeno Muñoz" w:date="2014-08-11T23:03:00Z"/>
        </w:rPr>
      </w:pPr>
    </w:p>
    <w:p w:rsidR="004C1F96" w:rsidRDefault="004C1F96">
      <w:pPr>
        <w:rPr>
          <w:ins w:id="5502" w:author="Miguel Centeno Muñoz" w:date="2014-08-11T23:03:00Z"/>
        </w:rPr>
      </w:pPr>
    </w:p>
    <w:p w:rsidR="004C1F96" w:rsidRDefault="004C1F96">
      <w:pPr>
        <w:rPr>
          <w:ins w:id="5503" w:author="Miguel Centeno Muñoz" w:date="2014-08-11T23:03:00Z"/>
        </w:rPr>
      </w:pPr>
    </w:p>
    <w:p w:rsidR="004C1F96" w:rsidRDefault="004C1F96">
      <w:pPr>
        <w:rPr>
          <w:ins w:id="5504" w:author="Miguel Centeno Muñoz" w:date="2014-08-11T23:03:00Z"/>
        </w:rPr>
      </w:pPr>
    </w:p>
    <w:p w:rsidR="004C1F96" w:rsidRDefault="004C1F96">
      <w:pPr>
        <w:rPr>
          <w:ins w:id="5505" w:author="Miguel Centeno Muñoz" w:date="2014-08-11T23:03:00Z"/>
        </w:rPr>
      </w:pPr>
    </w:p>
    <w:p w:rsidR="004C1F96" w:rsidRDefault="004C1F96">
      <w:pPr>
        <w:rPr>
          <w:ins w:id="5506" w:author="Miguel Centeno Muñoz" w:date="2014-08-11T23:03:00Z"/>
        </w:rPr>
      </w:pPr>
    </w:p>
    <w:p w:rsidR="004C1F96" w:rsidRDefault="004C1F96">
      <w:pPr>
        <w:rPr>
          <w:ins w:id="5507" w:author="Miguel Centeno Muñoz" w:date="2014-08-11T23:03:00Z"/>
        </w:rPr>
      </w:pPr>
    </w:p>
    <w:p w:rsidR="004C1F96" w:rsidRDefault="004C1F96">
      <w:pPr>
        <w:rPr>
          <w:ins w:id="5508" w:author="Miguel Centeno Muñoz" w:date="2014-08-11T23:03:00Z"/>
        </w:rPr>
      </w:pPr>
    </w:p>
    <w:p w:rsidR="004C1F96" w:rsidRDefault="004C1F96">
      <w:pPr>
        <w:rPr>
          <w:ins w:id="5509" w:author="Miguel Centeno Muñoz" w:date="2014-08-11T23:03:00Z"/>
        </w:rPr>
      </w:pPr>
    </w:p>
    <w:p w:rsidR="004C1F96" w:rsidRDefault="004C1F96">
      <w:pPr>
        <w:rPr>
          <w:ins w:id="5510" w:author="Miguel Centeno Muñoz" w:date="2014-08-11T23:03:00Z"/>
        </w:rPr>
      </w:pPr>
    </w:p>
    <w:p w:rsidR="004C1F96" w:rsidRDefault="004C1F96">
      <w:pPr>
        <w:rPr>
          <w:ins w:id="5511" w:author="Miguel Centeno Muñoz" w:date="2014-08-11T23:03:00Z"/>
        </w:rPr>
      </w:pPr>
    </w:p>
    <w:p w:rsidR="004C1F96" w:rsidRDefault="004C1F96">
      <w:pPr>
        <w:rPr>
          <w:ins w:id="5512" w:author="Miguel Centeno Muñoz" w:date="2014-08-11T23:03:00Z"/>
        </w:rPr>
      </w:pPr>
    </w:p>
    <w:p w:rsidR="004C1F96" w:rsidRDefault="004C1F96">
      <w:pPr>
        <w:rPr>
          <w:ins w:id="5513" w:author="Miguel Centeno Muñoz" w:date="2014-08-11T23:03:00Z"/>
        </w:rPr>
      </w:pPr>
    </w:p>
    <w:p w:rsidR="004C1F96" w:rsidRDefault="004C1F96">
      <w:pPr>
        <w:rPr>
          <w:ins w:id="5514" w:author="Miguel Centeno Muñoz" w:date="2014-08-11T23:03:00Z"/>
        </w:rPr>
      </w:pPr>
    </w:p>
    <w:p w:rsidR="004C1F96" w:rsidRDefault="004C1F96">
      <w:pPr>
        <w:rPr>
          <w:ins w:id="5515" w:author="Miguel Centeno Muñoz" w:date="2014-08-11T23:02:00Z"/>
        </w:rPr>
      </w:pPr>
    </w:p>
    <w:p w:rsidR="004C1F96" w:rsidRDefault="004C1F96">
      <w:pPr>
        <w:rPr>
          <w:ins w:id="5516" w:author="Miguel Centeno Muñoz" w:date="2014-08-10T19:58:00Z"/>
        </w:rPr>
      </w:pPr>
    </w:p>
    <w:p w:rsidR="003B5764" w:rsidRDefault="003B5764">
      <w:pPr>
        <w:rPr>
          <w:ins w:id="5517" w:author="Miguel Centeno Muñoz" w:date="2014-08-10T19:58:00Z"/>
        </w:rPr>
      </w:pPr>
    </w:p>
    <w:p w:rsidR="003B5764" w:rsidRDefault="003B5764">
      <w:pPr>
        <w:rPr>
          <w:ins w:id="5518" w:author="Miguel Centeno Muñoz" w:date="2014-08-10T20:05:00Z"/>
        </w:rPr>
      </w:pPr>
      <w:ins w:id="5519" w:author="Miguel Centeno Muñoz" w:date="2014-08-10T19:58:00Z">
        <w:r>
          <w:lastRenderedPageBreak/>
          <w:t xml:space="preserve">Este formato es usado en la mayoría de las pantallas que muestran listas de rutas (concretamente lo hacen en el panel </w:t>
        </w:r>
        <w:proofErr w:type="spellStart"/>
        <w:r>
          <w:t>PathList</w:t>
        </w:r>
        <w:proofErr w:type="spellEnd"/>
        <w:r>
          <w:t xml:space="preserve"> Panel</w:t>
        </w:r>
      </w:ins>
      <w:ins w:id="5520" w:author="Miguel Centeno Muñoz" w:date="2014-08-10T19:59:00Z">
        <w:r>
          <w:t xml:space="preserve">). Así, tendríamos en </w:t>
        </w:r>
        <w:proofErr w:type="spellStart"/>
        <w:r>
          <w:t>PathList</w:t>
        </w:r>
        <w:proofErr w:type="spellEnd"/>
        <w:r>
          <w:t xml:space="preserve"> Panel una tabla compuesta por Rutas, cada celda de esta tabla tendr</w:t>
        </w:r>
      </w:ins>
      <w:ins w:id="5521" w:author="Miguel Centeno Muñoz" w:date="2014-08-10T20:00:00Z">
        <w:r>
          <w:t>ía varios Widgets de GWT</w:t>
        </w:r>
      </w:ins>
      <w:ins w:id="5522" w:author="Miguel Centeno Muñoz" w:date="2014-08-10T20:02:00Z">
        <w:r>
          <w:t xml:space="preserve">: Un </w:t>
        </w:r>
        <w:proofErr w:type="spellStart"/>
        <w:r>
          <w:t>Label</w:t>
        </w:r>
        <w:proofErr w:type="spellEnd"/>
        <w:r>
          <w:t xml:space="preserve"> para el título, </w:t>
        </w:r>
        <w:proofErr w:type="spellStart"/>
        <w:r>
          <w:t>Image</w:t>
        </w:r>
        <w:proofErr w:type="spellEnd"/>
        <w:r>
          <w:t xml:space="preserve"> para el logo del tipo de ruta, </w:t>
        </w:r>
        <w:proofErr w:type="spellStart"/>
        <w:r>
          <w:t>Button</w:t>
        </w:r>
        <w:proofErr w:type="spellEnd"/>
        <w:r>
          <w:t xml:space="preserve"> para </w:t>
        </w:r>
      </w:ins>
      <w:ins w:id="5523" w:author="Miguel Centeno Muñoz" w:date="2014-08-10T20:03:00Z">
        <w:r>
          <w:t xml:space="preserve">“Añadir a mis rutas” y “Ver Ruta”, etc... </w:t>
        </w:r>
      </w:ins>
    </w:p>
    <w:p w:rsidR="003B5764" w:rsidRDefault="003B5764">
      <w:pPr>
        <w:rPr>
          <w:ins w:id="5524" w:author="Miguel Centeno Muñoz" w:date="2014-08-10T20:03:00Z"/>
        </w:rPr>
      </w:pPr>
      <w:ins w:id="5525" w:author="Miguel Centeno Muñoz" w:date="2014-08-10T20:05:00Z">
        <w:r>
          <w:t xml:space="preserve">En el </w:t>
        </w:r>
        <w:proofErr w:type="spellStart"/>
        <w:r>
          <w:t>HeaderPanel</w:t>
        </w:r>
        <w:proofErr w:type="spellEnd"/>
        <w:r>
          <w:t xml:space="preserve"> y </w:t>
        </w:r>
        <w:proofErr w:type="spellStart"/>
        <w:r>
          <w:t>FooterPanel</w:t>
        </w:r>
        <w:proofErr w:type="spellEnd"/>
        <w:r>
          <w:t>, se crearán los elementos necesarios para que sean plantilla en todas las páginas de la aplicación.</w:t>
        </w:r>
      </w:ins>
    </w:p>
    <w:p w:rsidR="003B5764" w:rsidRDefault="003B5764">
      <w:pPr>
        <w:rPr>
          <w:ins w:id="5526" w:author="Miguel Centeno Muñoz" w:date="2014-08-11T21:27:00Z"/>
        </w:rPr>
      </w:pPr>
      <w:ins w:id="5527" w:author="Miguel Centeno Muñoz" w:date="2014-08-10T20:03:00Z">
        <w:r>
          <w:t xml:space="preserve">En el momento que el usuario interactúa con alguno de dichos elementos, se dispara un evento que el Presenter correspondiente es encargado de tratar para </w:t>
        </w:r>
      </w:ins>
      <w:ins w:id="5528" w:author="Miguel Centeno Muñoz" w:date="2014-08-11T21:26:00Z">
        <w:r w:rsidR="00C56991">
          <w:t xml:space="preserve">realizar la acción o acciones </w:t>
        </w:r>
      </w:ins>
      <w:ins w:id="5529" w:author="Miguel Centeno Muñoz" w:date="2014-08-10T20:03:00Z">
        <w:r>
          <w:t xml:space="preserve">que el usuario </w:t>
        </w:r>
      </w:ins>
      <w:ins w:id="5530" w:author="Miguel Centeno Muñoz" w:date="2014-08-11T21:26:00Z">
        <w:r w:rsidR="00C56991">
          <w:t>requier</w:t>
        </w:r>
      </w:ins>
      <w:ins w:id="5531" w:author="Miguel Centeno Muñoz" w:date="2014-08-11T21:27:00Z">
        <w:r w:rsidR="00C56991">
          <w:t>e</w:t>
        </w:r>
      </w:ins>
      <w:ins w:id="5532" w:author="Miguel Centeno Muñoz" w:date="2014-08-10T20:03:00Z">
        <w:r>
          <w:t>.</w:t>
        </w:r>
      </w:ins>
    </w:p>
    <w:p w:rsidR="00C56991" w:rsidRDefault="00C56991">
      <w:pPr>
        <w:rPr>
          <w:ins w:id="5533" w:author="Miguel Centeno Muñoz" w:date="2014-08-11T21:33:00Z"/>
        </w:rPr>
      </w:pPr>
      <w:ins w:id="5534" w:author="Miguel Centeno Muñoz" w:date="2014-08-11T21:27:00Z">
        <w:r>
          <w:t xml:space="preserve">Otra característica propia de la capa de presentación es </w:t>
        </w:r>
      </w:ins>
      <w:ins w:id="5535" w:author="Miguel Centeno Muñoz" w:date="2014-08-11T21:28:00Z">
        <w:r>
          <w:t xml:space="preserve">la gestión de los recursos del sistema. </w:t>
        </w:r>
        <w:proofErr w:type="spellStart"/>
        <w:r>
          <w:t>GWt</w:t>
        </w:r>
        <w:proofErr w:type="spellEnd"/>
        <w:r>
          <w:t xml:space="preserve"> provee un mecanismo para la integración de estilos en una clase java mediante </w:t>
        </w:r>
      </w:ins>
      <w:ins w:id="5536" w:author="Miguel Centeno Muñoz" w:date="2014-08-11T21:29:00Z">
        <w:r>
          <w:t xml:space="preserve">la creación de </w:t>
        </w:r>
        <w:proofErr w:type="spellStart"/>
        <w:r>
          <w:t>ClientBundle’s</w:t>
        </w:r>
        <w:proofErr w:type="spellEnd"/>
        <w:r>
          <w:t xml:space="preserve">. Un ejemplo de ello es EstilosGlobales.java. </w:t>
        </w:r>
      </w:ins>
      <w:ins w:id="5537" w:author="Miguel Centeno Muñoz" w:date="2014-08-11T21:30:00Z">
        <w:r>
          <w:t>Este elemento convierte cada clase</w:t>
        </w:r>
      </w:ins>
      <w:ins w:id="5538" w:author="Miguel Centeno Muñoz" w:date="2014-08-11T21:32:00Z">
        <w:r>
          <w:t xml:space="preserve"> </w:t>
        </w:r>
        <w:proofErr w:type="spellStart"/>
        <w:r>
          <w:t>css</w:t>
        </w:r>
      </w:ins>
      <w:proofErr w:type="spellEnd"/>
      <w:ins w:id="5539" w:author="Miguel Centeno Muñoz" w:date="2014-08-11T21:30:00Z">
        <w:r>
          <w:t xml:space="preserve"> creada en Global.css en un método que puede ser </w:t>
        </w:r>
      </w:ins>
      <w:ins w:id="5540" w:author="Miguel Centeno Muñoz" w:date="2014-08-11T21:31:00Z">
        <w:r>
          <w:t xml:space="preserve">invocado en los </w:t>
        </w:r>
        <w:proofErr w:type="spellStart"/>
        <w:r>
          <w:t>xml</w:t>
        </w:r>
        <w:proofErr w:type="spellEnd"/>
        <w:r>
          <w:t xml:space="preserve"> de </w:t>
        </w:r>
        <w:proofErr w:type="spellStart"/>
        <w:r>
          <w:t>UiBinder</w:t>
        </w:r>
        <w:proofErr w:type="spellEnd"/>
        <w:r>
          <w:t>. Este patrón hace que se unifiquen los estilos</w:t>
        </w:r>
      </w:ins>
      <w:ins w:id="5541" w:author="Miguel Centeno Muñoz" w:date="2014-08-11T21:32:00Z">
        <w:r>
          <w:t xml:space="preserve"> así como facilitar la inyección de estilos en nuestro sistema para su posterior </w:t>
        </w:r>
        <w:proofErr w:type="spellStart"/>
        <w:r>
          <w:t>renderizaci</w:t>
        </w:r>
      </w:ins>
      <w:ins w:id="5542" w:author="Miguel Centeno Muñoz" w:date="2014-08-11T21:33:00Z">
        <w:r>
          <w:t>ón</w:t>
        </w:r>
        <w:proofErr w:type="spellEnd"/>
        <w:r>
          <w:t>.</w:t>
        </w:r>
      </w:ins>
    </w:p>
    <w:p w:rsidR="00C56991" w:rsidRDefault="00C56991">
      <w:pPr>
        <w:rPr>
          <w:ins w:id="5543" w:author="Miguel Centeno Muñoz" w:date="2014-08-10T20:04:00Z"/>
        </w:rPr>
      </w:pPr>
      <w:ins w:id="5544" w:author="Miguel Centeno Muñoz" w:date="2014-08-11T21:33:00Z">
        <w:r>
          <w:t xml:space="preserve">Algo parecido (otro </w:t>
        </w:r>
        <w:proofErr w:type="spellStart"/>
        <w:r>
          <w:t>ClientBundle</w:t>
        </w:r>
        <w:proofErr w:type="spellEnd"/>
        <w:r>
          <w:t>) realiza exactamente la misma estrategia para la gestión de ficheros estáticos de interfaz de usuario, como las imágene</w:t>
        </w:r>
      </w:ins>
      <w:ins w:id="5545" w:author="Miguel Centeno Muñoz" w:date="2014-08-11T21:34:00Z">
        <w:r>
          <w:t xml:space="preserve">s. En la clase RecursosGlobales.java se crea un método </w:t>
        </w:r>
        <w:r w:rsidR="001248D6">
          <w:t xml:space="preserve">(se autogenera a partir del </w:t>
        </w:r>
      </w:ins>
      <w:ins w:id="5546" w:author="Miguel Centeno Muñoz" w:date="2014-08-11T21:35:00Z">
        <w:r w:rsidR="001248D6">
          <w:t xml:space="preserve">nombre del fichero) </w:t>
        </w:r>
      </w:ins>
      <w:ins w:id="5547" w:author="Miguel Centeno Muñoz" w:date="2014-08-11T21:34:00Z">
        <w:r>
          <w:t xml:space="preserve">para las inserciones de los </w:t>
        </w:r>
      </w:ins>
      <w:ins w:id="5548" w:author="Miguel Centeno Muñoz" w:date="2014-08-11T21:35:00Z">
        <w:r w:rsidR="001248D6">
          <w:t>que sean</w:t>
        </w:r>
      </w:ins>
      <w:ins w:id="5549" w:author="Miguel Centeno Muñoz" w:date="2014-08-11T21:34:00Z">
        <w:r>
          <w:t xml:space="preserve"> necesarios en los </w:t>
        </w:r>
        <w:proofErr w:type="spellStart"/>
        <w:r>
          <w:t>xml</w:t>
        </w:r>
        <w:proofErr w:type="spellEnd"/>
        <w:r>
          <w:t xml:space="preserve"> de </w:t>
        </w:r>
        <w:proofErr w:type="spellStart"/>
        <w:r>
          <w:t>UiBinder</w:t>
        </w:r>
        <w:proofErr w:type="spellEnd"/>
        <w:r>
          <w:t>.</w:t>
        </w:r>
      </w:ins>
    </w:p>
    <w:p w:rsidR="003B5764" w:rsidRDefault="003B5764">
      <w:pPr>
        <w:rPr>
          <w:ins w:id="5550" w:author="Miguel Centeno Muñoz" w:date="2014-08-10T20:06:00Z"/>
        </w:rPr>
      </w:pPr>
      <w:ins w:id="5551" w:author="Miguel Centeno Muñoz" w:date="2014-08-10T20:04:00Z">
        <w:r>
          <w:t xml:space="preserve">Esta manera que tiene de funcionar, a nivel de interfaz de usuario, GWT es muy eficiente, y además, como se comentó anteriormente, el uso de AJAX y comunicación asíncrona hace que, a nivel de Capa de </w:t>
        </w:r>
        <w:proofErr w:type="spellStart"/>
        <w:r>
          <w:t>Presentacion</w:t>
        </w:r>
        <w:proofErr w:type="spellEnd"/>
        <w:r>
          <w:t>, las interfaces que el usuario percibe sean muy amigables.</w:t>
        </w:r>
      </w:ins>
    </w:p>
    <w:p w:rsidR="004C1F96" w:rsidRDefault="004C1F96">
      <w:pPr>
        <w:pStyle w:val="Ttulo4"/>
        <w:ind w:firstLine="708"/>
        <w:rPr>
          <w:ins w:id="5552" w:author="Miguel Centeno Muñoz" w:date="2014-08-11T23:03:00Z"/>
        </w:rPr>
        <w:pPrChange w:id="5553" w:author="Miguel Centeno Muñoz" w:date="2014-08-10T20:06:00Z">
          <w:pPr/>
        </w:pPrChange>
      </w:pPr>
      <w:bookmarkStart w:id="5554" w:name="_Toc395553297"/>
    </w:p>
    <w:p w:rsidR="003B5764" w:rsidRDefault="003B5764">
      <w:pPr>
        <w:pStyle w:val="Ttulo4"/>
        <w:ind w:firstLine="708"/>
        <w:rPr>
          <w:ins w:id="5555" w:author="Miguel Centeno Muñoz" w:date="2014-08-10T20:06:00Z"/>
        </w:rPr>
        <w:pPrChange w:id="5556" w:author="Miguel Centeno Muñoz" w:date="2014-08-10T20:06:00Z">
          <w:pPr/>
        </w:pPrChange>
      </w:pPr>
      <w:ins w:id="5557" w:author="Miguel Centeno Muñoz" w:date="2014-08-10T20:06:00Z">
        <w:r>
          <w:t>8.3.2.- Capa de Lógica</w:t>
        </w:r>
        <w:bookmarkEnd w:id="5554"/>
      </w:ins>
    </w:p>
    <w:p w:rsidR="003B5764" w:rsidRDefault="00491ED5">
      <w:pPr>
        <w:rPr>
          <w:ins w:id="5558" w:author="Miguel Centeno Muñoz" w:date="2014-08-11T20:10:00Z"/>
        </w:rPr>
      </w:pPr>
      <w:ins w:id="5559" w:author="Miguel Centeno Muñoz" w:date="2014-08-11T20:05:00Z">
        <w:r>
          <w:t xml:space="preserve">La capa de lógica también se conoce como nivel de aplicación. </w:t>
        </w:r>
      </w:ins>
      <w:ins w:id="5560" w:author="Miguel Centeno Muñoz" w:date="2014-08-11T20:08:00Z">
        <w:r>
          <w:t>Esta capa es la encargada de recibir las peticiones de los usuarios desde la capa de presentación, llamar a las funciones de acceso a datos si es necesario, hacer los c</w:t>
        </w:r>
      </w:ins>
      <w:ins w:id="5561" w:author="Miguel Centeno Muñoz" w:date="2014-08-11T20:09:00Z">
        <w:r>
          <w:t>álculos pertinentes con la información y devolverla a la capa de presentaci</w:t>
        </w:r>
      </w:ins>
      <w:ins w:id="5562" w:author="Miguel Centeno Muñoz" w:date="2014-08-11T20:10:00Z">
        <w:r>
          <w:t>ón para que sea visualizada por el usuario.</w:t>
        </w:r>
      </w:ins>
    </w:p>
    <w:p w:rsidR="00491ED5" w:rsidRDefault="00491ED5">
      <w:pPr>
        <w:rPr>
          <w:ins w:id="5563" w:author="Miguel Centeno Muñoz" w:date="2014-08-11T21:24:00Z"/>
        </w:rPr>
      </w:pPr>
      <w:ins w:id="5564" w:author="Miguel Centeno Muñoz" w:date="2014-08-11T20:10:00Z">
        <w:r>
          <w:t>En esta capa se encuentra un</w:t>
        </w:r>
      </w:ins>
      <w:ins w:id="5565" w:author="Miguel Centeno Muñoz" w:date="2014-08-11T20:14:00Z">
        <w:r>
          <w:t>a clase</w:t>
        </w:r>
      </w:ins>
      <w:ins w:id="5566" w:author="Miguel Centeno Muñoz" w:date="2014-08-11T20:10:00Z">
        <w:r>
          <w:t xml:space="preserve"> presentador (Presenter) </w:t>
        </w:r>
      </w:ins>
      <w:ins w:id="5567" w:author="Miguel Centeno Muñoz" w:date="2014-08-11T20:14:00Z">
        <w:r>
          <w:t>por cada View de la capa de presentación</w:t>
        </w:r>
      </w:ins>
      <w:ins w:id="5568" w:author="Miguel Centeno Muñoz" w:date="2014-08-11T20:17:00Z">
        <w:r w:rsidR="003305F1">
          <w:t xml:space="preserve">. Todos estas clases Presenter (del tipo </w:t>
        </w:r>
        <w:proofErr w:type="spellStart"/>
        <w:r w:rsidR="003305F1">
          <w:t>PathListPresenter</w:t>
        </w:r>
        <w:proofErr w:type="spellEnd"/>
        <w:r w:rsidR="003305F1">
          <w:t xml:space="preserve">, </w:t>
        </w:r>
        <w:proofErr w:type="spellStart"/>
        <w:r w:rsidR="003305F1">
          <w:t>PathDetailsPresenter</w:t>
        </w:r>
      </w:ins>
      <w:proofErr w:type="spellEnd"/>
      <w:ins w:id="5569" w:author="Miguel Centeno Muñoz" w:date="2014-08-11T20:18:00Z">
        <w:r w:rsidR="003305F1">
          <w:t>…) implementan la interfaz Presenter.</w:t>
        </w:r>
      </w:ins>
    </w:p>
    <w:p w:rsidR="00C56991" w:rsidRDefault="00C56991">
      <w:pPr>
        <w:rPr>
          <w:ins w:id="5570" w:author="Miguel Centeno Muñoz" w:date="2014-08-11T21:24:00Z"/>
        </w:rPr>
      </w:pPr>
    </w:p>
    <w:p w:rsidR="00C56991" w:rsidRPr="00C62D5B" w:rsidRDefault="00C56991">
      <w:pPr>
        <w:rPr>
          <w:ins w:id="5571" w:author="Miguel Centeno Muñoz" w:date="2014-08-11T20:19:00Z"/>
          <w:color w:val="FF0000"/>
          <w:rPrChange w:id="5572" w:author="Miguel Centeno Muñoz" w:date="2014-08-11T21:59:00Z">
            <w:rPr>
              <w:ins w:id="5573" w:author="Miguel Centeno Muñoz" w:date="2014-08-11T20:19:00Z"/>
            </w:rPr>
          </w:rPrChange>
        </w:rPr>
      </w:pPr>
      <w:ins w:id="5574" w:author="Miguel Centeno Muñoz" w:date="2014-08-11T21:24:00Z">
        <w:r w:rsidRPr="00CC080D">
          <w:rPr>
            <w:color w:val="FF0000"/>
            <w:highlight w:val="yellow"/>
            <w:rPrChange w:id="5575" w:author="Miguel Centeno Muñoz" w:date="2014-08-12T01:04:00Z">
              <w:rPr/>
            </w:rPrChange>
          </w:rPr>
          <w:t>(DIAGRAMA CLASES PRESENTERS E INTERFAZ PRESENTER)</w:t>
        </w:r>
      </w:ins>
    </w:p>
    <w:p w:rsidR="008C0C4B" w:rsidRDefault="007F0E3D">
      <w:pPr>
        <w:rPr>
          <w:ins w:id="5576" w:author="Miguel Centeno Muñoz" w:date="2014-08-11T20:39:00Z"/>
        </w:rPr>
      </w:pPr>
      <w:ins w:id="5577" w:author="Miguel Centeno Muñoz" w:date="2014-08-11T20:37:00Z">
        <w:r>
          <w:t xml:space="preserve">En aplicaciones complejas, o de peso, realizadas con GWT el modelo MVP </w:t>
        </w:r>
      </w:ins>
      <w:ins w:id="5578" w:author="Miguel Centeno Muñoz" w:date="2014-08-11T20:38:00Z">
        <w:r>
          <w:t>funciona</w:t>
        </w:r>
      </w:ins>
      <w:ins w:id="5579" w:author="Miguel Centeno Muñoz" w:date="2014-08-11T20:37:00Z">
        <w:r>
          <w:t xml:space="preserve"> a un</w:t>
        </w:r>
      </w:ins>
      <w:ins w:id="5580" w:author="Miguel Centeno Muñoz" w:date="2014-08-11T20:38:00Z">
        <w:r>
          <w:t xml:space="preserve"> </w:t>
        </w:r>
      </w:ins>
      <w:ins w:id="5581" w:author="Miguel Centeno Muñoz" w:date="2014-08-11T20:37:00Z">
        <w:r>
          <w:t>nivel superior</w:t>
        </w:r>
      </w:ins>
      <w:ins w:id="5582" w:author="Miguel Centeno Muñoz" w:date="2014-08-11T20:38:00Z">
        <w:r>
          <w:t xml:space="preserve"> de complejidad mediante la presencia del </w:t>
        </w:r>
        <w:proofErr w:type="spellStart"/>
        <w:r>
          <w:t>AppController</w:t>
        </w:r>
        <w:proofErr w:type="spellEnd"/>
        <w:r>
          <w:t>, encargado de la gestión de todos los elementos de la capa de Lógica. Muchos ven esto como un modelo extendido (</w:t>
        </w:r>
        <w:proofErr w:type="spellStart"/>
        <w:r>
          <w:t>MVPa</w:t>
        </w:r>
        <w:proofErr w:type="spellEnd"/>
        <w:r>
          <w:t xml:space="preserve"> -&gt; </w:t>
        </w:r>
        <w:proofErr w:type="spellStart"/>
        <w:r>
          <w:t>Model</w:t>
        </w:r>
        <w:proofErr w:type="spellEnd"/>
        <w:r>
          <w:t xml:space="preserve">, View, Presenter, </w:t>
        </w:r>
        <w:proofErr w:type="spellStart"/>
        <w:r>
          <w:t>AppController</w:t>
        </w:r>
        <w:proofErr w:type="spellEnd"/>
        <w:r>
          <w:t xml:space="preserve">). </w:t>
        </w:r>
      </w:ins>
      <w:ins w:id="5583" w:author="Miguel Centeno Muñoz" w:date="2014-08-11T20:39:00Z">
        <w:r>
          <w:t xml:space="preserve">El flujo de negocio de aplicaciones como </w:t>
        </w:r>
        <w:proofErr w:type="spellStart"/>
        <w:r>
          <w:t>PathGenerator</w:t>
        </w:r>
        <w:proofErr w:type="spellEnd"/>
        <w:r>
          <w:t xml:space="preserve"> es el siguiente:</w:t>
        </w:r>
      </w:ins>
    </w:p>
    <w:p w:rsidR="007F0E3D" w:rsidRDefault="007F0E3D" w:rsidP="007F0E3D">
      <w:pPr>
        <w:pStyle w:val="Prrafodelista"/>
        <w:numPr>
          <w:ilvl w:val="1"/>
          <w:numId w:val="45"/>
        </w:numPr>
        <w:rPr>
          <w:ins w:id="5584" w:author="Miguel Centeno Muñoz" w:date="2014-08-11T20:39:00Z"/>
        </w:rPr>
        <w:pPrChange w:id="5585" w:author="Miguel Centeno Muñoz" w:date="2014-08-11T20:39:00Z">
          <w:pPr/>
        </w:pPrChange>
      </w:pPr>
      <w:ins w:id="5586" w:author="Miguel Centeno Muñoz" w:date="2014-08-11T20:39:00Z">
        <w:r>
          <w:lastRenderedPageBreak/>
          <w:t xml:space="preserve">Existe un proceso de arranque de GWT llamando al método </w:t>
        </w:r>
        <w:proofErr w:type="spellStart"/>
        <w:r>
          <w:t>onModuleLoad</w:t>
        </w:r>
        <w:proofErr w:type="spellEnd"/>
        <w:r>
          <w:t>()</w:t>
        </w:r>
      </w:ins>
    </w:p>
    <w:p w:rsidR="007F0E3D" w:rsidRDefault="007F0E3D" w:rsidP="007F0E3D">
      <w:pPr>
        <w:pStyle w:val="Prrafodelista"/>
        <w:numPr>
          <w:ilvl w:val="1"/>
          <w:numId w:val="45"/>
        </w:numPr>
        <w:rPr>
          <w:ins w:id="5587" w:author="Miguel Centeno Muñoz" w:date="2014-08-11T20:41:00Z"/>
        </w:rPr>
        <w:pPrChange w:id="5588" w:author="Miguel Centeno Muñoz" w:date="2014-08-11T20:39:00Z">
          <w:pPr/>
        </w:pPrChange>
      </w:pPr>
      <w:proofErr w:type="spellStart"/>
      <w:proofErr w:type="gramStart"/>
      <w:ins w:id="5589" w:author="Miguel Centeno Muñoz" w:date="2014-08-11T20:40:00Z">
        <w:r>
          <w:t>onModuleLoad</w:t>
        </w:r>
        <w:proofErr w:type="spellEnd"/>
        <w:r>
          <w:t>(</w:t>
        </w:r>
        <w:proofErr w:type="gramEnd"/>
        <w:r>
          <w:t>) crea tres elementos (instancias): un servicio RPC</w:t>
        </w:r>
      </w:ins>
      <w:ins w:id="5590" w:author="Miguel Centeno Muñoz" w:date="2014-08-11T20:41:00Z">
        <w:r>
          <w:t xml:space="preserve"> (visto en 3.3.)</w:t>
        </w:r>
      </w:ins>
      <w:ins w:id="5591" w:author="Miguel Centeno Muñoz" w:date="2014-08-11T20:40:00Z">
        <w:r>
          <w:t xml:space="preserve">, un Bus de Eventos y el </w:t>
        </w:r>
        <w:proofErr w:type="spellStart"/>
        <w:r>
          <w:t>AppController</w:t>
        </w:r>
      </w:ins>
      <w:proofErr w:type="spellEnd"/>
      <w:ins w:id="5592" w:author="Miguel Centeno Muñoz" w:date="2014-08-11T20:41:00Z">
        <w:r>
          <w:t>.</w:t>
        </w:r>
      </w:ins>
    </w:p>
    <w:p w:rsidR="007F0E3D" w:rsidRDefault="007F0E3D" w:rsidP="007F0E3D">
      <w:pPr>
        <w:pStyle w:val="Prrafodelista"/>
        <w:numPr>
          <w:ilvl w:val="1"/>
          <w:numId w:val="45"/>
        </w:numPr>
        <w:rPr>
          <w:ins w:id="5593" w:author="Miguel Centeno Muñoz" w:date="2014-08-11T20:42:00Z"/>
        </w:rPr>
        <w:pPrChange w:id="5594" w:author="Miguel Centeno Muñoz" w:date="2014-08-11T20:39:00Z">
          <w:pPr/>
        </w:pPrChange>
      </w:pPr>
      <w:ins w:id="5595" w:author="Miguel Centeno Muñoz" w:date="2014-08-11T20:41:00Z">
        <w:r>
          <w:t xml:space="preserve">El </w:t>
        </w:r>
        <w:proofErr w:type="spellStart"/>
        <w:r>
          <w:t>AppController</w:t>
        </w:r>
        <w:proofErr w:type="spellEnd"/>
        <w:r>
          <w:t xml:space="preserve"> recibe instancia del </w:t>
        </w:r>
        <w:proofErr w:type="spellStart"/>
        <w:r>
          <w:t>RootPanel</w:t>
        </w:r>
        <w:proofErr w:type="spellEnd"/>
        <w:r>
          <w:t xml:space="preserve"> (Panel principal de la capa de vista que envuelve todos los Paneles vistos en la capa de Presentaci</w:t>
        </w:r>
      </w:ins>
      <w:ins w:id="5596" w:author="Miguel Centeno Muñoz" w:date="2014-08-11T20:42:00Z">
        <w:r>
          <w:t>ón).</w:t>
        </w:r>
      </w:ins>
    </w:p>
    <w:p w:rsidR="007F0E3D" w:rsidRDefault="007F0E3D" w:rsidP="007F0E3D">
      <w:pPr>
        <w:pStyle w:val="Prrafodelista"/>
        <w:numPr>
          <w:ilvl w:val="1"/>
          <w:numId w:val="45"/>
        </w:numPr>
        <w:rPr>
          <w:ins w:id="5597" w:author="Miguel Centeno Muñoz" w:date="2014-08-11T20:42:00Z"/>
        </w:rPr>
        <w:pPrChange w:id="5598" w:author="Miguel Centeno Muñoz" w:date="2014-08-11T20:39:00Z">
          <w:pPr/>
        </w:pPrChange>
      </w:pPr>
      <w:ins w:id="5599" w:author="Miguel Centeno Muñoz" w:date="2014-08-11T20:42:00Z">
        <w:r>
          <w:t xml:space="preserve">A partir de aquí, </w:t>
        </w:r>
        <w:proofErr w:type="spellStart"/>
        <w:r>
          <w:t>AppController</w:t>
        </w:r>
        <w:proofErr w:type="spellEnd"/>
        <w:r>
          <w:t xml:space="preserve"> controla los </w:t>
        </w:r>
        <w:proofErr w:type="spellStart"/>
        <w:r>
          <w:t>Presenters</w:t>
        </w:r>
        <w:proofErr w:type="spellEnd"/>
        <w:r>
          <w:t xml:space="preserve">, creándolos y surtiéndoles las </w:t>
        </w:r>
        <w:proofErr w:type="spellStart"/>
        <w:r>
          <w:t>Views</w:t>
        </w:r>
        <w:proofErr w:type="spellEnd"/>
        <w:r>
          <w:t xml:space="preserve"> necesarias para manejar.</w:t>
        </w:r>
      </w:ins>
    </w:p>
    <w:p w:rsidR="005B3B16" w:rsidRDefault="005B3B16" w:rsidP="007F0E3D">
      <w:pPr>
        <w:rPr>
          <w:ins w:id="5600" w:author="Miguel Centeno Muñoz" w:date="2014-08-11T20:45:00Z"/>
        </w:rPr>
        <w:pPrChange w:id="5601" w:author="Miguel Centeno Muñoz" w:date="2014-08-11T20:42:00Z">
          <w:pPr/>
        </w:pPrChange>
      </w:pPr>
      <w:ins w:id="5602" w:author="Miguel Centeno Muñoz" w:date="2014-08-12T00:47:00Z">
        <w:r>
          <w:rPr>
            <w:noProof/>
            <w:lang w:eastAsia="es-ES"/>
          </w:rPr>
          <w:drawing>
            <wp:anchor distT="0" distB="0" distL="114300" distR="114300" simplePos="0" relativeHeight="251713536" behindDoc="1" locked="0" layoutInCell="1" allowOverlap="1" wp14:anchorId="4B128D34" wp14:editId="21BFDF15">
              <wp:simplePos x="0" y="0"/>
              <wp:positionH relativeFrom="column">
                <wp:posOffset>72390</wp:posOffset>
              </wp:positionH>
              <wp:positionV relativeFrom="paragraph">
                <wp:posOffset>476250</wp:posOffset>
              </wp:positionV>
              <wp:extent cx="5669915" cy="2000250"/>
              <wp:effectExtent l="0" t="0" r="6985" b="0"/>
              <wp:wrapThrough wrapText="bothSides">
                <wp:wrapPolygon edited="0">
                  <wp:start x="0" y="0"/>
                  <wp:lineTo x="0" y="21394"/>
                  <wp:lineTo x="21554" y="21394"/>
                  <wp:lineTo x="21554" y="0"/>
                  <wp:lineTo x="0" y="0"/>
                </wp:wrapPolygon>
              </wp:wrapThrough>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 view a event bus.jpg"/>
                      <pic:cNvPicPr/>
                    </pic:nvPicPr>
                    <pic:blipFill>
                      <a:blip r:embed="rId56">
                        <a:extLst>
                          <a:ext uri="{28A0092B-C50C-407E-A947-70E740481C1C}">
                            <a14:useLocalDpi xmlns:a14="http://schemas.microsoft.com/office/drawing/2010/main" val="0"/>
                          </a:ext>
                        </a:extLst>
                      </a:blip>
                      <a:stretch>
                        <a:fillRect/>
                      </a:stretch>
                    </pic:blipFill>
                    <pic:spPr>
                      <a:xfrm>
                        <a:off x="0" y="0"/>
                        <a:ext cx="5669915" cy="2000250"/>
                      </a:xfrm>
                      <a:prstGeom prst="rect">
                        <a:avLst/>
                      </a:prstGeom>
                    </pic:spPr>
                  </pic:pic>
                </a:graphicData>
              </a:graphic>
              <wp14:sizeRelH relativeFrom="page">
                <wp14:pctWidth>0</wp14:pctWidth>
              </wp14:sizeRelH>
              <wp14:sizeRelV relativeFrom="page">
                <wp14:pctHeight>0</wp14:pctHeight>
              </wp14:sizeRelV>
            </wp:anchor>
          </w:drawing>
        </w:r>
      </w:ins>
      <w:ins w:id="5603" w:author="Miguel Centeno Muñoz" w:date="2014-08-11T20:42:00Z">
        <w:r w:rsidR="007F0E3D">
          <w:t xml:space="preserve">Para unir los </w:t>
        </w:r>
        <w:proofErr w:type="spellStart"/>
        <w:r w:rsidR="007F0E3D">
          <w:t>Presenters</w:t>
        </w:r>
        <w:proofErr w:type="spellEnd"/>
        <w:r w:rsidR="007F0E3D">
          <w:t xml:space="preserve"> con las </w:t>
        </w:r>
        <w:proofErr w:type="spellStart"/>
        <w:r w:rsidR="007F0E3D">
          <w:t>Views</w:t>
        </w:r>
        <w:proofErr w:type="spellEnd"/>
        <w:r w:rsidR="007F0E3D">
          <w:t xml:space="preserve">, cada Presenter contiene una interfaz </w:t>
        </w:r>
        <w:proofErr w:type="spellStart"/>
        <w:r w:rsidR="007F0E3D">
          <w:t>Display</w:t>
        </w:r>
        <w:proofErr w:type="spellEnd"/>
        <w:r w:rsidR="007F0E3D">
          <w:t xml:space="preserve"> definida dentro de los </w:t>
        </w:r>
        <w:proofErr w:type="spellStart"/>
        <w:r w:rsidR="007F0E3D">
          <w:t>Presenters</w:t>
        </w:r>
      </w:ins>
      <w:proofErr w:type="spellEnd"/>
      <w:ins w:id="5604" w:author="Miguel Centeno Muñoz" w:date="2014-08-12T00:48:00Z">
        <w:r>
          <w:t>.</w:t>
        </w:r>
      </w:ins>
    </w:p>
    <w:p w:rsidR="007F0E3D" w:rsidRDefault="00611D58" w:rsidP="007F0E3D">
      <w:pPr>
        <w:rPr>
          <w:ins w:id="5605" w:author="Miguel Centeno Muñoz" w:date="2014-08-11T20:51:00Z"/>
        </w:rPr>
        <w:pPrChange w:id="5606" w:author="Miguel Centeno Muñoz" w:date="2014-08-11T20:42:00Z">
          <w:pPr/>
        </w:pPrChange>
      </w:pPr>
      <w:ins w:id="5607" w:author="Miguel Centeno Muñoz" w:date="2014-08-11T20:49:00Z">
        <w:r>
          <w:t xml:space="preserve">Cuando el Presenter recibe la petición del usuario, este gestiona la </w:t>
        </w:r>
      </w:ins>
      <w:ins w:id="5608" w:author="Miguel Centeno Muñoz" w:date="2014-08-11T20:51:00Z">
        <w:r>
          <w:t>lógica</w:t>
        </w:r>
      </w:ins>
      <w:ins w:id="5609" w:author="Miguel Centeno Muñoz" w:date="2014-08-11T20:49:00Z">
        <w:r>
          <w:t xml:space="preserve"> </w:t>
        </w:r>
      </w:ins>
      <w:ins w:id="5610" w:author="Miguel Centeno Muñoz" w:date="2014-08-11T20:51:00Z">
        <w:r>
          <w:t xml:space="preserve">necesaria para gestionarlo, pero, si requiere una gestión de mayor nivel, el evento se pasa al </w:t>
        </w:r>
        <w:proofErr w:type="spellStart"/>
        <w:r>
          <w:t>EventBus</w:t>
        </w:r>
        <w:proofErr w:type="spellEnd"/>
        <w:r>
          <w:t xml:space="preserve">. El Bus de Eventos es una clase de tipo </w:t>
        </w:r>
        <w:proofErr w:type="spellStart"/>
        <w:r>
          <w:t>HandlerManager</w:t>
        </w:r>
        <w:proofErr w:type="spellEnd"/>
        <w:r>
          <w:t xml:space="preserve"> y es un mecanismo para gestionar eventos.</w:t>
        </w:r>
      </w:ins>
    </w:p>
    <w:p w:rsidR="00C56991" w:rsidRDefault="00611D58" w:rsidP="007F0E3D">
      <w:pPr>
        <w:rPr>
          <w:ins w:id="5611" w:author="Miguel Centeno Muñoz" w:date="2014-08-11T21:25:00Z"/>
        </w:rPr>
        <w:pPrChange w:id="5612" w:author="Miguel Centeno Muñoz" w:date="2014-08-11T20:42:00Z">
          <w:pPr/>
        </w:pPrChange>
      </w:pPr>
      <w:ins w:id="5613" w:author="Miguel Centeno Muñoz" w:date="2014-08-11T20:52:00Z">
        <w:r>
          <w:t xml:space="preserve">En GWT para clase </w:t>
        </w:r>
        <w:proofErr w:type="spellStart"/>
        <w:r>
          <w:t>XXXEvent</w:t>
        </w:r>
        <w:proofErr w:type="spellEnd"/>
        <w:r>
          <w:t xml:space="preserve">, </w:t>
        </w:r>
      </w:ins>
      <w:ins w:id="5614" w:author="Miguel Centeno Muñoz" w:date="2014-08-11T20:54:00Z">
        <w:r>
          <w:t>implementa una interfaz</w:t>
        </w:r>
      </w:ins>
      <w:ins w:id="5615" w:author="Miguel Centeno Muñoz" w:date="2014-08-11T20:52:00Z">
        <w:r>
          <w:t xml:space="preserve"> </w:t>
        </w:r>
        <w:proofErr w:type="spellStart"/>
        <w:r>
          <w:t>XXXEventHandler</w:t>
        </w:r>
      </w:ins>
      <w:proofErr w:type="spellEnd"/>
      <w:ins w:id="5616" w:author="Miguel Centeno Muñoz" w:date="2014-08-11T20:54:00Z">
        <w:r>
          <w:t>.</w:t>
        </w:r>
      </w:ins>
    </w:p>
    <w:p w:rsidR="00C56991" w:rsidRDefault="00C56991" w:rsidP="007F0E3D">
      <w:pPr>
        <w:rPr>
          <w:ins w:id="5617" w:author="Miguel Centeno Muñoz" w:date="2014-08-11T21:25:00Z"/>
        </w:rPr>
        <w:pPrChange w:id="5618" w:author="Miguel Centeno Muñoz" w:date="2014-08-11T20:42:00Z">
          <w:pPr/>
        </w:pPrChange>
      </w:pPr>
    </w:p>
    <w:p w:rsidR="00C56991" w:rsidRPr="00C62D5B" w:rsidRDefault="00C56991" w:rsidP="007F0E3D">
      <w:pPr>
        <w:rPr>
          <w:ins w:id="5619" w:author="Miguel Centeno Muñoz" w:date="2014-08-11T21:25:00Z"/>
          <w:color w:val="FF0000"/>
          <w:rPrChange w:id="5620" w:author="Miguel Centeno Muñoz" w:date="2014-08-11T21:59:00Z">
            <w:rPr>
              <w:ins w:id="5621" w:author="Miguel Centeno Muñoz" w:date="2014-08-11T21:25:00Z"/>
            </w:rPr>
          </w:rPrChange>
        </w:rPr>
        <w:pPrChange w:id="5622" w:author="Miguel Centeno Muñoz" w:date="2014-08-11T20:42:00Z">
          <w:pPr/>
        </w:pPrChange>
      </w:pPr>
      <w:ins w:id="5623" w:author="Miguel Centeno Muñoz" w:date="2014-08-11T21:25:00Z">
        <w:r w:rsidRPr="00CC080D">
          <w:rPr>
            <w:color w:val="FF0000"/>
            <w:highlight w:val="yellow"/>
            <w:rPrChange w:id="5624" w:author="Miguel Centeno Muñoz" w:date="2014-08-12T01:04:00Z">
              <w:rPr/>
            </w:rPrChange>
          </w:rPr>
          <w:t>(</w:t>
        </w:r>
      </w:ins>
      <w:proofErr w:type="gramStart"/>
      <w:ins w:id="5625" w:author="Miguel Centeno Muñoz" w:date="2014-08-11T21:59:00Z">
        <w:r w:rsidR="00C62D5B" w:rsidRPr="00CC080D">
          <w:rPr>
            <w:color w:val="FF0000"/>
            <w:highlight w:val="yellow"/>
            <w:rPrChange w:id="5626" w:author="Miguel Centeno Muñoz" w:date="2014-08-12T01:04:00Z">
              <w:rPr>
                <w:color w:val="FF0000"/>
              </w:rPr>
            </w:rPrChange>
          </w:rPr>
          <w:t>clases</w:t>
        </w:r>
      </w:ins>
      <w:proofErr w:type="gramEnd"/>
      <w:ins w:id="5627" w:author="Miguel Centeno Muñoz" w:date="2014-08-11T21:25:00Z">
        <w:r w:rsidRPr="00CC080D">
          <w:rPr>
            <w:color w:val="FF0000"/>
            <w:highlight w:val="yellow"/>
            <w:rPrChange w:id="5628" w:author="Miguel Centeno Muñoz" w:date="2014-08-12T01:04:00Z">
              <w:rPr/>
            </w:rPrChange>
          </w:rPr>
          <w:t xml:space="preserve"> EVENTS Y SUS EVENTS HANDLERS EN IMAGEN)</w:t>
        </w:r>
      </w:ins>
    </w:p>
    <w:p w:rsidR="00C56991" w:rsidRDefault="00C56991" w:rsidP="007F0E3D">
      <w:pPr>
        <w:rPr>
          <w:ins w:id="5629" w:author="Miguel Centeno Muñoz" w:date="2014-08-12T00:48:00Z"/>
        </w:rPr>
        <w:pPrChange w:id="5630" w:author="Miguel Centeno Muñoz" w:date="2014-08-11T20:42:00Z">
          <w:pPr/>
        </w:pPrChange>
      </w:pPr>
    </w:p>
    <w:p w:rsidR="005B3B16" w:rsidRDefault="005B3B16" w:rsidP="007F0E3D">
      <w:pPr>
        <w:rPr>
          <w:ins w:id="5631" w:author="Miguel Centeno Muñoz" w:date="2014-08-12T00:48:00Z"/>
        </w:rPr>
        <w:pPrChange w:id="5632" w:author="Miguel Centeno Muñoz" w:date="2014-08-11T20:42:00Z">
          <w:pPr/>
        </w:pPrChange>
      </w:pPr>
    </w:p>
    <w:p w:rsidR="005B3B16" w:rsidRDefault="005B3B16" w:rsidP="007F0E3D">
      <w:pPr>
        <w:rPr>
          <w:ins w:id="5633" w:author="Miguel Centeno Muñoz" w:date="2014-08-12T00:48:00Z"/>
        </w:rPr>
        <w:pPrChange w:id="5634" w:author="Miguel Centeno Muñoz" w:date="2014-08-11T20:42:00Z">
          <w:pPr/>
        </w:pPrChange>
      </w:pPr>
    </w:p>
    <w:p w:rsidR="005B3B16" w:rsidRDefault="005B3B16" w:rsidP="007F0E3D">
      <w:pPr>
        <w:rPr>
          <w:ins w:id="5635" w:author="Miguel Centeno Muñoz" w:date="2014-08-12T00:48:00Z"/>
        </w:rPr>
        <w:pPrChange w:id="5636" w:author="Miguel Centeno Muñoz" w:date="2014-08-11T20:42:00Z">
          <w:pPr/>
        </w:pPrChange>
      </w:pPr>
    </w:p>
    <w:p w:rsidR="005B3B16" w:rsidRDefault="005B3B16" w:rsidP="007F0E3D">
      <w:pPr>
        <w:rPr>
          <w:ins w:id="5637" w:author="Miguel Centeno Muñoz" w:date="2014-08-12T00:48:00Z"/>
        </w:rPr>
        <w:pPrChange w:id="5638" w:author="Miguel Centeno Muñoz" w:date="2014-08-11T20:42:00Z">
          <w:pPr/>
        </w:pPrChange>
      </w:pPr>
    </w:p>
    <w:p w:rsidR="005B3B16" w:rsidRDefault="005B3B16" w:rsidP="007F0E3D">
      <w:pPr>
        <w:rPr>
          <w:ins w:id="5639" w:author="Miguel Centeno Muñoz" w:date="2014-08-12T00:48:00Z"/>
        </w:rPr>
        <w:pPrChange w:id="5640" w:author="Miguel Centeno Muñoz" w:date="2014-08-11T20:42:00Z">
          <w:pPr/>
        </w:pPrChange>
      </w:pPr>
    </w:p>
    <w:p w:rsidR="005B3B16" w:rsidRDefault="005B3B16" w:rsidP="007F0E3D">
      <w:pPr>
        <w:rPr>
          <w:ins w:id="5641" w:author="Miguel Centeno Muñoz" w:date="2014-08-12T00:48:00Z"/>
        </w:rPr>
        <w:pPrChange w:id="5642" w:author="Miguel Centeno Muñoz" w:date="2014-08-11T20:42:00Z">
          <w:pPr/>
        </w:pPrChange>
      </w:pPr>
    </w:p>
    <w:p w:rsidR="005B3B16" w:rsidRDefault="005B3B16" w:rsidP="007F0E3D">
      <w:pPr>
        <w:rPr>
          <w:ins w:id="5643" w:author="Miguel Centeno Muñoz" w:date="2014-08-11T20:54:00Z"/>
        </w:rPr>
        <w:pPrChange w:id="5644" w:author="Miguel Centeno Muñoz" w:date="2014-08-11T20:42:00Z">
          <w:pPr/>
        </w:pPrChange>
      </w:pPr>
    </w:p>
    <w:p w:rsidR="00611D58" w:rsidRDefault="00611D58" w:rsidP="007F0E3D">
      <w:pPr>
        <w:rPr>
          <w:ins w:id="5645" w:author="Miguel Centeno Muñoz" w:date="2014-08-11T21:36:00Z"/>
        </w:rPr>
        <w:pPrChange w:id="5646" w:author="Miguel Centeno Muñoz" w:date="2014-08-11T20:42:00Z">
          <w:pPr/>
        </w:pPrChange>
      </w:pPr>
      <w:ins w:id="5647" w:author="Miguel Centeno Muñoz" w:date="2014-08-11T20:55:00Z">
        <w:r>
          <w:t xml:space="preserve">Para cada Evento lanzado, otra función del Bus de Eventos es, además, gestionar qué </w:t>
        </w:r>
        <w:proofErr w:type="spellStart"/>
        <w:r>
          <w:t>Handler</w:t>
        </w:r>
        <w:proofErr w:type="spellEnd"/>
        <w:r>
          <w:t xml:space="preserve"> debe encargarse de </w:t>
        </w:r>
      </w:ins>
      <w:ins w:id="5648" w:author="Miguel Centeno Muñoz" w:date="2014-08-11T20:56:00Z">
        <w:r>
          <w:t>él, pues puede haber varios a la espera simultáneamente.</w:t>
        </w:r>
      </w:ins>
    </w:p>
    <w:p w:rsidR="001248D6" w:rsidRDefault="001248D6" w:rsidP="001248D6">
      <w:pPr>
        <w:pStyle w:val="Ttulo5"/>
        <w:ind w:left="708" w:firstLine="708"/>
        <w:rPr>
          <w:ins w:id="5649" w:author="Miguel Centeno Muñoz" w:date="2014-08-11T20:56:00Z"/>
        </w:rPr>
        <w:pPrChange w:id="5650" w:author="Miguel Centeno Muñoz" w:date="2014-08-11T21:36:00Z">
          <w:pPr/>
        </w:pPrChange>
      </w:pPr>
      <w:ins w:id="5651" w:author="Miguel Centeno Muñoz" w:date="2014-08-11T21:36:00Z">
        <w:r>
          <w:lastRenderedPageBreak/>
          <w:t>8.3.2.1.- Gestión del histórico de navegación y las transiciones entre vistas.</w:t>
        </w:r>
      </w:ins>
    </w:p>
    <w:p w:rsidR="00611D58" w:rsidRDefault="00611D58" w:rsidP="007F0E3D">
      <w:pPr>
        <w:rPr>
          <w:ins w:id="5652" w:author="Miguel Centeno Muñoz" w:date="2014-08-11T21:08:00Z"/>
        </w:rPr>
        <w:pPrChange w:id="5653" w:author="Miguel Centeno Muñoz" w:date="2014-08-11T20:42:00Z">
          <w:pPr/>
        </w:pPrChange>
      </w:pPr>
      <w:ins w:id="5654" w:author="Miguel Centeno Muñoz" w:date="2014-08-11T20:57:00Z">
        <w:r>
          <w:t>Otra</w:t>
        </w:r>
      </w:ins>
      <w:ins w:id="5655" w:author="Miguel Centeno Muñoz" w:date="2014-08-11T21:08:00Z">
        <w:r w:rsidR="00AC2363">
          <w:t>s</w:t>
        </w:r>
      </w:ins>
      <w:ins w:id="5656" w:author="Miguel Centeno Muñoz" w:date="2014-08-11T20:57:00Z">
        <w:r>
          <w:t xml:space="preserve"> característica</w:t>
        </w:r>
      </w:ins>
      <w:ins w:id="5657" w:author="Miguel Centeno Muñoz" w:date="2014-08-11T21:09:00Z">
        <w:r w:rsidR="00AC2363">
          <w:t>s</w:t>
        </w:r>
      </w:ins>
      <w:ins w:id="5658" w:author="Miguel Centeno Muñoz" w:date="2014-08-11T20:57:00Z">
        <w:r>
          <w:t xml:space="preserve"> de las aplicaciones GWT gestionadas en su completitud en la capa de l</w:t>
        </w:r>
      </w:ins>
      <w:ins w:id="5659" w:author="Miguel Centeno Muñoz" w:date="2014-08-11T20:58:00Z">
        <w:r>
          <w:t xml:space="preserve">ógica </w:t>
        </w:r>
      </w:ins>
      <w:ins w:id="5660" w:author="Miguel Centeno Muñoz" w:date="2014-08-11T21:09:00Z">
        <w:r w:rsidR="00AC2363">
          <w:t>son</w:t>
        </w:r>
      </w:ins>
      <w:ins w:id="5661" w:author="Miguel Centeno Muñoz" w:date="2014-08-11T20:58:00Z">
        <w:r>
          <w:t xml:space="preserve"> el Historial de la aplicación</w:t>
        </w:r>
      </w:ins>
      <w:ins w:id="5662" w:author="Miguel Centeno Muñoz" w:date="2014-08-11T21:09:00Z">
        <w:r w:rsidR="00AC2363">
          <w:t xml:space="preserve"> y las transiciones entre vistas</w:t>
        </w:r>
        <w:proofErr w:type="gramStart"/>
        <w:r w:rsidR="00AC2363">
          <w:t>.</w:t>
        </w:r>
      </w:ins>
      <w:ins w:id="5663" w:author="Miguel Centeno Muñoz" w:date="2014-08-11T20:58:00Z">
        <w:r>
          <w:t>.</w:t>
        </w:r>
        <w:proofErr w:type="gramEnd"/>
        <w:r>
          <w:t xml:space="preserve"> Como se </w:t>
        </w:r>
        <w:r w:rsidR="00F838FD">
          <w:t xml:space="preserve">explica en </w:t>
        </w:r>
      </w:ins>
      <w:ins w:id="5664" w:author="Miguel Centeno Muñoz" w:date="2014-08-11T20:59:00Z">
        <w:r w:rsidR="00F838FD">
          <w:t>3.2., GWT usa AJAX, por lo que las páginas (o parte de ellas) se actualizan sin el uso del historial del navegador. GWT añade funcionalidad para la gestión</w:t>
        </w:r>
      </w:ins>
      <w:ins w:id="5665" w:author="Miguel Centeno Muñoz" w:date="2014-08-11T21:03:00Z">
        <w:r w:rsidR="00F838FD">
          <w:t xml:space="preserve"> de este problema. L</w:t>
        </w:r>
      </w:ins>
      <w:ins w:id="5666" w:author="Miguel Centeno Muñoz" w:date="2014-08-11T21:04:00Z">
        <w:r w:rsidR="00F838FD">
          <w:t>a</w:t>
        </w:r>
      </w:ins>
      <w:ins w:id="5667" w:author="Miguel Centeno Muñoz" w:date="2014-08-11T21:03:00Z">
        <w:r w:rsidR="00F838FD">
          <w:t xml:space="preserve"> clase </w:t>
        </w:r>
        <w:proofErr w:type="spellStart"/>
        <w:r w:rsidR="00F838FD">
          <w:t>AppController</w:t>
        </w:r>
        <w:proofErr w:type="spellEnd"/>
        <w:r w:rsidR="00F838FD">
          <w:t xml:space="preserve"> implementa </w:t>
        </w:r>
        <w:proofErr w:type="spellStart"/>
        <w:r w:rsidR="00F838FD">
          <w:t>ValueChangeHadler</w:t>
        </w:r>
        <w:proofErr w:type="spellEnd"/>
        <w:r w:rsidR="00F838FD">
          <w:t xml:space="preserve"> y el </w:t>
        </w:r>
        <w:proofErr w:type="spellStart"/>
        <w:r w:rsidR="00F838FD">
          <w:t>EventBus</w:t>
        </w:r>
        <w:proofErr w:type="spellEnd"/>
        <w:r w:rsidR="00F838FD">
          <w:t xml:space="preserve"> le env</w:t>
        </w:r>
      </w:ins>
      <w:ins w:id="5668" w:author="Miguel Centeno Muñoz" w:date="2014-08-11T21:04:00Z">
        <w:r w:rsidR="00F838FD">
          <w:t xml:space="preserve">ía </w:t>
        </w:r>
      </w:ins>
      <w:proofErr w:type="spellStart"/>
      <w:ins w:id="5669" w:author="Miguel Centeno Muñoz" w:date="2014-08-11T21:05:00Z">
        <w:r w:rsidR="00F838FD">
          <w:t>HistoryEvents</w:t>
        </w:r>
      </w:ins>
      <w:proofErr w:type="spellEnd"/>
      <w:ins w:id="5670" w:author="Miguel Centeno Muñoz" w:date="2014-08-11T21:06:00Z">
        <w:r w:rsidR="00F838FD">
          <w:t xml:space="preserve">. Existe un estado inicial, y a partir de un sistema de etiquetas a través de </w:t>
        </w:r>
        <w:proofErr w:type="spellStart"/>
        <w:r w:rsidR="00F838FD">
          <w:t>tokens</w:t>
        </w:r>
      </w:ins>
      <w:proofErr w:type="spellEnd"/>
      <w:ins w:id="5671" w:author="Miguel Centeno Muñoz" w:date="2014-08-11T21:07:00Z">
        <w:r w:rsidR="00F838FD">
          <w:t xml:space="preserve"> para poder llevar al usuario a la vista adecuada. Para manejar esta lógica est</w:t>
        </w:r>
      </w:ins>
      <w:ins w:id="5672" w:author="Miguel Centeno Muñoz" w:date="2014-08-11T21:08:00Z">
        <w:r w:rsidR="00F838FD">
          <w:t xml:space="preserve">á el método </w:t>
        </w:r>
        <w:proofErr w:type="spellStart"/>
        <w:proofErr w:type="gramStart"/>
        <w:r w:rsidR="00F838FD">
          <w:t>go</w:t>
        </w:r>
        <w:proofErr w:type="spellEnd"/>
        <w:r w:rsidR="00F838FD">
          <w:t>(</w:t>
        </w:r>
        <w:proofErr w:type="gramEnd"/>
        <w:r w:rsidR="00F838FD">
          <w:t>).</w:t>
        </w:r>
      </w:ins>
    </w:p>
    <w:p w:rsidR="001248D6" w:rsidRDefault="001248D6" w:rsidP="007F0E3D">
      <w:pPr>
        <w:rPr>
          <w:ins w:id="5673" w:author="Miguel Centeno Muñoz" w:date="2014-08-12T00:49:00Z"/>
        </w:rPr>
        <w:pPrChange w:id="5674" w:author="Miguel Centeno Muñoz" w:date="2014-08-11T20:42:00Z">
          <w:pPr/>
        </w:pPrChange>
      </w:pPr>
    </w:p>
    <w:p w:rsidR="005B3B16" w:rsidRPr="007B6E50" w:rsidRDefault="007B6E50" w:rsidP="007F0E3D">
      <w:pPr>
        <w:rPr>
          <w:ins w:id="5675" w:author="Miguel Centeno Muñoz" w:date="2014-08-12T00:48:00Z"/>
          <w:color w:val="FF0000"/>
          <w:rPrChange w:id="5676" w:author="Miguel Centeno Muñoz" w:date="2014-08-12T00:53:00Z">
            <w:rPr>
              <w:ins w:id="5677" w:author="Miguel Centeno Muñoz" w:date="2014-08-12T00:48:00Z"/>
            </w:rPr>
          </w:rPrChange>
        </w:rPr>
        <w:pPrChange w:id="5678" w:author="Miguel Centeno Muñoz" w:date="2014-08-11T20:42:00Z">
          <w:pPr/>
        </w:pPrChange>
      </w:pPr>
      <w:ins w:id="5679" w:author="Miguel Centeno Muñoz" w:date="2014-08-12T00:53:00Z">
        <w:r w:rsidRPr="00CC080D">
          <w:rPr>
            <w:color w:val="FF0000"/>
            <w:highlight w:val="yellow"/>
            <w:rPrChange w:id="5680" w:author="Miguel Centeno Muñoz" w:date="2014-08-12T01:04:00Z">
              <w:rPr/>
            </w:rPrChange>
          </w:rPr>
          <w:t>Manejo del histórico imagen</w:t>
        </w:r>
      </w:ins>
    </w:p>
    <w:p w:rsidR="005B3B16" w:rsidRDefault="005B3B16" w:rsidP="007F0E3D">
      <w:pPr>
        <w:rPr>
          <w:ins w:id="5681" w:author="Miguel Centeno Muñoz" w:date="2014-08-12T00:48:00Z"/>
        </w:rPr>
        <w:pPrChange w:id="5682" w:author="Miguel Centeno Muñoz" w:date="2014-08-11T20:42:00Z">
          <w:pPr/>
        </w:pPrChange>
      </w:pPr>
    </w:p>
    <w:p w:rsidR="005B3B16" w:rsidRDefault="005B3B16" w:rsidP="007F0E3D">
      <w:pPr>
        <w:rPr>
          <w:ins w:id="5683" w:author="Miguel Centeno Muñoz" w:date="2014-08-12T00:48:00Z"/>
        </w:rPr>
        <w:pPrChange w:id="5684" w:author="Miguel Centeno Muñoz" w:date="2014-08-11T20:42:00Z">
          <w:pPr/>
        </w:pPrChange>
      </w:pPr>
    </w:p>
    <w:p w:rsidR="005B3B16" w:rsidRDefault="005B3B16" w:rsidP="007F0E3D">
      <w:pPr>
        <w:rPr>
          <w:ins w:id="5685" w:author="Miguel Centeno Muñoz" w:date="2014-08-12T00:48:00Z"/>
        </w:rPr>
        <w:pPrChange w:id="5686" w:author="Miguel Centeno Muñoz" w:date="2014-08-11T20:42:00Z">
          <w:pPr/>
        </w:pPrChange>
      </w:pPr>
    </w:p>
    <w:p w:rsidR="005B3B16" w:rsidRDefault="005B3B16" w:rsidP="007F0E3D">
      <w:pPr>
        <w:rPr>
          <w:ins w:id="5687" w:author="Miguel Centeno Muñoz" w:date="2014-08-12T00:48:00Z"/>
        </w:rPr>
        <w:pPrChange w:id="5688" w:author="Miguel Centeno Muñoz" w:date="2014-08-11T20:42:00Z">
          <w:pPr/>
        </w:pPrChange>
      </w:pPr>
    </w:p>
    <w:p w:rsidR="005B3B16" w:rsidRDefault="005B3B16" w:rsidP="007F0E3D">
      <w:pPr>
        <w:rPr>
          <w:ins w:id="5689" w:author="Miguel Centeno Muñoz" w:date="2014-08-11T21:36:00Z"/>
        </w:rPr>
        <w:pPrChange w:id="5690" w:author="Miguel Centeno Muñoz" w:date="2014-08-11T20:42:00Z">
          <w:pPr/>
        </w:pPrChange>
      </w:pPr>
    </w:p>
    <w:p w:rsidR="001248D6" w:rsidRDefault="001248D6" w:rsidP="001248D6">
      <w:pPr>
        <w:pStyle w:val="Ttulo5"/>
        <w:ind w:left="708" w:firstLine="708"/>
        <w:rPr>
          <w:ins w:id="5691" w:author="Miguel Centeno Muñoz" w:date="2014-08-11T21:37:00Z"/>
        </w:rPr>
        <w:pPrChange w:id="5692" w:author="Miguel Centeno Muñoz" w:date="2014-08-11T21:37:00Z">
          <w:pPr/>
        </w:pPrChange>
      </w:pPr>
      <w:ins w:id="5693" w:author="Miguel Centeno Muñoz" w:date="2014-08-11T21:36:00Z">
        <w:r>
          <w:t xml:space="preserve">8.3.2.2.- DTO </w:t>
        </w:r>
      </w:ins>
      <w:ins w:id="5694" w:author="Miguel Centeno Muñoz" w:date="2014-08-11T21:37:00Z">
        <w:r>
          <w:t>–</w:t>
        </w:r>
      </w:ins>
      <w:ins w:id="5695" w:author="Miguel Centeno Muñoz" w:date="2014-08-11T21:36:00Z">
        <w:r>
          <w:t xml:space="preserve"> Data </w:t>
        </w:r>
      </w:ins>
      <w:ins w:id="5696" w:author="Miguel Centeno Muñoz" w:date="2014-08-11T21:37:00Z">
        <w:r>
          <w:t xml:space="preserve">Transfer </w:t>
        </w:r>
        <w:proofErr w:type="spellStart"/>
        <w:r>
          <w:t>Object</w:t>
        </w:r>
        <w:proofErr w:type="spellEnd"/>
      </w:ins>
    </w:p>
    <w:p w:rsidR="001248D6" w:rsidRDefault="001248D6" w:rsidP="001248D6">
      <w:pPr>
        <w:rPr>
          <w:ins w:id="5697" w:author="Miguel Centeno Muñoz" w:date="2014-08-11T21:38:00Z"/>
        </w:rPr>
        <w:pPrChange w:id="5698" w:author="Miguel Centeno Muñoz" w:date="2014-08-11T21:37:00Z">
          <w:pPr/>
        </w:pPrChange>
      </w:pPr>
      <w:ins w:id="5699" w:author="Miguel Centeno Muñoz" w:date="2014-08-11T21:37:00Z">
        <w:r>
          <w:t>Las clases que conforman el modelo de datos, albergan gran cantidad de informaci</w:t>
        </w:r>
      </w:ins>
      <w:ins w:id="5700" w:author="Miguel Centeno Muñoz" w:date="2014-08-11T21:38:00Z">
        <w:r>
          <w:t>ón. Muy a menudo, una de estas clases puede contener elementos que a su vez contienen atributos de otras colecciones.</w:t>
        </w:r>
      </w:ins>
    </w:p>
    <w:p w:rsidR="001248D6" w:rsidRDefault="001248D6" w:rsidP="001248D6">
      <w:pPr>
        <w:rPr>
          <w:ins w:id="5701" w:author="Miguel Centeno Muñoz" w:date="2014-08-11T21:42:00Z"/>
        </w:rPr>
        <w:pPrChange w:id="5702" w:author="Miguel Centeno Muñoz" w:date="2014-08-11T21:37:00Z">
          <w:pPr/>
        </w:pPrChange>
      </w:pPr>
      <w:ins w:id="5703" w:author="Miguel Centeno Muñoz" w:date="2014-08-11T21:39:00Z">
        <w:r>
          <w:t>Est</w:t>
        </w:r>
      </w:ins>
      <w:ins w:id="5704" w:author="Miguel Centeno Muñoz" w:date="2014-08-11T21:40:00Z">
        <w:r>
          <w:t>o</w:t>
        </w:r>
      </w:ins>
      <w:ins w:id="5705" w:author="Miguel Centeno Muñoz" w:date="2014-08-11T21:39:00Z">
        <w:r>
          <w:t xml:space="preserve">s </w:t>
        </w:r>
      </w:ins>
      <w:ins w:id="5706" w:author="Miguel Centeno Muñoz" w:date="2014-08-11T21:40:00Z">
        <w:r>
          <w:t>objetos</w:t>
        </w:r>
      </w:ins>
      <w:ins w:id="5707" w:author="Miguel Centeno Muñoz" w:date="2014-08-11T21:39:00Z">
        <w:r>
          <w:t xml:space="preserve"> se reciben de la capa de </w:t>
        </w:r>
      </w:ins>
      <w:ins w:id="5708" w:author="Miguel Centeno Muñoz" w:date="2014-08-11T21:40:00Z">
        <w:r>
          <w:t>Datos</w:t>
        </w:r>
      </w:ins>
      <w:ins w:id="5709" w:author="Miguel Centeno Muñoz" w:date="2014-08-11T21:39:00Z">
        <w:r>
          <w:t xml:space="preserve"> para </w:t>
        </w:r>
      </w:ins>
      <w:ins w:id="5710" w:author="Miguel Centeno Muñoz" w:date="2014-08-11T21:40:00Z">
        <w:r>
          <w:t>ser tratados en la capa de Presentación y, a su vez, se transfieren a la capa de Presentaci</w:t>
        </w:r>
      </w:ins>
      <w:ins w:id="5711" w:author="Miguel Centeno Muñoz" w:date="2014-08-11T21:41:00Z">
        <w:r>
          <w:t xml:space="preserve">ón para poder dar al usuario la información que solicita. Los datos acaban siendo de demasiado peso, que consumen demasiada memoria debido a su transferencia entre las 3 capas. </w:t>
        </w:r>
      </w:ins>
    </w:p>
    <w:p w:rsidR="001248D6" w:rsidRDefault="001248D6" w:rsidP="001248D6">
      <w:pPr>
        <w:rPr>
          <w:ins w:id="5712" w:author="Miguel Centeno Muñoz" w:date="2014-08-11T21:44:00Z"/>
        </w:rPr>
        <w:pPrChange w:id="5713" w:author="Miguel Centeno Muñoz" w:date="2014-08-11T21:37:00Z">
          <w:pPr/>
        </w:pPrChange>
      </w:pPr>
      <w:ins w:id="5714" w:author="Miguel Centeno Muñoz" w:date="2014-08-11T21:42:00Z">
        <w:r>
          <w:t>Para solucionar estos inconvenientes se recurre al patrón DTO (Objetos de Trasferencia de Datos).Mediante este patr</w:t>
        </w:r>
      </w:ins>
      <w:ins w:id="5715" w:author="Miguel Centeno Muñoz" w:date="2014-08-11T21:44:00Z">
        <w:r>
          <w:t>ón se encapsulan objetos en objetos de menor tamaño que contienen sólo la información necesaria para mostrar al usuario, despreciando la información no requerida por este en un momento concreto.</w:t>
        </w:r>
      </w:ins>
    </w:p>
    <w:p w:rsidR="002B26A3" w:rsidRDefault="002B26A3" w:rsidP="001248D6">
      <w:pPr>
        <w:rPr>
          <w:ins w:id="5716" w:author="Miguel Centeno Muñoz" w:date="2014-08-11T21:45:00Z"/>
        </w:rPr>
        <w:pPrChange w:id="5717" w:author="Miguel Centeno Muñoz" w:date="2014-08-11T21:37:00Z">
          <w:pPr/>
        </w:pPrChange>
      </w:pPr>
      <w:ins w:id="5718" w:author="Miguel Centeno Muñoz" w:date="2014-08-11T21:44:00Z">
        <w:r>
          <w:t>Otro uso de este patr</w:t>
        </w:r>
      </w:ins>
      <w:ins w:id="5719" w:author="Miguel Centeno Muñoz" w:date="2014-08-11T21:45:00Z">
        <w:r>
          <w:t>ón es que puede ser usado para ocultar información que no quiere ser transferida pero que si se desea persistir.</w:t>
        </w:r>
      </w:ins>
    </w:p>
    <w:p w:rsidR="002B26A3" w:rsidRDefault="001762A7" w:rsidP="001248D6">
      <w:pPr>
        <w:rPr>
          <w:ins w:id="5720" w:author="Miguel Centeno Muñoz" w:date="2014-08-11T21:59:00Z"/>
        </w:rPr>
        <w:pPrChange w:id="5721" w:author="Miguel Centeno Muñoz" w:date="2014-08-11T21:37:00Z">
          <w:pPr/>
        </w:pPrChange>
      </w:pPr>
      <w:ins w:id="5722" w:author="Miguel Centeno Muñoz" w:date="2014-08-12T00:35:00Z">
        <w:r>
          <w:rPr>
            <w:noProof/>
            <w:lang w:eastAsia="es-ES"/>
          </w:rPr>
          <w:lastRenderedPageBreak/>
          <w:drawing>
            <wp:anchor distT="0" distB="0" distL="114300" distR="114300" simplePos="0" relativeHeight="251712512" behindDoc="1" locked="0" layoutInCell="1" allowOverlap="1" wp14:anchorId="018E3F27" wp14:editId="49197ED4">
              <wp:simplePos x="0" y="0"/>
              <wp:positionH relativeFrom="column">
                <wp:posOffset>596265</wp:posOffset>
              </wp:positionH>
              <wp:positionV relativeFrom="paragraph">
                <wp:posOffset>319405</wp:posOffset>
              </wp:positionV>
              <wp:extent cx="3733800" cy="3535045"/>
              <wp:effectExtent l="0" t="0" r="0" b="8255"/>
              <wp:wrapThrough wrapText="bothSides">
                <wp:wrapPolygon edited="0">
                  <wp:start x="0" y="0"/>
                  <wp:lineTo x="0" y="21534"/>
                  <wp:lineTo x="21490" y="21534"/>
                  <wp:lineTo x="21490" y="0"/>
                  <wp:lineTo x="0" y="0"/>
                </wp:wrapPolygon>
              </wp:wrapThrough>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o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33800" cy="3535045"/>
                      </a:xfrm>
                      <a:prstGeom prst="rect">
                        <a:avLst/>
                      </a:prstGeom>
                    </pic:spPr>
                  </pic:pic>
                </a:graphicData>
              </a:graphic>
              <wp14:sizeRelH relativeFrom="page">
                <wp14:pctWidth>0</wp14:pctWidth>
              </wp14:sizeRelH>
              <wp14:sizeRelV relativeFrom="page">
                <wp14:pctHeight>0</wp14:pctHeight>
              </wp14:sizeRelV>
            </wp:anchor>
          </w:drawing>
        </w:r>
      </w:ins>
      <w:ins w:id="5723" w:author="Miguel Centeno Muñoz" w:date="2014-08-11T21:45:00Z">
        <w:r w:rsidR="002B26A3">
          <w:t xml:space="preserve">A continuación mostramos un diagrama con los DTO creados para la </w:t>
        </w:r>
        <w:proofErr w:type="spellStart"/>
        <w:r w:rsidR="002B26A3">
          <w:t>MyPaths</w:t>
        </w:r>
        <w:proofErr w:type="spellEnd"/>
        <w:r w:rsidR="002B26A3">
          <w:t>.</w:t>
        </w:r>
      </w:ins>
    </w:p>
    <w:p w:rsidR="004C1F96" w:rsidRDefault="004C1F96" w:rsidP="00C62D5B">
      <w:pPr>
        <w:pStyle w:val="Ttulo4"/>
        <w:ind w:firstLine="708"/>
        <w:rPr>
          <w:ins w:id="5724" w:author="Miguel Centeno Muñoz" w:date="2014-08-12T00:31:00Z"/>
        </w:rPr>
        <w:pPrChange w:id="5725" w:author="Miguel Centeno Muñoz" w:date="2014-08-11T22:04:00Z">
          <w:pPr/>
        </w:pPrChange>
      </w:pPr>
    </w:p>
    <w:p w:rsidR="001762A7" w:rsidRDefault="001762A7" w:rsidP="001762A7">
      <w:pPr>
        <w:rPr>
          <w:ins w:id="5726" w:author="Miguel Centeno Muñoz" w:date="2014-08-12T00:34:00Z"/>
        </w:rPr>
        <w:pPrChange w:id="5727" w:author="Miguel Centeno Muñoz" w:date="2014-08-12T00:31:00Z">
          <w:pPr/>
        </w:pPrChange>
      </w:pPr>
    </w:p>
    <w:p w:rsidR="001762A7" w:rsidRDefault="001762A7" w:rsidP="001762A7">
      <w:pPr>
        <w:rPr>
          <w:ins w:id="5728" w:author="Miguel Centeno Muñoz" w:date="2014-08-12T00:34:00Z"/>
        </w:rPr>
        <w:pPrChange w:id="5729" w:author="Miguel Centeno Muñoz" w:date="2014-08-12T00:31:00Z">
          <w:pPr/>
        </w:pPrChange>
      </w:pPr>
    </w:p>
    <w:p w:rsidR="001762A7" w:rsidRDefault="001762A7" w:rsidP="001762A7">
      <w:pPr>
        <w:rPr>
          <w:ins w:id="5730" w:author="Miguel Centeno Muñoz" w:date="2014-08-12T00:34:00Z"/>
        </w:rPr>
        <w:pPrChange w:id="5731" w:author="Miguel Centeno Muñoz" w:date="2014-08-12T00:31:00Z">
          <w:pPr/>
        </w:pPrChange>
      </w:pPr>
    </w:p>
    <w:p w:rsidR="001762A7" w:rsidRDefault="001762A7" w:rsidP="001762A7">
      <w:pPr>
        <w:rPr>
          <w:ins w:id="5732" w:author="Miguel Centeno Muñoz" w:date="2014-08-12T00:34:00Z"/>
        </w:rPr>
        <w:pPrChange w:id="5733" w:author="Miguel Centeno Muñoz" w:date="2014-08-12T00:31:00Z">
          <w:pPr/>
        </w:pPrChange>
      </w:pPr>
    </w:p>
    <w:p w:rsidR="001762A7" w:rsidRDefault="001762A7" w:rsidP="001762A7">
      <w:pPr>
        <w:rPr>
          <w:ins w:id="5734" w:author="Miguel Centeno Muñoz" w:date="2014-08-12T00:35:00Z"/>
        </w:rPr>
        <w:pPrChange w:id="5735" w:author="Miguel Centeno Muñoz" w:date="2014-08-12T00:31:00Z">
          <w:pPr/>
        </w:pPrChange>
      </w:pPr>
    </w:p>
    <w:p w:rsidR="001762A7" w:rsidRDefault="001762A7" w:rsidP="001762A7">
      <w:pPr>
        <w:rPr>
          <w:ins w:id="5736" w:author="Miguel Centeno Muñoz" w:date="2014-08-12T00:35:00Z"/>
        </w:rPr>
        <w:pPrChange w:id="5737" w:author="Miguel Centeno Muñoz" w:date="2014-08-12T00:31:00Z">
          <w:pPr/>
        </w:pPrChange>
      </w:pPr>
    </w:p>
    <w:p w:rsidR="001762A7" w:rsidRDefault="001762A7" w:rsidP="001762A7">
      <w:pPr>
        <w:rPr>
          <w:ins w:id="5738" w:author="Miguel Centeno Muñoz" w:date="2014-08-12T00:31:00Z"/>
        </w:rPr>
        <w:pPrChange w:id="5739" w:author="Miguel Centeno Muñoz" w:date="2014-08-12T00:31:00Z">
          <w:pPr/>
        </w:pPrChange>
      </w:pPr>
    </w:p>
    <w:p w:rsidR="001762A7" w:rsidRDefault="001762A7" w:rsidP="001762A7">
      <w:pPr>
        <w:rPr>
          <w:ins w:id="5740" w:author="Miguel Centeno Muñoz" w:date="2014-08-12T00:31:00Z"/>
        </w:rPr>
        <w:pPrChange w:id="5741" w:author="Miguel Centeno Muñoz" w:date="2014-08-12T00:31:00Z">
          <w:pPr/>
        </w:pPrChange>
      </w:pPr>
    </w:p>
    <w:p w:rsidR="001762A7" w:rsidRDefault="001762A7" w:rsidP="001762A7">
      <w:pPr>
        <w:rPr>
          <w:ins w:id="5742" w:author="Miguel Centeno Muñoz" w:date="2014-08-12T00:31:00Z"/>
        </w:rPr>
        <w:pPrChange w:id="5743" w:author="Miguel Centeno Muñoz" w:date="2014-08-12T00:31:00Z">
          <w:pPr/>
        </w:pPrChange>
      </w:pPr>
    </w:p>
    <w:p w:rsidR="001762A7" w:rsidRPr="001762A7" w:rsidRDefault="001762A7" w:rsidP="001762A7">
      <w:pPr>
        <w:rPr>
          <w:ins w:id="5744" w:author="Miguel Centeno Muñoz" w:date="2014-08-11T23:04:00Z"/>
          <w:rPrChange w:id="5745" w:author="Miguel Centeno Muñoz" w:date="2014-08-12T00:31:00Z">
            <w:rPr>
              <w:ins w:id="5746" w:author="Miguel Centeno Muñoz" w:date="2014-08-11T23:04:00Z"/>
            </w:rPr>
          </w:rPrChange>
        </w:rPr>
        <w:pPrChange w:id="5747" w:author="Miguel Centeno Muñoz" w:date="2014-08-12T00:31:00Z">
          <w:pPr/>
        </w:pPrChange>
      </w:pPr>
    </w:p>
    <w:p w:rsidR="002B26A3" w:rsidRPr="002B26A3" w:rsidRDefault="002B26A3" w:rsidP="00C62D5B">
      <w:pPr>
        <w:pStyle w:val="Ttulo4"/>
        <w:ind w:firstLine="708"/>
        <w:rPr>
          <w:ins w:id="5748" w:author="Miguel Centeno Muñoz" w:date="2014-08-11T21:09:00Z"/>
          <w:rPrChange w:id="5749" w:author="Miguel Centeno Muñoz" w:date="2014-08-11T21:46:00Z">
            <w:rPr>
              <w:ins w:id="5750" w:author="Miguel Centeno Muñoz" w:date="2014-08-11T21:09:00Z"/>
            </w:rPr>
          </w:rPrChange>
        </w:rPr>
        <w:pPrChange w:id="5751" w:author="Miguel Centeno Muñoz" w:date="2014-08-11T22:04:00Z">
          <w:pPr/>
        </w:pPrChange>
      </w:pPr>
      <w:ins w:id="5752" w:author="Miguel Centeno Muñoz" w:date="2014-08-11T21:46:00Z">
        <w:r>
          <w:t>8.3.3.- Capa de Datos</w:t>
        </w:r>
      </w:ins>
    </w:p>
    <w:p w:rsidR="00AC2363" w:rsidRDefault="00C62D5B" w:rsidP="007F0E3D">
      <w:pPr>
        <w:rPr>
          <w:ins w:id="5753" w:author="Miguel Centeno Muñoz" w:date="2014-08-11T22:10:00Z"/>
        </w:rPr>
        <w:pPrChange w:id="5754" w:author="Miguel Centeno Muñoz" w:date="2014-08-11T20:42:00Z">
          <w:pPr/>
        </w:pPrChange>
      </w:pPr>
      <w:ins w:id="5755" w:author="Miguel Centeno Muñoz" w:date="2014-08-11T22:05:00Z">
        <w:r>
          <w:t>La capa de datos es la capa encargada de proporcionar los accesos a los datos de nuestra aplicación.</w:t>
        </w:r>
      </w:ins>
      <w:ins w:id="5756" w:author="Miguel Centeno Muñoz" w:date="2014-08-11T22:07:00Z">
        <w:r>
          <w:t xml:space="preserve"> En </w:t>
        </w:r>
        <w:proofErr w:type="spellStart"/>
        <w:r>
          <w:t>MyPaths</w:t>
        </w:r>
        <w:proofErr w:type="spellEnd"/>
        <w:r>
          <w:t xml:space="preserve"> haremos uso de los servicios que Google ofrece para almacenar la informaci</w:t>
        </w:r>
      </w:ins>
      <w:ins w:id="5757" w:author="Miguel Centeno Muñoz" w:date="2014-08-11T22:08:00Z">
        <w:r>
          <w:t xml:space="preserve">ón en la nube a través de Google </w:t>
        </w:r>
        <w:proofErr w:type="spellStart"/>
        <w:r>
          <w:t>DataStore</w:t>
        </w:r>
        <w:proofErr w:type="spellEnd"/>
        <w:r>
          <w:t xml:space="preserve">, parte fundamental de Google </w:t>
        </w:r>
        <w:proofErr w:type="spellStart"/>
        <w:r>
          <w:t>AppEngine</w:t>
        </w:r>
        <w:proofErr w:type="spellEnd"/>
        <w:r>
          <w:t xml:space="preserve"> (GAE) que ya vimos en </w:t>
        </w:r>
      </w:ins>
      <w:ins w:id="5758" w:author="Miguel Centeno Muñoz" w:date="2014-08-11T22:10:00Z">
        <w:r w:rsidR="00623794">
          <w:t>3.5.</w:t>
        </w:r>
      </w:ins>
    </w:p>
    <w:p w:rsidR="00623794" w:rsidRDefault="00623794" w:rsidP="007F0E3D">
      <w:pPr>
        <w:rPr>
          <w:ins w:id="5759" w:author="Miguel Centeno Muñoz" w:date="2014-08-11T22:11:00Z"/>
        </w:rPr>
        <w:pPrChange w:id="5760" w:author="Miguel Centeno Muñoz" w:date="2014-08-11T20:42:00Z">
          <w:pPr/>
        </w:pPrChange>
      </w:pPr>
      <w:ins w:id="5761" w:author="Miguel Centeno Muñoz" w:date="2014-08-11T22:10:00Z">
        <w:r>
          <w:t xml:space="preserve">En este punto nos encontramos con el concepto de Nube (Cloud). </w:t>
        </w:r>
        <w:proofErr w:type="spellStart"/>
        <w:r>
          <w:t>Procedereos</w:t>
        </w:r>
        <w:proofErr w:type="spellEnd"/>
        <w:r>
          <w:t xml:space="preserve"> a hacerlo comprensible a través de la implementaci</w:t>
        </w:r>
      </w:ins>
      <w:ins w:id="5762" w:author="Miguel Centeno Muñoz" w:date="2014-08-11T22:11:00Z">
        <w:r>
          <w:t xml:space="preserve">ón que Google ofrece con </w:t>
        </w:r>
        <w:proofErr w:type="spellStart"/>
        <w:r>
          <w:t>DataStore</w:t>
        </w:r>
        <w:proofErr w:type="spellEnd"/>
        <w:r>
          <w:t>.</w:t>
        </w:r>
      </w:ins>
    </w:p>
    <w:p w:rsidR="00623794" w:rsidRDefault="00623794" w:rsidP="007F0E3D">
      <w:pPr>
        <w:rPr>
          <w:ins w:id="5763" w:author="Miguel Centeno Muñoz" w:date="2014-08-11T22:12:00Z"/>
        </w:rPr>
        <w:pPrChange w:id="5764" w:author="Miguel Centeno Muñoz" w:date="2014-08-11T20:42:00Z">
          <w:pPr/>
        </w:pPrChange>
      </w:pPr>
      <w:proofErr w:type="spellStart"/>
      <w:ins w:id="5765" w:author="Miguel Centeno Muñoz" w:date="2014-08-11T22:11:00Z">
        <w:r>
          <w:t>DataStore</w:t>
        </w:r>
        <w:proofErr w:type="spellEnd"/>
        <w:r>
          <w:t xml:space="preserve"> no es un sistema de gestión de Bases de Datos convencional o, al menos, de uso mayoritario hasta ahora. No es SQL (es NOSQL</w:t>
        </w:r>
      </w:ins>
      <w:ins w:id="5766" w:author="Miguel Centeno Muñoz" w:date="2014-08-11T22:12:00Z">
        <w:r>
          <w:t xml:space="preserve">). Almacena y recupera la información mediante sentencias </w:t>
        </w:r>
        <w:proofErr w:type="spellStart"/>
        <w:r>
          <w:t>MySQL</w:t>
        </w:r>
        <w:proofErr w:type="spellEnd"/>
        <w:r>
          <w:t xml:space="preserve"> (Oracle), pero trabajando de manera diferente.</w:t>
        </w:r>
      </w:ins>
    </w:p>
    <w:p w:rsidR="00623794" w:rsidRDefault="00623794" w:rsidP="007F0E3D">
      <w:pPr>
        <w:rPr>
          <w:ins w:id="5767" w:author="Miguel Centeno Muñoz" w:date="2014-08-11T22:14:00Z"/>
        </w:rPr>
        <w:pPrChange w:id="5768" w:author="Miguel Centeno Muñoz" w:date="2014-08-11T20:42:00Z">
          <w:pPr/>
        </w:pPrChange>
      </w:pPr>
      <w:ins w:id="5769" w:author="Miguel Centeno Muñoz" w:date="2014-08-11T22:13:00Z">
        <w:r>
          <w:t xml:space="preserve">Google usa GFS (Google File </w:t>
        </w:r>
        <w:proofErr w:type="spellStart"/>
        <w:r>
          <w:t>System</w:t>
        </w:r>
        <w:proofErr w:type="spellEnd"/>
        <w:r>
          <w:t xml:space="preserve">) que es un sistema de archivos distribuido en la nube. </w:t>
        </w:r>
      </w:ins>
      <w:ins w:id="5770" w:author="Miguel Centeno Muñoz" w:date="2014-08-11T22:14:00Z">
        <w:r>
          <w:t>Para ello usa BigTable o Sistema de Gestión de Bases de Datos distribuido y altamente eficiente desarrollado en GFS.</w:t>
        </w:r>
      </w:ins>
    </w:p>
    <w:p w:rsidR="00623794" w:rsidRDefault="00623794" w:rsidP="007F0E3D">
      <w:pPr>
        <w:rPr>
          <w:ins w:id="5771" w:author="Miguel Centeno Muñoz" w:date="2014-08-11T22:19:00Z"/>
        </w:rPr>
        <w:pPrChange w:id="5772" w:author="Miguel Centeno Muñoz" w:date="2014-08-11T20:42:00Z">
          <w:pPr/>
        </w:pPrChange>
      </w:pPr>
      <w:proofErr w:type="spellStart"/>
      <w:ins w:id="5773" w:author="Miguel Centeno Muñoz" w:date="2014-08-11T22:14:00Z">
        <w:r>
          <w:t>Data</w:t>
        </w:r>
      </w:ins>
      <w:ins w:id="5774" w:author="Miguel Centeno Muñoz" w:date="2014-08-11T22:15:00Z">
        <w:r>
          <w:t>S</w:t>
        </w:r>
      </w:ins>
      <w:ins w:id="5775" w:author="Miguel Centeno Muñoz" w:date="2014-08-11T22:14:00Z">
        <w:r>
          <w:t>tore</w:t>
        </w:r>
        <w:proofErr w:type="spellEnd"/>
        <w:r>
          <w:t xml:space="preserve"> es una capa por encima de BigTable pensada sobre el </w:t>
        </w:r>
      </w:ins>
      <w:ins w:id="5776" w:author="Miguel Centeno Muñoz" w:date="2014-08-11T22:15:00Z">
        <w:r>
          <w:t xml:space="preserve">concepto de escalabilidad, así conceptos habituales de bases de datos relacionales como normalización o claves foráneas no tienen sentido. Las relaciones entre datos se gestionan almacenando los dos datos unidos, como si fueran uno solo. </w:t>
        </w:r>
      </w:ins>
      <w:ins w:id="5777" w:author="Miguel Centeno Muñoz" w:date="2014-08-11T22:16:00Z">
        <w:r>
          <w:t>Esto escala y simplifica las búsquedas (ahorro de la 2ª búsqueda propia  de una FK).</w:t>
        </w:r>
      </w:ins>
    </w:p>
    <w:p w:rsidR="00623794" w:rsidRDefault="00623794" w:rsidP="007F0E3D">
      <w:pPr>
        <w:rPr>
          <w:ins w:id="5778" w:author="Miguel Centeno Muñoz" w:date="2014-08-11T21:09:00Z"/>
        </w:rPr>
        <w:pPrChange w:id="5779" w:author="Miguel Centeno Muñoz" w:date="2014-08-11T20:42:00Z">
          <w:pPr/>
        </w:pPrChange>
      </w:pPr>
    </w:p>
    <w:p w:rsidR="00AC2363" w:rsidRDefault="00AC2363" w:rsidP="007F0E3D">
      <w:pPr>
        <w:rPr>
          <w:ins w:id="5780" w:author="Miguel Centeno Muñoz" w:date="2014-08-11T22:25:00Z"/>
        </w:rPr>
        <w:pPrChange w:id="5781" w:author="Miguel Centeno Muñoz" w:date="2014-08-11T20:42:00Z">
          <w:pPr/>
        </w:pPrChange>
      </w:pPr>
    </w:p>
    <w:p w:rsidR="00564717" w:rsidRDefault="005B3B16" w:rsidP="007F0E3D">
      <w:pPr>
        <w:rPr>
          <w:ins w:id="5782" w:author="Miguel Centeno Muñoz" w:date="2014-08-11T22:25:00Z"/>
        </w:rPr>
        <w:pPrChange w:id="5783" w:author="Miguel Centeno Muñoz" w:date="2014-08-11T20:42:00Z">
          <w:pPr/>
        </w:pPrChange>
      </w:pPr>
      <w:ins w:id="5784" w:author="Miguel Centeno Muñoz" w:date="2014-08-11T22:25:00Z">
        <w:r>
          <w:rPr>
            <w:noProof/>
            <w:lang w:eastAsia="es-ES"/>
          </w:rPr>
          <w:lastRenderedPageBreak/>
          <w:drawing>
            <wp:anchor distT="0" distB="0" distL="114300" distR="114300" simplePos="0" relativeHeight="251709440" behindDoc="1" locked="0" layoutInCell="1" allowOverlap="1" wp14:anchorId="6BE1D947" wp14:editId="525958A0">
              <wp:simplePos x="0" y="0"/>
              <wp:positionH relativeFrom="column">
                <wp:posOffset>1596390</wp:posOffset>
              </wp:positionH>
              <wp:positionV relativeFrom="paragraph">
                <wp:posOffset>-333375</wp:posOffset>
              </wp:positionV>
              <wp:extent cx="2171700" cy="1895475"/>
              <wp:effectExtent l="0" t="0" r="0" b="9525"/>
              <wp:wrapThrough wrapText="bothSides">
                <wp:wrapPolygon edited="0">
                  <wp:start x="0" y="0"/>
                  <wp:lineTo x="0" y="21491"/>
                  <wp:lineTo x="21411" y="21491"/>
                  <wp:lineTo x="21411" y="0"/>
                  <wp:lineTo x="0" y="0"/>
                </wp:wrapPolygon>
              </wp:wrapThrough>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 persistencia parte baja.jpg"/>
                      <pic:cNvPicPr/>
                    </pic:nvPicPr>
                    <pic:blipFill>
                      <a:blip r:embed="rId58">
                        <a:extLst>
                          <a:ext uri="{28A0092B-C50C-407E-A947-70E740481C1C}">
                            <a14:useLocalDpi xmlns:a14="http://schemas.microsoft.com/office/drawing/2010/main" val="0"/>
                          </a:ext>
                        </a:extLst>
                      </a:blip>
                      <a:stretch>
                        <a:fillRect/>
                      </a:stretch>
                    </pic:blipFill>
                    <pic:spPr>
                      <a:xfrm>
                        <a:off x="0" y="0"/>
                        <a:ext cx="2171700" cy="1895475"/>
                      </a:xfrm>
                      <a:prstGeom prst="rect">
                        <a:avLst/>
                      </a:prstGeom>
                    </pic:spPr>
                  </pic:pic>
                </a:graphicData>
              </a:graphic>
              <wp14:sizeRelH relativeFrom="page">
                <wp14:pctWidth>0</wp14:pctWidth>
              </wp14:sizeRelH>
              <wp14:sizeRelV relativeFrom="page">
                <wp14:pctHeight>0</wp14:pctHeight>
              </wp14:sizeRelV>
            </wp:anchor>
          </w:drawing>
        </w:r>
      </w:ins>
    </w:p>
    <w:p w:rsidR="00564717" w:rsidRDefault="00564717" w:rsidP="007F0E3D">
      <w:pPr>
        <w:rPr>
          <w:ins w:id="5785" w:author="Miguel Centeno Muñoz" w:date="2014-08-12T00:48:00Z"/>
        </w:rPr>
        <w:pPrChange w:id="5786" w:author="Miguel Centeno Muñoz" w:date="2014-08-11T20:42:00Z">
          <w:pPr/>
        </w:pPrChange>
      </w:pPr>
    </w:p>
    <w:p w:rsidR="005B3B16" w:rsidRDefault="005B3B16" w:rsidP="007F0E3D">
      <w:pPr>
        <w:rPr>
          <w:ins w:id="5787" w:author="Miguel Centeno Muñoz" w:date="2014-08-11T22:25:00Z"/>
        </w:rPr>
        <w:pPrChange w:id="5788" w:author="Miguel Centeno Muñoz" w:date="2014-08-11T20:42:00Z">
          <w:pPr/>
        </w:pPrChange>
      </w:pPr>
    </w:p>
    <w:p w:rsidR="00564717" w:rsidRDefault="00564717" w:rsidP="007F0E3D">
      <w:pPr>
        <w:rPr>
          <w:ins w:id="5789" w:author="Miguel Centeno Muñoz" w:date="2014-08-11T22:25:00Z"/>
        </w:rPr>
        <w:pPrChange w:id="5790" w:author="Miguel Centeno Muñoz" w:date="2014-08-11T20:42:00Z">
          <w:pPr/>
        </w:pPrChange>
      </w:pPr>
    </w:p>
    <w:p w:rsidR="00564717" w:rsidRDefault="00564717" w:rsidP="007F0E3D">
      <w:pPr>
        <w:rPr>
          <w:ins w:id="5791" w:author="Miguel Centeno Muñoz" w:date="2014-08-11T22:25:00Z"/>
        </w:rPr>
        <w:pPrChange w:id="5792" w:author="Miguel Centeno Muñoz" w:date="2014-08-11T20:42:00Z">
          <w:pPr/>
        </w:pPrChange>
      </w:pPr>
    </w:p>
    <w:p w:rsidR="00564717" w:rsidRDefault="00564717" w:rsidP="007F0E3D">
      <w:pPr>
        <w:rPr>
          <w:ins w:id="5793" w:author="Miguel Centeno Muñoz" w:date="2014-08-11T22:28:00Z"/>
        </w:rPr>
        <w:pPrChange w:id="5794" w:author="Miguel Centeno Muñoz" w:date="2014-08-11T20:42:00Z">
          <w:pPr/>
        </w:pPrChange>
      </w:pPr>
      <w:proofErr w:type="spellStart"/>
      <w:ins w:id="5795" w:author="Miguel Centeno Muñoz" w:date="2014-08-11T22:25:00Z">
        <w:r>
          <w:t>DataStore</w:t>
        </w:r>
        <w:proofErr w:type="spellEnd"/>
        <w:r>
          <w:t xml:space="preserve"> tiene dos impl</w:t>
        </w:r>
      </w:ins>
      <w:ins w:id="5796" w:author="Miguel Centeno Muñoz" w:date="2014-08-11T22:26:00Z">
        <w:r>
          <w:t xml:space="preserve">ementaciones de Google: Java y </w:t>
        </w:r>
        <w:proofErr w:type="spellStart"/>
        <w:r>
          <w:t>Python</w:t>
        </w:r>
        <w:proofErr w:type="spellEnd"/>
        <w:r>
          <w:t xml:space="preserve">. Las operaciones sobre el </w:t>
        </w:r>
        <w:proofErr w:type="spellStart"/>
        <w:r>
          <w:t>DataStore</w:t>
        </w:r>
        <w:proofErr w:type="spellEnd"/>
        <w:r>
          <w:t xml:space="preserve"> requieren el uso de uno de estos dos lenguajes de programación.</w:t>
        </w:r>
      </w:ins>
    </w:p>
    <w:p w:rsidR="00564717" w:rsidRDefault="00564717" w:rsidP="007F0E3D">
      <w:pPr>
        <w:rPr>
          <w:ins w:id="5797" w:author="Miguel Centeno Muñoz" w:date="2014-08-11T22:30:00Z"/>
        </w:rPr>
        <w:pPrChange w:id="5798" w:author="Miguel Centeno Muñoz" w:date="2014-08-11T20:42:00Z">
          <w:pPr/>
        </w:pPrChange>
      </w:pPr>
      <w:ins w:id="5799" w:author="Miguel Centeno Muñoz" w:date="2014-08-11T22:28:00Z">
        <w:r>
          <w:t xml:space="preserve">A su vez, Java contiene tres maneras de acceder a la información: JDO (Java Data </w:t>
        </w:r>
        <w:proofErr w:type="spellStart"/>
        <w:r>
          <w:t>Object</w:t>
        </w:r>
        <w:proofErr w:type="spellEnd"/>
        <w:r>
          <w:t xml:space="preserve">), JPA (Java </w:t>
        </w:r>
        <w:proofErr w:type="spellStart"/>
        <w:r>
          <w:t>Persistence</w:t>
        </w:r>
        <w:proofErr w:type="spellEnd"/>
        <w:r>
          <w:t xml:space="preserve"> API) y una API de nivel inferior.</w:t>
        </w:r>
      </w:ins>
      <w:ins w:id="5800" w:author="Miguel Centeno Muñoz" w:date="2014-08-11T22:30:00Z">
        <w:r>
          <w:t xml:space="preserve"> Tanto JDO como JPA usan la API de bajo nivel</w:t>
        </w:r>
        <w:r w:rsidR="00DE7FBD">
          <w:t xml:space="preserve"> y tienen mayor abstracción.</w:t>
        </w:r>
      </w:ins>
      <w:ins w:id="5801" w:author="Miguel Centeno Muñoz" w:date="2014-08-11T22:32:00Z">
        <w:r w:rsidR="00DE7FBD">
          <w:t xml:space="preserve"> En </w:t>
        </w:r>
        <w:proofErr w:type="spellStart"/>
        <w:r w:rsidR="00DE7FBD">
          <w:t>MyPaths</w:t>
        </w:r>
        <w:proofErr w:type="spellEnd"/>
        <w:r w:rsidR="00DE7FBD">
          <w:t xml:space="preserve"> se usa la implementación JDO porque permite a los </w:t>
        </w:r>
        <w:proofErr w:type="spellStart"/>
        <w:r w:rsidR="00DE7FBD">
          <w:t>desarrolaldores</w:t>
        </w:r>
        <w:proofErr w:type="spellEnd"/>
        <w:r w:rsidR="00DE7FBD">
          <w:t xml:space="preserve"> centrarse más el qué almacenar que en el cómo hacerlo</w:t>
        </w:r>
      </w:ins>
      <w:ins w:id="5802" w:author="Miguel Centeno Muñoz" w:date="2014-08-11T22:33:00Z">
        <w:r w:rsidR="00DE7FBD">
          <w:t xml:space="preserve"> y</w:t>
        </w:r>
      </w:ins>
      <w:ins w:id="5803" w:author="Miguel Centeno Muñoz" w:date="2014-08-11T22:32:00Z">
        <w:r w:rsidR="00DE7FBD">
          <w:t xml:space="preserve"> porque tiene una alta abstracción.</w:t>
        </w:r>
      </w:ins>
      <w:ins w:id="5804" w:author="Miguel Centeno Muñoz" w:date="2014-08-11T22:34:00Z">
        <w:r w:rsidR="00DE7FBD">
          <w:t xml:space="preserve"> Además, </w:t>
        </w:r>
        <w:r w:rsidR="00DE7FBD">
          <w:t xml:space="preserve">no se centra en </w:t>
        </w:r>
        <w:proofErr w:type="spellStart"/>
        <w:r w:rsidR="00DE7FBD">
          <w:t>BBDD’s</w:t>
        </w:r>
        <w:proofErr w:type="spellEnd"/>
        <w:r w:rsidR="00DE7FBD">
          <w:t xml:space="preserve"> relacionales (por esto encaja mejor que JPA).</w:t>
        </w:r>
      </w:ins>
    </w:p>
    <w:p w:rsidR="00DE7FBD" w:rsidRDefault="00DE7FBD" w:rsidP="007F0E3D">
      <w:pPr>
        <w:rPr>
          <w:ins w:id="5805" w:author="Miguel Centeno Muñoz" w:date="2014-08-11T22:31:00Z"/>
        </w:rPr>
        <w:pPrChange w:id="5806" w:author="Miguel Centeno Muñoz" w:date="2014-08-11T20:42:00Z">
          <w:pPr/>
        </w:pPrChange>
      </w:pPr>
      <w:ins w:id="5807" w:author="Miguel Centeno Muñoz" w:date="2014-08-11T22:35:00Z">
        <w:r>
          <w:t>Características de la</w:t>
        </w:r>
      </w:ins>
      <w:ins w:id="5808" w:author="Miguel Centeno Muñoz" w:date="2014-08-11T22:39:00Z">
        <w:r>
          <w:t xml:space="preserve"> </w:t>
        </w:r>
      </w:ins>
      <w:ins w:id="5809" w:author="Miguel Centeno Muñoz" w:date="2014-08-11T22:31:00Z">
        <w:r>
          <w:t xml:space="preserve">API de Bajo Nivel: </w:t>
        </w:r>
      </w:ins>
    </w:p>
    <w:p w:rsidR="00DE7FBD" w:rsidRDefault="00DE7FBD" w:rsidP="00DE7FBD">
      <w:pPr>
        <w:pStyle w:val="Prrafodelista"/>
        <w:numPr>
          <w:ilvl w:val="0"/>
          <w:numId w:val="31"/>
        </w:numPr>
        <w:rPr>
          <w:ins w:id="5810" w:author="Miguel Centeno Muñoz" w:date="2014-08-11T22:31:00Z"/>
        </w:rPr>
        <w:pPrChange w:id="5811" w:author="Miguel Centeno Muñoz" w:date="2014-08-11T22:31:00Z">
          <w:pPr/>
        </w:pPrChange>
      </w:pPr>
      <w:ins w:id="5812" w:author="Miguel Centeno Muñoz" w:date="2014-08-11T22:31:00Z">
        <w:r>
          <w:t xml:space="preserve">Es la capa más cercana al </w:t>
        </w:r>
        <w:proofErr w:type="spellStart"/>
        <w:r>
          <w:t>DataStore</w:t>
        </w:r>
        <w:proofErr w:type="spellEnd"/>
        <w:r>
          <w:t>.</w:t>
        </w:r>
      </w:ins>
    </w:p>
    <w:p w:rsidR="00DE7FBD" w:rsidRDefault="00DE7FBD" w:rsidP="00DE7FBD">
      <w:pPr>
        <w:pStyle w:val="Prrafodelista"/>
        <w:numPr>
          <w:ilvl w:val="0"/>
          <w:numId w:val="31"/>
        </w:numPr>
        <w:rPr>
          <w:ins w:id="5813" w:author="Miguel Centeno Muñoz" w:date="2014-08-11T22:31:00Z"/>
        </w:rPr>
        <w:pPrChange w:id="5814" w:author="Miguel Centeno Muñoz" w:date="2014-08-11T22:31:00Z">
          <w:pPr/>
        </w:pPrChange>
      </w:pPr>
      <w:ins w:id="5815" w:author="Miguel Centeno Muñoz" w:date="2014-08-11T22:31:00Z">
        <w:r>
          <w:t>Datos y operaciones realmente primitivas.</w:t>
        </w:r>
      </w:ins>
    </w:p>
    <w:p w:rsidR="00DE7FBD" w:rsidRDefault="00DE7FBD" w:rsidP="00DE7FBD">
      <w:pPr>
        <w:pStyle w:val="Prrafodelista"/>
        <w:numPr>
          <w:ilvl w:val="0"/>
          <w:numId w:val="31"/>
        </w:numPr>
        <w:rPr>
          <w:ins w:id="5816" w:author="Miguel Centeno Muñoz" w:date="2014-08-11T22:31:00Z"/>
        </w:rPr>
        <w:pPrChange w:id="5817" w:author="Miguel Centeno Muñoz" w:date="2014-08-11T22:31:00Z">
          <w:pPr/>
        </w:pPrChange>
      </w:pPr>
      <w:ins w:id="5818" w:author="Miguel Centeno Muñoz" w:date="2014-08-11T22:31:00Z">
        <w:r>
          <w:t>Hay que indicar qué y cómo almacenar</w:t>
        </w:r>
      </w:ins>
    </w:p>
    <w:p w:rsidR="00DE7FBD" w:rsidRDefault="00DE7FBD" w:rsidP="00DE7FBD">
      <w:pPr>
        <w:pStyle w:val="Prrafodelista"/>
        <w:numPr>
          <w:ilvl w:val="0"/>
          <w:numId w:val="31"/>
        </w:numPr>
        <w:rPr>
          <w:ins w:id="5819" w:author="Miguel Centeno Muñoz" w:date="2014-08-11T22:31:00Z"/>
        </w:rPr>
        <w:pPrChange w:id="5820" w:author="Miguel Centeno Muñoz" w:date="2014-08-11T22:31:00Z">
          <w:pPr/>
        </w:pPrChange>
      </w:pPr>
      <w:ins w:id="5821" w:author="Miguel Centeno Muñoz" w:date="2014-08-11T22:31:00Z">
        <w:r>
          <w:t>Uso de entidades diferentes a JDO o JPA</w:t>
        </w:r>
      </w:ins>
    </w:p>
    <w:p w:rsidR="00DE7FBD" w:rsidRDefault="004C1F96" w:rsidP="00DE7FBD">
      <w:pPr>
        <w:pStyle w:val="Prrafodelista"/>
        <w:numPr>
          <w:ilvl w:val="0"/>
          <w:numId w:val="31"/>
        </w:numPr>
        <w:rPr>
          <w:ins w:id="5822" w:author="Miguel Centeno Muñoz" w:date="2014-08-11T22:36:00Z"/>
        </w:rPr>
        <w:pPrChange w:id="5823" w:author="Miguel Centeno Muñoz" w:date="2014-08-11T22:34:00Z">
          <w:pPr/>
        </w:pPrChange>
      </w:pPr>
      <w:ins w:id="5824" w:author="Miguel Centeno Muñoz" w:date="2014-08-11T22:38:00Z">
        <w:r>
          <w:rPr>
            <w:noProof/>
            <w:lang w:eastAsia="es-ES"/>
          </w:rPr>
          <w:drawing>
            <wp:anchor distT="0" distB="0" distL="114300" distR="114300" simplePos="0" relativeHeight="251710464" behindDoc="1" locked="0" layoutInCell="1" allowOverlap="1" wp14:anchorId="6FD4F8DA" wp14:editId="585BAA72">
              <wp:simplePos x="0" y="0"/>
              <wp:positionH relativeFrom="column">
                <wp:posOffset>1833245</wp:posOffset>
              </wp:positionH>
              <wp:positionV relativeFrom="paragraph">
                <wp:posOffset>300990</wp:posOffset>
              </wp:positionV>
              <wp:extent cx="2006600" cy="2317750"/>
              <wp:effectExtent l="0" t="0" r="0" b="6350"/>
              <wp:wrapThrough wrapText="bothSides">
                <wp:wrapPolygon edited="0">
                  <wp:start x="0" y="0"/>
                  <wp:lineTo x="0" y="21482"/>
                  <wp:lineTo x="21327" y="21482"/>
                  <wp:lineTo x="21327" y="0"/>
                  <wp:lineTo x="0" y="0"/>
                </wp:wrapPolygon>
              </wp:wrapThrough>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 persistencia parte alta.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06600" cy="2317750"/>
                      </a:xfrm>
                      <a:prstGeom prst="rect">
                        <a:avLst/>
                      </a:prstGeom>
                    </pic:spPr>
                  </pic:pic>
                </a:graphicData>
              </a:graphic>
              <wp14:sizeRelH relativeFrom="page">
                <wp14:pctWidth>0</wp14:pctWidth>
              </wp14:sizeRelH>
              <wp14:sizeRelV relativeFrom="page">
                <wp14:pctHeight>0</wp14:pctHeight>
              </wp14:sizeRelV>
            </wp:anchor>
          </w:drawing>
        </w:r>
      </w:ins>
      <w:ins w:id="5825" w:author="Miguel Centeno Muñoz" w:date="2014-08-11T22:32:00Z">
        <w:r w:rsidR="00DE7FBD">
          <w:t>Mapas -&gt; atributos clave-valor.</w:t>
        </w:r>
      </w:ins>
      <w:ins w:id="5826" w:author="Miguel Centeno Muñoz" w:date="2014-08-11T22:33:00Z">
        <w:r w:rsidR="00DE7FBD">
          <w:t xml:space="preserve"> no se centra en </w:t>
        </w:r>
        <w:proofErr w:type="spellStart"/>
        <w:r w:rsidR="00DE7FBD">
          <w:t>BBDD’s</w:t>
        </w:r>
        <w:proofErr w:type="spellEnd"/>
        <w:r w:rsidR="00DE7FBD">
          <w:t xml:space="preserve"> relacionales (por esto encaja mejor que JPA)</w:t>
        </w:r>
      </w:ins>
      <w:ins w:id="5827" w:author="Miguel Centeno Muñoz" w:date="2014-08-11T22:34:00Z">
        <w:r w:rsidR="00DE7FBD">
          <w:t>.</w:t>
        </w:r>
      </w:ins>
    </w:p>
    <w:p w:rsidR="00DE7FBD" w:rsidRDefault="00DE7FBD" w:rsidP="00DE7FBD">
      <w:pPr>
        <w:ind w:left="360"/>
        <w:rPr>
          <w:ins w:id="5828" w:author="Miguel Centeno Muñoz" w:date="2014-08-11T22:36:00Z"/>
        </w:rPr>
        <w:pPrChange w:id="5829" w:author="Miguel Centeno Muñoz" w:date="2014-08-11T22:36:00Z">
          <w:pPr/>
        </w:pPrChange>
      </w:pPr>
    </w:p>
    <w:p w:rsidR="00DE7FBD" w:rsidRDefault="00DE7FBD" w:rsidP="00DE7FBD">
      <w:pPr>
        <w:ind w:left="360"/>
        <w:rPr>
          <w:ins w:id="5830" w:author="Miguel Centeno Muñoz" w:date="2014-08-11T22:36:00Z"/>
        </w:rPr>
        <w:pPrChange w:id="5831" w:author="Miguel Centeno Muñoz" w:date="2014-08-11T22:36:00Z">
          <w:pPr/>
        </w:pPrChange>
      </w:pPr>
    </w:p>
    <w:p w:rsidR="00DE7FBD" w:rsidRDefault="00DE7FBD" w:rsidP="00DE7FBD">
      <w:pPr>
        <w:ind w:left="360"/>
        <w:rPr>
          <w:ins w:id="5832" w:author="Miguel Centeno Muñoz" w:date="2014-08-11T22:36:00Z"/>
        </w:rPr>
        <w:pPrChange w:id="5833" w:author="Miguel Centeno Muñoz" w:date="2014-08-11T22:36:00Z">
          <w:pPr/>
        </w:pPrChange>
      </w:pPr>
    </w:p>
    <w:p w:rsidR="00DE7FBD" w:rsidRDefault="00DE7FBD" w:rsidP="00DE7FBD">
      <w:pPr>
        <w:ind w:left="360"/>
        <w:rPr>
          <w:ins w:id="5834" w:author="Miguel Centeno Muñoz" w:date="2014-08-11T22:39:00Z"/>
        </w:rPr>
        <w:pPrChange w:id="5835" w:author="Miguel Centeno Muñoz" w:date="2014-08-11T22:36:00Z">
          <w:pPr/>
        </w:pPrChange>
      </w:pPr>
    </w:p>
    <w:p w:rsidR="00DE7FBD" w:rsidRDefault="00DE7FBD" w:rsidP="00DE7FBD">
      <w:pPr>
        <w:ind w:left="360"/>
        <w:rPr>
          <w:ins w:id="5836" w:author="Miguel Centeno Muñoz" w:date="2014-08-11T22:39:00Z"/>
        </w:rPr>
        <w:pPrChange w:id="5837" w:author="Miguel Centeno Muñoz" w:date="2014-08-11T22:36:00Z">
          <w:pPr/>
        </w:pPrChange>
      </w:pPr>
    </w:p>
    <w:p w:rsidR="001762A7" w:rsidRDefault="001762A7" w:rsidP="00E57D92">
      <w:pPr>
        <w:ind w:left="360"/>
        <w:rPr>
          <w:ins w:id="5838" w:author="Miguel Centeno Muñoz" w:date="2014-08-12T00:48:00Z"/>
        </w:rPr>
      </w:pPr>
    </w:p>
    <w:p w:rsidR="005B3B16" w:rsidRDefault="005B3B16" w:rsidP="00E57D92">
      <w:pPr>
        <w:ind w:left="360"/>
        <w:rPr>
          <w:ins w:id="5839" w:author="Miguel Centeno Muñoz" w:date="2014-08-12T00:35:00Z"/>
        </w:rPr>
      </w:pPr>
    </w:p>
    <w:p w:rsidR="00E57D92" w:rsidRDefault="00E57D92" w:rsidP="00E57D92">
      <w:pPr>
        <w:ind w:left="360"/>
        <w:rPr>
          <w:ins w:id="5840" w:author="Miguel Centeno Muñoz" w:date="2014-08-11T22:48:00Z"/>
        </w:rPr>
      </w:pPr>
      <w:ins w:id="5841" w:author="Miguel Centeno Muñoz" w:date="2014-08-11T22:48:00Z">
        <w:r>
          <w:t xml:space="preserve">La implementación que GWT usa de JDO se llama </w:t>
        </w:r>
        <w:proofErr w:type="spellStart"/>
        <w:r>
          <w:t>DataNucleus</w:t>
        </w:r>
        <w:proofErr w:type="spellEnd"/>
        <w:r>
          <w:t>. Hay funcionalidades en JDO que no pueden usarse en GWT. Estas son:</w:t>
        </w:r>
      </w:ins>
    </w:p>
    <w:p w:rsidR="00E57D92" w:rsidRDefault="00E57D92" w:rsidP="00E57D92">
      <w:pPr>
        <w:pStyle w:val="Prrafodelista"/>
        <w:numPr>
          <w:ilvl w:val="0"/>
          <w:numId w:val="31"/>
        </w:numPr>
        <w:rPr>
          <w:ins w:id="5842" w:author="Miguel Centeno Muñoz" w:date="2014-08-11T22:48:00Z"/>
        </w:rPr>
        <w:pPrChange w:id="5843" w:author="Miguel Centeno Muñoz" w:date="2014-08-11T22:48:00Z">
          <w:pPr/>
        </w:pPrChange>
      </w:pPr>
      <w:ins w:id="5844" w:author="Miguel Centeno Muñoz" w:date="2014-08-11T22:48:00Z">
        <w:r>
          <w:t>No pueden definirse relaciones sin propiedad.</w:t>
        </w:r>
      </w:ins>
    </w:p>
    <w:p w:rsidR="00E57D92" w:rsidRDefault="00E57D92" w:rsidP="00E57D92">
      <w:pPr>
        <w:pStyle w:val="Prrafodelista"/>
        <w:numPr>
          <w:ilvl w:val="0"/>
          <w:numId w:val="31"/>
        </w:numPr>
        <w:rPr>
          <w:ins w:id="5845" w:author="Miguel Centeno Muñoz" w:date="2014-08-11T22:48:00Z"/>
        </w:rPr>
        <w:pPrChange w:id="5846" w:author="Miguel Centeno Muñoz" w:date="2014-08-11T22:48:00Z">
          <w:pPr/>
        </w:pPrChange>
      </w:pPr>
      <w:ins w:id="5847" w:author="Miguel Centeno Muñoz" w:date="2014-08-11T22:48:00Z">
        <w:r>
          <w:t>No pueden definirse relaciones de propiedad varios a varios.</w:t>
        </w:r>
      </w:ins>
    </w:p>
    <w:p w:rsidR="00E57D92" w:rsidRDefault="00E57D92" w:rsidP="00E57D92">
      <w:pPr>
        <w:pStyle w:val="Prrafodelista"/>
        <w:numPr>
          <w:ilvl w:val="0"/>
          <w:numId w:val="31"/>
        </w:numPr>
        <w:rPr>
          <w:ins w:id="5848" w:author="Miguel Centeno Muñoz" w:date="2014-08-11T22:49:00Z"/>
        </w:rPr>
        <w:pPrChange w:id="5849" w:author="Miguel Centeno Muñoz" w:date="2014-08-11T22:48:00Z">
          <w:pPr/>
        </w:pPrChange>
      </w:pPr>
      <w:ins w:id="5850" w:author="Miguel Centeno Muñoz" w:date="2014-08-11T22:49:00Z">
        <w:r>
          <w:t>No pueden hacerse consultas JOIN</w:t>
        </w:r>
      </w:ins>
    </w:p>
    <w:p w:rsidR="00E57D92" w:rsidRDefault="00E57D92" w:rsidP="00E57D92">
      <w:pPr>
        <w:pStyle w:val="Prrafodelista"/>
        <w:numPr>
          <w:ilvl w:val="0"/>
          <w:numId w:val="31"/>
        </w:numPr>
        <w:rPr>
          <w:ins w:id="5851" w:author="Miguel Centeno Muñoz" w:date="2014-08-11T22:48:00Z"/>
        </w:rPr>
        <w:pPrChange w:id="5852" w:author="Miguel Centeno Muñoz" w:date="2014-08-11T22:48:00Z">
          <w:pPr/>
        </w:pPrChange>
      </w:pPr>
      <w:ins w:id="5853" w:author="Miguel Centeno Muñoz" w:date="2014-08-11T22:49:00Z">
        <w:r>
          <w:t>No pueden hacerse consultas polimórficas.</w:t>
        </w:r>
      </w:ins>
    </w:p>
    <w:p w:rsidR="00DE7FBD" w:rsidRDefault="00DE7FBD" w:rsidP="00DE7FBD">
      <w:pPr>
        <w:ind w:left="360"/>
        <w:rPr>
          <w:ins w:id="5854" w:author="Miguel Centeno Muñoz" w:date="2014-08-11T22:50:00Z"/>
        </w:rPr>
        <w:pPrChange w:id="5855" w:author="Miguel Centeno Muñoz" w:date="2014-08-11T22:36:00Z">
          <w:pPr/>
        </w:pPrChange>
      </w:pPr>
      <w:ins w:id="5856" w:author="Miguel Centeno Muñoz" w:date="2014-08-11T22:39:00Z">
        <w:r>
          <w:lastRenderedPageBreak/>
          <w:t>En JDO, la persistencia de la información se realiza a trav</w:t>
        </w:r>
      </w:ins>
      <w:ins w:id="5857" w:author="Miguel Centeno Muñoz" w:date="2014-08-11T22:40:00Z">
        <w:r>
          <w:t>és de clases Java sencillas llamadas POJO (</w:t>
        </w:r>
        <w:proofErr w:type="spellStart"/>
        <w:r>
          <w:t>Plain</w:t>
        </w:r>
        <w:proofErr w:type="spellEnd"/>
        <w:r>
          <w:t xml:space="preserve"> </w:t>
        </w:r>
      </w:ins>
      <w:ins w:id="5858" w:author="Miguel Centeno Muñoz" w:date="2014-08-11T22:41:00Z">
        <w:r>
          <w:t xml:space="preserve">Old Java </w:t>
        </w:r>
        <w:proofErr w:type="spellStart"/>
        <w:r>
          <w:t>Object</w:t>
        </w:r>
        <w:proofErr w:type="spellEnd"/>
        <w:r>
          <w:t xml:space="preserve">). </w:t>
        </w:r>
        <w:r w:rsidR="00E57D92">
          <w:t xml:space="preserve">Estos tipos de objeto irán acompañados de unas </w:t>
        </w:r>
      </w:ins>
      <w:ins w:id="5859" w:author="Miguel Centeno Muñoz" w:date="2014-08-11T22:42:00Z">
        <w:r w:rsidR="00E57D92">
          <w:t xml:space="preserve">anotaciones </w:t>
        </w:r>
      </w:ins>
      <w:ins w:id="5860" w:author="Miguel Centeno Muñoz" w:date="2014-08-11T22:43:00Z">
        <w:r w:rsidR="00E57D92">
          <w:t xml:space="preserve">que son la </w:t>
        </w:r>
      </w:ins>
      <w:ins w:id="5861" w:author="Miguel Centeno Muñoz" w:date="2014-08-11T22:42:00Z">
        <w:r w:rsidR="00E57D92">
          <w:t>manera de inyectar comprensión de JDO para la persistencia y manejo de los datos.</w:t>
        </w:r>
      </w:ins>
    </w:p>
    <w:p w:rsidR="00E57D92" w:rsidRDefault="00E57D92" w:rsidP="00DE7FBD">
      <w:pPr>
        <w:ind w:left="360"/>
        <w:rPr>
          <w:ins w:id="5862" w:author="Miguel Centeno Muñoz" w:date="2014-08-11T22:47:00Z"/>
        </w:rPr>
        <w:pPrChange w:id="5863" w:author="Miguel Centeno Muñoz" w:date="2014-08-11T22:36:00Z">
          <w:pPr/>
        </w:pPrChange>
      </w:pPr>
      <w:ins w:id="5864" w:author="Miguel Centeno Muñoz" w:date="2014-08-11T22:50:00Z">
        <w:r>
          <w:t>A continuación podemos ver un diagrama con todos los POJOS o entidades de la aplicación.</w:t>
        </w:r>
      </w:ins>
    </w:p>
    <w:p w:rsidR="007B6E50" w:rsidRDefault="007B6E50" w:rsidP="00DE7FBD">
      <w:pPr>
        <w:ind w:left="360"/>
        <w:rPr>
          <w:ins w:id="5865" w:author="Miguel Centeno Muñoz" w:date="2014-08-12T00:53:00Z"/>
        </w:rPr>
        <w:pPrChange w:id="5866" w:author="Miguel Centeno Muñoz" w:date="2014-08-11T22:36:00Z">
          <w:pPr/>
        </w:pPrChange>
      </w:pPr>
      <w:ins w:id="5867" w:author="Miguel Centeno Muñoz" w:date="2014-08-12T00:33:00Z">
        <w:r>
          <w:rPr>
            <w:noProof/>
            <w:lang w:eastAsia="es-ES"/>
          </w:rPr>
          <w:drawing>
            <wp:anchor distT="0" distB="0" distL="114300" distR="114300" simplePos="0" relativeHeight="251711488" behindDoc="1" locked="0" layoutInCell="1" allowOverlap="1" wp14:anchorId="0B1CF73A" wp14:editId="714534D3">
              <wp:simplePos x="0" y="0"/>
              <wp:positionH relativeFrom="column">
                <wp:posOffset>452755</wp:posOffset>
              </wp:positionH>
              <wp:positionV relativeFrom="paragraph">
                <wp:posOffset>123825</wp:posOffset>
              </wp:positionV>
              <wp:extent cx="4791075" cy="3361055"/>
              <wp:effectExtent l="0" t="0" r="9525" b="0"/>
              <wp:wrapThrough wrapText="bothSides">
                <wp:wrapPolygon edited="0">
                  <wp:start x="0" y="0"/>
                  <wp:lineTo x="0" y="21425"/>
                  <wp:lineTo x="21557" y="21425"/>
                  <wp:lineTo x="21557" y="0"/>
                  <wp:lineTo x="0" y="0"/>
                </wp:wrapPolygon>
              </wp:wrapThrough>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91075" cy="3361055"/>
                      </a:xfrm>
                      <a:prstGeom prst="rect">
                        <a:avLst/>
                      </a:prstGeom>
                    </pic:spPr>
                  </pic:pic>
                </a:graphicData>
              </a:graphic>
              <wp14:sizeRelH relativeFrom="page">
                <wp14:pctWidth>0</wp14:pctWidth>
              </wp14:sizeRelH>
              <wp14:sizeRelV relativeFrom="page">
                <wp14:pctHeight>0</wp14:pctHeight>
              </wp14:sizeRelV>
            </wp:anchor>
          </w:drawing>
        </w:r>
      </w:ins>
    </w:p>
    <w:p w:rsidR="007B6E50" w:rsidRDefault="007B6E50" w:rsidP="00DE7FBD">
      <w:pPr>
        <w:ind w:left="360"/>
        <w:rPr>
          <w:ins w:id="5868" w:author="Miguel Centeno Muñoz" w:date="2014-08-12T00:53:00Z"/>
        </w:rPr>
        <w:pPrChange w:id="5869" w:author="Miguel Centeno Muñoz" w:date="2014-08-11T22:36:00Z">
          <w:pPr/>
        </w:pPrChange>
      </w:pPr>
    </w:p>
    <w:p w:rsidR="007B6E50" w:rsidRDefault="007B6E50" w:rsidP="00DE7FBD">
      <w:pPr>
        <w:ind w:left="360"/>
        <w:rPr>
          <w:ins w:id="5870" w:author="Miguel Centeno Muñoz" w:date="2014-08-12T00:53:00Z"/>
        </w:rPr>
        <w:pPrChange w:id="5871" w:author="Miguel Centeno Muñoz" w:date="2014-08-11T22:36:00Z">
          <w:pPr/>
        </w:pPrChange>
      </w:pPr>
    </w:p>
    <w:p w:rsidR="007B6E50" w:rsidRDefault="007B6E50" w:rsidP="00DE7FBD">
      <w:pPr>
        <w:ind w:left="360"/>
        <w:rPr>
          <w:ins w:id="5872" w:author="Miguel Centeno Muñoz" w:date="2014-08-12T00:53:00Z"/>
        </w:rPr>
        <w:pPrChange w:id="5873" w:author="Miguel Centeno Muñoz" w:date="2014-08-11T22:36:00Z">
          <w:pPr/>
        </w:pPrChange>
      </w:pPr>
    </w:p>
    <w:p w:rsidR="007B6E50" w:rsidRDefault="007B6E50" w:rsidP="00DE7FBD">
      <w:pPr>
        <w:ind w:left="360"/>
        <w:rPr>
          <w:ins w:id="5874" w:author="Miguel Centeno Muñoz" w:date="2014-08-12T00:53:00Z"/>
        </w:rPr>
        <w:pPrChange w:id="5875" w:author="Miguel Centeno Muñoz" w:date="2014-08-11T22:36:00Z">
          <w:pPr/>
        </w:pPrChange>
      </w:pPr>
    </w:p>
    <w:p w:rsidR="007B6E50" w:rsidRDefault="007B6E50" w:rsidP="00DE7FBD">
      <w:pPr>
        <w:ind w:left="360"/>
        <w:rPr>
          <w:ins w:id="5876" w:author="Miguel Centeno Muñoz" w:date="2014-08-12T00:53:00Z"/>
        </w:rPr>
        <w:pPrChange w:id="5877" w:author="Miguel Centeno Muñoz" w:date="2014-08-11T22:36:00Z">
          <w:pPr/>
        </w:pPrChange>
      </w:pPr>
    </w:p>
    <w:p w:rsidR="007B6E50" w:rsidRDefault="007B6E50" w:rsidP="00DE7FBD">
      <w:pPr>
        <w:ind w:left="360"/>
        <w:rPr>
          <w:ins w:id="5878" w:author="Miguel Centeno Muñoz" w:date="2014-08-12T00:53:00Z"/>
        </w:rPr>
        <w:pPrChange w:id="5879" w:author="Miguel Centeno Muñoz" w:date="2014-08-11T22:36:00Z">
          <w:pPr/>
        </w:pPrChange>
      </w:pPr>
    </w:p>
    <w:p w:rsidR="00E57D92" w:rsidRDefault="00E57D92" w:rsidP="00DE7FBD">
      <w:pPr>
        <w:ind w:left="360"/>
        <w:rPr>
          <w:ins w:id="5880" w:author="Miguel Centeno Muñoz" w:date="2014-08-12T00:54:00Z"/>
        </w:rPr>
        <w:pPrChange w:id="5881" w:author="Miguel Centeno Muñoz" w:date="2014-08-11T22:36:00Z">
          <w:pPr/>
        </w:pPrChange>
      </w:pPr>
    </w:p>
    <w:p w:rsidR="007B6E50" w:rsidRDefault="007B6E50" w:rsidP="00DE7FBD">
      <w:pPr>
        <w:ind w:left="360"/>
        <w:rPr>
          <w:ins w:id="5882" w:author="Miguel Centeno Muñoz" w:date="2014-08-12T00:54:00Z"/>
        </w:rPr>
        <w:pPrChange w:id="5883" w:author="Miguel Centeno Muñoz" w:date="2014-08-11T22:36:00Z">
          <w:pPr/>
        </w:pPrChange>
      </w:pPr>
    </w:p>
    <w:p w:rsidR="007B6E50" w:rsidRDefault="007B6E50" w:rsidP="00DE7FBD">
      <w:pPr>
        <w:ind w:left="360"/>
        <w:rPr>
          <w:ins w:id="5884" w:author="Miguel Centeno Muñoz" w:date="2014-08-12T00:54:00Z"/>
        </w:rPr>
        <w:pPrChange w:id="5885" w:author="Miguel Centeno Muñoz" w:date="2014-08-11T22:36:00Z">
          <w:pPr/>
        </w:pPrChange>
      </w:pPr>
    </w:p>
    <w:p w:rsidR="007B6E50" w:rsidRDefault="007B6E50" w:rsidP="00DE7FBD">
      <w:pPr>
        <w:ind w:left="360"/>
        <w:rPr>
          <w:ins w:id="5886" w:author="Miguel Centeno Muñoz" w:date="2014-08-12T00:54:00Z"/>
        </w:rPr>
        <w:pPrChange w:id="5887" w:author="Miguel Centeno Muñoz" w:date="2014-08-11T22:36:00Z">
          <w:pPr/>
        </w:pPrChange>
      </w:pPr>
    </w:p>
    <w:p w:rsidR="007B6E50" w:rsidRDefault="007B6E50" w:rsidP="007B6E50">
      <w:pPr>
        <w:rPr>
          <w:ins w:id="5888" w:author="Miguel Centeno Muñoz" w:date="2014-08-12T00:54:00Z"/>
        </w:rPr>
        <w:pPrChange w:id="5889" w:author="Miguel Centeno Muñoz" w:date="2014-08-12T00:54:00Z">
          <w:pPr/>
        </w:pPrChange>
      </w:pPr>
    </w:p>
    <w:p w:rsidR="007B6E50" w:rsidRDefault="007B6E50" w:rsidP="007B6E50">
      <w:pPr>
        <w:pStyle w:val="Ttulo4"/>
        <w:ind w:firstLine="708"/>
        <w:rPr>
          <w:ins w:id="5890" w:author="Miguel Centeno Muñoz" w:date="2014-08-12T00:54:00Z"/>
        </w:rPr>
        <w:pPrChange w:id="5891" w:author="Miguel Centeno Muñoz" w:date="2014-08-12T00:54:00Z">
          <w:pPr/>
        </w:pPrChange>
      </w:pPr>
      <w:ins w:id="5892" w:author="Miguel Centeno Muñoz" w:date="2014-08-12T00:54:00Z">
        <w:r>
          <w:t>8.3.4.- Patrones de diseño utilizados</w:t>
        </w:r>
      </w:ins>
    </w:p>
    <w:p w:rsidR="007B6E50" w:rsidRDefault="007B6E50" w:rsidP="007B6E50">
      <w:pPr>
        <w:rPr>
          <w:ins w:id="5893" w:author="Miguel Centeno Muñoz" w:date="2014-08-12T00:54:00Z"/>
        </w:rPr>
        <w:pPrChange w:id="5894" w:author="Miguel Centeno Muñoz" w:date="2014-08-12T00:54:00Z">
          <w:pPr/>
        </w:pPrChange>
      </w:pPr>
      <w:ins w:id="5895" w:author="Miguel Centeno Muñoz" w:date="2014-08-12T00:54:00Z">
        <w:r>
          <w:t>A continuación, se explican los distintos patrones de diseño usados para el diseño del sistema, y dónde se han aplicado.</w:t>
        </w:r>
      </w:ins>
    </w:p>
    <w:p w:rsidR="007B6E50" w:rsidRPr="007B6E50" w:rsidRDefault="007B6E50" w:rsidP="007B6E50">
      <w:pPr>
        <w:rPr>
          <w:ins w:id="5896" w:author="Miguel Centeno Muñoz" w:date="2014-08-12T00:55:00Z"/>
          <w:b/>
          <w:rPrChange w:id="5897" w:author="Miguel Centeno Muñoz" w:date="2014-08-12T00:59:00Z">
            <w:rPr>
              <w:ins w:id="5898" w:author="Miguel Centeno Muñoz" w:date="2014-08-12T00:55:00Z"/>
            </w:rPr>
          </w:rPrChange>
        </w:rPr>
        <w:pPrChange w:id="5899" w:author="Miguel Centeno Muñoz" w:date="2014-08-12T00:54:00Z">
          <w:pPr/>
        </w:pPrChange>
      </w:pPr>
      <w:ins w:id="5900" w:author="Miguel Centeno Muñoz" w:date="2014-08-12T00:55:00Z">
        <w:r w:rsidRPr="007B6E50">
          <w:rPr>
            <w:b/>
            <w:rPrChange w:id="5901" w:author="Miguel Centeno Muñoz" w:date="2014-08-12T00:59:00Z">
              <w:rPr/>
            </w:rPrChange>
          </w:rPr>
          <w:t xml:space="preserve">Patrón MVP – </w:t>
        </w:r>
        <w:proofErr w:type="spellStart"/>
        <w:r w:rsidRPr="007B6E50">
          <w:rPr>
            <w:b/>
            <w:rPrChange w:id="5902" w:author="Miguel Centeno Muñoz" w:date="2014-08-12T00:59:00Z">
              <w:rPr/>
            </w:rPrChange>
          </w:rPr>
          <w:t>Model</w:t>
        </w:r>
        <w:proofErr w:type="spellEnd"/>
        <w:r w:rsidRPr="007B6E50">
          <w:rPr>
            <w:b/>
            <w:rPrChange w:id="5903" w:author="Miguel Centeno Muñoz" w:date="2014-08-12T00:59:00Z">
              <w:rPr/>
            </w:rPrChange>
          </w:rPr>
          <w:t xml:space="preserve"> View Presenter</w:t>
        </w:r>
      </w:ins>
    </w:p>
    <w:p w:rsidR="007B6E50" w:rsidRDefault="007B6E50" w:rsidP="007B6E50">
      <w:pPr>
        <w:rPr>
          <w:ins w:id="5904" w:author="Miguel Centeno Muñoz" w:date="2014-08-12T00:57:00Z"/>
        </w:rPr>
        <w:pPrChange w:id="5905" w:author="Miguel Centeno Muñoz" w:date="2014-08-12T00:54:00Z">
          <w:pPr/>
        </w:pPrChange>
      </w:pPr>
      <w:ins w:id="5906" w:author="Miguel Centeno Muñoz" w:date="2014-08-12T00:55:00Z">
        <w:r>
          <w:t>Los motivos para la utilización de MVP en el diseño de nuestra aplicación son, primeramente, para poder servirnos de la clara separación en capas y, de este modo, conseguir desacople en el c</w:t>
        </w:r>
      </w:ins>
      <w:ins w:id="5907" w:author="Miguel Centeno Muñoz" w:date="2014-08-12T00:56:00Z">
        <w:r>
          <w:t xml:space="preserve">ódigo, pudiendo así en el futuro cambiar los modos de implementar cualquiera de las capas sin tener que modificar las otras. </w:t>
        </w:r>
      </w:ins>
      <w:ins w:id="5908" w:author="Miguel Centeno Muñoz" w:date="2014-08-12T00:57:00Z">
        <w:r>
          <w:t>Cada capa, además, tiene su funcionalidad por separado, lo que hace que podamos hacer pruebas unitarias.</w:t>
        </w:r>
      </w:ins>
    </w:p>
    <w:p w:rsidR="007B6E50" w:rsidRDefault="007B6E50" w:rsidP="007B6E50">
      <w:pPr>
        <w:rPr>
          <w:ins w:id="5909" w:author="Miguel Centeno Muñoz" w:date="2014-08-12T00:58:00Z"/>
        </w:rPr>
        <w:pPrChange w:id="5910" w:author="Miguel Centeno Muñoz" w:date="2014-08-12T00:54:00Z">
          <w:pPr/>
        </w:pPrChange>
      </w:pPr>
      <w:ins w:id="5911" w:author="Miguel Centeno Muñoz" w:date="2014-08-12T00:58:00Z">
        <w:r>
          <w:t>También el uso de este patrón hace que, si nuestro modelo, arquitectura, lógica o pantallas crecen, podemos implementarlo sin necesidad de grandes cambios.</w:t>
        </w:r>
      </w:ins>
    </w:p>
    <w:p w:rsidR="007B6E50" w:rsidRDefault="007B6E50" w:rsidP="007B6E50">
      <w:pPr>
        <w:rPr>
          <w:ins w:id="5912" w:author="Miguel Centeno Muñoz" w:date="2014-08-12T00:59:00Z"/>
          <w:b/>
        </w:rPr>
        <w:pPrChange w:id="5913" w:author="Miguel Centeno Muñoz" w:date="2014-08-12T00:54:00Z">
          <w:pPr/>
        </w:pPrChange>
      </w:pPr>
      <w:ins w:id="5914" w:author="Miguel Centeno Muñoz" w:date="2014-08-12T00:59:00Z">
        <w:r w:rsidRPr="007B6E50">
          <w:rPr>
            <w:b/>
            <w:rPrChange w:id="5915" w:author="Miguel Centeno Muñoz" w:date="2014-08-12T00:59:00Z">
              <w:rPr/>
            </w:rPrChange>
          </w:rPr>
          <w:t>Patrón DTO</w:t>
        </w:r>
        <w:r>
          <w:rPr>
            <w:b/>
          </w:rPr>
          <w:t xml:space="preserve"> – Data Transfer </w:t>
        </w:r>
        <w:proofErr w:type="spellStart"/>
        <w:r>
          <w:rPr>
            <w:b/>
          </w:rPr>
          <w:t>Object</w:t>
        </w:r>
        <w:proofErr w:type="spellEnd"/>
      </w:ins>
    </w:p>
    <w:p w:rsidR="007B6E50" w:rsidRDefault="007B6E50" w:rsidP="007B6E50">
      <w:pPr>
        <w:rPr>
          <w:ins w:id="5916" w:author="Miguel Centeno Muñoz" w:date="2014-08-12T01:04:00Z"/>
          <w:color w:val="FF0000"/>
        </w:rPr>
        <w:pPrChange w:id="5917" w:author="Miguel Centeno Muñoz" w:date="2014-08-12T00:54:00Z">
          <w:pPr/>
        </w:pPrChange>
      </w:pPr>
      <w:ins w:id="5918" w:author="Miguel Centeno Muñoz" w:date="2014-08-12T00:59:00Z">
        <w:r w:rsidRPr="007B6E50">
          <w:rPr>
            <w:rPrChange w:id="5919" w:author="Miguel Centeno Muñoz" w:date="2014-08-12T01:01:00Z">
              <w:rPr>
                <w:b/>
              </w:rPr>
            </w:rPrChange>
          </w:rPr>
          <w:t xml:space="preserve">Los objetos de transferencia de datos se usan para encapsular la </w:t>
        </w:r>
      </w:ins>
      <w:ins w:id="5920" w:author="Miguel Centeno Muñoz" w:date="2014-08-12T01:00:00Z">
        <w:r w:rsidRPr="007B6E50">
          <w:rPr>
            <w:rPrChange w:id="5921" w:author="Miguel Centeno Muñoz" w:date="2014-08-12T01:01:00Z">
              <w:rPr>
                <w:b/>
              </w:rPr>
            </w:rPrChange>
          </w:rPr>
          <w:t>información</w:t>
        </w:r>
      </w:ins>
      <w:ins w:id="5922" w:author="Miguel Centeno Muñoz" w:date="2014-08-12T00:59:00Z">
        <w:r w:rsidRPr="007B6E50">
          <w:rPr>
            <w:rPrChange w:id="5923" w:author="Miguel Centeno Muñoz" w:date="2014-08-12T01:01:00Z">
              <w:rPr>
                <w:b/>
              </w:rPr>
            </w:rPrChange>
          </w:rPr>
          <w:t xml:space="preserve"> </w:t>
        </w:r>
      </w:ins>
      <w:ins w:id="5924" w:author="Miguel Centeno Muñoz" w:date="2014-08-12T01:00:00Z">
        <w:r w:rsidRPr="007B6E50">
          <w:rPr>
            <w:rPrChange w:id="5925" w:author="Miguel Centeno Muñoz" w:date="2014-08-12T01:01:00Z">
              <w:rPr>
                <w:b/>
              </w:rPr>
            </w:rPrChange>
          </w:rPr>
          <w:t xml:space="preserve">que transferimos entre subsistemas de la aplicación y al nivel de presentación, permitiéndonos así sólo usar los datos del modelo que necesitamos en cada momento, haciendo que las transferencias entre capas sean más eficientes al transferir un tamaño de </w:t>
        </w:r>
      </w:ins>
      <w:ins w:id="5926" w:author="Miguel Centeno Muñoz" w:date="2014-08-12T01:01:00Z">
        <w:r w:rsidRPr="007B6E50">
          <w:rPr>
            <w:rPrChange w:id="5927" w:author="Miguel Centeno Muñoz" w:date="2014-08-12T01:01:00Z">
              <w:rPr>
                <w:b/>
              </w:rPr>
            </w:rPrChange>
          </w:rPr>
          <w:t>datos más pequeño.</w:t>
        </w:r>
      </w:ins>
      <w:ins w:id="5928" w:author="Miguel Centeno Muñoz" w:date="2014-08-12T01:03:00Z">
        <w:r w:rsidR="00CC080D">
          <w:t xml:space="preserve"> </w:t>
        </w:r>
        <w:r w:rsidR="00CC080D" w:rsidRPr="00CC080D">
          <w:rPr>
            <w:color w:val="FF0000"/>
            <w:highlight w:val="yellow"/>
            <w:rPrChange w:id="5929" w:author="Miguel Centeno Muñoz" w:date="2014-08-12T01:04:00Z">
              <w:rPr/>
            </w:rPrChange>
          </w:rPr>
          <w:t>(</w:t>
        </w:r>
        <w:proofErr w:type="gramStart"/>
        <w:r w:rsidR="00CC080D" w:rsidRPr="00CC080D">
          <w:rPr>
            <w:color w:val="FF0000"/>
            <w:highlight w:val="yellow"/>
            <w:rPrChange w:id="5930" w:author="Miguel Centeno Muñoz" w:date="2014-08-12T01:04:00Z">
              <w:rPr/>
            </w:rPrChange>
          </w:rPr>
          <w:t>ampliar</w:t>
        </w:r>
        <w:proofErr w:type="gramEnd"/>
        <w:r w:rsidR="00CC080D" w:rsidRPr="00CC080D">
          <w:rPr>
            <w:color w:val="FF0000"/>
            <w:highlight w:val="yellow"/>
            <w:rPrChange w:id="5931" w:author="Miguel Centeno Muñoz" w:date="2014-08-12T01:04:00Z">
              <w:rPr/>
            </w:rPrChange>
          </w:rPr>
          <w:t xml:space="preserve"> con gráficos)</w:t>
        </w:r>
      </w:ins>
    </w:p>
    <w:p w:rsidR="00F36186" w:rsidRDefault="00F36186" w:rsidP="00F36186">
      <w:pPr>
        <w:pStyle w:val="Ttulo3"/>
        <w:rPr>
          <w:ins w:id="5932" w:author="Miguel Centeno Muñoz" w:date="2014-08-12T01:05:00Z"/>
        </w:rPr>
        <w:pPrChange w:id="5933" w:author="Miguel Centeno Muñoz" w:date="2014-08-12T01:05:00Z">
          <w:pPr/>
        </w:pPrChange>
      </w:pPr>
      <w:ins w:id="5934" w:author="Miguel Centeno Muñoz" w:date="2014-08-12T01:05:00Z">
        <w:r>
          <w:lastRenderedPageBreak/>
          <w:t>8.4.- Condicionantes</w:t>
        </w:r>
      </w:ins>
    </w:p>
    <w:p w:rsidR="007B6E50" w:rsidRDefault="00F36186" w:rsidP="00F36186">
      <w:pPr>
        <w:pStyle w:val="Ttulo4"/>
        <w:ind w:firstLine="708"/>
        <w:rPr>
          <w:ins w:id="5935" w:author="Miguel Centeno Muñoz" w:date="2014-08-12T01:05:00Z"/>
        </w:rPr>
        <w:pPrChange w:id="5936" w:author="Miguel Centeno Muñoz" w:date="2014-08-12T01:05:00Z">
          <w:pPr/>
        </w:pPrChange>
      </w:pPr>
      <w:ins w:id="5937" w:author="Miguel Centeno Muñoz" w:date="2014-08-12T01:04:00Z">
        <w:r>
          <w:t>8.4.1.- Puntos de variaci</w:t>
        </w:r>
      </w:ins>
      <w:ins w:id="5938" w:author="Miguel Centeno Muñoz" w:date="2014-08-12T01:05:00Z">
        <w:r>
          <w:t>ón</w:t>
        </w:r>
      </w:ins>
    </w:p>
    <w:p w:rsidR="00F36186" w:rsidRDefault="00F36186" w:rsidP="00F36186">
      <w:pPr>
        <w:rPr>
          <w:ins w:id="5939" w:author="Miguel Centeno Muñoz" w:date="2014-08-12T01:06:00Z"/>
        </w:rPr>
        <w:pPrChange w:id="5940" w:author="Miguel Centeno Muñoz" w:date="2014-08-12T01:05:00Z">
          <w:pPr/>
        </w:pPrChange>
      </w:pPr>
      <w:ins w:id="5941" w:author="Miguel Centeno Muñoz" w:date="2014-08-12T01:05:00Z">
        <w:r>
          <w:t>En este apartado se listan los posibles cambios que puede sufrir la aplicación, así como su incidencia en nuestro sistema y cómo nuestro diseño se adaptar</w:t>
        </w:r>
      </w:ins>
      <w:ins w:id="5942" w:author="Miguel Centeno Muñoz" w:date="2014-08-12T01:06:00Z">
        <w:r>
          <w:t>ía a ellos.</w:t>
        </w:r>
      </w:ins>
    </w:p>
    <w:p w:rsidR="00F36186" w:rsidRPr="00F36186" w:rsidRDefault="00F36186" w:rsidP="00F36186">
      <w:pPr>
        <w:rPr>
          <w:ins w:id="5943" w:author="Miguel Centeno Muñoz" w:date="2014-08-12T01:06:00Z"/>
          <w:b/>
          <w:rPrChange w:id="5944" w:author="Miguel Centeno Muñoz" w:date="2014-08-12T01:11:00Z">
            <w:rPr>
              <w:ins w:id="5945" w:author="Miguel Centeno Muñoz" w:date="2014-08-12T01:06:00Z"/>
            </w:rPr>
          </w:rPrChange>
        </w:rPr>
        <w:pPrChange w:id="5946" w:author="Miguel Centeno Muñoz" w:date="2014-08-12T01:05:00Z">
          <w:pPr/>
        </w:pPrChange>
      </w:pPr>
      <w:ins w:id="5947" w:author="Miguel Centeno Muñoz" w:date="2014-08-12T01:06:00Z">
        <w:r w:rsidRPr="00F36186">
          <w:rPr>
            <w:b/>
            <w:rPrChange w:id="5948" w:author="Miguel Centeno Muñoz" w:date="2014-08-12T01:11:00Z">
              <w:rPr/>
            </w:rPrChange>
          </w:rPr>
          <w:t>Soporte multilenguaje</w:t>
        </w:r>
      </w:ins>
    </w:p>
    <w:p w:rsidR="00F36186" w:rsidRDefault="00F36186" w:rsidP="00F36186">
      <w:pPr>
        <w:rPr>
          <w:ins w:id="5949" w:author="Miguel Centeno Muñoz" w:date="2014-08-12T01:07:00Z"/>
        </w:rPr>
        <w:pPrChange w:id="5950" w:author="Miguel Centeno Muñoz" w:date="2014-08-12T01:05:00Z">
          <w:pPr/>
        </w:pPrChange>
      </w:pPr>
      <w:ins w:id="5951" w:author="Miguel Centeno Muñoz" w:date="2014-08-12T01:06:00Z">
        <w:r>
          <w:t>Sería interesante plantearnos una evolución en este aspecto. GWT soporta perfectamente la gestión de uso de Bundles de cadenas de texto y su selección en función a que el usuario seleccione un idioma diferente ofrecido e, incluso, de cambiar en funci</w:t>
        </w:r>
      </w:ins>
      <w:ins w:id="5952" w:author="Miguel Centeno Muñoz" w:date="2014-08-12T01:07:00Z">
        <w:r>
          <w:t>ón a desde dónde se esté accediendo a la aplicación.</w:t>
        </w:r>
      </w:ins>
    </w:p>
    <w:p w:rsidR="00F36186" w:rsidRDefault="00F36186" w:rsidP="00F36186">
      <w:pPr>
        <w:rPr>
          <w:ins w:id="5953" w:author="Miguel Centeno Muñoz" w:date="2014-08-12T01:08:00Z"/>
        </w:rPr>
        <w:pPrChange w:id="5954" w:author="Miguel Centeno Muñoz" w:date="2014-08-12T01:05:00Z">
          <w:pPr/>
        </w:pPrChange>
      </w:pPr>
      <w:ins w:id="5955" w:author="Miguel Centeno Muñoz" w:date="2014-08-12T01:07:00Z">
        <w:r>
          <w:t xml:space="preserve">El trabajo que requiere es únicamente la </w:t>
        </w:r>
      </w:ins>
      <w:ins w:id="5956" w:author="Miguel Centeno Muñoz" w:date="2014-08-12T01:08:00Z">
        <w:r>
          <w:t>traducción</w:t>
        </w:r>
      </w:ins>
      <w:ins w:id="5957" w:author="Miguel Centeno Muñoz" w:date="2014-08-12T01:07:00Z">
        <w:r>
          <w:t xml:space="preserve"> </w:t>
        </w:r>
      </w:ins>
      <w:ins w:id="5958" w:author="Miguel Centeno Muñoz" w:date="2014-08-12T01:08:00Z">
        <w:r>
          <w:t>de los términos usados.</w:t>
        </w:r>
      </w:ins>
    </w:p>
    <w:p w:rsidR="00F36186" w:rsidRPr="00F36186" w:rsidRDefault="00F36186" w:rsidP="00F36186">
      <w:pPr>
        <w:rPr>
          <w:ins w:id="5959" w:author="Miguel Centeno Muñoz" w:date="2014-08-12T01:08:00Z"/>
          <w:b/>
          <w:rPrChange w:id="5960" w:author="Miguel Centeno Muñoz" w:date="2014-08-12T01:11:00Z">
            <w:rPr>
              <w:ins w:id="5961" w:author="Miguel Centeno Muñoz" w:date="2014-08-12T01:08:00Z"/>
            </w:rPr>
          </w:rPrChange>
        </w:rPr>
        <w:pPrChange w:id="5962" w:author="Miguel Centeno Muñoz" w:date="2014-08-12T01:05:00Z">
          <w:pPr/>
        </w:pPrChange>
      </w:pPr>
      <w:ins w:id="5963" w:author="Miguel Centeno Muñoz" w:date="2014-08-12T01:08:00Z">
        <w:r w:rsidRPr="00F36186">
          <w:rPr>
            <w:b/>
            <w:rPrChange w:id="5964" w:author="Miguel Centeno Muñoz" w:date="2014-08-12T01:11:00Z">
              <w:rPr/>
            </w:rPrChange>
          </w:rPr>
          <w:t>Futuros cambios en el diseño</w:t>
        </w:r>
      </w:ins>
      <w:ins w:id="5965" w:author="Miguel Centeno Muñoz" w:date="2014-08-12T01:09:00Z">
        <w:r w:rsidRPr="00F36186">
          <w:rPr>
            <w:b/>
            <w:rPrChange w:id="5966" w:author="Miguel Centeno Muñoz" w:date="2014-08-12T01:11:00Z">
              <w:rPr/>
            </w:rPrChange>
          </w:rPr>
          <w:t xml:space="preserve"> o ampliación de GWT GUI</w:t>
        </w:r>
      </w:ins>
    </w:p>
    <w:p w:rsidR="00F36186" w:rsidRDefault="00F36186" w:rsidP="00F36186">
      <w:pPr>
        <w:rPr>
          <w:ins w:id="5967" w:author="Miguel Centeno Muñoz" w:date="2014-08-12T01:10:00Z"/>
        </w:rPr>
        <w:pPrChange w:id="5968" w:author="Miguel Centeno Muñoz" w:date="2014-08-12T01:05:00Z">
          <w:pPr/>
        </w:pPrChange>
      </w:pPr>
      <w:ins w:id="5969" w:author="Miguel Centeno Muñoz" w:date="2014-08-12T01:08:00Z">
        <w:r>
          <w:t>En caso de que en un futuro</w:t>
        </w:r>
      </w:ins>
      <w:ins w:id="5970" w:author="Miguel Centeno Muñoz" w:date="2014-08-12T01:09:00Z">
        <w:r>
          <w:t xml:space="preserve"> se quiera ampliar las capacidades de GWT, </w:t>
        </w:r>
      </w:ins>
      <w:ins w:id="5971" w:author="Miguel Centeno Muñoz" w:date="2014-08-12T01:10:00Z">
        <w:r>
          <w:t xml:space="preserve">sus Widgets y Paneles, </w:t>
        </w:r>
      </w:ins>
      <w:ins w:id="5972" w:author="Miguel Centeno Muñoz" w:date="2014-08-12T01:09:00Z">
        <w:r w:rsidR="00657ED2">
          <w:t>por ejemplo, añadiendo cual</w:t>
        </w:r>
        <w:r>
          <w:t>quiera de las librer</w:t>
        </w:r>
      </w:ins>
      <w:ins w:id="5973" w:author="Miguel Centeno Muñoz" w:date="2014-08-12T01:10:00Z">
        <w:r>
          <w:t>ías existentes a tal efecto, es tan sencillo como importarlas en el proyecto.</w:t>
        </w:r>
      </w:ins>
    </w:p>
    <w:p w:rsidR="00F36186" w:rsidRDefault="00F36186" w:rsidP="00F36186">
      <w:pPr>
        <w:rPr>
          <w:ins w:id="5974" w:author="Miguel Centeno Muñoz" w:date="2014-08-12T01:13:00Z"/>
        </w:rPr>
        <w:pPrChange w:id="5975" w:author="Miguel Centeno Muñoz" w:date="2014-08-12T01:05:00Z">
          <w:pPr/>
        </w:pPrChange>
      </w:pPr>
      <w:ins w:id="5976" w:author="Miguel Centeno Muñoz" w:date="2014-08-12T01:10:00Z">
        <w:r>
          <w:t>A su vez, si quisiésemos o necesit</w:t>
        </w:r>
      </w:ins>
      <w:ins w:id="5977" w:author="Miguel Centeno Muñoz" w:date="2014-08-12T01:11:00Z">
        <w:r>
          <w:t>áramos cambiar el framework por cualquiera</w:t>
        </w:r>
      </w:ins>
    </w:p>
    <w:p w:rsidR="00F36186" w:rsidRDefault="00F36186" w:rsidP="00F36186">
      <w:pPr>
        <w:pStyle w:val="Ttulo4"/>
        <w:ind w:firstLine="708"/>
        <w:rPr>
          <w:ins w:id="5978" w:author="Miguel Centeno Muñoz" w:date="2014-08-12T01:13:00Z"/>
        </w:rPr>
        <w:pPrChange w:id="5979" w:author="Miguel Centeno Muñoz" w:date="2014-08-12T01:13:00Z">
          <w:pPr/>
        </w:pPrChange>
      </w:pPr>
      <w:ins w:id="5980" w:author="Miguel Centeno Muñoz" w:date="2014-08-12T01:13:00Z">
        <w:r>
          <w:t>8.4.2.- Puntos de evolución</w:t>
        </w:r>
      </w:ins>
    </w:p>
    <w:p w:rsidR="00F36186" w:rsidRPr="00657ED2" w:rsidRDefault="00F36186" w:rsidP="00F36186">
      <w:pPr>
        <w:rPr>
          <w:ins w:id="5981" w:author="Miguel Centeno Muñoz" w:date="2014-08-12T01:13:00Z"/>
          <w:b/>
          <w:color w:val="FF0000"/>
          <w:highlight w:val="yellow"/>
          <w:rPrChange w:id="5982" w:author="Miguel Centeno Muñoz" w:date="2014-08-12T01:19:00Z">
            <w:rPr>
              <w:ins w:id="5983" w:author="Miguel Centeno Muñoz" w:date="2014-08-12T01:13:00Z"/>
            </w:rPr>
          </w:rPrChange>
        </w:rPr>
        <w:pPrChange w:id="5984" w:author="Miguel Centeno Muñoz" w:date="2014-08-12T01:13:00Z">
          <w:pPr/>
        </w:pPrChange>
      </w:pPr>
      <w:ins w:id="5985" w:author="Miguel Centeno Muñoz" w:date="2014-08-12T01:13:00Z">
        <w:r w:rsidRPr="00657ED2">
          <w:rPr>
            <w:b/>
            <w:color w:val="FF0000"/>
            <w:highlight w:val="yellow"/>
            <w:rPrChange w:id="5986" w:author="Miguel Centeno Muñoz" w:date="2014-08-12T01:19:00Z">
              <w:rPr/>
            </w:rPrChange>
          </w:rPr>
          <w:t>Aplicación móvil</w:t>
        </w:r>
      </w:ins>
    </w:p>
    <w:p w:rsidR="00F36186" w:rsidRPr="00657ED2" w:rsidRDefault="00F36186" w:rsidP="00F36186">
      <w:pPr>
        <w:rPr>
          <w:ins w:id="5987" w:author="Miguel Centeno Muñoz" w:date="2014-08-12T01:14:00Z"/>
          <w:b/>
          <w:color w:val="FF0000"/>
          <w:highlight w:val="yellow"/>
          <w:rPrChange w:id="5988" w:author="Miguel Centeno Muñoz" w:date="2014-08-12T01:19:00Z">
            <w:rPr>
              <w:ins w:id="5989" w:author="Miguel Centeno Muñoz" w:date="2014-08-12T01:14:00Z"/>
            </w:rPr>
          </w:rPrChange>
        </w:rPr>
        <w:pPrChange w:id="5990" w:author="Miguel Centeno Muñoz" w:date="2014-08-12T01:13:00Z">
          <w:pPr/>
        </w:pPrChange>
      </w:pPr>
      <w:ins w:id="5991" w:author="Miguel Centeno Muñoz" w:date="2014-08-12T01:13:00Z">
        <w:r w:rsidRPr="00657ED2">
          <w:rPr>
            <w:b/>
            <w:color w:val="FF0000"/>
            <w:highlight w:val="yellow"/>
            <w:rPrChange w:id="5992" w:author="Miguel Centeno Muñoz" w:date="2014-08-12T01:19:00Z">
              <w:rPr/>
            </w:rPrChange>
          </w:rPr>
          <w:t>Geolocalización de las rutas cercanas a partir de gps</w:t>
        </w:r>
      </w:ins>
    </w:p>
    <w:p w:rsidR="00F36186" w:rsidRPr="00657ED2" w:rsidRDefault="00F36186" w:rsidP="00F36186">
      <w:pPr>
        <w:rPr>
          <w:ins w:id="5993" w:author="Miguel Centeno Muñoz" w:date="2014-08-12T01:14:00Z"/>
          <w:b/>
          <w:color w:val="FF0000"/>
          <w:highlight w:val="yellow"/>
          <w:rPrChange w:id="5994" w:author="Miguel Centeno Muñoz" w:date="2014-08-12T01:19:00Z">
            <w:rPr>
              <w:ins w:id="5995" w:author="Miguel Centeno Muñoz" w:date="2014-08-12T01:14:00Z"/>
            </w:rPr>
          </w:rPrChange>
        </w:rPr>
        <w:pPrChange w:id="5996" w:author="Miguel Centeno Muñoz" w:date="2014-08-12T01:13:00Z">
          <w:pPr/>
        </w:pPrChange>
      </w:pPr>
      <w:ins w:id="5997" w:author="Miguel Centeno Muñoz" w:date="2014-08-12T01:14:00Z">
        <w:r w:rsidRPr="00657ED2">
          <w:rPr>
            <w:b/>
            <w:color w:val="FF0000"/>
            <w:highlight w:val="yellow"/>
            <w:rPrChange w:id="5998" w:author="Miguel Centeno Muñoz" w:date="2014-08-12T01:19:00Z">
              <w:rPr/>
            </w:rPrChange>
          </w:rPr>
          <w:t>Creación de grupos de usuarios</w:t>
        </w:r>
      </w:ins>
    </w:p>
    <w:p w:rsidR="00F36186" w:rsidRPr="00657ED2" w:rsidRDefault="00657ED2" w:rsidP="00F36186">
      <w:pPr>
        <w:rPr>
          <w:ins w:id="5999" w:author="Miguel Centeno Muñoz" w:date="2014-08-12T01:16:00Z"/>
          <w:b/>
          <w:color w:val="FF0000"/>
          <w:highlight w:val="yellow"/>
          <w:rPrChange w:id="6000" w:author="Miguel Centeno Muñoz" w:date="2014-08-12T01:19:00Z">
            <w:rPr>
              <w:ins w:id="6001" w:author="Miguel Centeno Muñoz" w:date="2014-08-12T01:16:00Z"/>
              <w:b/>
            </w:rPr>
          </w:rPrChange>
        </w:rPr>
        <w:pPrChange w:id="6002" w:author="Miguel Centeno Muñoz" w:date="2014-08-12T01:13:00Z">
          <w:pPr/>
        </w:pPrChange>
      </w:pPr>
      <w:ins w:id="6003" w:author="Miguel Centeno Muñoz" w:date="2014-08-12T01:15:00Z">
        <w:r w:rsidRPr="00657ED2">
          <w:rPr>
            <w:b/>
            <w:color w:val="FF0000"/>
            <w:highlight w:val="yellow"/>
            <w:rPrChange w:id="6004" w:author="Miguel Centeno Muñoz" w:date="2014-08-12T01:19:00Z">
              <w:rPr/>
            </w:rPrChange>
          </w:rPr>
          <w:t>Gestión de rutas privadas entre grupos</w:t>
        </w:r>
      </w:ins>
    </w:p>
    <w:p w:rsidR="00657ED2" w:rsidRPr="00657ED2" w:rsidRDefault="00657ED2" w:rsidP="00F36186">
      <w:pPr>
        <w:rPr>
          <w:ins w:id="6005" w:author="Miguel Centeno Muñoz" w:date="2014-08-12T01:16:00Z"/>
          <w:b/>
          <w:color w:val="FF0000"/>
          <w:rPrChange w:id="6006" w:author="Miguel Centeno Muñoz" w:date="2014-08-12T01:19:00Z">
            <w:rPr>
              <w:ins w:id="6007" w:author="Miguel Centeno Muñoz" w:date="2014-08-12T01:16:00Z"/>
              <w:b/>
            </w:rPr>
          </w:rPrChange>
        </w:rPr>
        <w:pPrChange w:id="6008" w:author="Miguel Centeno Muñoz" w:date="2014-08-12T01:13:00Z">
          <w:pPr/>
        </w:pPrChange>
      </w:pPr>
      <w:ins w:id="6009" w:author="Miguel Centeno Muñoz" w:date="2014-08-12T01:16:00Z">
        <w:r w:rsidRPr="00657ED2">
          <w:rPr>
            <w:b/>
            <w:color w:val="FF0000"/>
            <w:highlight w:val="yellow"/>
            <w:rPrChange w:id="6010" w:author="Miguel Centeno Muñoz" w:date="2014-08-12T01:19:00Z">
              <w:rPr>
                <w:b/>
              </w:rPr>
            </w:rPrChange>
          </w:rPr>
          <w:t>Soporte para más tipos de rutas</w:t>
        </w:r>
      </w:ins>
    </w:p>
    <w:p w:rsidR="00657ED2" w:rsidRDefault="00657ED2" w:rsidP="00657ED2">
      <w:pPr>
        <w:pStyle w:val="Ttulo3"/>
        <w:rPr>
          <w:ins w:id="6011" w:author="Miguel Centeno Muñoz" w:date="2014-08-12T01:16:00Z"/>
        </w:rPr>
        <w:pPrChange w:id="6012" w:author="Miguel Centeno Muñoz" w:date="2014-08-12T01:17:00Z">
          <w:pPr/>
        </w:pPrChange>
      </w:pPr>
      <w:ins w:id="6013" w:author="Miguel Centeno Muñoz" w:date="2014-08-12T01:16:00Z">
        <w:r>
          <w:t>8.5.- Modelo de Datos</w:t>
        </w:r>
      </w:ins>
    </w:p>
    <w:p w:rsidR="00657ED2" w:rsidRPr="00657ED2" w:rsidRDefault="00657ED2" w:rsidP="00F36186">
      <w:pPr>
        <w:rPr>
          <w:ins w:id="6014" w:author="Miguel Centeno Muñoz" w:date="2014-08-12T01:17:00Z"/>
          <w:b/>
          <w:color w:val="FF0000"/>
          <w:highlight w:val="yellow"/>
          <w:rPrChange w:id="6015" w:author="Miguel Centeno Muñoz" w:date="2014-08-12T01:19:00Z">
            <w:rPr>
              <w:ins w:id="6016" w:author="Miguel Centeno Muñoz" w:date="2014-08-12T01:17:00Z"/>
              <w:b/>
            </w:rPr>
          </w:rPrChange>
        </w:rPr>
        <w:pPrChange w:id="6017" w:author="Miguel Centeno Muñoz" w:date="2014-08-12T01:13:00Z">
          <w:pPr/>
        </w:pPrChange>
      </w:pPr>
      <w:ins w:id="6018" w:author="Miguel Centeno Muñoz" w:date="2014-08-12T01:17:00Z">
        <w:r w:rsidRPr="00657ED2">
          <w:rPr>
            <w:b/>
            <w:color w:val="FF0000"/>
            <w:highlight w:val="yellow"/>
            <w:rPrChange w:id="6019" w:author="Miguel Centeno Muñoz" w:date="2014-08-12T01:19:00Z">
              <w:rPr>
                <w:b/>
              </w:rPr>
            </w:rPrChange>
          </w:rPr>
          <w:t>Incidir en que nuestra aplicación usa la nube.</w:t>
        </w:r>
      </w:ins>
    </w:p>
    <w:p w:rsidR="00657ED2" w:rsidRPr="00657ED2" w:rsidRDefault="00657ED2" w:rsidP="00F36186">
      <w:pPr>
        <w:rPr>
          <w:ins w:id="6020" w:author="Miguel Centeno Muñoz" w:date="2014-08-12T01:17:00Z"/>
          <w:b/>
          <w:color w:val="FF0000"/>
          <w:highlight w:val="yellow"/>
          <w:rPrChange w:id="6021" w:author="Miguel Centeno Muñoz" w:date="2014-08-12T01:19:00Z">
            <w:rPr>
              <w:ins w:id="6022" w:author="Miguel Centeno Muñoz" w:date="2014-08-12T01:17:00Z"/>
              <w:b/>
            </w:rPr>
          </w:rPrChange>
        </w:rPr>
        <w:pPrChange w:id="6023" w:author="Miguel Centeno Muñoz" w:date="2014-08-12T01:13:00Z">
          <w:pPr/>
        </w:pPrChange>
      </w:pPr>
      <w:ins w:id="6024" w:author="Miguel Centeno Muñoz" w:date="2014-08-12T01:17:00Z">
        <w:r w:rsidRPr="00657ED2">
          <w:rPr>
            <w:b/>
            <w:color w:val="FF0000"/>
            <w:highlight w:val="yellow"/>
            <w:rPrChange w:id="6025" w:author="Miguel Centeno Muñoz" w:date="2014-08-12T01:19:00Z">
              <w:rPr>
                <w:b/>
              </w:rPr>
            </w:rPrChange>
          </w:rPr>
          <w:t>Ofrecer ventajas de usar la nube.</w:t>
        </w:r>
      </w:ins>
    </w:p>
    <w:p w:rsidR="00657ED2" w:rsidRPr="00657ED2" w:rsidRDefault="00657ED2" w:rsidP="00F36186">
      <w:pPr>
        <w:rPr>
          <w:ins w:id="6026" w:author="Miguel Centeno Muñoz" w:date="2014-08-12T01:15:00Z"/>
          <w:b/>
          <w:color w:val="FF0000"/>
          <w:rPrChange w:id="6027" w:author="Miguel Centeno Muñoz" w:date="2014-08-12T01:18:00Z">
            <w:rPr>
              <w:ins w:id="6028" w:author="Miguel Centeno Muñoz" w:date="2014-08-12T01:15:00Z"/>
            </w:rPr>
          </w:rPrChange>
        </w:rPr>
        <w:pPrChange w:id="6029" w:author="Miguel Centeno Muñoz" w:date="2014-08-12T01:13:00Z">
          <w:pPr/>
        </w:pPrChange>
      </w:pPr>
      <w:ins w:id="6030" w:author="Miguel Centeno Muñoz" w:date="2014-08-12T01:17:00Z">
        <w:r w:rsidRPr="00657ED2">
          <w:rPr>
            <w:b/>
            <w:color w:val="FF0000"/>
            <w:highlight w:val="yellow"/>
            <w:rPrChange w:id="6031" w:author="Miguel Centeno Muñoz" w:date="2014-08-12T01:19:00Z">
              <w:rPr>
                <w:b/>
              </w:rPr>
            </w:rPrChange>
          </w:rPr>
          <w:t>Explicar funcionamiento de Google Big Data y el concepto de sistema de gesti</w:t>
        </w:r>
      </w:ins>
      <w:ins w:id="6032" w:author="Miguel Centeno Muñoz" w:date="2014-08-12T01:18:00Z">
        <w:r w:rsidRPr="00657ED2">
          <w:rPr>
            <w:b/>
            <w:color w:val="FF0000"/>
            <w:highlight w:val="yellow"/>
            <w:rPrChange w:id="6033" w:author="Miguel Centeno Muñoz" w:date="2014-08-12T01:19:00Z">
              <w:rPr>
                <w:b/>
              </w:rPr>
            </w:rPrChange>
          </w:rPr>
          <w:t>ón de bases de datos distribuido.</w:t>
        </w:r>
      </w:ins>
      <w:bookmarkStart w:id="6034" w:name="_GoBack"/>
      <w:bookmarkEnd w:id="6034"/>
    </w:p>
    <w:p w:rsidR="00657ED2" w:rsidRPr="00F36186" w:rsidRDefault="00657ED2" w:rsidP="00F36186">
      <w:pPr>
        <w:rPr>
          <w:rPrChange w:id="6035" w:author="Miguel Centeno Muñoz" w:date="2014-08-12T01:13:00Z">
            <w:rPr/>
          </w:rPrChange>
        </w:rPr>
        <w:pPrChange w:id="6036" w:author="Miguel Centeno Muñoz" w:date="2014-08-12T01:13:00Z">
          <w:pPr/>
        </w:pPrChange>
      </w:pPr>
    </w:p>
    <w:sectPr w:rsidR="00657ED2" w:rsidRPr="00F36186"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CE4" w:rsidRDefault="00021CE4" w:rsidP="008025FB">
      <w:pPr>
        <w:spacing w:after="0" w:line="240" w:lineRule="auto"/>
      </w:pPr>
      <w:r>
        <w:separator/>
      </w:r>
    </w:p>
  </w:endnote>
  <w:endnote w:type="continuationSeparator" w:id="0">
    <w:p w:rsidR="00021CE4" w:rsidRDefault="00021CE4"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7F0E3D" w:rsidRDefault="007F0E3D" w:rsidP="001C3614">
        <w:pPr>
          <w:pStyle w:val="Piedepgina"/>
        </w:pPr>
        <w:r>
          <w:fldChar w:fldCharType="begin"/>
        </w:r>
        <w:r>
          <w:instrText>PAGE   \* MERGEFORMAT</w:instrText>
        </w:r>
        <w:r>
          <w:fldChar w:fldCharType="separate"/>
        </w:r>
        <w:r>
          <w:rPr>
            <w:noProof/>
          </w:rPr>
          <w:t>4</w:t>
        </w:r>
        <w:r>
          <w:fldChar w:fldCharType="end"/>
        </w:r>
      </w:p>
    </w:sdtContent>
  </w:sdt>
  <w:p w:rsidR="007F0E3D" w:rsidRDefault="007F0E3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7F0E3D" w:rsidRDefault="007F0E3D">
        <w:pPr>
          <w:pStyle w:val="Piedepgina"/>
          <w:jc w:val="right"/>
        </w:pPr>
        <w:r>
          <w:fldChar w:fldCharType="begin"/>
        </w:r>
        <w:r>
          <w:instrText>PAGE   \* MERGEFORMAT</w:instrText>
        </w:r>
        <w:r>
          <w:fldChar w:fldCharType="separate"/>
        </w:r>
        <w:r w:rsidR="00C27D85">
          <w:rPr>
            <w:noProof/>
          </w:rPr>
          <w:t>74</w:t>
        </w:r>
        <w:r>
          <w:fldChar w:fldCharType="end"/>
        </w:r>
      </w:p>
    </w:sdtContent>
  </w:sdt>
  <w:p w:rsidR="007F0E3D" w:rsidRDefault="007F0E3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CE4" w:rsidRDefault="00021CE4" w:rsidP="008025FB">
      <w:pPr>
        <w:spacing w:after="0" w:line="240" w:lineRule="auto"/>
      </w:pPr>
      <w:r>
        <w:separator/>
      </w:r>
    </w:p>
  </w:footnote>
  <w:footnote w:type="continuationSeparator" w:id="0">
    <w:p w:rsidR="00021CE4" w:rsidRDefault="00021CE4" w:rsidP="0080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2.25pt;height:12.25pt;visibility:visible;mso-wrap-style:square" o:bullet="t">
        <v:imagedata r:id="rId1" o:title="trace"/>
      </v:shape>
    </w:pict>
  </w:numPicBullet>
  <w:abstractNum w:abstractNumId="0">
    <w:nsid w:val="01DA3594"/>
    <w:multiLevelType w:val="hybridMultilevel"/>
    <w:tmpl w:val="12640D7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1">
    <w:nsid w:val="024A04C9"/>
    <w:multiLevelType w:val="hybridMultilevel"/>
    <w:tmpl w:val="64D4A632"/>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2">
    <w:nsid w:val="02F76A00"/>
    <w:multiLevelType w:val="hybridMultilevel"/>
    <w:tmpl w:val="FEFA629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B67C19"/>
    <w:multiLevelType w:val="hybridMultilevel"/>
    <w:tmpl w:val="1C1CDF4C"/>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11">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515434"/>
    <w:multiLevelType w:val="multilevel"/>
    <w:tmpl w:val="1D9A2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747710"/>
    <w:multiLevelType w:val="hybridMultilevel"/>
    <w:tmpl w:val="08C00908"/>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24">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883AF7"/>
    <w:multiLevelType w:val="hybridMultilevel"/>
    <w:tmpl w:val="91B42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4E391A"/>
    <w:multiLevelType w:val="hybridMultilevel"/>
    <w:tmpl w:val="242858B0"/>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30">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372018"/>
    <w:multiLevelType w:val="hybridMultilevel"/>
    <w:tmpl w:val="9DC28D8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41">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647F1F"/>
    <w:multiLevelType w:val="hybridMultilevel"/>
    <w:tmpl w:val="49E06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EA27F7E"/>
    <w:multiLevelType w:val="hybridMultilevel"/>
    <w:tmpl w:val="CFC65AB8"/>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53">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7350E0D"/>
    <w:multiLevelType w:val="hybridMultilevel"/>
    <w:tmpl w:val="AC6C1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6"/>
  </w:num>
  <w:num w:numId="3">
    <w:abstractNumId w:val="58"/>
  </w:num>
  <w:num w:numId="4">
    <w:abstractNumId w:val="4"/>
  </w:num>
  <w:num w:numId="5">
    <w:abstractNumId w:val="28"/>
  </w:num>
  <w:num w:numId="6">
    <w:abstractNumId w:val="39"/>
  </w:num>
  <w:num w:numId="7">
    <w:abstractNumId w:val="41"/>
  </w:num>
  <w:num w:numId="8">
    <w:abstractNumId w:val="31"/>
  </w:num>
  <w:num w:numId="9">
    <w:abstractNumId w:val="34"/>
  </w:num>
  <w:num w:numId="10">
    <w:abstractNumId w:val="56"/>
  </w:num>
  <w:num w:numId="11">
    <w:abstractNumId w:val="49"/>
  </w:num>
  <w:num w:numId="12">
    <w:abstractNumId w:val="30"/>
  </w:num>
  <w:num w:numId="13">
    <w:abstractNumId w:val="33"/>
  </w:num>
  <w:num w:numId="14">
    <w:abstractNumId w:val="21"/>
  </w:num>
  <w:num w:numId="15">
    <w:abstractNumId w:val="46"/>
  </w:num>
  <w:num w:numId="16">
    <w:abstractNumId w:val="44"/>
  </w:num>
  <w:num w:numId="17">
    <w:abstractNumId w:val="5"/>
  </w:num>
  <w:num w:numId="18">
    <w:abstractNumId w:val="55"/>
  </w:num>
  <w:num w:numId="19">
    <w:abstractNumId w:val="3"/>
  </w:num>
  <w:num w:numId="20">
    <w:abstractNumId w:val="17"/>
  </w:num>
  <w:num w:numId="21">
    <w:abstractNumId w:val="38"/>
  </w:num>
  <w:num w:numId="22">
    <w:abstractNumId w:val="32"/>
  </w:num>
  <w:num w:numId="23">
    <w:abstractNumId w:val="42"/>
  </w:num>
  <w:num w:numId="24">
    <w:abstractNumId w:val="18"/>
  </w:num>
  <w:num w:numId="25">
    <w:abstractNumId w:val="12"/>
  </w:num>
  <w:num w:numId="26">
    <w:abstractNumId w:val="37"/>
  </w:num>
  <w:num w:numId="27">
    <w:abstractNumId w:val="45"/>
  </w:num>
  <w:num w:numId="28">
    <w:abstractNumId w:val="14"/>
  </w:num>
  <w:num w:numId="29">
    <w:abstractNumId w:val="24"/>
  </w:num>
  <w:num w:numId="30">
    <w:abstractNumId w:val="2"/>
  </w:num>
  <w:num w:numId="31">
    <w:abstractNumId w:val="43"/>
  </w:num>
  <w:num w:numId="32">
    <w:abstractNumId w:val="51"/>
  </w:num>
  <w:num w:numId="33">
    <w:abstractNumId w:val="7"/>
  </w:num>
  <w:num w:numId="34">
    <w:abstractNumId w:val="50"/>
  </w:num>
  <w:num w:numId="35">
    <w:abstractNumId w:val="36"/>
  </w:num>
  <w:num w:numId="36">
    <w:abstractNumId w:val="11"/>
  </w:num>
  <w:num w:numId="37">
    <w:abstractNumId w:val="20"/>
  </w:num>
  <w:num w:numId="38">
    <w:abstractNumId w:val="19"/>
  </w:num>
  <w:num w:numId="39">
    <w:abstractNumId w:val="25"/>
  </w:num>
  <w:num w:numId="40">
    <w:abstractNumId w:val="59"/>
  </w:num>
  <w:num w:numId="41">
    <w:abstractNumId w:val="47"/>
  </w:num>
  <w:num w:numId="42">
    <w:abstractNumId w:val="6"/>
  </w:num>
  <w:num w:numId="43">
    <w:abstractNumId w:val="8"/>
  </w:num>
  <w:num w:numId="44">
    <w:abstractNumId w:val="54"/>
  </w:num>
  <w:num w:numId="45">
    <w:abstractNumId w:val="13"/>
  </w:num>
  <w:num w:numId="46">
    <w:abstractNumId w:val="22"/>
  </w:num>
  <w:num w:numId="47">
    <w:abstractNumId w:val="16"/>
  </w:num>
  <w:num w:numId="48">
    <w:abstractNumId w:val="15"/>
  </w:num>
  <w:num w:numId="49">
    <w:abstractNumId w:val="9"/>
  </w:num>
  <w:num w:numId="50">
    <w:abstractNumId w:val="53"/>
  </w:num>
  <w:num w:numId="51">
    <w:abstractNumId w:val="27"/>
  </w:num>
  <w:num w:numId="52">
    <w:abstractNumId w:val="48"/>
  </w:num>
  <w:num w:numId="53">
    <w:abstractNumId w:val="10"/>
  </w:num>
  <w:num w:numId="54">
    <w:abstractNumId w:val="1"/>
  </w:num>
  <w:num w:numId="55">
    <w:abstractNumId w:val="52"/>
  </w:num>
  <w:num w:numId="56">
    <w:abstractNumId w:val="40"/>
  </w:num>
  <w:num w:numId="57">
    <w:abstractNumId w:val="0"/>
  </w:num>
  <w:num w:numId="58">
    <w:abstractNumId w:val="23"/>
  </w:num>
  <w:num w:numId="59">
    <w:abstractNumId w:val="57"/>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00BDB"/>
    <w:rsid w:val="00021CE4"/>
    <w:rsid w:val="00022393"/>
    <w:rsid w:val="00023F19"/>
    <w:rsid w:val="00033F32"/>
    <w:rsid w:val="0007275F"/>
    <w:rsid w:val="00081E3E"/>
    <w:rsid w:val="000A3BBD"/>
    <w:rsid w:val="000D18AC"/>
    <w:rsid w:val="000E308B"/>
    <w:rsid w:val="000E3A1C"/>
    <w:rsid w:val="000E7EBC"/>
    <w:rsid w:val="000F17A0"/>
    <w:rsid w:val="000F23EE"/>
    <w:rsid w:val="00104A97"/>
    <w:rsid w:val="00106D74"/>
    <w:rsid w:val="00121DA4"/>
    <w:rsid w:val="001248D6"/>
    <w:rsid w:val="00131968"/>
    <w:rsid w:val="00134F5E"/>
    <w:rsid w:val="001762A7"/>
    <w:rsid w:val="00181555"/>
    <w:rsid w:val="00183FD1"/>
    <w:rsid w:val="00195ACE"/>
    <w:rsid w:val="001965EC"/>
    <w:rsid w:val="001A3969"/>
    <w:rsid w:val="001A39C5"/>
    <w:rsid w:val="001B1400"/>
    <w:rsid w:val="001C26F7"/>
    <w:rsid w:val="001C3614"/>
    <w:rsid w:val="001C70F8"/>
    <w:rsid w:val="001D2079"/>
    <w:rsid w:val="001E2E16"/>
    <w:rsid w:val="001F34E8"/>
    <w:rsid w:val="00205AD3"/>
    <w:rsid w:val="00236C38"/>
    <w:rsid w:val="00297D35"/>
    <w:rsid w:val="002A49D2"/>
    <w:rsid w:val="002B1AC0"/>
    <w:rsid w:val="002B26A3"/>
    <w:rsid w:val="002E6A9B"/>
    <w:rsid w:val="003051FD"/>
    <w:rsid w:val="00306D95"/>
    <w:rsid w:val="003071F3"/>
    <w:rsid w:val="00321F09"/>
    <w:rsid w:val="00323365"/>
    <w:rsid w:val="00326FDB"/>
    <w:rsid w:val="003305F1"/>
    <w:rsid w:val="00333DDC"/>
    <w:rsid w:val="0036114B"/>
    <w:rsid w:val="00375A7C"/>
    <w:rsid w:val="003A2996"/>
    <w:rsid w:val="003B5764"/>
    <w:rsid w:val="003E4512"/>
    <w:rsid w:val="0045714E"/>
    <w:rsid w:val="00460F22"/>
    <w:rsid w:val="00472386"/>
    <w:rsid w:val="00477923"/>
    <w:rsid w:val="00490FAF"/>
    <w:rsid w:val="00491ED5"/>
    <w:rsid w:val="00491FC5"/>
    <w:rsid w:val="004A605A"/>
    <w:rsid w:val="004B4ED0"/>
    <w:rsid w:val="004B7C4A"/>
    <w:rsid w:val="004C1F96"/>
    <w:rsid w:val="004E740B"/>
    <w:rsid w:val="00503DEB"/>
    <w:rsid w:val="00522C83"/>
    <w:rsid w:val="00533654"/>
    <w:rsid w:val="0053437C"/>
    <w:rsid w:val="00561831"/>
    <w:rsid w:val="0056183D"/>
    <w:rsid w:val="00564717"/>
    <w:rsid w:val="0058492D"/>
    <w:rsid w:val="00584BB5"/>
    <w:rsid w:val="005873B0"/>
    <w:rsid w:val="005900F0"/>
    <w:rsid w:val="005956E3"/>
    <w:rsid w:val="005B18BC"/>
    <w:rsid w:val="005B3B16"/>
    <w:rsid w:val="005C16B0"/>
    <w:rsid w:val="005C7CFD"/>
    <w:rsid w:val="005E1952"/>
    <w:rsid w:val="005E20C8"/>
    <w:rsid w:val="005F32D6"/>
    <w:rsid w:val="00611D58"/>
    <w:rsid w:val="00617CD5"/>
    <w:rsid w:val="00623794"/>
    <w:rsid w:val="00626C96"/>
    <w:rsid w:val="00640380"/>
    <w:rsid w:val="006439C4"/>
    <w:rsid w:val="00653FAD"/>
    <w:rsid w:val="00657ED2"/>
    <w:rsid w:val="0067416F"/>
    <w:rsid w:val="0067624C"/>
    <w:rsid w:val="006D6A2B"/>
    <w:rsid w:val="006E5F9B"/>
    <w:rsid w:val="00717F1F"/>
    <w:rsid w:val="007207E1"/>
    <w:rsid w:val="00742A11"/>
    <w:rsid w:val="0074614B"/>
    <w:rsid w:val="00756C53"/>
    <w:rsid w:val="007761C4"/>
    <w:rsid w:val="00787B1C"/>
    <w:rsid w:val="00794F0E"/>
    <w:rsid w:val="007B6E50"/>
    <w:rsid w:val="007F0E3D"/>
    <w:rsid w:val="007F6488"/>
    <w:rsid w:val="008025FB"/>
    <w:rsid w:val="00834472"/>
    <w:rsid w:val="00857173"/>
    <w:rsid w:val="00865D3C"/>
    <w:rsid w:val="00895C22"/>
    <w:rsid w:val="008A7CA2"/>
    <w:rsid w:val="008C0C4B"/>
    <w:rsid w:val="008D72B5"/>
    <w:rsid w:val="008E70A6"/>
    <w:rsid w:val="00924D31"/>
    <w:rsid w:val="00926156"/>
    <w:rsid w:val="00930F56"/>
    <w:rsid w:val="00942288"/>
    <w:rsid w:val="00944147"/>
    <w:rsid w:val="00950DBB"/>
    <w:rsid w:val="009860E8"/>
    <w:rsid w:val="009A4F7C"/>
    <w:rsid w:val="009D51C8"/>
    <w:rsid w:val="009F53FF"/>
    <w:rsid w:val="00A02730"/>
    <w:rsid w:val="00A1549B"/>
    <w:rsid w:val="00A239FA"/>
    <w:rsid w:val="00A25B33"/>
    <w:rsid w:val="00A27D9C"/>
    <w:rsid w:val="00A355BE"/>
    <w:rsid w:val="00A46361"/>
    <w:rsid w:val="00A52B19"/>
    <w:rsid w:val="00A727F4"/>
    <w:rsid w:val="00A72EF1"/>
    <w:rsid w:val="00A76222"/>
    <w:rsid w:val="00A7670C"/>
    <w:rsid w:val="00AA02BF"/>
    <w:rsid w:val="00AA39B0"/>
    <w:rsid w:val="00AC14B7"/>
    <w:rsid w:val="00AC15B6"/>
    <w:rsid w:val="00AC2363"/>
    <w:rsid w:val="00AD74E0"/>
    <w:rsid w:val="00AE0352"/>
    <w:rsid w:val="00AE6EEF"/>
    <w:rsid w:val="00B05AEB"/>
    <w:rsid w:val="00B46411"/>
    <w:rsid w:val="00B5317B"/>
    <w:rsid w:val="00B74812"/>
    <w:rsid w:val="00B7686C"/>
    <w:rsid w:val="00B92A97"/>
    <w:rsid w:val="00BB40D9"/>
    <w:rsid w:val="00C13764"/>
    <w:rsid w:val="00C27D85"/>
    <w:rsid w:val="00C34E70"/>
    <w:rsid w:val="00C43EC0"/>
    <w:rsid w:val="00C56991"/>
    <w:rsid w:val="00C62D5B"/>
    <w:rsid w:val="00C66C33"/>
    <w:rsid w:val="00C726C6"/>
    <w:rsid w:val="00C820BA"/>
    <w:rsid w:val="00C96693"/>
    <w:rsid w:val="00CC080D"/>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554B5"/>
    <w:rsid w:val="00D6257A"/>
    <w:rsid w:val="00D64133"/>
    <w:rsid w:val="00D72293"/>
    <w:rsid w:val="00D723A7"/>
    <w:rsid w:val="00D87C82"/>
    <w:rsid w:val="00D975D4"/>
    <w:rsid w:val="00DA0563"/>
    <w:rsid w:val="00DA5075"/>
    <w:rsid w:val="00DC7381"/>
    <w:rsid w:val="00DD31DF"/>
    <w:rsid w:val="00DD4F37"/>
    <w:rsid w:val="00DE7FBD"/>
    <w:rsid w:val="00E0129F"/>
    <w:rsid w:val="00E0760D"/>
    <w:rsid w:val="00E14AD4"/>
    <w:rsid w:val="00E40343"/>
    <w:rsid w:val="00E45789"/>
    <w:rsid w:val="00E57D92"/>
    <w:rsid w:val="00E65DAB"/>
    <w:rsid w:val="00E6714C"/>
    <w:rsid w:val="00EC1B35"/>
    <w:rsid w:val="00EC4F1C"/>
    <w:rsid w:val="00EF2860"/>
    <w:rsid w:val="00F11A39"/>
    <w:rsid w:val="00F17AA9"/>
    <w:rsid w:val="00F23850"/>
    <w:rsid w:val="00F32BE6"/>
    <w:rsid w:val="00F36186"/>
    <w:rsid w:val="00F40F7D"/>
    <w:rsid w:val="00F570D1"/>
    <w:rsid w:val="00F575D6"/>
    <w:rsid w:val="00F6234C"/>
    <w:rsid w:val="00F63E12"/>
    <w:rsid w:val="00F6720E"/>
    <w:rsid w:val="00F75F49"/>
    <w:rsid w:val="00F838FD"/>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C5EEE-7737-4992-9876-3828E1F3A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85</Pages>
  <Words>14533</Words>
  <Characters>79932</Characters>
  <Application>Microsoft Office Word</Application>
  <DocSecurity>0</DocSecurity>
  <Lines>666</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7</cp:revision>
  <cp:lastPrinted>2014-08-11T23:19:00Z</cp:lastPrinted>
  <dcterms:created xsi:type="dcterms:W3CDTF">2014-08-11T19:59:00Z</dcterms:created>
  <dcterms:modified xsi:type="dcterms:W3CDTF">2014-08-11T23:20:00Z</dcterms:modified>
</cp:coreProperties>
</file>