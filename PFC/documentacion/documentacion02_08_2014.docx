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7173" w:rsidRPr="00857173" w:rsidRDefault="00857173" w:rsidP="00857173">
      <w:pPr>
        <w:autoSpaceDE w:val="0"/>
        <w:autoSpaceDN w:val="0"/>
        <w:adjustRightInd w:val="0"/>
        <w:spacing w:after="0" w:line="240" w:lineRule="auto"/>
        <w:jc w:val="center"/>
        <w:rPr>
          <w:rFonts w:ascii="Times New Roman" w:eastAsia="Times New Roman" w:hAnsi="Times New Roman" w:cs="Times New Roman"/>
          <w:b/>
          <w:bCs/>
          <w:sz w:val="29"/>
          <w:szCs w:val="29"/>
          <w:lang w:eastAsia="es-ES"/>
        </w:rPr>
      </w:pPr>
      <w:r>
        <w:rPr>
          <w:rFonts w:ascii="Times New Roman" w:eastAsia="Times New Roman" w:hAnsi="Times New Roman" w:cs="Times New Roman"/>
          <w:b/>
          <w:bCs/>
          <w:noProof/>
          <w:sz w:val="29"/>
          <w:szCs w:val="29"/>
          <w:lang w:eastAsia="es-ES"/>
        </w:rPr>
        <w:drawing>
          <wp:inline distT="0" distB="0" distL="0" distR="0" wp14:anchorId="75E239AA" wp14:editId="02CB2DFD">
            <wp:extent cx="1428750" cy="1428750"/>
            <wp:effectExtent l="0" t="0" r="0" b="0"/>
            <wp:docPr id="12" name="Imagen 12" descr="log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u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857173" w:rsidRPr="00857173" w:rsidRDefault="00857173" w:rsidP="00857173">
      <w:pPr>
        <w:autoSpaceDE w:val="0"/>
        <w:autoSpaceDN w:val="0"/>
        <w:adjustRightInd w:val="0"/>
        <w:spacing w:after="0" w:line="240" w:lineRule="auto"/>
        <w:jc w:val="center"/>
        <w:rPr>
          <w:rFonts w:ascii="Times New Roman" w:eastAsia="Times New Roman" w:hAnsi="Times New Roman" w:cs="Times New Roman"/>
          <w:b/>
          <w:bCs/>
          <w:sz w:val="29"/>
          <w:szCs w:val="29"/>
          <w:lang w:eastAsia="es-ES"/>
        </w:rPr>
      </w:pPr>
    </w:p>
    <w:p w:rsidR="00857173" w:rsidRPr="00857173" w:rsidRDefault="00857173" w:rsidP="00857173">
      <w:pPr>
        <w:autoSpaceDE w:val="0"/>
        <w:autoSpaceDN w:val="0"/>
        <w:adjustRightInd w:val="0"/>
        <w:spacing w:after="0" w:line="240" w:lineRule="auto"/>
        <w:jc w:val="center"/>
        <w:rPr>
          <w:rFonts w:ascii="Times New Roman" w:eastAsia="Times New Roman" w:hAnsi="Times New Roman" w:cs="Times New Roman"/>
          <w:b/>
          <w:bCs/>
          <w:sz w:val="29"/>
          <w:szCs w:val="29"/>
          <w:lang w:eastAsia="es-ES"/>
        </w:rPr>
      </w:pPr>
    </w:p>
    <w:p w:rsidR="00857173" w:rsidRPr="00857173" w:rsidRDefault="00857173" w:rsidP="00857173">
      <w:pPr>
        <w:autoSpaceDE w:val="0"/>
        <w:autoSpaceDN w:val="0"/>
        <w:adjustRightInd w:val="0"/>
        <w:spacing w:after="0" w:line="240" w:lineRule="auto"/>
        <w:jc w:val="center"/>
        <w:rPr>
          <w:rFonts w:ascii="Times New Roman" w:eastAsia="Times New Roman" w:hAnsi="Times New Roman" w:cs="Times New Roman"/>
          <w:b/>
          <w:bCs/>
          <w:sz w:val="29"/>
          <w:szCs w:val="29"/>
          <w:lang w:eastAsia="es-ES"/>
        </w:rPr>
      </w:pPr>
    </w:p>
    <w:p w:rsidR="00857173" w:rsidRPr="00857173" w:rsidRDefault="00857173" w:rsidP="00857173">
      <w:pPr>
        <w:autoSpaceDE w:val="0"/>
        <w:autoSpaceDN w:val="0"/>
        <w:adjustRightInd w:val="0"/>
        <w:spacing w:after="0" w:line="240" w:lineRule="auto"/>
        <w:ind w:right="-496"/>
        <w:rPr>
          <w:rFonts w:ascii="Arial" w:eastAsia="Times New Roman" w:hAnsi="Arial" w:cs="Arial"/>
          <w:b/>
          <w:bCs/>
          <w:sz w:val="29"/>
          <w:szCs w:val="29"/>
          <w:lang w:eastAsia="es-ES"/>
        </w:rPr>
      </w:pPr>
      <w:r w:rsidRPr="00857173">
        <w:rPr>
          <w:rFonts w:ascii="Arial" w:eastAsia="Times New Roman" w:hAnsi="Arial" w:cs="Arial"/>
          <w:b/>
          <w:bCs/>
          <w:sz w:val="29"/>
          <w:szCs w:val="29"/>
          <w:lang w:eastAsia="es-ES"/>
        </w:rPr>
        <w:t>ESCUELA TÉCNICA SUPERIOR DE INGENIERÍA INFORMÁTICA</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r w:rsidRPr="00857173">
        <w:rPr>
          <w:rFonts w:ascii="Arial" w:eastAsia="Times New Roman" w:hAnsi="Arial" w:cs="Arial"/>
          <w:b/>
          <w:bCs/>
          <w:sz w:val="29"/>
          <w:szCs w:val="29"/>
          <w:lang w:eastAsia="es-ES"/>
        </w:rPr>
        <w:t>INGENIERÍA TÉCNICA INFORMÁTICA DE GESTIÓN</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D723A7" w:rsidRDefault="00AE6EEF" w:rsidP="00B5317B">
      <w:pPr>
        <w:autoSpaceDE w:val="0"/>
        <w:autoSpaceDN w:val="0"/>
        <w:adjustRightInd w:val="0"/>
        <w:spacing w:after="0" w:line="240" w:lineRule="auto"/>
        <w:ind w:left="708" w:hanging="708"/>
        <w:jc w:val="center"/>
        <w:rPr>
          <w:rFonts w:ascii="Arial" w:eastAsia="Times New Roman" w:hAnsi="Arial" w:cs="Arial"/>
          <w:b/>
          <w:bCs/>
          <w:i/>
          <w:sz w:val="29"/>
          <w:szCs w:val="29"/>
          <w:lang w:eastAsia="es-ES"/>
        </w:rPr>
      </w:pPr>
      <w:r>
        <w:rPr>
          <w:rFonts w:ascii="Arial" w:eastAsia="Times New Roman" w:hAnsi="Arial" w:cs="Arial"/>
          <w:b/>
          <w:bCs/>
          <w:i/>
          <w:sz w:val="29"/>
          <w:szCs w:val="29"/>
          <w:lang w:eastAsia="es-ES"/>
        </w:rPr>
        <w:t>MYPATHS</w:t>
      </w:r>
    </w:p>
    <w:p w:rsidR="00857173" w:rsidRPr="00857173" w:rsidRDefault="00D72293" w:rsidP="00857173">
      <w:pPr>
        <w:autoSpaceDE w:val="0"/>
        <w:autoSpaceDN w:val="0"/>
        <w:adjustRightInd w:val="0"/>
        <w:spacing w:after="0" w:line="240" w:lineRule="auto"/>
        <w:jc w:val="center"/>
        <w:rPr>
          <w:rFonts w:ascii="Arial" w:eastAsia="Times New Roman" w:hAnsi="Arial" w:cs="Arial"/>
          <w:b/>
          <w:bCs/>
          <w:sz w:val="29"/>
          <w:szCs w:val="29"/>
          <w:lang w:eastAsia="es-ES"/>
        </w:rPr>
      </w:pPr>
      <w:r>
        <w:rPr>
          <w:rFonts w:ascii="Arial" w:eastAsia="Times New Roman" w:hAnsi="Arial" w:cs="Arial"/>
          <w:b/>
          <w:bCs/>
          <w:sz w:val="29"/>
          <w:szCs w:val="29"/>
          <w:lang w:eastAsia="es-ES"/>
        </w:rPr>
        <w:t>GESTIÓ</w:t>
      </w:r>
      <w:r w:rsidR="00857173" w:rsidRPr="00857173">
        <w:rPr>
          <w:rFonts w:ascii="Arial" w:eastAsia="Times New Roman" w:hAnsi="Arial" w:cs="Arial"/>
          <w:b/>
          <w:bCs/>
          <w:sz w:val="29"/>
          <w:szCs w:val="29"/>
          <w:lang w:eastAsia="es-ES"/>
        </w:rPr>
        <w:t xml:space="preserve">N DE RUTAS EN LA NUBE USANDO GWT, DATASTORE, APPENGINE Y GOOGLE MAPS </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Realizado por</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MIGUEL CENTENO MUÑOZ</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28633254W</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Dirigido por</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SERGIO SEGURA RUEDA</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Departamento</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LENGUAJES Y SISTEMAS INFORMÁTICOS</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right"/>
        <w:rPr>
          <w:rFonts w:ascii="Arial" w:eastAsia="Times New Roman" w:hAnsi="Arial" w:cs="Arial"/>
          <w:b/>
          <w:bCs/>
          <w:szCs w:val="24"/>
          <w:lang w:eastAsia="es-ES"/>
        </w:rPr>
      </w:pPr>
      <w:r w:rsidRPr="00857173">
        <w:rPr>
          <w:rFonts w:ascii="Arial" w:eastAsia="Times New Roman" w:hAnsi="Arial" w:cs="Arial"/>
          <w:b/>
          <w:bCs/>
          <w:szCs w:val="24"/>
          <w:lang w:eastAsia="es-ES"/>
        </w:rPr>
        <w:t>Sevilla, Septiembre de 2014</w:t>
      </w:r>
    </w:p>
    <w:p w:rsidR="00617CD5" w:rsidRDefault="00617CD5" w:rsidP="008025FB">
      <w:pPr>
        <w:pStyle w:val="Ttulo1"/>
      </w:pPr>
    </w:p>
    <w:p w:rsidR="008025FB" w:rsidRPr="008025FB" w:rsidRDefault="008025FB" w:rsidP="008025FB">
      <w:pPr>
        <w:pStyle w:val="Ttulo1"/>
      </w:pPr>
      <w:bookmarkStart w:id="0" w:name="_Toc394538295"/>
      <w:r w:rsidRPr="008025FB">
        <w:t>Resumen</w:t>
      </w:r>
      <w:bookmarkEnd w:id="0"/>
    </w:p>
    <w:p w:rsidR="008025FB" w:rsidRPr="008025FB" w:rsidRDefault="00AE6EEF" w:rsidP="008025FB">
      <w:r w:rsidRPr="00AE6EEF">
        <w:rPr>
          <w:highlight w:val="yellow"/>
        </w:rPr>
        <w:t>Al final (hacerlo más motivador)</w:t>
      </w:r>
    </w:p>
    <w:p w:rsidR="002E6A9B" w:rsidRDefault="008025FB" w:rsidP="002E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t>EL origen de esta idea surgió como una necesidad particular de un familiar quien, planificando un viaje turístico, necesitaba de la experiencia de personas que ya hubieran estado en diferentes lugares de  España. Dicha necesidad se</w:t>
      </w:r>
      <w:r w:rsidR="002E6A9B">
        <w:rPr>
          <w:rFonts w:ascii="Calibri" w:eastAsia="Times New Roman" w:hAnsi="Calibri" w:cs="Courier New"/>
          <w:szCs w:val="24"/>
          <w:lang w:eastAsia="es-ES"/>
        </w:rPr>
        <w:t xml:space="preserve"> convirtió³ en idea de negocio.</w:t>
      </w:r>
    </w:p>
    <w:p w:rsidR="008025FB" w:rsidRDefault="008025FB" w:rsidP="002E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t>Entre las necesidades que busca cubrir esta aplicación se encuentran dos preguntas que frecuentemente abordan a las personas en la planificación de sus actividades favoritas o el sacar partido a su tiempo libre</w:t>
      </w:r>
      <w:proofErr w:type="gramStart"/>
      <w:r w:rsidRPr="008025FB">
        <w:rPr>
          <w:rFonts w:ascii="Calibri" w:eastAsia="Times New Roman" w:hAnsi="Calibri" w:cs="Courier New"/>
          <w:szCs w:val="24"/>
          <w:lang w:eastAsia="es-ES"/>
        </w:rPr>
        <w:t>:  ¿</w:t>
      </w:r>
      <w:proofErr w:type="gramEnd"/>
      <w:r w:rsidRPr="008025FB">
        <w:rPr>
          <w:rFonts w:ascii="Calibri" w:eastAsia="Times New Roman" w:hAnsi="Calibri" w:cs="Courier New"/>
          <w:szCs w:val="24"/>
          <w:lang w:eastAsia="es-ES"/>
        </w:rPr>
        <w:t>Qué hacer y qué ofrece un destino concreto? y, sobre todo, ¿Cómo puedo saber si una actividad en concreto que consulto en la red es realmente lo que busco y cubre mis necesidades?</w:t>
      </w:r>
    </w:p>
    <w:p w:rsid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t xml:space="preserve">Posteriormente a esta primera interpretación del problema, surge otro factor determinante en la funcionalidad de </w:t>
      </w:r>
      <w:r w:rsidR="00D723A7">
        <w:rPr>
          <w:rFonts w:ascii="Calibri" w:eastAsia="Times New Roman" w:hAnsi="Calibri" w:cs="Courier New"/>
          <w:i/>
          <w:szCs w:val="24"/>
          <w:lang w:eastAsia="es-ES"/>
        </w:rPr>
        <w:t>MyPaths</w:t>
      </w:r>
      <w:r w:rsidRPr="008025FB">
        <w:rPr>
          <w:rFonts w:ascii="Calibri" w:eastAsia="Times New Roman" w:hAnsi="Calibri" w:cs="Courier New"/>
          <w:szCs w:val="24"/>
          <w:lang w:eastAsia="es-ES"/>
        </w:rPr>
        <w:t>: Ofrecer alternativas, dentro de los gustos de los usuarios, cerca de la zona en la cual residen e, incluso, cerca de la geolocalización en la que se encuentran en un momento concreto.</w:t>
      </w:r>
    </w:p>
    <w:p w:rsid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r>
      <w:r w:rsidR="00D723A7">
        <w:rPr>
          <w:rFonts w:ascii="Calibri" w:eastAsia="Times New Roman" w:hAnsi="Calibri" w:cs="Courier New"/>
          <w:i/>
          <w:szCs w:val="24"/>
          <w:lang w:eastAsia="es-ES"/>
        </w:rPr>
        <w:t>MyPaths</w:t>
      </w:r>
      <w:r w:rsidRPr="008025FB">
        <w:rPr>
          <w:rFonts w:ascii="Calibri" w:eastAsia="Times New Roman" w:hAnsi="Calibri" w:cs="Courier New"/>
          <w:szCs w:val="24"/>
          <w:lang w:eastAsia="es-ES"/>
        </w:rPr>
        <w:t xml:space="preserve"> es una aplicación que busca cubrir las necesidades de los usuarios para realizar actividades categorizadas, presentarlas haciendo uso de las posibilidades de </w:t>
      </w:r>
      <w:r w:rsidRPr="008025FB">
        <w:rPr>
          <w:rFonts w:ascii="Calibri" w:eastAsia="Times New Roman" w:hAnsi="Calibri" w:cs="Courier New"/>
          <w:i/>
          <w:szCs w:val="24"/>
          <w:lang w:eastAsia="es-ES"/>
        </w:rPr>
        <w:t>Google Maps</w:t>
      </w:r>
      <w:r w:rsidRPr="008025FB">
        <w:rPr>
          <w:rFonts w:ascii="Calibri" w:eastAsia="Times New Roman" w:hAnsi="Calibri" w:cs="Courier New"/>
          <w:szCs w:val="24"/>
          <w:lang w:eastAsia="es-ES"/>
        </w:rPr>
        <w:t>, y, sobre todo, poder compartir opinión sobre dichas actividades así como poder consultar las opiniones de usuarios o amigos que ya las conozcan.</w:t>
      </w:r>
    </w:p>
    <w:p w:rsid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t xml:space="preserve">Los usuarios de </w:t>
      </w:r>
      <w:r w:rsidR="00D723A7">
        <w:rPr>
          <w:rFonts w:ascii="Calibri" w:eastAsia="Times New Roman" w:hAnsi="Calibri" w:cs="Courier New"/>
          <w:i/>
          <w:szCs w:val="24"/>
          <w:lang w:eastAsia="es-ES"/>
        </w:rPr>
        <w:t>MyPaths</w:t>
      </w:r>
      <w:r w:rsidRPr="008025FB">
        <w:rPr>
          <w:rFonts w:ascii="Calibri" w:eastAsia="Times New Roman" w:hAnsi="Calibri" w:cs="Courier New"/>
          <w:szCs w:val="24"/>
          <w:lang w:eastAsia="es-ES"/>
        </w:rPr>
        <w:t xml:space="preserve"> pueden crear sus propias actividades, gestionarlas, compartirlas con grupos de amigos (tanto privadas como públicamente) y, sobre todo, ofrece a los usuarios la posibilidad de organizarse para realizar sus actividades favoritas, así como sacar el máximo provecho a su tiempo libre.</w:t>
      </w:r>
    </w:p>
    <w:p w:rsid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t xml:space="preserve">Para el desarrollo de </w:t>
      </w:r>
      <w:r w:rsidR="00D723A7">
        <w:rPr>
          <w:rFonts w:ascii="Calibri" w:eastAsia="Times New Roman" w:hAnsi="Calibri" w:cs="Courier New"/>
          <w:i/>
          <w:szCs w:val="24"/>
          <w:lang w:eastAsia="es-ES"/>
        </w:rPr>
        <w:t>MyPaths</w:t>
      </w:r>
      <w:r w:rsidRPr="008025FB">
        <w:rPr>
          <w:rFonts w:ascii="Calibri" w:eastAsia="Times New Roman" w:hAnsi="Calibri" w:cs="Courier New"/>
          <w:szCs w:val="24"/>
          <w:lang w:eastAsia="es-ES"/>
        </w:rPr>
        <w:t xml:space="preserve"> se ha tenido muy en cuenta la posibilidad de que la aplicación sea escalable, tenga un posible despliegue multidispositivo en el futuro, y su código sea mantenible en el tiempo.</w:t>
      </w:r>
      <w:r w:rsidR="00D72293">
        <w:rPr>
          <w:rFonts w:ascii="Calibri" w:eastAsia="Times New Roman" w:hAnsi="Calibri" w:cs="Courier New"/>
          <w:szCs w:val="24"/>
          <w:lang w:eastAsia="es-ES"/>
        </w:rPr>
        <w:tab/>
      </w:r>
    </w:p>
    <w:p w:rsidR="008025FB" w:rsidRP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color w:val="FF0000"/>
          <w:szCs w:val="24"/>
          <w:lang w:eastAsia="es-ES"/>
        </w:rPr>
      </w:pPr>
      <w:r w:rsidRPr="008025FB">
        <w:rPr>
          <w:rFonts w:ascii="Calibri" w:eastAsia="Times New Roman" w:hAnsi="Calibri" w:cs="Courier New"/>
          <w:szCs w:val="24"/>
          <w:lang w:eastAsia="es-ES"/>
        </w:rPr>
        <w:br/>
        <w:t xml:space="preserve">Entre las tecnologías y herramientas usadas con este fin se encuentran </w:t>
      </w:r>
      <w:r w:rsidR="00D72293">
        <w:rPr>
          <w:rFonts w:ascii="Calibri" w:eastAsia="Times New Roman" w:hAnsi="Calibri" w:cs="Courier New"/>
          <w:szCs w:val="24"/>
          <w:lang w:eastAsia="es-ES"/>
        </w:rPr>
        <w:t xml:space="preserve">Projetsii, </w:t>
      </w:r>
      <w:proofErr w:type="gramStart"/>
      <w:r w:rsidR="00D72293">
        <w:rPr>
          <w:rFonts w:ascii="Calibri" w:eastAsia="Times New Roman" w:hAnsi="Calibri" w:cs="Courier New"/>
          <w:szCs w:val="24"/>
          <w:lang w:eastAsia="es-ES"/>
        </w:rPr>
        <w:t>GWT(</w:t>
      </w:r>
      <w:proofErr w:type="gramEnd"/>
      <w:r w:rsidR="00D72293">
        <w:rPr>
          <w:rFonts w:ascii="Calibri" w:eastAsia="Times New Roman" w:hAnsi="Calibri" w:cs="Courier New"/>
          <w:szCs w:val="24"/>
          <w:lang w:eastAsia="es-ES"/>
        </w:rPr>
        <w:t>Google Web Toolkit), Google App Engine, API Google Maps para GWT, Git, Sonar y  JUnit.</w:t>
      </w:r>
    </w:p>
    <w:p w:rsidR="008025FB" w:rsidRPr="008025FB" w:rsidRDefault="008025FB" w:rsidP="008025FB"/>
    <w:p w:rsidR="00FB79FD" w:rsidRDefault="00FB79FD">
      <w:r>
        <w:br w:type="page"/>
      </w:r>
    </w:p>
    <w:p w:rsidR="00022393" w:rsidRPr="00491FC5" w:rsidRDefault="00022393" w:rsidP="006E5F9B">
      <w:pPr>
        <w:rPr>
          <w:b/>
          <w:color w:val="C0504D" w:themeColor="accent2"/>
          <w:sz w:val="36"/>
          <w:szCs w:val="36"/>
        </w:rPr>
      </w:pPr>
      <w:r w:rsidRPr="00491FC5">
        <w:rPr>
          <w:b/>
          <w:color w:val="C0504D" w:themeColor="accent2"/>
          <w:sz w:val="36"/>
          <w:szCs w:val="36"/>
        </w:rPr>
        <w:lastRenderedPageBreak/>
        <w:t>Tabla de contenidos</w:t>
      </w:r>
    </w:p>
    <w:p w:rsidR="00D554B5" w:rsidRDefault="006E5F9B">
      <w:pPr>
        <w:pStyle w:val="TDC1"/>
        <w:tabs>
          <w:tab w:val="right" w:leader="dot" w:pos="8919"/>
        </w:tabs>
        <w:rPr>
          <w:ins w:id="1" w:author="Miguel Centeno Muñoz" w:date="2014-07-31T02:49:00Z"/>
          <w:rFonts w:cstheme="minorBidi"/>
          <w:b w:val="0"/>
          <w:bCs w:val="0"/>
          <w:noProof/>
          <w:color w:val="auto"/>
          <w:sz w:val="22"/>
          <w:szCs w:val="22"/>
        </w:rPr>
      </w:pPr>
      <w:r>
        <w:fldChar w:fldCharType="begin"/>
      </w:r>
      <w:r>
        <w:instrText xml:space="preserve"> TOC \o "1-4" \h \z \u </w:instrText>
      </w:r>
      <w:r>
        <w:fldChar w:fldCharType="separate"/>
      </w:r>
      <w:ins w:id="2" w:author="Miguel Centeno Muñoz" w:date="2014-07-31T02:49:00Z">
        <w:r w:rsidR="00D554B5" w:rsidRPr="00035C38">
          <w:rPr>
            <w:rStyle w:val="Hipervnculo"/>
            <w:noProof/>
          </w:rPr>
          <w:fldChar w:fldCharType="begin"/>
        </w:r>
        <w:r w:rsidR="00D554B5" w:rsidRPr="00035C38">
          <w:rPr>
            <w:rStyle w:val="Hipervnculo"/>
            <w:noProof/>
          </w:rPr>
          <w:instrText xml:space="preserve"> </w:instrText>
        </w:r>
        <w:r w:rsidR="00D554B5">
          <w:rPr>
            <w:noProof/>
          </w:rPr>
          <w:instrText>HYPERLINK \l "_Toc394538295"</w:instrText>
        </w:r>
        <w:r w:rsidR="00D554B5" w:rsidRPr="00035C38">
          <w:rPr>
            <w:rStyle w:val="Hipervnculo"/>
            <w:noProof/>
          </w:rPr>
          <w:instrText xml:space="preserve"> </w:instrText>
        </w:r>
        <w:r w:rsidR="00D554B5" w:rsidRPr="00035C38">
          <w:rPr>
            <w:rStyle w:val="Hipervnculo"/>
            <w:noProof/>
          </w:rPr>
          <w:fldChar w:fldCharType="separate"/>
        </w:r>
        <w:r w:rsidR="00D554B5" w:rsidRPr="00035C38">
          <w:rPr>
            <w:rStyle w:val="Hipervnculo"/>
            <w:noProof/>
          </w:rPr>
          <w:t>Resumen</w:t>
        </w:r>
        <w:r w:rsidR="00D554B5">
          <w:rPr>
            <w:noProof/>
            <w:webHidden/>
          </w:rPr>
          <w:tab/>
        </w:r>
        <w:r w:rsidR="00D554B5">
          <w:rPr>
            <w:noProof/>
            <w:webHidden/>
          </w:rPr>
          <w:fldChar w:fldCharType="begin"/>
        </w:r>
        <w:r w:rsidR="00D554B5">
          <w:rPr>
            <w:noProof/>
            <w:webHidden/>
          </w:rPr>
          <w:instrText xml:space="preserve"> PAGEREF _Toc394538295 \h </w:instrText>
        </w:r>
      </w:ins>
      <w:r w:rsidR="00D554B5">
        <w:rPr>
          <w:noProof/>
          <w:webHidden/>
        </w:rPr>
      </w:r>
      <w:r w:rsidR="00D554B5">
        <w:rPr>
          <w:noProof/>
          <w:webHidden/>
        </w:rPr>
        <w:fldChar w:fldCharType="separate"/>
      </w:r>
      <w:ins w:id="3" w:author="Miguel Centeno Muñoz" w:date="2014-08-02T13:12:00Z">
        <w:r w:rsidR="008A7CA2">
          <w:rPr>
            <w:noProof/>
            <w:webHidden/>
          </w:rPr>
          <w:t>2</w:t>
        </w:r>
      </w:ins>
      <w:ins w:id="4" w:author="Miguel Centeno Muñoz" w:date="2014-07-31T02:49:00Z">
        <w:r w:rsidR="00D554B5">
          <w:rPr>
            <w:noProof/>
            <w:webHidden/>
          </w:rPr>
          <w:fldChar w:fldCharType="end"/>
        </w:r>
        <w:r w:rsidR="00D554B5" w:rsidRPr="00035C38">
          <w:rPr>
            <w:rStyle w:val="Hipervnculo"/>
            <w:noProof/>
          </w:rPr>
          <w:fldChar w:fldCharType="end"/>
        </w:r>
      </w:ins>
    </w:p>
    <w:p w:rsidR="00D554B5" w:rsidRDefault="00D554B5">
      <w:pPr>
        <w:pStyle w:val="TDC1"/>
        <w:tabs>
          <w:tab w:val="right" w:leader="dot" w:pos="8919"/>
        </w:tabs>
        <w:rPr>
          <w:ins w:id="5" w:author="Miguel Centeno Muñoz" w:date="2014-07-31T02:49:00Z"/>
          <w:rFonts w:cstheme="minorBidi"/>
          <w:b w:val="0"/>
          <w:bCs w:val="0"/>
          <w:noProof/>
          <w:color w:val="auto"/>
          <w:sz w:val="22"/>
          <w:szCs w:val="22"/>
        </w:rPr>
      </w:pPr>
      <w:ins w:id="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"_Toc394538296"</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Parte I.- Introducción y planificación</w:t>
        </w:r>
        <w:r>
          <w:rPr>
            <w:noProof/>
            <w:webHidden/>
          </w:rPr>
          <w:tab/>
        </w:r>
        <w:r>
          <w:rPr>
            <w:noProof/>
            <w:webHidden/>
          </w:rPr>
          <w:fldChar w:fldCharType="begin"/>
        </w:r>
        <w:r>
          <w:rPr>
            <w:noProof/>
            <w:webHidden/>
          </w:rPr>
          <w:instrText xml:space="preserve"> PAGEREF _Toc394538296 \h </w:instrText>
        </w:r>
      </w:ins>
      <w:r>
        <w:rPr>
          <w:noProof/>
          <w:webHidden/>
        </w:rPr>
      </w:r>
      <w:r>
        <w:rPr>
          <w:noProof/>
          <w:webHidden/>
        </w:rPr>
        <w:fldChar w:fldCharType="separate"/>
      </w:r>
      <w:ins w:id="7" w:author="Miguel Centeno Muñoz" w:date="2014-08-02T13:12:00Z">
        <w:r w:rsidR="008A7CA2">
          <w:rPr>
            <w:noProof/>
            <w:webHidden/>
          </w:rPr>
          <w:t>7</w:t>
        </w:r>
      </w:ins>
      <w:ins w:id="8" w:author="Miguel Centeno Muñoz" w:date="2014-07-31T02:49:00Z">
        <w:r>
          <w:rPr>
            <w:noProof/>
            <w:webHidden/>
          </w:rPr>
          <w:fldChar w:fldCharType="end"/>
        </w:r>
        <w:r w:rsidRPr="00035C38">
          <w:rPr>
            <w:rStyle w:val="Hipervnculo"/>
            <w:noProof/>
          </w:rPr>
          <w:fldChar w:fldCharType="end"/>
        </w:r>
      </w:ins>
    </w:p>
    <w:p w:rsidR="00D554B5" w:rsidRDefault="00D554B5">
      <w:pPr>
        <w:pStyle w:val="TDC2"/>
        <w:tabs>
          <w:tab w:val="right" w:leader="dot" w:pos="8919"/>
        </w:tabs>
        <w:rPr>
          <w:ins w:id="9" w:author="Miguel Centeno Muñoz" w:date="2014-07-31T02:49:00Z"/>
          <w:rFonts w:cstheme="minorBidi"/>
          <w:b w:val="0"/>
          <w:bCs w:val="0"/>
          <w:i w:val="0"/>
          <w:iCs w:val="0"/>
          <w:noProof/>
          <w:color w:val="auto"/>
          <w:sz w:val="22"/>
        </w:rPr>
      </w:pPr>
      <w:ins w:id="1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"_Toc394538297"</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1.- Introducción</w:t>
        </w:r>
        <w:r>
          <w:rPr>
            <w:noProof/>
            <w:webHidden/>
          </w:rPr>
          <w:tab/>
        </w:r>
        <w:r>
          <w:rPr>
            <w:noProof/>
            <w:webHidden/>
          </w:rPr>
          <w:fldChar w:fldCharType="begin"/>
        </w:r>
        <w:r>
          <w:rPr>
            <w:noProof/>
            <w:webHidden/>
          </w:rPr>
          <w:instrText xml:space="preserve"> PAGEREF _Toc394538297 \h </w:instrText>
        </w:r>
      </w:ins>
      <w:r>
        <w:rPr>
          <w:noProof/>
          <w:webHidden/>
        </w:rPr>
      </w:r>
      <w:r>
        <w:rPr>
          <w:noProof/>
          <w:webHidden/>
        </w:rPr>
        <w:fldChar w:fldCharType="separate"/>
      </w:r>
      <w:ins w:id="11" w:author="Miguel Centeno Muñoz" w:date="2014-08-02T13:12:00Z">
        <w:r w:rsidR="008A7CA2">
          <w:rPr>
            <w:noProof/>
            <w:webHidden/>
          </w:rPr>
          <w:t>9</w:t>
        </w:r>
      </w:ins>
      <w:ins w:id="12"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3" w:author="Miguel Centeno Muñoz" w:date="2014-07-31T02:49:00Z"/>
          <w:noProof/>
        </w:rPr>
      </w:pPr>
      <w:ins w:id="1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"_Toc394538298"</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1.1.- Motivación</w:t>
        </w:r>
        <w:r>
          <w:rPr>
            <w:noProof/>
            <w:webHidden/>
          </w:rPr>
          <w:tab/>
        </w:r>
        <w:r>
          <w:rPr>
            <w:noProof/>
            <w:webHidden/>
          </w:rPr>
          <w:fldChar w:fldCharType="begin"/>
        </w:r>
        <w:r>
          <w:rPr>
            <w:noProof/>
            <w:webHidden/>
          </w:rPr>
          <w:instrText xml:space="preserve"> PAGEREF _Toc394538298 \h </w:instrText>
        </w:r>
      </w:ins>
      <w:r>
        <w:rPr>
          <w:noProof/>
          <w:webHidden/>
        </w:rPr>
      </w:r>
      <w:r>
        <w:rPr>
          <w:noProof/>
          <w:webHidden/>
        </w:rPr>
        <w:fldChar w:fldCharType="separate"/>
      </w:r>
      <w:ins w:id="15" w:author="Miguel Centeno Muñoz" w:date="2014-08-02T13:12:00Z">
        <w:r w:rsidR="008A7CA2">
          <w:rPr>
            <w:noProof/>
            <w:webHidden/>
          </w:rPr>
          <w:t>9</w:t>
        </w:r>
      </w:ins>
      <w:ins w:id="16"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7" w:author="Miguel Centeno Muñoz" w:date="2014-07-31T02:49:00Z"/>
          <w:noProof/>
        </w:rPr>
      </w:pPr>
      <w:ins w:id="18"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"_Toc394538299"</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1.2.- Objetivos del proyecto</w:t>
        </w:r>
        <w:r>
          <w:rPr>
            <w:noProof/>
            <w:webHidden/>
          </w:rPr>
          <w:tab/>
        </w:r>
        <w:r>
          <w:rPr>
            <w:noProof/>
            <w:webHidden/>
          </w:rPr>
          <w:fldChar w:fldCharType="begin"/>
        </w:r>
        <w:r>
          <w:rPr>
            <w:noProof/>
            <w:webHidden/>
          </w:rPr>
          <w:instrText xml:space="preserve"> PAGEREF _Toc394538299 \h </w:instrText>
        </w:r>
      </w:ins>
      <w:r>
        <w:rPr>
          <w:noProof/>
          <w:webHidden/>
        </w:rPr>
      </w:r>
      <w:r>
        <w:rPr>
          <w:noProof/>
          <w:webHidden/>
        </w:rPr>
        <w:fldChar w:fldCharType="separate"/>
      </w:r>
      <w:ins w:id="19" w:author="Miguel Centeno Muñoz" w:date="2014-08-02T13:12:00Z">
        <w:r w:rsidR="008A7CA2">
          <w:rPr>
            <w:noProof/>
            <w:webHidden/>
          </w:rPr>
          <w:t>10</w:t>
        </w:r>
      </w:ins>
      <w:ins w:id="20"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1" w:author="Miguel Centeno Muñoz" w:date="2014-07-31T02:49:00Z"/>
          <w:rFonts w:eastAsiaTheme="minorEastAsia"/>
          <w:noProof/>
          <w:lang w:eastAsia="es-ES"/>
        </w:rPr>
      </w:pPr>
      <w:ins w:id="22"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"_Toc394538300"</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1.2.1.- Objetivos docentes</w:t>
        </w:r>
        <w:r>
          <w:rPr>
            <w:noProof/>
            <w:webHidden/>
          </w:rPr>
          <w:tab/>
        </w:r>
        <w:r>
          <w:rPr>
            <w:noProof/>
            <w:webHidden/>
          </w:rPr>
          <w:fldChar w:fldCharType="begin"/>
        </w:r>
        <w:r>
          <w:rPr>
            <w:noProof/>
            <w:webHidden/>
          </w:rPr>
          <w:instrText xml:space="preserve"> PAGEREF _Toc394538300 \h </w:instrText>
        </w:r>
      </w:ins>
      <w:r>
        <w:rPr>
          <w:noProof/>
          <w:webHidden/>
        </w:rPr>
      </w:r>
      <w:r>
        <w:rPr>
          <w:noProof/>
          <w:webHidden/>
        </w:rPr>
        <w:fldChar w:fldCharType="separate"/>
      </w:r>
      <w:ins w:id="23" w:author="Miguel Centeno Muñoz" w:date="2014-08-02T13:12:00Z">
        <w:r w:rsidR="008A7CA2">
          <w:rPr>
            <w:noProof/>
            <w:webHidden/>
          </w:rPr>
          <w:t>10</w:t>
        </w:r>
      </w:ins>
      <w:ins w:id="24"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5" w:author="Miguel Centeno Muñoz" w:date="2014-07-31T02:49:00Z"/>
          <w:rFonts w:eastAsiaTheme="minorEastAsia"/>
          <w:noProof/>
          <w:lang w:eastAsia="es-ES"/>
        </w:rPr>
      </w:pPr>
      <w:ins w:id="2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"_Toc394538301"</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1.2.2.- Objetivos técnicos</w:t>
        </w:r>
        <w:r>
          <w:rPr>
            <w:noProof/>
            <w:webHidden/>
          </w:rPr>
          <w:tab/>
        </w:r>
        <w:r>
          <w:rPr>
            <w:noProof/>
            <w:webHidden/>
          </w:rPr>
          <w:fldChar w:fldCharType="begin"/>
        </w:r>
        <w:r>
          <w:rPr>
            <w:noProof/>
            <w:webHidden/>
          </w:rPr>
          <w:instrText xml:space="preserve"> PAGEREF _Toc394538301 \h </w:instrText>
        </w:r>
      </w:ins>
      <w:r>
        <w:rPr>
          <w:noProof/>
          <w:webHidden/>
        </w:rPr>
      </w:r>
      <w:r>
        <w:rPr>
          <w:noProof/>
          <w:webHidden/>
        </w:rPr>
        <w:fldChar w:fldCharType="separate"/>
      </w:r>
      <w:ins w:id="27" w:author="Miguel Centeno Muñoz" w:date="2014-08-02T13:12:00Z">
        <w:r w:rsidR="008A7CA2">
          <w:rPr>
            <w:noProof/>
            <w:webHidden/>
          </w:rPr>
          <w:t>10</w:t>
        </w:r>
      </w:ins>
      <w:ins w:id="28"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29" w:author="Miguel Centeno Muñoz" w:date="2014-07-31T02:49:00Z"/>
          <w:noProof/>
        </w:rPr>
      </w:pPr>
      <w:ins w:id="3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"_Toc394538302"</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1.3.- Desarrollo del proyecto</w:t>
        </w:r>
        <w:r>
          <w:rPr>
            <w:noProof/>
            <w:webHidden/>
          </w:rPr>
          <w:tab/>
        </w:r>
        <w:r>
          <w:rPr>
            <w:noProof/>
            <w:webHidden/>
          </w:rPr>
          <w:fldChar w:fldCharType="begin"/>
        </w:r>
        <w:r>
          <w:rPr>
            <w:noProof/>
            <w:webHidden/>
          </w:rPr>
          <w:instrText xml:space="preserve"> PAGEREF _Toc394538302 \h </w:instrText>
        </w:r>
      </w:ins>
      <w:r>
        <w:rPr>
          <w:noProof/>
          <w:webHidden/>
        </w:rPr>
      </w:r>
      <w:r>
        <w:rPr>
          <w:noProof/>
          <w:webHidden/>
        </w:rPr>
        <w:fldChar w:fldCharType="separate"/>
      </w:r>
      <w:ins w:id="31" w:author="Miguel Centeno Muñoz" w:date="2014-08-02T13:12:00Z">
        <w:r w:rsidR="008A7CA2">
          <w:rPr>
            <w:noProof/>
            <w:webHidden/>
          </w:rPr>
          <w:t>10</w:t>
        </w:r>
      </w:ins>
      <w:ins w:id="32"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33" w:author="Miguel Centeno Muñoz" w:date="2014-07-31T02:49:00Z"/>
          <w:noProof/>
        </w:rPr>
      </w:pPr>
      <w:ins w:id="3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"_Toc394538303"</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1.4 Estructura del documento</w:t>
        </w:r>
        <w:r>
          <w:rPr>
            <w:noProof/>
            <w:webHidden/>
          </w:rPr>
          <w:tab/>
        </w:r>
        <w:r>
          <w:rPr>
            <w:noProof/>
            <w:webHidden/>
          </w:rPr>
          <w:fldChar w:fldCharType="begin"/>
        </w:r>
        <w:r>
          <w:rPr>
            <w:noProof/>
            <w:webHidden/>
          </w:rPr>
          <w:instrText xml:space="preserve"> PAGEREF _Toc394538303 \h </w:instrText>
        </w:r>
      </w:ins>
      <w:r>
        <w:rPr>
          <w:noProof/>
          <w:webHidden/>
        </w:rPr>
      </w:r>
      <w:r>
        <w:rPr>
          <w:noProof/>
          <w:webHidden/>
        </w:rPr>
        <w:fldChar w:fldCharType="separate"/>
      </w:r>
      <w:ins w:id="35" w:author="Miguel Centeno Muñoz" w:date="2014-08-02T13:12:00Z">
        <w:r w:rsidR="008A7CA2">
          <w:rPr>
            <w:noProof/>
            <w:webHidden/>
          </w:rPr>
          <w:t>11</w:t>
        </w:r>
      </w:ins>
      <w:ins w:id="36" w:author="Miguel Centeno Muñoz" w:date="2014-07-31T02:49:00Z">
        <w:r>
          <w:rPr>
            <w:noProof/>
            <w:webHidden/>
          </w:rPr>
          <w:fldChar w:fldCharType="end"/>
        </w:r>
        <w:r w:rsidRPr="00035C38">
          <w:rPr>
            <w:rStyle w:val="Hipervnculo"/>
            <w:noProof/>
          </w:rPr>
          <w:fldChar w:fldCharType="end"/>
        </w:r>
      </w:ins>
    </w:p>
    <w:p w:rsidR="00D554B5" w:rsidRDefault="00D554B5">
      <w:pPr>
        <w:pStyle w:val="TDC2"/>
        <w:tabs>
          <w:tab w:val="right" w:leader="dot" w:pos="8919"/>
        </w:tabs>
        <w:rPr>
          <w:ins w:id="37" w:author="Miguel Centeno Muñoz" w:date="2014-07-31T02:49:00Z"/>
          <w:rFonts w:cstheme="minorBidi"/>
          <w:b w:val="0"/>
          <w:bCs w:val="0"/>
          <w:i w:val="0"/>
          <w:iCs w:val="0"/>
          <w:noProof/>
          <w:color w:val="auto"/>
          <w:sz w:val="22"/>
        </w:rPr>
      </w:pPr>
      <w:ins w:id="38"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"_Toc394538304"</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2.- Planificación</w:t>
        </w:r>
        <w:r>
          <w:rPr>
            <w:noProof/>
            <w:webHidden/>
          </w:rPr>
          <w:tab/>
        </w:r>
        <w:r>
          <w:rPr>
            <w:noProof/>
            <w:webHidden/>
          </w:rPr>
          <w:fldChar w:fldCharType="begin"/>
        </w:r>
        <w:r>
          <w:rPr>
            <w:noProof/>
            <w:webHidden/>
          </w:rPr>
          <w:instrText xml:space="preserve"> PAGEREF _Toc394538304 \h </w:instrText>
        </w:r>
      </w:ins>
      <w:r>
        <w:rPr>
          <w:noProof/>
          <w:webHidden/>
        </w:rPr>
      </w:r>
      <w:r>
        <w:rPr>
          <w:noProof/>
          <w:webHidden/>
        </w:rPr>
        <w:fldChar w:fldCharType="separate"/>
      </w:r>
      <w:ins w:id="39" w:author="Miguel Centeno Muñoz" w:date="2014-08-02T13:12:00Z">
        <w:r w:rsidR="008A7CA2">
          <w:rPr>
            <w:noProof/>
            <w:webHidden/>
          </w:rPr>
          <w:t>12</w:t>
        </w:r>
      </w:ins>
      <w:ins w:id="40"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41" w:author="Miguel Centeno Muñoz" w:date="2014-07-31T02:49:00Z"/>
          <w:noProof/>
        </w:rPr>
      </w:pPr>
      <w:ins w:id="42"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"_Toc394538305"</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2.1.- Planificación temporal</w:t>
        </w:r>
        <w:r>
          <w:rPr>
            <w:noProof/>
            <w:webHidden/>
          </w:rPr>
          <w:tab/>
        </w:r>
        <w:r>
          <w:rPr>
            <w:noProof/>
            <w:webHidden/>
          </w:rPr>
          <w:fldChar w:fldCharType="begin"/>
        </w:r>
        <w:r>
          <w:rPr>
            <w:noProof/>
            <w:webHidden/>
          </w:rPr>
          <w:instrText xml:space="preserve"> PAGEREF _Toc394538305 \h </w:instrText>
        </w:r>
      </w:ins>
      <w:r>
        <w:rPr>
          <w:noProof/>
          <w:webHidden/>
        </w:rPr>
      </w:r>
      <w:r>
        <w:rPr>
          <w:noProof/>
          <w:webHidden/>
        </w:rPr>
        <w:fldChar w:fldCharType="separate"/>
      </w:r>
      <w:ins w:id="43" w:author="Miguel Centeno Muñoz" w:date="2014-08-02T13:12:00Z">
        <w:r w:rsidR="008A7CA2">
          <w:rPr>
            <w:noProof/>
            <w:webHidden/>
          </w:rPr>
          <w:t>12</w:t>
        </w:r>
      </w:ins>
      <w:ins w:id="44"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45" w:author="Miguel Centeno Muñoz" w:date="2014-07-31T02:49:00Z"/>
          <w:rFonts w:eastAsiaTheme="minorEastAsia"/>
          <w:noProof/>
          <w:lang w:eastAsia="es-ES"/>
        </w:rPr>
      </w:pPr>
      <w:ins w:id="4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"_Toc394538306"</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2.1.1. Estimación de tiempos</w:t>
        </w:r>
        <w:r>
          <w:rPr>
            <w:noProof/>
            <w:webHidden/>
          </w:rPr>
          <w:tab/>
        </w:r>
        <w:r>
          <w:rPr>
            <w:noProof/>
            <w:webHidden/>
          </w:rPr>
          <w:fldChar w:fldCharType="begin"/>
        </w:r>
        <w:r>
          <w:rPr>
            <w:noProof/>
            <w:webHidden/>
          </w:rPr>
          <w:instrText xml:space="preserve"> PAGEREF _Toc394538306 \h </w:instrText>
        </w:r>
      </w:ins>
      <w:r>
        <w:rPr>
          <w:noProof/>
          <w:webHidden/>
        </w:rPr>
      </w:r>
      <w:r>
        <w:rPr>
          <w:noProof/>
          <w:webHidden/>
        </w:rPr>
        <w:fldChar w:fldCharType="separate"/>
      </w:r>
      <w:ins w:id="47" w:author="Miguel Centeno Muñoz" w:date="2014-08-02T13:12:00Z">
        <w:r w:rsidR="008A7CA2">
          <w:rPr>
            <w:noProof/>
            <w:webHidden/>
          </w:rPr>
          <w:t>12</w:t>
        </w:r>
      </w:ins>
      <w:ins w:id="48"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49" w:author="Miguel Centeno Muñoz" w:date="2014-07-31T02:49:00Z"/>
          <w:rFonts w:eastAsiaTheme="minorEastAsia"/>
          <w:noProof/>
          <w:lang w:eastAsia="es-ES"/>
        </w:rPr>
      </w:pPr>
      <w:ins w:id="5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"_Toc394538307"</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2.1.2.- Desviación respecto estimación de tiempos</w:t>
        </w:r>
        <w:r>
          <w:rPr>
            <w:noProof/>
            <w:webHidden/>
          </w:rPr>
          <w:tab/>
        </w:r>
        <w:r>
          <w:rPr>
            <w:noProof/>
            <w:webHidden/>
          </w:rPr>
          <w:fldChar w:fldCharType="begin"/>
        </w:r>
        <w:r>
          <w:rPr>
            <w:noProof/>
            <w:webHidden/>
          </w:rPr>
          <w:instrText xml:space="preserve"> PAGEREF _Toc394538307 \h </w:instrText>
        </w:r>
      </w:ins>
      <w:r>
        <w:rPr>
          <w:noProof/>
          <w:webHidden/>
        </w:rPr>
      </w:r>
      <w:r>
        <w:rPr>
          <w:noProof/>
          <w:webHidden/>
        </w:rPr>
        <w:fldChar w:fldCharType="separate"/>
      </w:r>
      <w:ins w:id="51" w:author="Miguel Centeno Muñoz" w:date="2014-08-02T13:12:00Z">
        <w:r w:rsidR="008A7CA2">
          <w:rPr>
            <w:noProof/>
            <w:webHidden/>
          </w:rPr>
          <w:t>13</w:t>
        </w:r>
      </w:ins>
      <w:ins w:id="52"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53" w:author="Miguel Centeno Muñoz" w:date="2014-07-31T02:49:00Z"/>
          <w:noProof/>
        </w:rPr>
      </w:pPr>
      <w:ins w:id="5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"_Toc394538308"</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2.2.- Planificación de costes</w:t>
        </w:r>
        <w:r>
          <w:rPr>
            <w:noProof/>
            <w:webHidden/>
          </w:rPr>
          <w:tab/>
        </w:r>
        <w:r>
          <w:rPr>
            <w:noProof/>
            <w:webHidden/>
          </w:rPr>
          <w:fldChar w:fldCharType="begin"/>
        </w:r>
        <w:r>
          <w:rPr>
            <w:noProof/>
            <w:webHidden/>
          </w:rPr>
          <w:instrText xml:space="preserve"> PAGEREF _Toc394538308 \h </w:instrText>
        </w:r>
      </w:ins>
      <w:r>
        <w:rPr>
          <w:noProof/>
          <w:webHidden/>
        </w:rPr>
      </w:r>
      <w:r>
        <w:rPr>
          <w:noProof/>
          <w:webHidden/>
        </w:rPr>
        <w:fldChar w:fldCharType="separate"/>
      </w:r>
      <w:ins w:id="55" w:author="Miguel Centeno Muñoz" w:date="2014-08-02T13:12:00Z">
        <w:r w:rsidR="008A7CA2">
          <w:rPr>
            <w:noProof/>
            <w:webHidden/>
          </w:rPr>
          <w:t>13</w:t>
        </w:r>
      </w:ins>
      <w:ins w:id="56"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57" w:author="Miguel Centeno Muñoz" w:date="2014-07-31T02:49:00Z"/>
          <w:rFonts w:eastAsiaTheme="minorEastAsia"/>
          <w:noProof/>
          <w:lang w:eastAsia="es-ES"/>
        </w:rPr>
      </w:pPr>
      <w:ins w:id="58"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"_Toc394538309"</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2.2.1.- Estimación de costes</w:t>
        </w:r>
        <w:r>
          <w:rPr>
            <w:noProof/>
            <w:webHidden/>
          </w:rPr>
          <w:tab/>
        </w:r>
        <w:r>
          <w:rPr>
            <w:noProof/>
            <w:webHidden/>
          </w:rPr>
          <w:fldChar w:fldCharType="begin"/>
        </w:r>
        <w:r>
          <w:rPr>
            <w:noProof/>
            <w:webHidden/>
          </w:rPr>
          <w:instrText xml:space="preserve"> PAGEREF _Toc394538309 \h </w:instrText>
        </w:r>
      </w:ins>
      <w:r>
        <w:rPr>
          <w:noProof/>
          <w:webHidden/>
        </w:rPr>
      </w:r>
      <w:r>
        <w:rPr>
          <w:noProof/>
          <w:webHidden/>
        </w:rPr>
        <w:fldChar w:fldCharType="separate"/>
      </w:r>
      <w:ins w:id="59" w:author="Miguel Centeno Muñoz" w:date="2014-08-02T13:12:00Z">
        <w:r w:rsidR="008A7CA2">
          <w:rPr>
            <w:noProof/>
            <w:webHidden/>
          </w:rPr>
          <w:t>13</w:t>
        </w:r>
      </w:ins>
      <w:ins w:id="60"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61" w:author="Miguel Centeno Muñoz" w:date="2014-07-31T02:49:00Z"/>
          <w:rFonts w:eastAsiaTheme="minorEastAsia"/>
          <w:noProof/>
          <w:lang w:eastAsia="es-ES"/>
        </w:rPr>
      </w:pPr>
      <w:ins w:id="62"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"_Toc394538310"</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2.2.2- Desviación respecto estimación de costes</w:t>
        </w:r>
        <w:r>
          <w:rPr>
            <w:noProof/>
            <w:webHidden/>
          </w:rPr>
          <w:tab/>
        </w:r>
        <w:r>
          <w:rPr>
            <w:noProof/>
            <w:webHidden/>
          </w:rPr>
          <w:fldChar w:fldCharType="begin"/>
        </w:r>
        <w:r>
          <w:rPr>
            <w:noProof/>
            <w:webHidden/>
          </w:rPr>
          <w:instrText xml:space="preserve"> PAGEREF _Toc394538310 \h </w:instrText>
        </w:r>
      </w:ins>
      <w:r>
        <w:rPr>
          <w:noProof/>
          <w:webHidden/>
        </w:rPr>
      </w:r>
      <w:r>
        <w:rPr>
          <w:noProof/>
          <w:webHidden/>
        </w:rPr>
        <w:fldChar w:fldCharType="separate"/>
      </w:r>
      <w:ins w:id="63" w:author="Miguel Centeno Muñoz" w:date="2014-08-02T13:12:00Z">
        <w:r w:rsidR="008A7CA2">
          <w:rPr>
            <w:noProof/>
            <w:webHidden/>
          </w:rPr>
          <w:t>13</w:t>
        </w:r>
      </w:ins>
      <w:ins w:id="64" w:author="Miguel Centeno Muñoz" w:date="2014-07-31T02:49:00Z">
        <w:r>
          <w:rPr>
            <w:noProof/>
            <w:webHidden/>
          </w:rPr>
          <w:fldChar w:fldCharType="end"/>
        </w:r>
        <w:r w:rsidRPr="00035C38">
          <w:rPr>
            <w:rStyle w:val="Hipervnculo"/>
            <w:noProof/>
          </w:rPr>
          <w:fldChar w:fldCharType="end"/>
        </w:r>
      </w:ins>
    </w:p>
    <w:p w:rsidR="00D554B5" w:rsidRDefault="00D554B5">
      <w:pPr>
        <w:pStyle w:val="TDC1"/>
        <w:tabs>
          <w:tab w:val="right" w:leader="dot" w:pos="8919"/>
        </w:tabs>
        <w:rPr>
          <w:ins w:id="65" w:author="Miguel Centeno Muñoz" w:date="2014-07-31T02:49:00Z"/>
          <w:rFonts w:cstheme="minorBidi"/>
          <w:b w:val="0"/>
          <w:bCs w:val="0"/>
          <w:noProof/>
          <w:color w:val="auto"/>
          <w:sz w:val="22"/>
          <w:szCs w:val="22"/>
        </w:rPr>
      </w:pPr>
      <w:ins w:id="6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"_Toc394538311"</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Parte II.- Materias relacionadas</w:t>
        </w:r>
        <w:r>
          <w:rPr>
            <w:noProof/>
            <w:webHidden/>
          </w:rPr>
          <w:tab/>
        </w:r>
        <w:r>
          <w:rPr>
            <w:noProof/>
            <w:webHidden/>
          </w:rPr>
          <w:fldChar w:fldCharType="begin"/>
        </w:r>
        <w:r>
          <w:rPr>
            <w:noProof/>
            <w:webHidden/>
          </w:rPr>
          <w:instrText xml:space="preserve"> PAGEREF _Toc394538311 \h </w:instrText>
        </w:r>
      </w:ins>
      <w:r>
        <w:rPr>
          <w:noProof/>
          <w:webHidden/>
        </w:rPr>
      </w:r>
      <w:r>
        <w:rPr>
          <w:noProof/>
          <w:webHidden/>
        </w:rPr>
        <w:fldChar w:fldCharType="separate"/>
      </w:r>
      <w:ins w:id="67" w:author="Miguel Centeno Muñoz" w:date="2014-08-02T13:12:00Z">
        <w:r w:rsidR="008A7CA2">
          <w:rPr>
            <w:noProof/>
            <w:webHidden/>
          </w:rPr>
          <w:t>14</w:t>
        </w:r>
      </w:ins>
      <w:ins w:id="68" w:author="Miguel Centeno Muñoz" w:date="2014-07-31T02:49:00Z">
        <w:r>
          <w:rPr>
            <w:noProof/>
            <w:webHidden/>
          </w:rPr>
          <w:fldChar w:fldCharType="end"/>
        </w:r>
        <w:r w:rsidRPr="00035C38">
          <w:rPr>
            <w:rStyle w:val="Hipervnculo"/>
            <w:noProof/>
          </w:rPr>
          <w:fldChar w:fldCharType="end"/>
        </w:r>
      </w:ins>
    </w:p>
    <w:p w:rsidR="00D554B5" w:rsidRDefault="00D554B5">
      <w:pPr>
        <w:pStyle w:val="TDC2"/>
        <w:tabs>
          <w:tab w:val="right" w:leader="dot" w:pos="8919"/>
        </w:tabs>
        <w:rPr>
          <w:ins w:id="69" w:author="Miguel Centeno Muñoz" w:date="2014-07-31T02:49:00Z"/>
          <w:rFonts w:cstheme="minorBidi"/>
          <w:b w:val="0"/>
          <w:bCs w:val="0"/>
          <w:i w:val="0"/>
          <w:iCs w:val="0"/>
          <w:noProof/>
          <w:color w:val="auto"/>
          <w:sz w:val="22"/>
        </w:rPr>
      </w:pPr>
      <w:ins w:id="7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"_Toc394538312"</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 xml:space="preserve">3.- Materias relacionadas </w:t>
        </w:r>
        <w:r w:rsidRPr="00035C38">
          <w:rPr>
            <w:rStyle w:val="Hipervnculo"/>
            <w:noProof/>
            <w:highlight w:val="yellow"/>
          </w:rPr>
          <w:t>(faltan referencias)</w:t>
        </w:r>
        <w:r>
          <w:rPr>
            <w:noProof/>
            <w:webHidden/>
          </w:rPr>
          <w:tab/>
        </w:r>
        <w:r>
          <w:rPr>
            <w:noProof/>
            <w:webHidden/>
          </w:rPr>
          <w:fldChar w:fldCharType="begin"/>
        </w:r>
        <w:r>
          <w:rPr>
            <w:noProof/>
            <w:webHidden/>
          </w:rPr>
          <w:instrText xml:space="preserve"> PAGEREF _Toc394538312 \h </w:instrText>
        </w:r>
      </w:ins>
      <w:r>
        <w:rPr>
          <w:noProof/>
          <w:webHidden/>
        </w:rPr>
      </w:r>
      <w:r>
        <w:rPr>
          <w:noProof/>
          <w:webHidden/>
        </w:rPr>
        <w:fldChar w:fldCharType="separate"/>
      </w:r>
      <w:ins w:id="71" w:author="Miguel Centeno Muñoz" w:date="2014-08-02T13:12:00Z">
        <w:r w:rsidR="008A7CA2">
          <w:rPr>
            <w:noProof/>
            <w:webHidden/>
          </w:rPr>
          <w:t>16</w:t>
        </w:r>
      </w:ins>
      <w:ins w:id="72"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73" w:author="Miguel Centeno Muñoz" w:date="2014-07-31T02:49:00Z"/>
          <w:noProof/>
        </w:rPr>
      </w:pPr>
      <w:ins w:id="7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"_Toc394538313"</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3.1.- Google Web Toolkit (GWT)</w:t>
        </w:r>
        <w:r>
          <w:rPr>
            <w:noProof/>
            <w:webHidden/>
          </w:rPr>
          <w:tab/>
        </w:r>
        <w:r>
          <w:rPr>
            <w:noProof/>
            <w:webHidden/>
          </w:rPr>
          <w:fldChar w:fldCharType="begin"/>
        </w:r>
        <w:r>
          <w:rPr>
            <w:noProof/>
            <w:webHidden/>
          </w:rPr>
          <w:instrText xml:space="preserve"> PAGEREF _Toc394538313 \h </w:instrText>
        </w:r>
      </w:ins>
      <w:r>
        <w:rPr>
          <w:noProof/>
          <w:webHidden/>
        </w:rPr>
      </w:r>
      <w:r>
        <w:rPr>
          <w:noProof/>
          <w:webHidden/>
        </w:rPr>
        <w:fldChar w:fldCharType="separate"/>
      </w:r>
      <w:ins w:id="75" w:author="Miguel Centeno Muñoz" w:date="2014-08-02T13:12:00Z">
        <w:r w:rsidR="008A7CA2">
          <w:rPr>
            <w:noProof/>
            <w:webHidden/>
          </w:rPr>
          <w:t>16</w:t>
        </w:r>
      </w:ins>
      <w:ins w:id="76"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77" w:author="Miguel Centeno Muñoz" w:date="2014-07-31T02:49:00Z"/>
          <w:noProof/>
        </w:rPr>
      </w:pPr>
      <w:ins w:id="78"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"_Toc394538314"</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3.2.- AJAX y cómo GWT hace uso de él</w:t>
        </w:r>
        <w:r>
          <w:rPr>
            <w:noProof/>
            <w:webHidden/>
          </w:rPr>
          <w:tab/>
        </w:r>
        <w:r>
          <w:rPr>
            <w:noProof/>
            <w:webHidden/>
          </w:rPr>
          <w:fldChar w:fldCharType="begin"/>
        </w:r>
        <w:r>
          <w:rPr>
            <w:noProof/>
            <w:webHidden/>
          </w:rPr>
          <w:instrText xml:space="preserve"> PAGEREF _Toc394538314 \h </w:instrText>
        </w:r>
      </w:ins>
      <w:r>
        <w:rPr>
          <w:noProof/>
          <w:webHidden/>
        </w:rPr>
      </w:r>
      <w:r>
        <w:rPr>
          <w:noProof/>
          <w:webHidden/>
        </w:rPr>
        <w:fldChar w:fldCharType="separate"/>
      </w:r>
      <w:ins w:id="79" w:author="Miguel Centeno Muñoz" w:date="2014-08-02T13:12:00Z">
        <w:r w:rsidR="008A7CA2">
          <w:rPr>
            <w:noProof/>
            <w:webHidden/>
          </w:rPr>
          <w:t>18</w:t>
        </w:r>
      </w:ins>
      <w:ins w:id="80"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81" w:author="Miguel Centeno Muñoz" w:date="2014-07-31T02:49:00Z"/>
          <w:rFonts w:eastAsiaTheme="minorEastAsia"/>
          <w:noProof/>
          <w:lang w:eastAsia="es-ES"/>
        </w:rPr>
      </w:pPr>
      <w:ins w:id="82"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"_Toc394538315"</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3.2.1.- ¿Por qué AJAX?</w:t>
        </w:r>
        <w:r>
          <w:rPr>
            <w:noProof/>
            <w:webHidden/>
          </w:rPr>
          <w:tab/>
        </w:r>
        <w:r>
          <w:rPr>
            <w:noProof/>
            <w:webHidden/>
          </w:rPr>
          <w:fldChar w:fldCharType="begin"/>
        </w:r>
        <w:r>
          <w:rPr>
            <w:noProof/>
            <w:webHidden/>
          </w:rPr>
          <w:instrText xml:space="preserve"> PAGEREF _Toc394538315 \h </w:instrText>
        </w:r>
      </w:ins>
      <w:r>
        <w:rPr>
          <w:noProof/>
          <w:webHidden/>
        </w:rPr>
      </w:r>
      <w:r>
        <w:rPr>
          <w:noProof/>
          <w:webHidden/>
        </w:rPr>
        <w:fldChar w:fldCharType="separate"/>
      </w:r>
      <w:ins w:id="83" w:author="Miguel Centeno Muñoz" w:date="2014-08-02T13:12:00Z">
        <w:r w:rsidR="008A7CA2">
          <w:rPr>
            <w:noProof/>
            <w:webHidden/>
          </w:rPr>
          <w:t>18</w:t>
        </w:r>
      </w:ins>
      <w:ins w:id="84"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85" w:author="Miguel Centeno Muñoz" w:date="2014-07-31T02:49:00Z"/>
          <w:rFonts w:eastAsiaTheme="minorEastAsia"/>
          <w:noProof/>
          <w:lang w:eastAsia="es-ES"/>
        </w:rPr>
      </w:pPr>
      <w:ins w:id="8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"_Toc394538316"</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3.2.2.- ¿Qué hace GWT por JavaScript y AJAX?</w:t>
        </w:r>
        <w:r>
          <w:rPr>
            <w:noProof/>
            <w:webHidden/>
          </w:rPr>
          <w:tab/>
        </w:r>
        <w:r>
          <w:rPr>
            <w:noProof/>
            <w:webHidden/>
          </w:rPr>
          <w:fldChar w:fldCharType="begin"/>
        </w:r>
        <w:r>
          <w:rPr>
            <w:noProof/>
            <w:webHidden/>
          </w:rPr>
          <w:instrText xml:space="preserve"> PAGEREF _Toc394538316 \h </w:instrText>
        </w:r>
      </w:ins>
      <w:r>
        <w:rPr>
          <w:noProof/>
          <w:webHidden/>
        </w:rPr>
      </w:r>
      <w:r>
        <w:rPr>
          <w:noProof/>
          <w:webHidden/>
        </w:rPr>
        <w:fldChar w:fldCharType="separate"/>
      </w:r>
      <w:ins w:id="87" w:author="Miguel Centeno Muñoz" w:date="2014-08-02T13:12:00Z">
        <w:r w:rsidR="008A7CA2">
          <w:rPr>
            <w:noProof/>
            <w:webHidden/>
          </w:rPr>
          <w:t>18</w:t>
        </w:r>
      </w:ins>
      <w:ins w:id="88"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89" w:author="Miguel Centeno Muñoz" w:date="2014-07-31T02:49:00Z"/>
          <w:noProof/>
        </w:rPr>
      </w:pPr>
      <w:ins w:id="9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"_Toc394538317"</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3.3.- RPC como herramienta de comunicación Cliente-Servidor</w:t>
        </w:r>
        <w:r>
          <w:rPr>
            <w:noProof/>
            <w:webHidden/>
          </w:rPr>
          <w:tab/>
        </w:r>
        <w:r>
          <w:rPr>
            <w:noProof/>
            <w:webHidden/>
          </w:rPr>
          <w:fldChar w:fldCharType="begin"/>
        </w:r>
        <w:r>
          <w:rPr>
            <w:noProof/>
            <w:webHidden/>
          </w:rPr>
          <w:instrText xml:space="preserve"> PAGEREF _Toc394538317 \h </w:instrText>
        </w:r>
      </w:ins>
      <w:r>
        <w:rPr>
          <w:noProof/>
          <w:webHidden/>
        </w:rPr>
      </w:r>
      <w:r>
        <w:rPr>
          <w:noProof/>
          <w:webHidden/>
        </w:rPr>
        <w:fldChar w:fldCharType="separate"/>
      </w:r>
      <w:ins w:id="91" w:author="Miguel Centeno Muñoz" w:date="2014-08-02T13:12:00Z">
        <w:r w:rsidR="008A7CA2">
          <w:rPr>
            <w:noProof/>
            <w:webHidden/>
          </w:rPr>
          <w:t>19</w:t>
        </w:r>
      </w:ins>
      <w:ins w:id="92"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93" w:author="Miguel Centeno Muñoz" w:date="2014-07-31T02:49:00Z"/>
          <w:noProof/>
        </w:rPr>
      </w:pPr>
      <w:ins w:id="9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"_Toc394538318"</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 xml:space="preserve">3.4.- MVP aplicado a Gwt: </w:t>
        </w:r>
        <w:r w:rsidRPr="00035C38">
          <w:rPr>
            <w:rStyle w:val="Hipervnculo"/>
            <w:noProof/>
            <w:highlight w:val="yellow"/>
          </w:rPr>
          <w:t>No terminado</w:t>
        </w:r>
        <w:r>
          <w:rPr>
            <w:noProof/>
            <w:webHidden/>
          </w:rPr>
          <w:tab/>
        </w:r>
        <w:r>
          <w:rPr>
            <w:noProof/>
            <w:webHidden/>
          </w:rPr>
          <w:fldChar w:fldCharType="begin"/>
        </w:r>
        <w:r>
          <w:rPr>
            <w:noProof/>
            <w:webHidden/>
          </w:rPr>
          <w:instrText xml:space="preserve"> PAGEREF _Toc394538318 \h </w:instrText>
        </w:r>
      </w:ins>
      <w:r>
        <w:rPr>
          <w:noProof/>
          <w:webHidden/>
        </w:rPr>
      </w:r>
      <w:r>
        <w:rPr>
          <w:noProof/>
          <w:webHidden/>
        </w:rPr>
        <w:fldChar w:fldCharType="separate"/>
      </w:r>
      <w:ins w:id="95" w:author="Miguel Centeno Muñoz" w:date="2014-08-02T13:12:00Z">
        <w:r w:rsidR="008A7CA2">
          <w:rPr>
            <w:noProof/>
            <w:webHidden/>
          </w:rPr>
          <w:t>21</w:t>
        </w:r>
      </w:ins>
      <w:ins w:id="96"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97" w:author="Miguel Centeno Muñoz" w:date="2014-07-31T02:49:00Z"/>
          <w:noProof/>
        </w:rPr>
      </w:pPr>
      <w:ins w:id="98"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"_Toc394538319"</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3.5.- Datastore y Google App Engine (uso de JDO)</w:t>
        </w:r>
        <w:r>
          <w:rPr>
            <w:noProof/>
            <w:webHidden/>
          </w:rPr>
          <w:tab/>
        </w:r>
        <w:r>
          <w:rPr>
            <w:noProof/>
            <w:webHidden/>
          </w:rPr>
          <w:fldChar w:fldCharType="begin"/>
        </w:r>
        <w:r>
          <w:rPr>
            <w:noProof/>
            <w:webHidden/>
          </w:rPr>
          <w:instrText xml:space="preserve"> PAGEREF _Toc394538319 \h </w:instrText>
        </w:r>
      </w:ins>
      <w:r>
        <w:rPr>
          <w:noProof/>
          <w:webHidden/>
        </w:rPr>
      </w:r>
      <w:r>
        <w:rPr>
          <w:noProof/>
          <w:webHidden/>
        </w:rPr>
        <w:fldChar w:fldCharType="separate"/>
      </w:r>
      <w:ins w:id="99" w:author="Miguel Centeno Muñoz" w:date="2014-08-02T13:12:00Z">
        <w:r w:rsidR="008A7CA2">
          <w:rPr>
            <w:noProof/>
            <w:webHidden/>
          </w:rPr>
          <w:t>22</w:t>
        </w:r>
      </w:ins>
      <w:ins w:id="100"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01" w:author="Miguel Centeno Muñoz" w:date="2014-07-31T02:49:00Z"/>
          <w:noProof/>
        </w:rPr>
      </w:pPr>
      <w:ins w:id="102"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"_Toc394538320"</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3.6.- Control de versiones</w:t>
        </w:r>
        <w:r>
          <w:rPr>
            <w:noProof/>
            <w:webHidden/>
          </w:rPr>
          <w:tab/>
        </w:r>
        <w:r>
          <w:rPr>
            <w:noProof/>
            <w:webHidden/>
          </w:rPr>
          <w:fldChar w:fldCharType="begin"/>
        </w:r>
        <w:r>
          <w:rPr>
            <w:noProof/>
            <w:webHidden/>
          </w:rPr>
          <w:instrText xml:space="preserve"> PAGEREF _Toc394538320 \h </w:instrText>
        </w:r>
      </w:ins>
      <w:r>
        <w:rPr>
          <w:noProof/>
          <w:webHidden/>
        </w:rPr>
      </w:r>
      <w:r>
        <w:rPr>
          <w:noProof/>
          <w:webHidden/>
        </w:rPr>
        <w:fldChar w:fldCharType="separate"/>
      </w:r>
      <w:ins w:id="103" w:author="Miguel Centeno Muñoz" w:date="2014-08-02T13:12:00Z">
        <w:r w:rsidR="008A7CA2">
          <w:rPr>
            <w:noProof/>
            <w:webHidden/>
          </w:rPr>
          <w:t>22</w:t>
        </w:r>
      </w:ins>
      <w:ins w:id="104"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05" w:author="Miguel Centeno Muñoz" w:date="2014-07-31T02:49:00Z"/>
          <w:rFonts w:eastAsiaTheme="minorEastAsia"/>
          <w:noProof/>
          <w:lang w:eastAsia="es-ES"/>
        </w:rPr>
      </w:pPr>
      <w:ins w:id="10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"_Toc394538321"</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3.6.1.- Git</w:t>
        </w:r>
        <w:r>
          <w:rPr>
            <w:noProof/>
            <w:webHidden/>
          </w:rPr>
          <w:tab/>
        </w:r>
        <w:r>
          <w:rPr>
            <w:noProof/>
            <w:webHidden/>
          </w:rPr>
          <w:fldChar w:fldCharType="begin"/>
        </w:r>
        <w:r>
          <w:rPr>
            <w:noProof/>
            <w:webHidden/>
          </w:rPr>
          <w:instrText xml:space="preserve"> PAGEREF _Toc394538321 \h </w:instrText>
        </w:r>
      </w:ins>
      <w:r>
        <w:rPr>
          <w:noProof/>
          <w:webHidden/>
        </w:rPr>
      </w:r>
      <w:r>
        <w:rPr>
          <w:noProof/>
          <w:webHidden/>
        </w:rPr>
        <w:fldChar w:fldCharType="separate"/>
      </w:r>
      <w:ins w:id="107" w:author="Miguel Centeno Muñoz" w:date="2014-08-02T13:12:00Z">
        <w:r w:rsidR="008A7CA2">
          <w:rPr>
            <w:noProof/>
            <w:webHidden/>
          </w:rPr>
          <w:t>22</w:t>
        </w:r>
      </w:ins>
      <w:ins w:id="108"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09" w:author="Miguel Centeno Muñoz" w:date="2014-07-31T02:49:00Z"/>
          <w:rFonts w:eastAsiaTheme="minorEastAsia"/>
          <w:noProof/>
          <w:lang w:eastAsia="es-ES"/>
        </w:rPr>
      </w:pPr>
      <w:ins w:id="11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"_Toc394538322"</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3.6.2. Comandos básicos de Git</w:t>
        </w:r>
        <w:r>
          <w:rPr>
            <w:noProof/>
            <w:webHidden/>
          </w:rPr>
          <w:tab/>
        </w:r>
        <w:r>
          <w:rPr>
            <w:noProof/>
            <w:webHidden/>
          </w:rPr>
          <w:fldChar w:fldCharType="begin"/>
        </w:r>
        <w:r>
          <w:rPr>
            <w:noProof/>
            <w:webHidden/>
          </w:rPr>
          <w:instrText xml:space="preserve"> PAGEREF _Toc394538322 \h </w:instrText>
        </w:r>
      </w:ins>
      <w:r>
        <w:rPr>
          <w:noProof/>
          <w:webHidden/>
        </w:rPr>
      </w:r>
      <w:r>
        <w:rPr>
          <w:noProof/>
          <w:webHidden/>
        </w:rPr>
        <w:fldChar w:fldCharType="separate"/>
      </w:r>
      <w:ins w:id="111" w:author="Miguel Centeno Muñoz" w:date="2014-08-02T13:12:00Z">
        <w:r w:rsidR="008A7CA2">
          <w:rPr>
            <w:noProof/>
            <w:webHidden/>
          </w:rPr>
          <w:t>23</w:t>
        </w:r>
      </w:ins>
      <w:ins w:id="112"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13" w:author="Miguel Centeno Muñoz" w:date="2014-07-31T02:49:00Z"/>
          <w:rFonts w:eastAsiaTheme="minorEastAsia"/>
          <w:noProof/>
          <w:lang w:eastAsia="es-ES"/>
        </w:rPr>
      </w:pPr>
      <w:ins w:id="11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"_Toc394538323"</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3.6.3.- Uso de Git</w:t>
        </w:r>
        <w:r>
          <w:rPr>
            <w:noProof/>
            <w:webHidden/>
          </w:rPr>
          <w:tab/>
        </w:r>
        <w:r>
          <w:rPr>
            <w:noProof/>
            <w:webHidden/>
          </w:rPr>
          <w:fldChar w:fldCharType="begin"/>
        </w:r>
        <w:r>
          <w:rPr>
            <w:noProof/>
            <w:webHidden/>
          </w:rPr>
          <w:instrText xml:space="preserve"> PAGEREF _Toc394538323 \h </w:instrText>
        </w:r>
      </w:ins>
      <w:r>
        <w:rPr>
          <w:noProof/>
          <w:webHidden/>
        </w:rPr>
      </w:r>
      <w:r>
        <w:rPr>
          <w:noProof/>
          <w:webHidden/>
        </w:rPr>
        <w:fldChar w:fldCharType="separate"/>
      </w:r>
      <w:ins w:id="115" w:author="Miguel Centeno Muñoz" w:date="2014-08-02T13:12:00Z">
        <w:r w:rsidR="008A7CA2">
          <w:rPr>
            <w:noProof/>
            <w:webHidden/>
          </w:rPr>
          <w:t>24</w:t>
        </w:r>
      </w:ins>
      <w:ins w:id="116"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17" w:author="Miguel Centeno Muñoz" w:date="2014-07-31T02:49:00Z"/>
          <w:noProof/>
        </w:rPr>
      </w:pPr>
      <w:ins w:id="118" w:author="Miguel Centeno Muñoz" w:date="2014-07-31T02:49:00Z">
        <w:r w:rsidRPr="00035C38">
          <w:rPr>
            <w:rStyle w:val="Hipervnculo"/>
            <w:noProof/>
          </w:rPr>
          <w:lastRenderedPageBreak/>
          <w:fldChar w:fldCharType="begin"/>
        </w:r>
        <w:r w:rsidRPr="00035C38">
          <w:rPr>
            <w:rStyle w:val="Hipervnculo"/>
            <w:noProof/>
          </w:rPr>
          <w:instrText xml:space="preserve"> </w:instrText>
        </w:r>
        <w:r>
          <w:rPr>
            <w:noProof/>
          </w:rPr>
          <w:instrText>HYPERLINK \l "_Toc394538324"</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3.7.- Projetsii</w:t>
        </w:r>
        <w:r>
          <w:rPr>
            <w:noProof/>
            <w:webHidden/>
          </w:rPr>
          <w:tab/>
        </w:r>
        <w:r>
          <w:rPr>
            <w:noProof/>
            <w:webHidden/>
          </w:rPr>
          <w:fldChar w:fldCharType="begin"/>
        </w:r>
        <w:r>
          <w:rPr>
            <w:noProof/>
            <w:webHidden/>
          </w:rPr>
          <w:instrText xml:space="preserve"> PAGEREF _Toc394538324 \h </w:instrText>
        </w:r>
      </w:ins>
      <w:r>
        <w:rPr>
          <w:noProof/>
          <w:webHidden/>
        </w:rPr>
      </w:r>
      <w:r>
        <w:rPr>
          <w:noProof/>
          <w:webHidden/>
        </w:rPr>
        <w:fldChar w:fldCharType="separate"/>
      </w:r>
      <w:ins w:id="119" w:author="Miguel Centeno Muñoz" w:date="2014-08-02T13:12:00Z">
        <w:r w:rsidR="008A7CA2">
          <w:rPr>
            <w:noProof/>
            <w:webHidden/>
          </w:rPr>
          <w:t>26</w:t>
        </w:r>
      </w:ins>
      <w:ins w:id="120" w:author="Miguel Centeno Muñoz" w:date="2014-07-31T02:49:00Z">
        <w:r>
          <w:rPr>
            <w:noProof/>
            <w:webHidden/>
          </w:rPr>
          <w:fldChar w:fldCharType="end"/>
        </w:r>
        <w:r w:rsidRPr="00035C38">
          <w:rPr>
            <w:rStyle w:val="Hipervnculo"/>
            <w:noProof/>
          </w:rPr>
          <w:fldChar w:fldCharType="end"/>
        </w:r>
      </w:ins>
    </w:p>
    <w:p w:rsidR="00D554B5" w:rsidRDefault="00D554B5">
      <w:pPr>
        <w:pStyle w:val="TDC1"/>
        <w:tabs>
          <w:tab w:val="right" w:leader="dot" w:pos="8919"/>
        </w:tabs>
        <w:rPr>
          <w:ins w:id="121" w:author="Miguel Centeno Muñoz" w:date="2014-07-31T02:49:00Z"/>
          <w:rFonts w:cstheme="minorBidi"/>
          <w:b w:val="0"/>
          <w:bCs w:val="0"/>
          <w:noProof/>
          <w:color w:val="auto"/>
          <w:sz w:val="22"/>
          <w:szCs w:val="22"/>
        </w:rPr>
      </w:pPr>
      <w:ins w:id="122"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"_Toc394538325"</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Parte III.- Sistema desarrollado</w:t>
        </w:r>
        <w:r>
          <w:rPr>
            <w:noProof/>
            <w:webHidden/>
          </w:rPr>
          <w:tab/>
        </w:r>
        <w:r>
          <w:rPr>
            <w:noProof/>
            <w:webHidden/>
          </w:rPr>
          <w:fldChar w:fldCharType="begin"/>
        </w:r>
        <w:r>
          <w:rPr>
            <w:noProof/>
            <w:webHidden/>
          </w:rPr>
          <w:instrText xml:space="preserve"> PAGEREF _Toc394538325 \h </w:instrText>
        </w:r>
      </w:ins>
      <w:r>
        <w:rPr>
          <w:noProof/>
          <w:webHidden/>
        </w:rPr>
      </w:r>
      <w:r>
        <w:rPr>
          <w:noProof/>
          <w:webHidden/>
        </w:rPr>
        <w:fldChar w:fldCharType="separate"/>
      </w:r>
      <w:ins w:id="123" w:author="Miguel Centeno Muñoz" w:date="2014-08-02T13:12:00Z">
        <w:r w:rsidR="008A7CA2">
          <w:rPr>
            <w:noProof/>
            <w:webHidden/>
          </w:rPr>
          <w:t>28</w:t>
        </w:r>
      </w:ins>
      <w:ins w:id="124" w:author="Miguel Centeno Muñoz" w:date="2014-07-31T02:49:00Z">
        <w:r>
          <w:rPr>
            <w:noProof/>
            <w:webHidden/>
          </w:rPr>
          <w:fldChar w:fldCharType="end"/>
        </w:r>
        <w:r w:rsidRPr="00035C38">
          <w:rPr>
            <w:rStyle w:val="Hipervnculo"/>
            <w:noProof/>
          </w:rPr>
          <w:fldChar w:fldCharType="end"/>
        </w:r>
      </w:ins>
    </w:p>
    <w:p w:rsidR="00D554B5" w:rsidRDefault="00D554B5">
      <w:pPr>
        <w:pStyle w:val="TDC2"/>
        <w:tabs>
          <w:tab w:val="right" w:leader="dot" w:pos="8919"/>
        </w:tabs>
        <w:rPr>
          <w:ins w:id="125" w:author="Miguel Centeno Muñoz" w:date="2014-07-31T02:49:00Z"/>
          <w:rFonts w:cstheme="minorBidi"/>
          <w:b w:val="0"/>
          <w:bCs w:val="0"/>
          <w:i w:val="0"/>
          <w:iCs w:val="0"/>
          <w:noProof/>
          <w:color w:val="auto"/>
          <w:sz w:val="22"/>
        </w:rPr>
      </w:pPr>
      <w:ins w:id="12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"_Toc394538326"</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4.- Dominio del problema</w:t>
        </w:r>
        <w:r>
          <w:rPr>
            <w:noProof/>
            <w:webHidden/>
          </w:rPr>
          <w:tab/>
        </w:r>
        <w:r>
          <w:rPr>
            <w:noProof/>
            <w:webHidden/>
          </w:rPr>
          <w:fldChar w:fldCharType="begin"/>
        </w:r>
        <w:r>
          <w:rPr>
            <w:noProof/>
            <w:webHidden/>
          </w:rPr>
          <w:instrText xml:space="preserve"> PAGEREF _Toc394538326 \h </w:instrText>
        </w:r>
      </w:ins>
      <w:r>
        <w:rPr>
          <w:noProof/>
          <w:webHidden/>
        </w:rPr>
      </w:r>
      <w:r>
        <w:rPr>
          <w:noProof/>
          <w:webHidden/>
        </w:rPr>
        <w:fldChar w:fldCharType="separate"/>
      </w:r>
      <w:ins w:id="127" w:author="Miguel Centeno Muñoz" w:date="2014-08-02T13:12:00Z">
        <w:r w:rsidR="008A7CA2">
          <w:rPr>
            <w:noProof/>
            <w:webHidden/>
          </w:rPr>
          <w:t>30</w:t>
        </w:r>
      </w:ins>
      <w:ins w:id="128"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29" w:author="Miguel Centeno Muñoz" w:date="2014-07-31T02:49:00Z"/>
          <w:noProof/>
        </w:rPr>
      </w:pPr>
      <w:ins w:id="13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"_Toc394538327"</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4.1.- Descripción del problema</w:t>
        </w:r>
        <w:r>
          <w:rPr>
            <w:noProof/>
            <w:webHidden/>
          </w:rPr>
          <w:tab/>
        </w:r>
        <w:r>
          <w:rPr>
            <w:noProof/>
            <w:webHidden/>
          </w:rPr>
          <w:fldChar w:fldCharType="begin"/>
        </w:r>
        <w:r>
          <w:rPr>
            <w:noProof/>
            <w:webHidden/>
          </w:rPr>
          <w:instrText xml:space="preserve"> PAGEREF _Toc394538327 \h </w:instrText>
        </w:r>
      </w:ins>
      <w:r>
        <w:rPr>
          <w:noProof/>
          <w:webHidden/>
        </w:rPr>
      </w:r>
      <w:r>
        <w:rPr>
          <w:noProof/>
          <w:webHidden/>
        </w:rPr>
        <w:fldChar w:fldCharType="separate"/>
      </w:r>
      <w:ins w:id="131" w:author="Miguel Centeno Muñoz" w:date="2014-08-02T13:12:00Z">
        <w:r w:rsidR="008A7CA2">
          <w:rPr>
            <w:noProof/>
            <w:webHidden/>
          </w:rPr>
          <w:t>30</w:t>
        </w:r>
      </w:ins>
      <w:ins w:id="132"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33" w:author="Miguel Centeno Muñoz" w:date="2014-07-31T02:49:00Z"/>
          <w:noProof/>
        </w:rPr>
      </w:pPr>
      <w:ins w:id="13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"_Toc394538328"</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4.2.- Descripción del sistema actual</w:t>
        </w:r>
        <w:r>
          <w:rPr>
            <w:noProof/>
            <w:webHidden/>
          </w:rPr>
          <w:tab/>
        </w:r>
        <w:r>
          <w:rPr>
            <w:noProof/>
            <w:webHidden/>
          </w:rPr>
          <w:fldChar w:fldCharType="begin"/>
        </w:r>
        <w:r>
          <w:rPr>
            <w:noProof/>
            <w:webHidden/>
          </w:rPr>
          <w:instrText xml:space="preserve"> PAGEREF _Toc394538328 \h </w:instrText>
        </w:r>
      </w:ins>
      <w:r>
        <w:rPr>
          <w:noProof/>
          <w:webHidden/>
        </w:rPr>
      </w:r>
      <w:r>
        <w:rPr>
          <w:noProof/>
          <w:webHidden/>
        </w:rPr>
        <w:fldChar w:fldCharType="separate"/>
      </w:r>
      <w:ins w:id="135" w:author="Miguel Centeno Muñoz" w:date="2014-08-02T13:12:00Z">
        <w:r w:rsidR="008A7CA2">
          <w:rPr>
            <w:noProof/>
            <w:webHidden/>
          </w:rPr>
          <w:t>30</w:t>
        </w:r>
      </w:ins>
      <w:ins w:id="136"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37" w:author="Miguel Centeno Muñoz" w:date="2014-07-31T02:49:00Z"/>
          <w:noProof/>
        </w:rPr>
      </w:pPr>
      <w:ins w:id="138"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"_Toc394538329"</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4.3.- Glosario de términos</w:t>
        </w:r>
        <w:r>
          <w:rPr>
            <w:noProof/>
            <w:webHidden/>
          </w:rPr>
          <w:tab/>
        </w:r>
        <w:r>
          <w:rPr>
            <w:noProof/>
            <w:webHidden/>
          </w:rPr>
          <w:fldChar w:fldCharType="begin"/>
        </w:r>
        <w:r>
          <w:rPr>
            <w:noProof/>
            <w:webHidden/>
          </w:rPr>
          <w:instrText xml:space="preserve"> PAGEREF _Toc394538329 \h </w:instrText>
        </w:r>
      </w:ins>
      <w:r>
        <w:rPr>
          <w:noProof/>
          <w:webHidden/>
        </w:rPr>
      </w:r>
      <w:r>
        <w:rPr>
          <w:noProof/>
          <w:webHidden/>
        </w:rPr>
        <w:fldChar w:fldCharType="separate"/>
      </w:r>
      <w:ins w:id="139" w:author="Miguel Centeno Muñoz" w:date="2014-08-02T13:12:00Z">
        <w:r w:rsidR="008A7CA2">
          <w:rPr>
            <w:noProof/>
            <w:webHidden/>
          </w:rPr>
          <w:t>31</w:t>
        </w:r>
      </w:ins>
      <w:ins w:id="140" w:author="Miguel Centeno Muñoz" w:date="2014-07-31T02:49:00Z">
        <w:r>
          <w:rPr>
            <w:noProof/>
            <w:webHidden/>
          </w:rPr>
          <w:fldChar w:fldCharType="end"/>
        </w:r>
        <w:r w:rsidRPr="00035C38">
          <w:rPr>
            <w:rStyle w:val="Hipervnculo"/>
            <w:noProof/>
          </w:rPr>
          <w:fldChar w:fldCharType="end"/>
        </w:r>
      </w:ins>
    </w:p>
    <w:p w:rsidR="00D554B5" w:rsidRDefault="00D554B5">
      <w:pPr>
        <w:pStyle w:val="TDC2"/>
        <w:tabs>
          <w:tab w:val="right" w:leader="dot" w:pos="8919"/>
        </w:tabs>
        <w:rPr>
          <w:ins w:id="141" w:author="Miguel Centeno Muñoz" w:date="2014-07-31T02:49:00Z"/>
          <w:rFonts w:cstheme="minorBidi"/>
          <w:b w:val="0"/>
          <w:bCs w:val="0"/>
          <w:i w:val="0"/>
          <w:iCs w:val="0"/>
          <w:noProof/>
          <w:color w:val="auto"/>
          <w:sz w:val="22"/>
        </w:rPr>
      </w:pPr>
      <w:ins w:id="142"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"_Toc394538330"</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5.- Visión general del sistema desarrollado</w:t>
        </w:r>
        <w:r>
          <w:rPr>
            <w:noProof/>
            <w:webHidden/>
          </w:rPr>
          <w:tab/>
        </w:r>
        <w:r>
          <w:rPr>
            <w:noProof/>
            <w:webHidden/>
          </w:rPr>
          <w:fldChar w:fldCharType="begin"/>
        </w:r>
        <w:r>
          <w:rPr>
            <w:noProof/>
            <w:webHidden/>
          </w:rPr>
          <w:instrText xml:space="preserve"> PAGEREF _Toc394538330 \h </w:instrText>
        </w:r>
      </w:ins>
      <w:r>
        <w:rPr>
          <w:noProof/>
          <w:webHidden/>
        </w:rPr>
      </w:r>
      <w:r>
        <w:rPr>
          <w:noProof/>
          <w:webHidden/>
        </w:rPr>
        <w:fldChar w:fldCharType="separate"/>
      </w:r>
      <w:ins w:id="143" w:author="Miguel Centeno Muñoz" w:date="2014-08-02T13:12:00Z">
        <w:r w:rsidR="008A7CA2">
          <w:rPr>
            <w:noProof/>
            <w:webHidden/>
          </w:rPr>
          <w:t>31</w:t>
        </w:r>
      </w:ins>
      <w:ins w:id="144"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45" w:author="Miguel Centeno Muñoz" w:date="2014-07-31T02:49:00Z"/>
          <w:noProof/>
        </w:rPr>
      </w:pPr>
      <w:ins w:id="14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"_Toc394538331"</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5.1.- Participantes en el proyecto</w:t>
        </w:r>
        <w:r>
          <w:rPr>
            <w:noProof/>
            <w:webHidden/>
          </w:rPr>
          <w:tab/>
        </w:r>
        <w:r>
          <w:rPr>
            <w:noProof/>
            <w:webHidden/>
          </w:rPr>
          <w:fldChar w:fldCharType="begin"/>
        </w:r>
        <w:r>
          <w:rPr>
            <w:noProof/>
            <w:webHidden/>
          </w:rPr>
          <w:instrText xml:space="preserve"> PAGEREF _Toc394538331 \h </w:instrText>
        </w:r>
      </w:ins>
      <w:r>
        <w:rPr>
          <w:noProof/>
          <w:webHidden/>
        </w:rPr>
      </w:r>
      <w:r>
        <w:rPr>
          <w:noProof/>
          <w:webHidden/>
        </w:rPr>
        <w:fldChar w:fldCharType="separate"/>
      </w:r>
      <w:ins w:id="147" w:author="Miguel Centeno Muñoz" w:date="2014-08-02T13:12:00Z">
        <w:r w:rsidR="008A7CA2">
          <w:rPr>
            <w:noProof/>
            <w:webHidden/>
          </w:rPr>
          <w:t>31</w:t>
        </w:r>
      </w:ins>
      <w:ins w:id="148"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49" w:author="Miguel Centeno Muñoz" w:date="2014-07-31T02:49:00Z"/>
          <w:rFonts w:eastAsiaTheme="minorEastAsia"/>
          <w:noProof/>
          <w:lang w:eastAsia="es-ES"/>
        </w:rPr>
      </w:pPr>
      <w:ins w:id="15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"_Toc394538332"</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5.1.1.- Participantes</w:t>
        </w:r>
        <w:r>
          <w:rPr>
            <w:noProof/>
            <w:webHidden/>
          </w:rPr>
          <w:tab/>
        </w:r>
        <w:r>
          <w:rPr>
            <w:noProof/>
            <w:webHidden/>
          </w:rPr>
          <w:fldChar w:fldCharType="begin"/>
        </w:r>
        <w:r>
          <w:rPr>
            <w:noProof/>
            <w:webHidden/>
          </w:rPr>
          <w:instrText xml:space="preserve"> PAGEREF _Toc394538332 \h </w:instrText>
        </w:r>
      </w:ins>
      <w:r>
        <w:rPr>
          <w:noProof/>
          <w:webHidden/>
        </w:rPr>
      </w:r>
      <w:r>
        <w:rPr>
          <w:noProof/>
          <w:webHidden/>
        </w:rPr>
        <w:fldChar w:fldCharType="separate"/>
      </w:r>
      <w:ins w:id="151" w:author="Miguel Centeno Muñoz" w:date="2014-08-02T13:12:00Z">
        <w:r w:rsidR="008A7CA2">
          <w:rPr>
            <w:noProof/>
            <w:webHidden/>
          </w:rPr>
          <w:t>31</w:t>
        </w:r>
      </w:ins>
      <w:ins w:id="152"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53" w:author="Miguel Centeno Muñoz" w:date="2014-07-31T02:49:00Z"/>
          <w:rFonts w:eastAsiaTheme="minorEastAsia"/>
          <w:noProof/>
          <w:lang w:eastAsia="es-ES"/>
        </w:rPr>
      </w:pPr>
      <w:ins w:id="15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"_Toc394538333"</w:instrText>
        </w:r>
        <w:r w:rsidRPr="00035C38">
          <w:rPr>
            <w:rStyle w:val="Hipervnculo"/>
            <w:noProof/>
          </w:rPr>
          <w:instrText xml:space="preserve"> </w:instrText>
        </w:r>
        <w:r w:rsidRPr="00035C38">
          <w:rPr>
            <w:rStyle w:val="Hipervnculo"/>
            <w:noProof/>
          </w:rPr>
          <w:fldChar w:fldCharType="separate"/>
        </w:r>
        <w:r w:rsidRPr="00035C38">
          <w:rPr>
            <w:rStyle w:val="Hipervnculo"/>
            <w:noProof/>
            <w:lang w:val="en-US"/>
          </w:rPr>
          <w:t xml:space="preserve">5.1.2.- </w:t>
        </w:r>
        <w:r w:rsidRPr="00035C38">
          <w:rPr>
            <w:rStyle w:val="Hipervnculo"/>
            <w:noProof/>
          </w:rPr>
          <w:t>Organizaciones</w:t>
        </w:r>
        <w:r>
          <w:rPr>
            <w:noProof/>
            <w:webHidden/>
          </w:rPr>
          <w:tab/>
        </w:r>
        <w:r>
          <w:rPr>
            <w:noProof/>
            <w:webHidden/>
          </w:rPr>
          <w:fldChar w:fldCharType="begin"/>
        </w:r>
        <w:r>
          <w:rPr>
            <w:noProof/>
            <w:webHidden/>
          </w:rPr>
          <w:instrText xml:space="preserve"> PAGEREF _Toc394538333 \h </w:instrText>
        </w:r>
      </w:ins>
      <w:r>
        <w:rPr>
          <w:noProof/>
          <w:webHidden/>
        </w:rPr>
      </w:r>
      <w:r>
        <w:rPr>
          <w:noProof/>
          <w:webHidden/>
        </w:rPr>
        <w:fldChar w:fldCharType="separate"/>
      </w:r>
      <w:ins w:id="155" w:author="Miguel Centeno Muñoz" w:date="2014-08-02T13:12:00Z">
        <w:r w:rsidR="008A7CA2">
          <w:rPr>
            <w:noProof/>
            <w:webHidden/>
          </w:rPr>
          <w:t>31</w:t>
        </w:r>
      </w:ins>
      <w:ins w:id="156"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57" w:author="Miguel Centeno Muñoz" w:date="2014-07-31T02:49:00Z"/>
          <w:noProof/>
        </w:rPr>
      </w:pPr>
      <w:ins w:id="158"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"_Toc394538334"</w:instrText>
        </w:r>
        <w:r w:rsidRPr="00035C38">
          <w:rPr>
            <w:rStyle w:val="Hipervnculo"/>
            <w:noProof/>
          </w:rPr>
          <w:instrText xml:space="preserve"> </w:instrText>
        </w:r>
        <w:r w:rsidRPr="00035C38">
          <w:rPr>
            <w:rStyle w:val="Hipervnculo"/>
            <w:noProof/>
          </w:rPr>
          <w:fldChar w:fldCharType="separate"/>
        </w:r>
        <w:r w:rsidRPr="00035C38">
          <w:rPr>
            <w:rStyle w:val="Hipervnculo"/>
            <w:noProof/>
            <w:lang w:val="en-US"/>
          </w:rPr>
          <w:t xml:space="preserve">5.2.- </w:t>
        </w:r>
        <w:r w:rsidRPr="00035C38">
          <w:rPr>
            <w:rStyle w:val="Hipervnculo"/>
            <w:noProof/>
          </w:rPr>
          <w:t>Objetivos</w:t>
        </w:r>
        <w:r w:rsidRPr="00035C38">
          <w:rPr>
            <w:rStyle w:val="Hipervnculo"/>
            <w:noProof/>
            <w:lang w:val="en-US"/>
          </w:rPr>
          <w:t xml:space="preserve"> del </w:t>
        </w:r>
        <w:r w:rsidRPr="00035C38">
          <w:rPr>
            <w:rStyle w:val="Hipervnculo"/>
            <w:noProof/>
          </w:rPr>
          <w:t>sistema</w:t>
        </w:r>
        <w:r>
          <w:rPr>
            <w:noProof/>
            <w:webHidden/>
          </w:rPr>
          <w:tab/>
        </w:r>
        <w:r>
          <w:rPr>
            <w:noProof/>
            <w:webHidden/>
          </w:rPr>
          <w:fldChar w:fldCharType="begin"/>
        </w:r>
        <w:r>
          <w:rPr>
            <w:noProof/>
            <w:webHidden/>
          </w:rPr>
          <w:instrText xml:space="preserve"> PAGEREF _Toc394538334 \h </w:instrText>
        </w:r>
      </w:ins>
      <w:r>
        <w:rPr>
          <w:noProof/>
          <w:webHidden/>
        </w:rPr>
      </w:r>
      <w:r>
        <w:rPr>
          <w:noProof/>
          <w:webHidden/>
        </w:rPr>
        <w:fldChar w:fldCharType="separate"/>
      </w:r>
      <w:ins w:id="159" w:author="Miguel Centeno Muñoz" w:date="2014-08-02T13:12:00Z">
        <w:r w:rsidR="008A7CA2">
          <w:rPr>
            <w:noProof/>
            <w:webHidden/>
          </w:rPr>
          <w:t>32</w:t>
        </w:r>
      </w:ins>
      <w:ins w:id="160" w:author="Miguel Centeno Muñoz" w:date="2014-07-31T02:49:00Z">
        <w:r>
          <w:rPr>
            <w:noProof/>
            <w:webHidden/>
          </w:rPr>
          <w:fldChar w:fldCharType="end"/>
        </w:r>
        <w:r w:rsidRPr="00035C38">
          <w:rPr>
            <w:rStyle w:val="Hipervnculo"/>
            <w:noProof/>
          </w:rPr>
          <w:fldChar w:fldCharType="end"/>
        </w:r>
      </w:ins>
    </w:p>
    <w:p w:rsidR="00D554B5" w:rsidRDefault="00D554B5">
      <w:pPr>
        <w:pStyle w:val="TDC2"/>
        <w:tabs>
          <w:tab w:val="right" w:leader="dot" w:pos="8919"/>
        </w:tabs>
        <w:rPr>
          <w:ins w:id="161" w:author="Miguel Centeno Muñoz" w:date="2014-07-31T02:49:00Z"/>
          <w:rFonts w:cstheme="minorBidi"/>
          <w:b w:val="0"/>
          <w:bCs w:val="0"/>
          <w:i w:val="0"/>
          <w:iCs w:val="0"/>
          <w:noProof/>
          <w:color w:val="auto"/>
          <w:sz w:val="22"/>
        </w:rPr>
      </w:pPr>
      <w:ins w:id="162"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"_Toc394538335"</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6.- Elicitación de requisitos</w:t>
        </w:r>
        <w:r>
          <w:rPr>
            <w:noProof/>
            <w:webHidden/>
          </w:rPr>
          <w:tab/>
        </w:r>
        <w:r>
          <w:rPr>
            <w:noProof/>
            <w:webHidden/>
          </w:rPr>
          <w:fldChar w:fldCharType="begin"/>
        </w:r>
        <w:r>
          <w:rPr>
            <w:noProof/>
            <w:webHidden/>
          </w:rPr>
          <w:instrText xml:space="preserve"> PAGEREF _Toc394538335 \h </w:instrText>
        </w:r>
      </w:ins>
      <w:r>
        <w:rPr>
          <w:noProof/>
          <w:webHidden/>
        </w:rPr>
      </w:r>
      <w:r>
        <w:rPr>
          <w:noProof/>
          <w:webHidden/>
        </w:rPr>
        <w:fldChar w:fldCharType="separate"/>
      </w:r>
      <w:ins w:id="163" w:author="Miguel Centeno Muñoz" w:date="2014-08-02T13:12:00Z">
        <w:r w:rsidR="008A7CA2">
          <w:rPr>
            <w:noProof/>
            <w:webHidden/>
          </w:rPr>
          <w:t>33</w:t>
        </w:r>
      </w:ins>
      <w:ins w:id="164"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65" w:author="Miguel Centeno Muñoz" w:date="2014-07-31T02:49:00Z"/>
          <w:noProof/>
        </w:rPr>
      </w:pPr>
      <w:ins w:id="16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"_Toc394538336"</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6.1.- Requisitos de información</w:t>
        </w:r>
        <w:r>
          <w:rPr>
            <w:noProof/>
            <w:webHidden/>
          </w:rPr>
          <w:tab/>
        </w:r>
        <w:r>
          <w:rPr>
            <w:noProof/>
            <w:webHidden/>
          </w:rPr>
          <w:fldChar w:fldCharType="begin"/>
        </w:r>
        <w:r>
          <w:rPr>
            <w:noProof/>
            <w:webHidden/>
          </w:rPr>
          <w:instrText xml:space="preserve"> PAGEREF _Toc394538336 \h </w:instrText>
        </w:r>
      </w:ins>
      <w:r>
        <w:rPr>
          <w:noProof/>
          <w:webHidden/>
        </w:rPr>
      </w:r>
      <w:r>
        <w:rPr>
          <w:noProof/>
          <w:webHidden/>
        </w:rPr>
        <w:fldChar w:fldCharType="separate"/>
      </w:r>
      <w:ins w:id="167" w:author="Miguel Centeno Muñoz" w:date="2014-08-02T13:12:00Z">
        <w:r w:rsidR="008A7CA2">
          <w:rPr>
            <w:noProof/>
            <w:webHidden/>
          </w:rPr>
          <w:t>34</w:t>
        </w:r>
      </w:ins>
      <w:ins w:id="168"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69" w:author="Miguel Centeno Muñoz" w:date="2014-07-31T02:49:00Z"/>
          <w:noProof/>
        </w:rPr>
      </w:pPr>
      <w:ins w:id="17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"_Toc394538337"</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6.2.- Reglas de negocio y restricciones</w:t>
        </w:r>
        <w:r>
          <w:rPr>
            <w:noProof/>
            <w:webHidden/>
          </w:rPr>
          <w:tab/>
        </w:r>
        <w:r>
          <w:rPr>
            <w:noProof/>
            <w:webHidden/>
          </w:rPr>
          <w:fldChar w:fldCharType="begin"/>
        </w:r>
        <w:r>
          <w:rPr>
            <w:noProof/>
            <w:webHidden/>
          </w:rPr>
          <w:instrText xml:space="preserve"> PAGEREF _Toc394538337 \h </w:instrText>
        </w:r>
      </w:ins>
      <w:r>
        <w:rPr>
          <w:noProof/>
          <w:webHidden/>
        </w:rPr>
      </w:r>
      <w:r>
        <w:rPr>
          <w:noProof/>
          <w:webHidden/>
        </w:rPr>
        <w:fldChar w:fldCharType="separate"/>
      </w:r>
      <w:ins w:id="171" w:author="Miguel Centeno Muñoz" w:date="2014-08-02T13:12:00Z">
        <w:r w:rsidR="008A7CA2">
          <w:rPr>
            <w:noProof/>
            <w:webHidden/>
          </w:rPr>
          <w:t>37</w:t>
        </w:r>
      </w:ins>
      <w:ins w:id="172"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73" w:author="Miguel Centeno Muñoz" w:date="2014-07-31T02:49:00Z"/>
          <w:noProof/>
        </w:rPr>
      </w:pPr>
      <w:ins w:id="17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"_Toc394538338"</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6.3.- Requisitos funcionales</w:t>
        </w:r>
        <w:r>
          <w:rPr>
            <w:noProof/>
            <w:webHidden/>
          </w:rPr>
          <w:tab/>
        </w:r>
        <w:r>
          <w:rPr>
            <w:noProof/>
            <w:webHidden/>
          </w:rPr>
          <w:fldChar w:fldCharType="begin"/>
        </w:r>
        <w:r>
          <w:rPr>
            <w:noProof/>
            <w:webHidden/>
          </w:rPr>
          <w:instrText xml:space="preserve"> PAGEREF _Toc394538338 \h </w:instrText>
        </w:r>
      </w:ins>
      <w:r>
        <w:rPr>
          <w:noProof/>
          <w:webHidden/>
        </w:rPr>
      </w:r>
      <w:r>
        <w:rPr>
          <w:noProof/>
          <w:webHidden/>
        </w:rPr>
        <w:fldChar w:fldCharType="separate"/>
      </w:r>
      <w:ins w:id="175" w:author="Miguel Centeno Muñoz" w:date="2014-08-02T13:12:00Z">
        <w:r w:rsidR="008A7CA2">
          <w:rPr>
            <w:noProof/>
            <w:webHidden/>
          </w:rPr>
          <w:t>38</w:t>
        </w:r>
      </w:ins>
      <w:ins w:id="176"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77" w:author="Miguel Centeno Muñoz" w:date="2014-07-31T02:49:00Z"/>
          <w:rFonts w:eastAsiaTheme="minorEastAsia"/>
          <w:noProof/>
          <w:lang w:eastAsia="es-ES"/>
        </w:rPr>
      </w:pPr>
      <w:ins w:id="178"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"_Toc394538339"</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6.3.1 Diagrama de subsistemas del sistema</w:t>
        </w:r>
        <w:r>
          <w:rPr>
            <w:noProof/>
            <w:webHidden/>
          </w:rPr>
          <w:tab/>
        </w:r>
        <w:r>
          <w:rPr>
            <w:noProof/>
            <w:webHidden/>
          </w:rPr>
          <w:fldChar w:fldCharType="begin"/>
        </w:r>
        <w:r>
          <w:rPr>
            <w:noProof/>
            <w:webHidden/>
          </w:rPr>
          <w:instrText xml:space="preserve"> PAGEREF _Toc394538339 \h </w:instrText>
        </w:r>
      </w:ins>
      <w:r>
        <w:rPr>
          <w:noProof/>
          <w:webHidden/>
        </w:rPr>
      </w:r>
      <w:r>
        <w:rPr>
          <w:noProof/>
          <w:webHidden/>
        </w:rPr>
        <w:fldChar w:fldCharType="separate"/>
      </w:r>
      <w:ins w:id="179" w:author="Miguel Centeno Muñoz" w:date="2014-08-02T13:12:00Z">
        <w:r w:rsidR="008A7CA2">
          <w:rPr>
            <w:noProof/>
            <w:webHidden/>
          </w:rPr>
          <w:t>38</w:t>
        </w:r>
      </w:ins>
      <w:ins w:id="180"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81" w:author="Miguel Centeno Muñoz" w:date="2014-07-31T02:49:00Z"/>
          <w:rFonts w:eastAsiaTheme="minorEastAsia"/>
          <w:noProof/>
          <w:lang w:eastAsia="es-ES"/>
        </w:rPr>
      </w:pPr>
      <w:ins w:id="182"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"_Toc394538340"</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6.3.2.- Diagramas de casos de uso</w:t>
        </w:r>
        <w:r>
          <w:rPr>
            <w:noProof/>
            <w:webHidden/>
          </w:rPr>
          <w:tab/>
        </w:r>
        <w:r>
          <w:rPr>
            <w:noProof/>
            <w:webHidden/>
          </w:rPr>
          <w:fldChar w:fldCharType="begin"/>
        </w:r>
        <w:r>
          <w:rPr>
            <w:noProof/>
            <w:webHidden/>
          </w:rPr>
          <w:instrText xml:space="preserve"> PAGEREF _Toc394538340 \h </w:instrText>
        </w:r>
      </w:ins>
      <w:r>
        <w:rPr>
          <w:noProof/>
          <w:webHidden/>
        </w:rPr>
      </w:r>
      <w:r>
        <w:rPr>
          <w:noProof/>
          <w:webHidden/>
        </w:rPr>
        <w:fldChar w:fldCharType="separate"/>
      </w:r>
      <w:ins w:id="183" w:author="Miguel Centeno Muñoz" w:date="2014-08-02T13:12:00Z">
        <w:r w:rsidR="008A7CA2">
          <w:rPr>
            <w:noProof/>
            <w:webHidden/>
          </w:rPr>
          <w:t>39</w:t>
        </w:r>
      </w:ins>
      <w:ins w:id="184"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85" w:author="Miguel Centeno Muñoz" w:date="2014-07-31T02:49:00Z"/>
          <w:rFonts w:eastAsiaTheme="minorEastAsia"/>
          <w:noProof/>
          <w:lang w:eastAsia="es-ES"/>
        </w:rPr>
      </w:pPr>
      <w:ins w:id="18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"_Toc394538341"</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6.3.2.- Definición de actores</w:t>
        </w:r>
        <w:r>
          <w:rPr>
            <w:noProof/>
            <w:webHidden/>
          </w:rPr>
          <w:tab/>
        </w:r>
        <w:r>
          <w:rPr>
            <w:noProof/>
            <w:webHidden/>
          </w:rPr>
          <w:fldChar w:fldCharType="begin"/>
        </w:r>
        <w:r>
          <w:rPr>
            <w:noProof/>
            <w:webHidden/>
          </w:rPr>
          <w:instrText xml:space="preserve"> PAGEREF _Toc394538341 \h </w:instrText>
        </w:r>
      </w:ins>
      <w:r>
        <w:rPr>
          <w:noProof/>
          <w:webHidden/>
        </w:rPr>
      </w:r>
      <w:r>
        <w:rPr>
          <w:noProof/>
          <w:webHidden/>
        </w:rPr>
        <w:fldChar w:fldCharType="separate"/>
      </w:r>
      <w:ins w:id="187" w:author="Miguel Centeno Muñoz" w:date="2014-08-02T13:12:00Z">
        <w:r w:rsidR="008A7CA2">
          <w:rPr>
            <w:noProof/>
            <w:webHidden/>
          </w:rPr>
          <w:t>41</w:t>
        </w:r>
      </w:ins>
      <w:ins w:id="188"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89" w:author="Miguel Centeno Muñoz" w:date="2014-07-31T02:49:00Z"/>
          <w:rFonts w:eastAsiaTheme="minorEastAsia"/>
          <w:noProof/>
          <w:lang w:eastAsia="es-ES"/>
        </w:rPr>
      </w:pPr>
      <w:ins w:id="19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"_Toc394538342"</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6.3.3.- Casos de uso del sistema</w:t>
        </w:r>
        <w:r>
          <w:rPr>
            <w:noProof/>
            <w:webHidden/>
          </w:rPr>
          <w:tab/>
        </w:r>
        <w:r>
          <w:rPr>
            <w:noProof/>
            <w:webHidden/>
          </w:rPr>
          <w:fldChar w:fldCharType="begin"/>
        </w:r>
        <w:r>
          <w:rPr>
            <w:noProof/>
            <w:webHidden/>
          </w:rPr>
          <w:instrText xml:space="preserve"> PAGEREF _Toc394538342 \h </w:instrText>
        </w:r>
      </w:ins>
      <w:r>
        <w:rPr>
          <w:noProof/>
          <w:webHidden/>
        </w:rPr>
      </w:r>
      <w:r>
        <w:rPr>
          <w:noProof/>
          <w:webHidden/>
        </w:rPr>
        <w:fldChar w:fldCharType="separate"/>
      </w:r>
      <w:ins w:id="191" w:author="Miguel Centeno Muñoz" w:date="2014-08-02T13:12:00Z">
        <w:r w:rsidR="008A7CA2">
          <w:rPr>
            <w:noProof/>
            <w:webHidden/>
          </w:rPr>
          <w:t>41</w:t>
        </w:r>
      </w:ins>
      <w:ins w:id="192"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93" w:author="Miguel Centeno Muñoz" w:date="2014-07-31T02:49:00Z"/>
          <w:noProof/>
        </w:rPr>
      </w:pPr>
      <w:ins w:id="19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"_Toc394538343"</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6.3.- Requisitos no funcionales</w:t>
        </w:r>
        <w:r>
          <w:rPr>
            <w:noProof/>
            <w:webHidden/>
          </w:rPr>
          <w:tab/>
        </w:r>
        <w:r>
          <w:rPr>
            <w:noProof/>
            <w:webHidden/>
          </w:rPr>
          <w:fldChar w:fldCharType="begin"/>
        </w:r>
        <w:r>
          <w:rPr>
            <w:noProof/>
            <w:webHidden/>
          </w:rPr>
          <w:instrText xml:space="preserve"> PAGEREF _Toc394538343 \h </w:instrText>
        </w:r>
      </w:ins>
      <w:r>
        <w:rPr>
          <w:noProof/>
          <w:webHidden/>
        </w:rPr>
      </w:r>
      <w:r>
        <w:rPr>
          <w:noProof/>
          <w:webHidden/>
        </w:rPr>
        <w:fldChar w:fldCharType="separate"/>
      </w:r>
      <w:ins w:id="195" w:author="Miguel Centeno Muñoz" w:date="2014-08-02T13:12:00Z">
        <w:r w:rsidR="008A7CA2">
          <w:rPr>
            <w:noProof/>
            <w:webHidden/>
          </w:rPr>
          <w:t>49</w:t>
        </w:r>
      </w:ins>
      <w:ins w:id="196"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97" w:author="Miguel Centeno Muñoz" w:date="2014-07-31T02:49:00Z"/>
          <w:noProof/>
        </w:rPr>
      </w:pPr>
      <w:ins w:id="198"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"_Toc394538344"</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6.4.- Matriz de rastreabilidad requisitos-objetivos</w:t>
        </w:r>
        <w:r>
          <w:rPr>
            <w:noProof/>
            <w:webHidden/>
          </w:rPr>
          <w:tab/>
        </w:r>
        <w:r>
          <w:rPr>
            <w:noProof/>
            <w:webHidden/>
          </w:rPr>
          <w:fldChar w:fldCharType="begin"/>
        </w:r>
        <w:r>
          <w:rPr>
            <w:noProof/>
            <w:webHidden/>
          </w:rPr>
          <w:instrText xml:space="preserve"> PAGEREF _Toc394538344 \h </w:instrText>
        </w:r>
      </w:ins>
      <w:r>
        <w:rPr>
          <w:noProof/>
          <w:webHidden/>
        </w:rPr>
      </w:r>
      <w:r>
        <w:rPr>
          <w:noProof/>
          <w:webHidden/>
        </w:rPr>
        <w:fldChar w:fldCharType="separate"/>
      </w:r>
      <w:ins w:id="199" w:author="Miguel Centeno Muñoz" w:date="2014-08-02T13:12:00Z">
        <w:r w:rsidR="008A7CA2">
          <w:rPr>
            <w:noProof/>
            <w:webHidden/>
          </w:rPr>
          <w:t>50</w:t>
        </w:r>
      </w:ins>
      <w:ins w:id="200"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201" w:author="Miguel Centeno Muñoz" w:date="2014-07-31T02:49:00Z"/>
          <w:noProof/>
        </w:rPr>
      </w:pPr>
      <w:ins w:id="202"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"_Toc394538345"</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6.5.- Matriz de rastreabilidad casos de uso-objetivos</w:t>
        </w:r>
        <w:r>
          <w:rPr>
            <w:noProof/>
            <w:webHidden/>
          </w:rPr>
          <w:tab/>
        </w:r>
        <w:r>
          <w:rPr>
            <w:noProof/>
            <w:webHidden/>
          </w:rPr>
          <w:fldChar w:fldCharType="begin"/>
        </w:r>
        <w:r>
          <w:rPr>
            <w:noProof/>
            <w:webHidden/>
          </w:rPr>
          <w:instrText xml:space="preserve"> PAGEREF _Toc394538345 \h </w:instrText>
        </w:r>
      </w:ins>
      <w:r>
        <w:rPr>
          <w:noProof/>
          <w:webHidden/>
        </w:rPr>
      </w:r>
      <w:r>
        <w:rPr>
          <w:noProof/>
          <w:webHidden/>
        </w:rPr>
        <w:fldChar w:fldCharType="separate"/>
      </w:r>
      <w:ins w:id="203" w:author="Miguel Centeno Muñoz" w:date="2014-08-02T13:12:00Z">
        <w:r w:rsidR="008A7CA2">
          <w:rPr>
            <w:noProof/>
            <w:webHidden/>
          </w:rPr>
          <w:t>50</w:t>
        </w:r>
      </w:ins>
      <w:ins w:id="204" w:author="Miguel Centeno Muñoz" w:date="2014-07-31T02:49:00Z">
        <w:r>
          <w:rPr>
            <w:noProof/>
            <w:webHidden/>
          </w:rPr>
          <w:fldChar w:fldCharType="end"/>
        </w:r>
        <w:r w:rsidRPr="00035C38">
          <w:rPr>
            <w:rStyle w:val="Hipervnculo"/>
            <w:noProof/>
          </w:rPr>
          <w:fldChar w:fldCharType="end"/>
        </w:r>
      </w:ins>
    </w:p>
    <w:p w:rsidR="00D554B5" w:rsidRDefault="00D554B5">
      <w:pPr>
        <w:pStyle w:val="TDC2"/>
        <w:tabs>
          <w:tab w:val="right" w:leader="dot" w:pos="8919"/>
        </w:tabs>
        <w:rPr>
          <w:ins w:id="205" w:author="Miguel Centeno Muñoz" w:date="2014-07-31T02:49:00Z"/>
          <w:rFonts w:cstheme="minorBidi"/>
          <w:b w:val="0"/>
          <w:bCs w:val="0"/>
          <w:i w:val="0"/>
          <w:iCs w:val="0"/>
          <w:noProof/>
          <w:color w:val="auto"/>
          <w:sz w:val="22"/>
        </w:rPr>
      </w:pPr>
      <w:ins w:id="20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"_Toc394538346"</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 Análisis de requisitos</w:t>
        </w:r>
        <w:r>
          <w:rPr>
            <w:noProof/>
            <w:webHidden/>
          </w:rPr>
          <w:tab/>
        </w:r>
        <w:r>
          <w:rPr>
            <w:noProof/>
            <w:webHidden/>
          </w:rPr>
          <w:fldChar w:fldCharType="begin"/>
        </w:r>
        <w:r>
          <w:rPr>
            <w:noProof/>
            <w:webHidden/>
          </w:rPr>
          <w:instrText xml:space="preserve"> PAGEREF _Toc394538346 \h </w:instrText>
        </w:r>
      </w:ins>
      <w:r>
        <w:rPr>
          <w:noProof/>
          <w:webHidden/>
        </w:rPr>
      </w:r>
      <w:r>
        <w:rPr>
          <w:noProof/>
          <w:webHidden/>
        </w:rPr>
        <w:fldChar w:fldCharType="separate"/>
      </w:r>
      <w:ins w:id="207" w:author="Miguel Centeno Muñoz" w:date="2014-08-02T13:12:00Z">
        <w:r w:rsidR="008A7CA2">
          <w:rPr>
            <w:noProof/>
            <w:webHidden/>
          </w:rPr>
          <w:t>51</w:t>
        </w:r>
      </w:ins>
      <w:ins w:id="208"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209" w:author="Miguel Centeno Muñoz" w:date="2014-07-31T02:49:00Z"/>
          <w:noProof/>
        </w:rPr>
      </w:pPr>
      <w:ins w:id="21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"_Toc394538347"</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7.1.- Modelo estático del sistema</w:t>
        </w:r>
        <w:r>
          <w:rPr>
            <w:noProof/>
            <w:webHidden/>
          </w:rPr>
          <w:tab/>
        </w:r>
        <w:r>
          <w:rPr>
            <w:noProof/>
            <w:webHidden/>
          </w:rPr>
          <w:fldChar w:fldCharType="begin"/>
        </w:r>
        <w:r>
          <w:rPr>
            <w:noProof/>
            <w:webHidden/>
          </w:rPr>
          <w:instrText xml:space="preserve"> PAGEREF _Toc394538347 \h </w:instrText>
        </w:r>
      </w:ins>
      <w:r>
        <w:rPr>
          <w:noProof/>
          <w:webHidden/>
        </w:rPr>
      </w:r>
      <w:r>
        <w:rPr>
          <w:noProof/>
          <w:webHidden/>
        </w:rPr>
        <w:fldChar w:fldCharType="separate"/>
      </w:r>
      <w:ins w:id="211" w:author="Miguel Centeno Muñoz" w:date="2014-08-02T13:12:00Z">
        <w:r w:rsidR="008A7CA2">
          <w:rPr>
            <w:noProof/>
            <w:webHidden/>
          </w:rPr>
          <w:t>51</w:t>
        </w:r>
      </w:ins>
      <w:ins w:id="212"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13" w:author="Miguel Centeno Muñoz" w:date="2014-07-31T02:49:00Z"/>
          <w:rFonts w:eastAsiaTheme="minorEastAsia"/>
          <w:noProof/>
          <w:lang w:eastAsia="es-ES"/>
        </w:rPr>
      </w:pPr>
      <w:ins w:id="21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"_Toc394538348"</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7.1.1.- Diagramas de tipos</w:t>
        </w:r>
        <w:r>
          <w:rPr>
            <w:noProof/>
            <w:webHidden/>
          </w:rPr>
          <w:tab/>
        </w:r>
        <w:r>
          <w:rPr>
            <w:noProof/>
            <w:webHidden/>
          </w:rPr>
          <w:fldChar w:fldCharType="begin"/>
        </w:r>
        <w:r>
          <w:rPr>
            <w:noProof/>
            <w:webHidden/>
          </w:rPr>
          <w:instrText xml:space="preserve"> PAGEREF _Toc394538348 \h </w:instrText>
        </w:r>
      </w:ins>
      <w:r>
        <w:rPr>
          <w:noProof/>
          <w:webHidden/>
        </w:rPr>
      </w:r>
      <w:r>
        <w:rPr>
          <w:noProof/>
          <w:webHidden/>
        </w:rPr>
        <w:fldChar w:fldCharType="separate"/>
      </w:r>
      <w:ins w:id="215" w:author="Miguel Centeno Muñoz" w:date="2014-08-02T13:12:00Z">
        <w:r w:rsidR="008A7CA2">
          <w:rPr>
            <w:noProof/>
            <w:webHidden/>
          </w:rPr>
          <w:t>52</w:t>
        </w:r>
      </w:ins>
      <w:ins w:id="216"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17" w:author="Miguel Centeno Muñoz" w:date="2014-07-31T02:49:00Z"/>
          <w:rFonts w:eastAsiaTheme="minorEastAsia"/>
          <w:noProof/>
          <w:lang w:eastAsia="es-ES"/>
        </w:rPr>
      </w:pPr>
      <w:ins w:id="218"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"_Toc394538349"</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7.1.2.- Tipos</w:t>
        </w:r>
        <w:r>
          <w:rPr>
            <w:noProof/>
            <w:webHidden/>
          </w:rPr>
          <w:tab/>
        </w:r>
        <w:r>
          <w:rPr>
            <w:noProof/>
            <w:webHidden/>
          </w:rPr>
          <w:fldChar w:fldCharType="begin"/>
        </w:r>
        <w:r>
          <w:rPr>
            <w:noProof/>
            <w:webHidden/>
          </w:rPr>
          <w:instrText xml:space="preserve"> PAGEREF _Toc394538349 \h </w:instrText>
        </w:r>
      </w:ins>
      <w:r>
        <w:rPr>
          <w:noProof/>
          <w:webHidden/>
        </w:rPr>
      </w:r>
      <w:r>
        <w:rPr>
          <w:noProof/>
          <w:webHidden/>
        </w:rPr>
        <w:fldChar w:fldCharType="separate"/>
      </w:r>
      <w:ins w:id="219" w:author="Miguel Centeno Muñoz" w:date="2014-08-02T13:12:00Z">
        <w:r w:rsidR="008A7CA2">
          <w:rPr>
            <w:noProof/>
            <w:webHidden/>
          </w:rPr>
          <w:t>53</w:t>
        </w:r>
      </w:ins>
      <w:ins w:id="220"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221" w:author="Miguel Centeno Muñoz" w:date="2014-07-31T02:49:00Z"/>
          <w:noProof/>
        </w:rPr>
      </w:pPr>
      <w:ins w:id="222"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"_Toc394538350"</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7.2.- Modelo dinámico del sistema</w:t>
        </w:r>
        <w:r>
          <w:rPr>
            <w:noProof/>
            <w:webHidden/>
          </w:rPr>
          <w:tab/>
        </w:r>
        <w:r>
          <w:rPr>
            <w:noProof/>
            <w:webHidden/>
          </w:rPr>
          <w:fldChar w:fldCharType="begin"/>
        </w:r>
        <w:r>
          <w:rPr>
            <w:noProof/>
            <w:webHidden/>
          </w:rPr>
          <w:instrText xml:space="preserve"> PAGEREF _Toc394538350 \h </w:instrText>
        </w:r>
      </w:ins>
      <w:r>
        <w:rPr>
          <w:noProof/>
          <w:webHidden/>
        </w:rPr>
      </w:r>
      <w:r>
        <w:rPr>
          <w:noProof/>
          <w:webHidden/>
        </w:rPr>
        <w:fldChar w:fldCharType="separate"/>
      </w:r>
      <w:ins w:id="223" w:author="Miguel Centeno Muñoz" w:date="2014-08-02T13:12:00Z">
        <w:r w:rsidR="008A7CA2">
          <w:rPr>
            <w:noProof/>
            <w:webHidden/>
          </w:rPr>
          <w:t>58</w:t>
        </w:r>
      </w:ins>
      <w:ins w:id="224"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25" w:author="Miguel Centeno Muñoz" w:date="2014-07-31T02:49:00Z"/>
          <w:rFonts w:eastAsiaTheme="minorEastAsia"/>
          <w:noProof/>
          <w:lang w:eastAsia="es-ES"/>
        </w:rPr>
      </w:pPr>
      <w:ins w:id="22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"_Toc394538351"</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7.2.1.- Subsistema de gestión de usuarios</w:t>
        </w:r>
        <w:r>
          <w:rPr>
            <w:noProof/>
            <w:webHidden/>
          </w:rPr>
          <w:tab/>
        </w:r>
        <w:r>
          <w:rPr>
            <w:noProof/>
            <w:webHidden/>
          </w:rPr>
          <w:fldChar w:fldCharType="begin"/>
        </w:r>
        <w:r>
          <w:rPr>
            <w:noProof/>
            <w:webHidden/>
          </w:rPr>
          <w:instrText xml:space="preserve"> PAGEREF _Toc394538351 \h </w:instrText>
        </w:r>
      </w:ins>
      <w:r>
        <w:rPr>
          <w:noProof/>
          <w:webHidden/>
        </w:rPr>
      </w:r>
      <w:r>
        <w:rPr>
          <w:noProof/>
          <w:webHidden/>
        </w:rPr>
        <w:fldChar w:fldCharType="separate"/>
      </w:r>
      <w:ins w:id="227" w:author="Miguel Centeno Muñoz" w:date="2014-08-02T13:12:00Z">
        <w:r w:rsidR="008A7CA2">
          <w:rPr>
            <w:noProof/>
            <w:webHidden/>
          </w:rPr>
          <w:t>58</w:t>
        </w:r>
      </w:ins>
      <w:ins w:id="228"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29" w:author="Miguel Centeno Muñoz" w:date="2014-07-31T02:49:00Z"/>
          <w:rFonts w:eastAsiaTheme="minorEastAsia"/>
          <w:noProof/>
          <w:lang w:eastAsia="es-ES"/>
        </w:rPr>
      </w:pPr>
      <w:ins w:id="23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"_Toc394538352"</w:instrText>
        </w:r>
        <w:r w:rsidRPr="00035C38">
          <w:rPr>
            <w:rStyle w:val="Hipervnculo"/>
            <w:noProof/>
          </w:rPr>
          <w:instrText xml:space="preserve"> </w:instrText>
        </w:r>
        <w:r w:rsidRPr="00035C38">
          <w:rPr>
            <w:rStyle w:val="Hipervnculo"/>
            <w:noProof/>
          </w:rPr>
          <w:fldChar w:fldCharType="separate"/>
        </w:r>
        <w:r>
          <w:rPr>
            <w:noProof/>
            <w:webHidden/>
          </w:rPr>
          <w:tab/>
        </w:r>
        <w:r>
          <w:rPr>
            <w:noProof/>
            <w:webHidden/>
          </w:rPr>
          <w:fldChar w:fldCharType="begin"/>
        </w:r>
        <w:r>
          <w:rPr>
            <w:noProof/>
            <w:webHidden/>
          </w:rPr>
          <w:instrText xml:space="preserve"> PAGEREF _Toc394538352 \h </w:instrText>
        </w:r>
      </w:ins>
      <w:r>
        <w:rPr>
          <w:noProof/>
          <w:webHidden/>
        </w:rPr>
      </w:r>
      <w:r>
        <w:rPr>
          <w:noProof/>
          <w:webHidden/>
        </w:rPr>
        <w:fldChar w:fldCharType="separate"/>
      </w:r>
      <w:ins w:id="231" w:author="Miguel Centeno Muñoz" w:date="2014-08-02T13:12:00Z">
        <w:r w:rsidR="008A7CA2">
          <w:rPr>
            <w:noProof/>
            <w:webHidden/>
          </w:rPr>
          <w:t>58</w:t>
        </w:r>
      </w:ins>
      <w:ins w:id="232"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33" w:author="Miguel Centeno Muñoz" w:date="2014-07-31T02:49:00Z"/>
          <w:rFonts w:eastAsiaTheme="minorEastAsia"/>
          <w:noProof/>
          <w:lang w:eastAsia="es-ES"/>
        </w:rPr>
      </w:pPr>
      <w:ins w:id="23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"_Toc394538353"</w:instrText>
        </w:r>
        <w:r w:rsidRPr="00035C38">
          <w:rPr>
            <w:rStyle w:val="Hipervnculo"/>
            <w:noProof/>
          </w:rPr>
          <w:instrText xml:space="preserve"> </w:instrText>
        </w:r>
        <w:r w:rsidRPr="00035C38">
          <w:rPr>
            <w:rStyle w:val="Hipervnculo"/>
            <w:noProof/>
          </w:rPr>
          <w:fldChar w:fldCharType="separate"/>
        </w:r>
        <w:r>
          <w:rPr>
            <w:noProof/>
            <w:webHidden/>
          </w:rPr>
          <w:tab/>
        </w:r>
        <w:r>
          <w:rPr>
            <w:noProof/>
            <w:webHidden/>
          </w:rPr>
          <w:fldChar w:fldCharType="begin"/>
        </w:r>
        <w:r>
          <w:rPr>
            <w:noProof/>
            <w:webHidden/>
          </w:rPr>
          <w:instrText xml:space="preserve"> PAGEREF _Toc394538353 \h </w:instrText>
        </w:r>
      </w:ins>
      <w:r>
        <w:rPr>
          <w:noProof/>
          <w:webHidden/>
        </w:rPr>
      </w:r>
      <w:r>
        <w:rPr>
          <w:noProof/>
          <w:webHidden/>
        </w:rPr>
        <w:fldChar w:fldCharType="separate"/>
      </w:r>
      <w:ins w:id="235" w:author="Miguel Centeno Muñoz" w:date="2014-08-02T13:12:00Z">
        <w:r w:rsidR="008A7CA2">
          <w:rPr>
            <w:noProof/>
            <w:webHidden/>
          </w:rPr>
          <w:t>59</w:t>
        </w:r>
      </w:ins>
      <w:ins w:id="236"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37" w:author="Miguel Centeno Muñoz" w:date="2014-07-31T02:49:00Z"/>
          <w:rFonts w:eastAsiaTheme="minorEastAsia"/>
          <w:noProof/>
          <w:lang w:eastAsia="es-ES"/>
        </w:rPr>
      </w:pPr>
      <w:ins w:id="238"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"_Toc394538354"</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7.2.2.- Subsistema de gestión de rutas</w:t>
        </w:r>
        <w:r>
          <w:rPr>
            <w:noProof/>
            <w:webHidden/>
          </w:rPr>
          <w:tab/>
        </w:r>
        <w:r>
          <w:rPr>
            <w:noProof/>
            <w:webHidden/>
          </w:rPr>
          <w:fldChar w:fldCharType="begin"/>
        </w:r>
        <w:r>
          <w:rPr>
            <w:noProof/>
            <w:webHidden/>
          </w:rPr>
          <w:instrText xml:space="preserve"> PAGEREF _Toc394538354 \h </w:instrText>
        </w:r>
      </w:ins>
      <w:r>
        <w:rPr>
          <w:noProof/>
          <w:webHidden/>
        </w:rPr>
      </w:r>
      <w:r>
        <w:rPr>
          <w:noProof/>
          <w:webHidden/>
        </w:rPr>
        <w:fldChar w:fldCharType="separate"/>
      </w:r>
      <w:ins w:id="239" w:author="Miguel Centeno Muñoz" w:date="2014-08-02T13:12:00Z">
        <w:r w:rsidR="008A7CA2">
          <w:rPr>
            <w:noProof/>
            <w:webHidden/>
          </w:rPr>
          <w:t>60</w:t>
        </w:r>
      </w:ins>
      <w:ins w:id="240"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241" w:author="Miguel Centeno Muñoz" w:date="2014-07-31T02:49:00Z"/>
          <w:noProof/>
        </w:rPr>
      </w:pPr>
      <w:ins w:id="242" w:author="Miguel Centeno Muñoz" w:date="2014-07-31T02:49:00Z">
        <w:r w:rsidRPr="00035C38">
          <w:rPr>
            <w:rStyle w:val="Hipervnculo"/>
            <w:noProof/>
          </w:rPr>
          <w:lastRenderedPageBreak/>
          <w:fldChar w:fldCharType="begin"/>
        </w:r>
        <w:r w:rsidRPr="00035C38">
          <w:rPr>
            <w:rStyle w:val="Hipervnculo"/>
            <w:noProof/>
          </w:rPr>
          <w:instrText xml:space="preserve"> </w:instrText>
        </w:r>
        <w:r>
          <w:rPr>
            <w:noProof/>
          </w:rPr>
          <w:instrText>HYPERLINK \l "_Toc394538355"</w:instrText>
        </w:r>
        <w:r w:rsidRPr="00035C38">
          <w:rPr>
            <w:rStyle w:val="Hipervnculo"/>
            <w:noProof/>
          </w:rPr>
          <w:instrText xml:space="preserve"> </w:instrText>
        </w:r>
        <w:r w:rsidRPr="00035C38">
          <w:rPr>
            <w:rStyle w:val="Hipervnculo"/>
            <w:noProof/>
          </w:rPr>
          <w:fldChar w:fldCharType="separate"/>
        </w:r>
        <w:r>
          <w:rPr>
            <w:noProof/>
            <w:webHidden/>
          </w:rPr>
          <w:tab/>
        </w:r>
        <w:r>
          <w:rPr>
            <w:noProof/>
            <w:webHidden/>
          </w:rPr>
          <w:fldChar w:fldCharType="begin"/>
        </w:r>
        <w:r>
          <w:rPr>
            <w:noProof/>
            <w:webHidden/>
          </w:rPr>
          <w:instrText xml:space="preserve"> PAGEREF _Toc394538355 \h </w:instrText>
        </w:r>
      </w:ins>
      <w:r>
        <w:rPr>
          <w:noProof/>
          <w:webHidden/>
        </w:rPr>
      </w:r>
      <w:r>
        <w:rPr>
          <w:noProof/>
          <w:webHidden/>
        </w:rPr>
        <w:fldChar w:fldCharType="separate"/>
      </w:r>
      <w:ins w:id="243" w:author="Miguel Centeno Muñoz" w:date="2014-08-02T13:12:00Z">
        <w:r w:rsidR="008A7CA2">
          <w:rPr>
            <w:noProof/>
            <w:webHidden/>
          </w:rPr>
          <w:t>61</w:t>
        </w:r>
      </w:ins>
      <w:ins w:id="244"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245" w:author="Miguel Centeno Muñoz" w:date="2014-07-31T02:49:00Z"/>
          <w:noProof/>
        </w:rPr>
      </w:pPr>
      <w:ins w:id="24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"_Toc394538356"</w:instrText>
        </w:r>
        <w:r w:rsidRPr="00035C38">
          <w:rPr>
            <w:rStyle w:val="Hipervnculo"/>
            <w:noProof/>
          </w:rPr>
          <w:instrText xml:space="preserve"> </w:instrText>
        </w:r>
        <w:r w:rsidRPr="00035C38">
          <w:rPr>
            <w:rStyle w:val="Hipervnculo"/>
            <w:noProof/>
          </w:rPr>
          <w:fldChar w:fldCharType="separate"/>
        </w:r>
        <w:r>
          <w:rPr>
            <w:noProof/>
            <w:webHidden/>
          </w:rPr>
          <w:tab/>
        </w:r>
        <w:r>
          <w:rPr>
            <w:noProof/>
            <w:webHidden/>
          </w:rPr>
          <w:fldChar w:fldCharType="begin"/>
        </w:r>
        <w:r>
          <w:rPr>
            <w:noProof/>
            <w:webHidden/>
          </w:rPr>
          <w:instrText xml:space="preserve"> PAGEREF _Toc394538356 \h </w:instrText>
        </w:r>
      </w:ins>
      <w:r>
        <w:rPr>
          <w:noProof/>
          <w:webHidden/>
        </w:rPr>
      </w:r>
      <w:r>
        <w:rPr>
          <w:noProof/>
          <w:webHidden/>
        </w:rPr>
        <w:fldChar w:fldCharType="separate"/>
      </w:r>
      <w:ins w:id="247" w:author="Miguel Centeno Muñoz" w:date="2014-08-02T13:12:00Z">
        <w:r w:rsidR="008A7CA2">
          <w:rPr>
            <w:noProof/>
            <w:webHidden/>
          </w:rPr>
          <w:t>62</w:t>
        </w:r>
      </w:ins>
      <w:ins w:id="248"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249" w:author="Miguel Centeno Muñoz" w:date="2014-07-31T02:49:00Z"/>
          <w:noProof/>
        </w:rPr>
      </w:pPr>
      <w:ins w:id="25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"_Toc394538357"</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7.3.- Prototipos de interfaz de usuario</w:t>
        </w:r>
        <w:r>
          <w:rPr>
            <w:noProof/>
            <w:webHidden/>
          </w:rPr>
          <w:tab/>
        </w:r>
        <w:r>
          <w:rPr>
            <w:noProof/>
            <w:webHidden/>
          </w:rPr>
          <w:fldChar w:fldCharType="begin"/>
        </w:r>
        <w:r>
          <w:rPr>
            <w:noProof/>
            <w:webHidden/>
          </w:rPr>
          <w:instrText xml:space="preserve"> PAGEREF _Toc394538357 \h </w:instrText>
        </w:r>
      </w:ins>
      <w:r>
        <w:rPr>
          <w:noProof/>
          <w:webHidden/>
        </w:rPr>
      </w:r>
      <w:r>
        <w:rPr>
          <w:noProof/>
          <w:webHidden/>
        </w:rPr>
        <w:fldChar w:fldCharType="separate"/>
      </w:r>
      <w:ins w:id="251" w:author="Miguel Centeno Muñoz" w:date="2014-08-02T13:12:00Z">
        <w:r w:rsidR="008A7CA2">
          <w:rPr>
            <w:noProof/>
            <w:webHidden/>
          </w:rPr>
          <w:t>64</w:t>
        </w:r>
      </w:ins>
      <w:ins w:id="252"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53" w:author="Miguel Centeno Muñoz" w:date="2014-07-31T02:49:00Z"/>
          <w:rFonts w:eastAsiaTheme="minorEastAsia"/>
          <w:noProof/>
          <w:lang w:eastAsia="es-ES"/>
        </w:rPr>
      </w:pPr>
      <w:ins w:id="25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"_Toc394538358"</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7.3.1.- Pantalla de inicio y búsqueda</w:t>
        </w:r>
        <w:r>
          <w:rPr>
            <w:noProof/>
            <w:webHidden/>
          </w:rPr>
          <w:tab/>
        </w:r>
        <w:r>
          <w:rPr>
            <w:noProof/>
            <w:webHidden/>
          </w:rPr>
          <w:fldChar w:fldCharType="begin"/>
        </w:r>
        <w:r>
          <w:rPr>
            <w:noProof/>
            <w:webHidden/>
          </w:rPr>
          <w:instrText xml:space="preserve"> PAGEREF _Toc394538358 \h </w:instrText>
        </w:r>
      </w:ins>
      <w:r>
        <w:rPr>
          <w:noProof/>
          <w:webHidden/>
        </w:rPr>
      </w:r>
      <w:r>
        <w:rPr>
          <w:noProof/>
          <w:webHidden/>
        </w:rPr>
        <w:fldChar w:fldCharType="separate"/>
      </w:r>
      <w:ins w:id="255" w:author="Miguel Centeno Muñoz" w:date="2014-08-02T13:12:00Z">
        <w:r w:rsidR="008A7CA2">
          <w:rPr>
            <w:noProof/>
            <w:webHidden/>
          </w:rPr>
          <w:t>64</w:t>
        </w:r>
      </w:ins>
      <w:ins w:id="256"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57" w:author="Miguel Centeno Muñoz" w:date="2014-07-31T02:49:00Z"/>
          <w:rFonts w:eastAsiaTheme="minorEastAsia"/>
          <w:noProof/>
          <w:lang w:eastAsia="es-ES"/>
        </w:rPr>
      </w:pPr>
      <w:ins w:id="258"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"_Toc394538359"</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7.3.2.- Pantalla de login</w:t>
        </w:r>
        <w:r>
          <w:rPr>
            <w:noProof/>
            <w:webHidden/>
          </w:rPr>
          <w:tab/>
        </w:r>
        <w:r>
          <w:rPr>
            <w:noProof/>
            <w:webHidden/>
          </w:rPr>
          <w:fldChar w:fldCharType="begin"/>
        </w:r>
        <w:r>
          <w:rPr>
            <w:noProof/>
            <w:webHidden/>
          </w:rPr>
          <w:instrText xml:space="preserve"> PAGEREF _Toc394538359 \h </w:instrText>
        </w:r>
      </w:ins>
      <w:r>
        <w:rPr>
          <w:noProof/>
          <w:webHidden/>
        </w:rPr>
      </w:r>
      <w:r>
        <w:rPr>
          <w:noProof/>
          <w:webHidden/>
        </w:rPr>
        <w:fldChar w:fldCharType="separate"/>
      </w:r>
      <w:ins w:id="259" w:author="Miguel Centeno Muñoz" w:date="2014-08-02T13:12:00Z">
        <w:r w:rsidR="008A7CA2">
          <w:rPr>
            <w:noProof/>
            <w:webHidden/>
          </w:rPr>
          <w:t>64</w:t>
        </w:r>
      </w:ins>
      <w:ins w:id="260"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61" w:author="Miguel Centeno Muñoz" w:date="2014-07-31T02:49:00Z"/>
          <w:rFonts w:eastAsiaTheme="minorEastAsia"/>
          <w:noProof/>
          <w:lang w:eastAsia="es-ES"/>
        </w:rPr>
      </w:pPr>
      <w:ins w:id="262"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"_Toc394538360"</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7.3.3.- Pantalla de registro de usuario</w:t>
        </w:r>
        <w:r>
          <w:rPr>
            <w:noProof/>
            <w:webHidden/>
          </w:rPr>
          <w:tab/>
        </w:r>
        <w:r>
          <w:rPr>
            <w:noProof/>
            <w:webHidden/>
          </w:rPr>
          <w:fldChar w:fldCharType="begin"/>
        </w:r>
        <w:r>
          <w:rPr>
            <w:noProof/>
            <w:webHidden/>
          </w:rPr>
          <w:instrText xml:space="preserve"> PAGEREF _Toc394538360 \h </w:instrText>
        </w:r>
      </w:ins>
      <w:r>
        <w:rPr>
          <w:noProof/>
          <w:webHidden/>
        </w:rPr>
      </w:r>
      <w:r>
        <w:rPr>
          <w:noProof/>
          <w:webHidden/>
        </w:rPr>
        <w:fldChar w:fldCharType="separate"/>
      </w:r>
      <w:ins w:id="263" w:author="Miguel Centeno Muñoz" w:date="2014-08-02T13:12:00Z">
        <w:r w:rsidR="008A7CA2">
          <w:rPr>
            <w:noProof/>
            <w:webHidden/>
          </w:rPr>
          <w:t>65</w:t>
        </w:r>
      </w:ins>
      <w:ins w:id="264"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65" w:author="Miguel Centeno Muñoz" w:date="2014-07-31T02:49:00Z"/>
          <w:rFonts w:eastAsiaTheme="minorEastAsia"/>
          <w:noProof/>
          <w:lang w:eastAsia="es-ES"/>
        </w:rPr>
      </w:pPr>
      <w:ins w:id="26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"_Toc394538361"</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7.3.4.- Pantalla Mis Rutas</w:t>
        </w:r>
        <w:r>
          <w:rPr>
            <w:noProof/>
            <w:webHidden/>
          </w:rPr>
          <w:tab/>
        </w:r>
        <w:r>
          <w:rPr>
            <w:noProof/>
            <w:webHidden/>
          </w:rPr>
          <w:fldChar w:fldCharType="begin"/>
        </w:r>
        <w:r>
          <w:rPr>
            <w:noProof/>
            <w:webHidden/>
          </w:rPr>
          <w:instrText xml:space="preserve"> PAGEREF _Toc394538361 \h </w:instrText>
        </w:r>
      </w:ins>
      <w:r>
        <w:rPr>
          <w:noProof/>
          <w:webHidden/>
        </w:rPr>
      </w:r>
      <w:r>
        <w:rPr>
          <w:noProof/>
          <w:webHidden/>
        </w:rPr>
        <w:fldChar w:fldCharType="separate"/>
      </w:r>
      <w:ins w:id="267" w:author="Miguel Centeno Muñoz" w:date="2014-08-02T13:12:00Z">
        <w:r w:rsidR="008A7CA2">
          <w:rPr>
            <w:noProof/>
            <w:webHidden/>
          </w:rPr>
          <w:t>66</w:t>
        </w:r>
      </w:ins>
      <w:ins w:id="268"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69" w:author="Miguel Centeno Muñoz" w:date="2014-07-31T02:49:00Z"/>
          <w:rFonts w:eastAsiaTheme="minorEastAsia"/>
          <w:noProof/>
          <w:lang w:eastAsia="es-ES"/>
        </w:rPr>
      </w:pPr>
      <w:ins w:id="27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"_Toc394538362"</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7.3.5.- Pantalla Añadir Ruta</w:t>
        </w:r>
        <w:r>
          <w:rPr>
            <w:noProof/>
            <w:webHidden/>
          </w:rPr>
          <w:tab/>
        </w:r>
        <w:r>
          <w:rPr>
            <w:noProof/>
            <w:webHidden/>
          </w:rPr>
          <w:fldChar w:fldCharType="begin"/>
        </w:r>
        <w:r>
          <w:rPr>
            <w:noProof/>
            <w:webHidden/>
          </w:rPr>
          <w:instrText xml:space="preserve"> PAGEREF _Toc394538362 \h </w:instrText>
        </w:r>
      </w:ins>
      <w:r>
        <w:rPr>
          <w:noProof/>
          <w:webHidden/>
        </w:rPr>
      </w:r>
      <w:r>
        <w:rPr>
          <w:noProof/>
          <w:webHidden/>
        </w:rPr>
        <w:fldChar w:fldCharType="separate"/>
      </w:r>
      <w:ins w:id="271" w:author="Miguel Centeno Muñoz" w:date="2014-08-02T13:12:00Z">
        <w:r w:rsidR="008A7CA2">
          <w:rPr>
            <w:noProof/>
            <w:webHidden/>
          </w:rPr>
          <w:t>67</w:t>
        </w:r>
      </w:ins>
      <w:ins w:id="272"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73" w:author="Miguel Centeno Muñoz" w:date="2014-07-31T02:49:00Z"/>
          <w:rFonts w:eastAsiaTheme="minorEastAsia"/>
          <w:noProof/>
          <w:lang w:eastAsia="es-ES"/>
        </w:rPr>
      </w:pPr>
      <w:ins w:id="27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"_Toc394538363"</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7.3.6.- Pantalla Editar Perfil</w:t>
        </w:r>
        <w:r>
          <w:rPr>
            <w:noProof/>
            <w:webHidden/>
          </w:rPr>
          <w:tab/>
        </w:r>
        <w:r>
          <w:rPr>
            <w:noProof/>
            <w:webHidden/>
          </w:rPr>
          <w:fldChar w:fldCharType="begin"/>
        </w:r>
        <w:r>
          <w:rPr>
            <w:noProof/>
            <w:webHidden/>
          </w:rPr>
          <w:instrText xml:space="preserve"> PAGEREF _Toc394538363 \h </w:instrText>
        </w:r>
      </w:ins>
      <w:r>
        <w:rPr>
          <w:noProof/>
          <w:webHidden/>
        </w:rPr>
      </w:r>
      <w:r>
        <w:rPr>
          <w:noProof/>
          <w:webHidden/>
        </w:rPr>
        <w:fldChar w:fldCharType="separate"/>
      </w:r>
      <w:ins w:id="275" w:author="Miguel Centeno Muñoz" w:date="2014-08-02T13:12:00Z">
        <w:r w:rsidR="008A7CA2">
          <w:rPr>
            <w:noProof/>
            <w:webHidden/>
          </w:rPr>
          <w:t>68</w:t>
        </w:r>
      </w:ins>
      <w:ins w:id="276"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77" w:author="Miguel Centeno Muñoz" w:date="2014-07-31T02:49:00Z"/>
          <w:rFonts w:eastAsiaTheme="minorEastAsia"/>
          <w:noProof/>
          <w:lang w:eastAsia="es-ES"/>
        </w:rPr>
      </w:pPr>
      <w:ins w:id="278"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"_Toc394538364"</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7.3.7.- Pantalla Búsqueda (Usuario logado)</w:t>
        </w:r>
        <w:r>
          <w:rPr>
            <w:noProof/>
            <w:webHidden/>
          </w:rPr>
          <w:tab/>
        </w:r>
        <w:r>
          <w:rPr>
            <w:noProof/>
            <w:webHidden/>
          </w:rPr>
          <w:fldChar w:fldCharType="begin"/>
        </w:r>
        <w:r>
          <w:rPr>
            <w:noProof/>
            <w:webHidden/>
          </w:rPr>
          <w:instrText xml:space="preserve"> PAGEREF _Toc394538364 \h </w:instrText>
        </w:r>
      </w:ins>
      <w:r>
        <w:rPr>
          <w:noProof/>
          <w:webHidden/>
        </w:rPr>
      </w:r>
      <w:r>
        <w:rPr>
          <w:noProof/>
          <w:webHidden/>
        </w:rPr>
        <w:fldChar w:fldCharType="separate"/>
      </w:r>
      <w:ins w:id="279" w:author="Miguel Centeno Muñoz" w:date="2014-08-02T13:12:00Z">
        <w:r w:rsidR="008A7CA2">
          <w:rPr>
            <w:noProof/>
            <w:webHidden/>
          </w:rPr>
          <w:t>69</w:t>
        </w:r>
      </w:ins>
      <w:ins w:id="280"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81" w:author="Miguel Centeno Muñoz" w:date="2014-07-31T02:49:00Z"/>
          <w:rFonts w:eastAsiaTheme="minorEastAsia"/>
          <w:noProof/>
          <w:lang w:eastAsia="es-ES"/>
        </w:rPr>
      </w:pPr>
      <w:ins w:id="282"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"_Toc394538365"</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7.3.8.- Pantalla Resultados Búsqueda (Usuario logado)</w:t>
        </w:r>
        <w:r>
          <w:rPr>
            <w:noProof/>
            <w:webHidden/>
          </w:rPr>
          <w:tab/>
        </w:r>
        <w:r>
          <w:rPr>
            <w:noProof/>
            <w:webHidden/>
          </w:rPr>
          <w:fldChar w:fldCharType="begin"/>
        </w:r>
        <w:r>
          <w:rPr>
            <w:noProof/>
            <w:webHidden/>
          </w:rPr>
          <w:instrText xml:space="preserve"> PAGEREF _Toc394538365 \h </w:instrText>
        </w:r>
      </w:ins>
      <w:r>
        <w:rPr>
          <w:noProof/>
          <w:webHidden/>
        </w:rPr>
      </w:r>
      <w:r>
        <w:rPr>
          <w:noProof/>
          <w:webHidden/>
        </w:rPr>
        <w:fldChar w:fldCharType="separate"/>
      </w:r>
      <w:ins w:id="283" w:author="Miguel Centeno Muñoz" w:date="2014-08-02T13:12:00Z">
        <w:r w:rsidR="008A7CA2">
          <w:rPr>
            <w:noProof/>
            <w:webHidden/>
          </w:rPr>
          <w:t>69</w:t>
        </w:r>
      </w:ins>
      <w:ins w:id="284"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85" w:author="Miguel Centeno Muñoz" w:date="2014-07-31T02:49:00Z"/>
          <w:rFonts w:eastAsiaTheme="minorEastAsia"/>
          <w:noProof/>
          <w:lang w:eastAsia="es-ES"/>
        </w:rPr>
      </w:pPr>
      <w:ins w:id="28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"_Toc394538366"</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7.3.9.- Pantalla Resultados Búsqueda (Usuario NO logado)</w:t>
        </w:r>
        <w:r>
          <w:rPr>
            <w:noProof/>
            <w:webHidden/>
          </w:rPr>
          <w:tab/>
        </w:r>
        <w:r>
          <w:rPr>
            <w:noProof/>
            <w:webHidden/>
          </w:rPr>
          <w:fldChar w:fldCharType="begin"/>
        </w:r>
        <w:r>
          <w:rPr>
            <w:noProof/>
            <w:webHidden/>
          </w:rPr>
          <w:instrText xml:space="preserve"> PAGEREF _Toc394538366 \h </w:instrText>
        </w:r>
      </w:ins>
      <w:r>
        <w:rPr>
          <w:noProof/>
          <w:webHidden/>
        </w:rPr>
      </w:r>
      <w:r>
        <w:rPr>
          <w:noProof/>
          <w:webHidden/>
        </w:rPr>
        <w:fldChar w:fldCharType="separate"/>
      </w:r>
      <w:ins w:id="287" w:author="Miguel Centeno Muñoz" w:date="2014-08-02T13:12:00Z">
        <w:r w:rsidR="008A7CA2">
          <w:rPr>
            <w:noProof/>
            <w:webHidden/>
          </w:rPr>
          <w:t>70</w:t>
        </w:r>
      </w:ins>
      <w:ins w:id="288" w:author="Miguel Centeno Muñoz" w:date="2014-07-31T02:49:00Z">
        <w:r>
          <w:rPr>
            <w:noProof/>
            <w:webHidden/>
          </w:rPr>
          <w:fldChar w:fldCharType="end"/>
        </w:r>
        <w:r w:rsidRPr="00035C38">
          <w:rPr>
            <w:rStyle w:val="Hipervnculo"/>
            <w:noProof/>
          </w:rPr>
          <w:fldChar w:fldCharType="end"/>
        </w:r>
      </w:ins>
    </w:p>
    <w:p w:rsidR="00F40F7D" w:rsidDel="00195ACE" w:rsidRDefault="00F40F7D">
      <w:pPr>
        <w:pStyle w:val="TDC1"/>
        <w:tabs>
          <w:tab w:val="right" w:leader="dot" w:pos="8919"/>
        </w:tabs>
        <w:rPr>
          <w:del w:id="289" w:author="Miguel Centeno Muñoz" w:date="2014-07-28T01:13:00Z"/>
          <w:rFonts w:cstheme="minorBidi"/>
          <w:b w:val="0"/>
          <w:bCs w:val="0"/>
          <w:noProof/>
          <w:color w:val="auto"/>
          <w:sz w:val="22"/>
          <w:szCs w:val="22"/>
        </w:rPr>
      </w:pPr>
      <w:del w:id="290" w:author="Miguel Centeno Muñoz" w:date="2014-07-28T01:13:00Z">
        <w:r w:rsidRPr="00195ACE" w:rsidDel="00195ACE">
          <w:rPr>
            <w:rPrChange w:id="291" w:author="Miguel Centeno Muñoz" w:date="2014-07-28T01:13:00Z">
              <w:rPr>
                <w:rStyle w:val="Hipervnculo"/>
                <w:b w:val="0"/>
                <w:bCs w:val="0"/>
                <w:noProof/>
              </w:rPr>
            </w:rPrChange>
          </w:rPr>
          <w:delText>Resumen</w:delText>
        </w:r>
        <w:r w:rsidDel="00195ACE">
          <w:rPr>
            <w:noProof/>
            <w:webHidden/>
          </w:rPr>
          <w:tab/>
        </w:r>
        <w:r w:rsidR="00460F22" w:rsidDel="00195ACE">
          <w:rPr>
            <w:noProof/>
            <w:webHidden/>
          </w:rPr>
          <w:delText>2</w:delText>
        </w:r>
      </w:del>
    </w:p>
    <w:p w:rsidR="00F40F7D" w:rsidDel="00195ACE" w:rsidRDefault="00F40F7D">
      <w:pPr>
        <w:pStyle w:val="TDC1"/>
        <w:tabs>
          <w:tab w:val="right" w:leader="dot" w:pos="8919"/>
        </w:tabs>
        <w:rPr>
          <w:del w:id="292" w:author="Miguel Centeno Muñoz" w:date="2014-07-28T01:13:00Z"/>
          <w:rFonts w:cstheme="minorBidi"/>
          <w:b w:val="0"/>
          <w:bCs w:val="0"/>
          <w:noProof/>
          <w:color w:val="auto"/>
          <w:sz w:val="22"/>
          <w:szCs w:val="22"/>
        </w:rPr>
      </w:pPr>
      <w:del w:id="293" w:author="Miguel Centeno Muñoz" w:date="2014-07-28T01:13:00Z">
        <w:r w:rsidRPr="00195ACE" w:rsidDel="00195ACE">
          <w:rPr>
            <w:rPrChange w:id="294" w:author="Miguel Centeno Muñoz" w:date="2014-07-28T01:13:00Z">
              <w:rPr>
                <w:rStyle w:val="Hipervnculo"/>
                <w:b w:val="0"/>
                <w:bCs w:val="0"/>
                <w:noProof/>
              </w:rPr>
            </w:rPrChange>
          </w:rPr>
          <w:delText>Parte I.- Introducción y planificación</w:delText>
        </w:r>
        <w:r w:rsidDel="00195ACE">
          <w:rPr>
            <w:noProof/>
            <w:webHidden/>
          </w:rPr>
          <w:tab/>
        </w:r>
        <w:r w:rsidR="00460F22" w:rsidDel="00195ACE">
          <w:rPr>
            <w:noProof/>
            <w:webHidden/>
          </w:rPr>
          <w:delText>7</w:delText>
        </w:r>
      </w:del>
    </w:p>
    <w:p w:rsidR="00F40F7D" w:rsidDel="00195ACE" w:rsidRDefault="00F40F7D">
      <w:pPr>
        <w:pStyle w:val="TDC2"/>
        <w:tabs>
          <w:tab w:val="right" w:leader="dot" w:pos="8919"/>
        </w:tabs>
        <w:rPr>
          <w:del w:id="295" w:author="Miguel Centeno Muñoz" w:date="2014-07-28T01:13:00Z"/>
          <w:rFonts w:cstheme="minorBidi"/>
          <w:b w:val="0"/>
          <w:bCs w:val="0"/>
          <w:i w:val="0"/>
          <w:iCs w:val="0"/>
          <w:noProof/>
          <w:color w:val="auto"/>
          <w:sz w:val="22"/>
        </w:rPr>
      </w:pPr>
      <w:del w:id="296" w:author="Miguel Centeno Muñoz" w:date="2014-07-28T01:13:00Z">
        <w:r w:rsidRPr="00195ACE" w:rsidDel="00195ACE">
          <w:rPr>
            <w:rPrChange w:id="297" w:author="Miguel Centeno Muñoz" w:date="2014-07-28T01:13:00Z">
              <w:rPr>
                <w:rStyle w:val="Hipervnculo"/>
                <w:b w:val="0"/>
                <w:bCs w:val="0"/>
                <w:i w:val="0"/>
                <w:iCs w:val="0"/>
                <w:noProof/>
              </w:rPr>
            </w:rPrChange>
          </w:rPr>
          <w:delText>1.- Introducción</w:delText>
        </w:r>
        <w:r w:rsidDel="00195ACE">
          <w:rPr>
            <w:noProof/>
            <w:webHidden/>
          </w:rPr>
          <w:tab/>
        </w:r>
        <w:r w:rsidR="00460F22" w:rsidDel="00195ACE">
          <w:rPr>
            <w:noProof/>
            <w:webHidden/>
          </w:rPr>
          <w:delText>9</w:delText>
        </w:r>
      </w:del>
    </w:p>
    <w:p w:rsidR="00F40F7D" w:rsidDel="00195ACE" w:rsidRDefault="00F40F7D">
      <w:pPr>
        <w:pStyle w:val="TDC3"/>
        <w:tabs>
          <w:tab w:val="right" w:leader="dot" w:pos="8919"/>
        </w:tabs>
        <w:rPr>
          <w:del w:id="298" w:author="Miguel Centeno Muñoz" w:date="2014-07-28T01:13:00Z"/>
          <w:noProof/>
        </w:rPr>
      </w:pPr>
      <w:del w:id="299" w:author="Miguel Centeno Muñoz" w:date="2014-07-28T01:13:00Z">
        <w:r w:rsidRPr="00195ACE" w:rsidDel="00195ACE">
          <w:rPr>
            <w:rPrChange w:id="300" w:author="Miguel Centeno Muñoz" w:date="2014-07-28T01:13:00Z">
              <w:rPr>
                <w:rStyle w:val="Hipervnculo"/>
                <w:noProof/>
              </w:rPr>
            </w:rPrChange>
          </w:rPr>
          <w:delText>1.1.- Motivación</w:delText>
        </w:r>
        <w:r w:rsidDel="00195ACE">
          <w:rPr>
            <w:noProof/>
            <w:webHidden/>
          </w:rPr>
          <w:tab/>
        </w:r>
        <w:r w:rsidR="00460F22" w:rsidDel="00195ACE">
          <w:rPr>
            <w:noProof/>
            <w:webHidden/>
          </w:rPr>
          <w:delText>9</w:delText>
        </w:r>
      </w:del>
    </w:p>
    <w:p w:rsidR="00F40F7D" w:rsidDel="00195ACE" w:rsidRDefault="00F40F7D">
      <w:pPr>
        <w:pStyle w:val="TDC3"/>
        <w:tabs>
          <w:tab w:val="right" w:leader="dot" w:pos="8919"/>
        </w:tabs>
        <w:rPr>
          <w:del w:id="301" w:author="Miguel Centeno Muñoz" w:date="2014-07-28T01:13:00Z"/>
          <w:noProof/>
        </w:rPr>
      </w:pPr>
      <w:del w:id="302" w:author="Miguel Centeno Muñoz" w:date="2014-07-28T01:13:00Z">
        <w:r w:rsidRPr="00195ACE" w:rsidDel="00195ACE">
          <w:rPr>
            <w:rPrChange w:id="303" w:author="Miguel Centeno Muñoz" w:date="2014-07-28T01:13:00Z">
              <w:rPr>
                <w:rStyle w:val="Hipervnculo"/>
                <w:noProof/>
              </w:rPr>
            </w:rPrChange>
          </w:rPr>
          <w:delText>1.2.- Objetivos del proyecto</w:delText>
        </w:r>
        <w:r w:rsidDel="00195ACE">
          <w:rPr>
            <w:noProof/>
            <w:webHidden/>
          </w:rPr>
          <w:tab/>
        </w:r>
        <w:r w:rsidR="00460F22" w:rsidDel="00195ACE">
          <w:rPr>
            <w:noProof/>
            <w:webHidden/>
          </w:rPr>
          <w:delText>10</w:delText>
        </w:r>
      </w:del>
    </w:p>
    <w:p w:rsidR="00F40F7D" w:rsidDel="00195ACE" w:rsidRDefault="00F40F7D">
      <w:pPr>
        <w:pStyle w:val="TDC4"/>
        <w:tabs>
          <w:tab w:val="right" w:leader="dot" w:pos="8919"/>
        </w:tabs>
        <w:rPr>
          <w:del w:id="304" w:author="Miguel Centeno Muñoz" w:date="2014-07-28T01:13:00Z"/>
          <w:rFonts w:eastAsiaTheme="minorEastAsia"/>
          <w:noProof/>
          <w:lang w:eastAsia="es-ES"/>
        </w:rPr>
      </w:pPr>
      <w:del w:id="305" w:author="Miguel Centeno Muñoz" w:date="2014-07-28T01:13:00Z">
        <w:r w:rsidRPr="00195ACE" w:rsidDel="00195ACE">
          <w:rPr>
            <w:rPrChange w:id="306" w:author="Miguel Centeno Muñoz" w:date="2014-07-28T01:13:00Z">
              <w:rPr>
                <w:rStyle w:val="Hipervnculo"/>
                <w:noProof/>
              </w:rPr>
            </w:rPrChange>
          </w:rPr>
          <w:delText>1.2.1.- Objetivos docentes</w:delText>
        </w:r>
        <w:r w:rsidDel="00195ACE">
          <w:rPr>
            <w:noProof/>
            <w:webHidden/>
          </w:rPr>
          <w:tab/>
        </w:r>
        <w:r w:rsidR="00460F22" w:rsidDel="00195ACE">
          <w:rPr>
            <w:noProof/>
            <w:webHidden/>
          </w:rPr>
          <w:delText>10</w:delText>
        </w:r>
      </w:del>
    </w:p>
    <w:p w:rsidR="00F40F7D" w:rsidDel="00195ACE" w:rsidRDefault="00F40F7D">
      <w:pPr>
        <w:pStyle w:val="TDC4"/>
        <w:tabs>
          <w:tab w:val="right" w:leader="dot" w:pos="8919"/>
        </w:tabs>
        <w:rPr>
          <w:del w:id="307" w:author="Miguel Centeno Muñoz" w:date="2014-07-28T01:13:00Z"/>
          <w:rFonts w:eastAsiaTheme="minorEastAsia"/>
          <w:noProof/>
          <w:lang w:eastAsia="es-ES"/>
        </w:rPr>
      </w:pPr>
      <w:del w:id="308" w:author="Miguel Centeno Muñoz" w:date="2014-07-28T01:13:00Z">
        <w:r w:rsidRPr="00195ACE" w:rsidDel="00195ACE">
          <w:rPr>
            <w:rPrChange w:id="309" w:author="Miguel Centeno Muñoz" w:date="2014-07-28T01:13:00Z">
              <w:rPr>
                <w:rStyle w:val="Hipervnculo"/>
                <w:noProof/>
              </w:rPr>
            </w:rPrChange>
          </w:rPr>
          <w:delText>1.2.2.- Objetivos técnicos</w:delText>
        </w:r>
        <w:r w:rsidDel="00195ACE">
          <w:rPr>
            <w:noProof/>
            <w:webHidden/>
          </w:rPr>
          <w:tab/>
        </w:r>
        <w:r w:rsidR="00460F22" w:rsidDel="00195ACE">
          <w:rPr>
            <w:noProof/>
            <w:webHidden/>
          </w:rPr>
          <w:delText>10</w:delText>
        </w:r>
      </w:del>
    </w:p>
    <w:p w:rsidR="00F40F7D" w:rsidDel="00195ACE" w:rsidRDefault="00F40F7D">
      <w:pPr>
        <w:pStyle w:val="TDC3"/>
        <w:tabs>
          <w:tab w:val="right" w:leader="dot" w:pos="8919"/>
        </w:tabs>
        <w:rPr>
          <w:del w:id="310" w:author="Miguel Centeno Muñoz" w:date="2014-07-28T01:13:00Z"/>
          <w:noProof/>
        </w:rPr>
      </w:pPr>
      <w:del w:id="311" w:author="Miguel Centeno Muñoz" w:date="2014-07-28T01:13:00Z">
        <w:r w:rsidRPr="00195ACE" w:rsidDel="00195ACE">
          <w:rPr>
            <w:rPrChange w:id="312" w:author="Miguel Centeno Muñoz" w:date="2014-07-28T01:13:00Z">
              <w:rPr>
                <w:rStyle w:val="Hipervnculo"/>
                <w:noProof/>
              </w:rPr>
            </w:rPrChange>
          </w:rPr>
          <w:delText>1.3.- Desarrollo del proyecto</w:delText>
        </w:r>
        <w:r w:rsidDel="00195ACE">
          <w:rPr>
            <w:noProof/>
            <w:webHidden/>
          </w:rPr>
          <w:tab/>
        </w:r>
        <w:r w:rsidR="00460F22" w:rsidDel="00195ACE">
          <w:rPr>
            <w:noProof/>
            <w:webHidden/>
          </w:rPr>
          <w:delText>10</w:delText>
        </w:r>
      </w:del>
    </w:p>
    <w:p w:rsidR="00F40F7D" w:rsidDel="00195ACE" w:rsidRDefault="00F40F7D">
      <w:pPr>
        <w:pStyle w:val="TDC4"/>
        <w:tabs>
          <w:tab w:val="right" w:leader="dot" w:pos="8919"/>
        </w:tabs>
        <w:rPr>
          <w:del w:id="313" w:author="Miguel Centeno Muñoz" w:date="2014-07-28T01:13:00Z"/>
          <w:rFonts w:eastAsiaTheme="minorEastAsia"/>
          <w:noProof/>
          <w:lang w:eastAsia="es-ES"/>
        </w:rPr>
      </w:pPr>
      <w:del w:id="314" w:author="Miguel Centeno Muñoz" w:date="2014-07-28T01:13:00Z">
        <w:r w:rsidRPr="00195ACE" w:rsidDel="00195ACE">
          <w:rPr>
            <w:rPrChange w:id="315" w:author="Miguel Centeno Muñoz" w:date="2014-07-28T01:13:00Z">
              <w:rPr>
                <w:rStyle w:val="Hipervnculo"/>
                <w:noProof/>
              </w:rPr>
            </w:rPrChange>
          </w:rPr>
          <w:delText>1.3.1.- Projetsii</w:delText>
        </w:r>
        <w:r w:rsidDel="00195ACE">
          <w:rPr>
            <w:noProof/>
            <w:webHidden/>
          </w:rPr>
          <w:tab/>
        </w:r>
        <w:r w:rsidR="00460F22" w:rsidDel="00195ACE">
          <w:rPr>
            <w:noProof/>
            <w:webHidden/>
          </w:rPr>
          <w:delText>10</w:delText>
        </w:r>
      </w:del>
    </w:p>
    <w:p w:rsidR="00F40F7D" w:rsidDel="00195ACE" w:rsidRDefault="00F40F7D">
      <w:pPr>
        <w:pStyle w:val="TDC3"/>
        <w:tabs>
          <w:tab w:val="right" w:leader="dot" w:pos="8919"/>
        </w:tabs>
        <w:rPr>
          <w:del w:id="316" w:author="Miguel Centeno Muñoz" w:date="2014-07-28T01:13:00Z"/>
          <w:noProof/>
        </w:rPr>
      </w:pPr>
      <w:del w:id="317" w:author="Miguel Centeno Muñoz" w:date="2014-07-28T01:13:00Z">
        <w:r w:rsidRPr="00195ACE" w:rsidDel="00195ACE">
          <w:rPr>
            <w:rPrChange w:id="318" w:author="Miguel Centeno Muñoz" w:date="2014-07-28T01:13:00Z">
              <w:rPr>
                <w:rStyle w:val="Hipervnculo"/>
                <w:noProof/>
              </w:rPr>
            </w:rPrChange>
          </w:rPr>
          <w:delText>1.4 Estructura del documento</w:delText>
        </w:r>
        <w:r w:rsidDel="00195ACE">
          <w:rPr>
            <w:noProof/>
            <w:webHidden/>
          </w:rPr>
          <w:tab/>
        </w:r>
        <w:r w:rsidR="00460F22" w:rsidDel="00195ACE">
          <w:rPr>
            <w:noProof/>
            <w:webHidden/>
          </w:rPr>
          <w:delText>11</w:delText>
        </w:r>
      </w:del>
    </w:p>
    <w:p w:rsidR="00F40F7D" w:rsidDel="00195ACE" w:rsidRDefault="00F40F7D">
      <w:pPr>
        <w:pStyle w:val="TDC2"/>
        <w:tabs>
          <w:tab w:val="right" w:leader="dot" w:pos="8919"/>
        </w:tabs>
        <w:rPr>
          <w:del w:id="319" w:author="Miguel Centeno Muñoz" w:date="2014-07-28T01:13:00Z"/>
          <w:rFonts w:cstheme="minorBidi"/>
          <w:b w:val="0"/>
          <w:bCs w:val="0"/>
          <w:i w:val="0"/>
          <w:iCs w:val="0"/>
          <w:noProof/>
          <w:color w:val="auto"/>
          <w:sz w:val="22"/>
        </w:rPr>
      </w:pPr>
      <w:del w:id="320" w:author="Miguel Centeno Muñoz" w:date="2014-07-28T01:13:00Z">
        <w:r w:rsidRPr="00195ACE" w:rsidDel="00195ACE">
          <w:rPr>
            <w:rPrChange w:id="321" w:author="Miguel Centeno Muñoz" w:date="2014-07-28T01:13:00Z">
              <w:rPr>
                <w:rStyle w:val="Hipervnculo"/>
                <w:b w:val="0"/>
                <w:bCs w:val="0"/>
                <w:i w:val="0"/>
                <w:iCs w:val="0"/>
                <w:noProof/>
              </w:rPr>
            </w:rPrChange>
          </w:rPr>
          <w:delText>2.- Planificación</w:delText>
        </w:r>
        <w:r w:rsidDel="00195ACE">
          <w:rPr>
            <w:noProof/>
            <w:webHidden/>
          </w:rPr>
          <w:tab/>
        </w:r>
        <w:r w:rsidR="00460F22" w:rsidDel="00195ACE">
          <w:rPr>
            <w:noProof/>
            <w:webHidden/>
          </w:rPr>
          <w:delText>12</w:delText>
        </w:r>
      </w:del>
    </w:p>
    <w:p w:rsidR="00F40F7D" w:rsidDel="00195ACE" w:rsidRDefault="00F40F7D">
      <w:pPr>
        <w:pStyle w:val="TDC3"/>
        <w:tabs>
          <w:tab w:val="right" w:leader="dot" w:pos="8919"/>
        </w:tabs>
        <w:rPr>
          <w:del w:id="322" w:author="Miguel Centeno Muñoz" w:date="2014-07-28T01:13:00Z"/>
          <w:noProof/>
        </w:rPr>
      </w:pPr>
      <w:del w:id="323" w:author="Miguel Centeno Muñoz" w:date="2014-07-28T01:13:00Z">
        <w:r w:rsidRPr="00195ACE" w:rsidDel="00195ACE">
          <w:rPr>
            <w:rPrChange w:id="324" w:author="Miguel Centeno Muñoz" w:date="2014-07-28T01:13:00Z">
              <w:rPr>
                <w:rStyle w:val="Hipervnculo"/>
                <w:noProof/>
              </w:rPr>
            </w:rPrChange>
          </w:rPr>
          <w:delText>2.1.- Planificación temporal</w:delText>
        </w:r>
        <w:r w:rsidDel="00195ACE">
          <w:rPr>
            <w:noProof/>
            <w:webHidden/>
          </w:rPr>
          <w:tab/>
        </w:r>
        <w:r w:rsidR="00460F22" w:rsidDel="00195ACE">
          <w:rPr>
            <w:noProof/>
            <w:webHidden/>
          </w:rPr>
          <w:delText>12</w:delText>
        </w:r>
      </w:del>
    </w:p>
    <w:p w:rsidR="00F40F7D" w:rsidDel="00195ACE" w:rsidRDefault="00F40F7D">
      <w:pPr>
        <w:pStyle w:val="TDC4"/>
        <w:tabs>
          <w:tab w:val="right" w:leader="dot" w:pos="8919"/>
        </w:tabs>
        <w:rPr>
          <w:del w:id="325" w:author="Miguel Centeno Muñoz" w:date="2014-07-28T01:13:00Z"/>
          <w:rFonts w:eastAsiaTheme="minorEastAsia"/>
          <w:noProof/>
          <w:lang w:eastAsia="es-ES"/>
        </w:rPr>
      </w:pPr>
      <w:del w:id="326" w:author="Miguel Centeno Muñoz" w:date="2014-07-28T01:13:00Z">
        <w:r w:rsidRPr="00195ACE" w:rsidDel="00195ACE">
          <w:rPr>
            <w:rPrChange w:id="327" w:author="Miguel Centeno Muñoz" w:date="2014-07-28T01:13:00Z">
              <w:rPr>
                <w:rStyle w:val="Hipervnculo"/>
                <w:noProof/>
              </w:rPr>
            </w:rPrChange>
          </w:rPr>
          <w:delText>2.1.1. Estimación de tiempos</w:delText>
        </w:r>
        <w:r w:rsidDel="00195ACE">
          <w:rPr>
            <w:noProof/>
            <w:webHidden/>
          </w:rPr>
          <w:tab/>
        </w:r>
        <w:r w:rsidR="00460F22" w:rsidDel="00195ACE">
          <w:rPr>
            <w:noProof/>
            <w:webHidden/>
          </w:rPr>
          <w:delText>12</w:delText>
        </w:r>
      </w:del>
    </w:p>
    <w:p w:rsidR="00F40F7D" w:rsidDel="00195ACE" w:rsidRDefault="00F40F7D">
      <w:pPr>
        <w:pStyle w:val="TDC4"/>
        <w:tabs>
          <w:tab w:val="right" w:leader="dot" w:pos="8919"/>
        </w:tabs>
        <w:rPr>
          <w:del w:id="328" w:author="Miguel Centeno Muñoz" w:date="2014-07-28T01:13:00Z"/>
          <w:rFonts w:eastAsiaTheme="minorEastAsia"/>
          <w:noProof/>
          <w:lang w:eastAsia="es-ES"/>
        </w:rPr>
      </w:pPr>
      <w:del w:id="329" w:author="Miguel Centeno Muñoz" w:date="2014-07-28T01:13:00Z">
        <w:r w:rsidRPr="00195ACE" w:rsidDel="00195ACE">
          <w:rPr>
            <w:rPrChange w:id="330" w:author="Miguel Centeno Muñoz" w:date="2014-07-28T01:13:00Z">
              <w:rPr>
                <w:rStyle w:val="Hipervnculo"/>
                <w:noProof/>
              </w:rPr>
            </w:rPrChange>
          </w:rPr>
          <w:delText>2.1.2.- Desviación respecto estimación de tiempos</w:delText>
        </w:r>
        <w:r w:rsidDel="00195ACE">
          <w:rPr>
            <w:noProof/>
            <w:webHidden/>
          </w:rPr>
          <w:tab/>
        </w:r>
        <w:r w:rsidR="00460F22" w:rsidDel="00195ACE">
          <w:rPr>
            <w:noProof/>
            <w:webHidden/>
          </w:rPr>
          <w:delText>13</w:delText>
        </w:r>
      </w:del>
    </w:p>
    <w:p w:rsidR="00F40F7D" w:rsidDel="00195ACE" w:rsidRDefault="00F40F7D">
      <w:pPr>
        <w:pStyle w:val="TDC3"/>
        <w:tabs>
          <w:tab w:val="right" w:leader="dot" w:pos="8919"/>
        </w:tabs>
        <w:rPr>
          <w:del w:id="331" w:author="Miguel Centeno Muñoz" w:date="2014-07-28T01:13:00Z"/>
          <w:noProof/>
        </w:rPr>
      </w:pPr>
      <w:del w:id="332" w:author="Miguel Centeno Muñoz" w:date="2014-07-28T01:13:00Z">
        <w:r w:rsidRPr="00195ACE" w:rsidDel="00195ACE">
          <w:rPr>
            <w:rPrChange w:id="333" w:author="Miguel Centeno Muñoz" w:date="2014-07-28T01:13:00Z">
              <w:rPr>
                <w:rStyle w:val="Hipervnculo"/>
                <w:noProof/>
              </w:rPr>
            </w:rPrChange>
          </w:rPr>
          <w:delText>2.2.- Planificación de costes</w:delText>
        </w:r>
        <w:r w:rsidDel="00195ACE">
          <w:rPr>
            <w:noProof/>
            <w:webHidden/>
          </w:rPr>
          <w:tab/>
        </w:r>
        <w:r w:rsidR="00460F22" w:rsidDel="00195ACE">
          <w:rPr>
            <w:noProof/>
            <w:webHidden/>
          </w:rPr>
          <w:delText>13</w:delText>
        </w:r>
      </w:del>
    </w:p>
    <w:p w:rsidR="00F40F7D" w:rsidDel="00195ACE" w:rsidRDefault="00F40F7D">
      <w:pPr>
        <w:pStyle w:val="TDC4"/>
        <w:tabs>
          <w:tab w:val="right" w:leader="dot" w:pos="8919"/>
        </w:tabs>
        <w:rPr>
          <w:del w:id="334" w:author="Miguel Centeno Muñoz" w:date="2014-07-28T01:13:00Z"/>
          <w:rFonts w:eastAsiaTheme="minorEastAsia"/>
          <w:noProof/>
          <w:lang w:eastAsia="es-ES"/>
        </w:rPr>
      </w:pPr>
      <w:del w:id="335" w:author="Miguel Centeno Muñoz" w:date="2014-07-28T01:13:00Z">
        <w:r w:rsidRPr="00195ACE" w:rsidDel="00195ACE">
          <w:rPr>
            <w:rPrChange w:id="336" w:author="Miguel Centeno Muñoz" w:date="2014-07-28T01:13:00Z">
              <w:rPr>
                <w:rStyle w:val="Hipervnculo"/>
                <w:noProof/>
              </w:rPr>
            </w:rPrChange>
          </w:rPr>
          <w:delText>2.2.1.- Estimación de costes</w:delText>
        </w:r>
        <w:r w:rsidDel="00195ACE">
          <w:rPr>
            <w:noProof/>
            <w:webHidden/>
          </w:rPr>
          <w:tab/>
        </w:r>
        <w:r w:rsidR="00460F22" w:rsidDel="00195ACE">
          <w:rPr>
            <w:noProof/>
            <w:webHidden/>
          </w:rPr>
          <w:delText>13</w:delText>
        </w:r>
      </w:del>
    </w:p>
    <w:p w:rsidR="00F40F7D" w:rsidDel="00195ACE" w:rsidRDefault="00F40F7D">
      <w:pPr>
        <w:pStyle w:val="TDC4"/>
        <w:tabs>
          <w:tab w:val="right" w:leader="dot" w:pos="8919"/>
        </w:tabs>
        <w:rPr>
          <w:del w:id="337" w:author="Miguel Centeno Muñoz" w:date="2014-07-28T01:13:00Z"/>
          <w:rFonts w:eastAsiaTheme="minorEastAsia"/>
          <w:noProof/>
          <w:lang w:eastAsia="es-ES"/>
        </w:rPr>
      </w:pPr>
      <w:del w:id="338" w:author="Miguel Centeno Muñoz" w:date="2014-07-28T01:13:00Z">
        <w:r w:rsidRPr="00195ACE" w:rsidDel="00195ACE">
          <w:rPr>
            <w:rPrChange w:id="339" w:author="Miguel Centeno Muñoz" w:date="2014-07-28T01:13:00Z">
              <w:rPr>
                <w:rStyle w:val="Hipervnculo"/>
                <w:noProof/>
              </w:rPr>
            </w:rPrChange>
          </w:rPr>
          <w:delText>2.2.2- Desviación respecto estimación de costes</w:delText>
        </w:r>
        <w:r w:rsidDel="00195ACE">
          <w:rPr>
            <w:noProof/>
            <w:webHidden/>
          </w:rPr>
          <w:tab/>
        </w:r>
        <w:r w:rsidR="00460F22" w:rsidDel="00195ACE">
          <w:rPr>
            <w:noProof/>
            <w:webHidden/>
          </w:rPr>
          <w:delText>13</w:delText>
        </w:r>
      </w:del>
    </w:p>
    <w:p w:rsidR="00F40F7D" w:rsidDel="00195ACE" w:rsidRDefault="00F40F7D">
      <w:pPr>
        <w:pStyle w:val="TDC1"/>
        <w:tabs>
          <w:tab w:val="right" w:leader="dot" w:pos="8919"/>
        </w:tabs>
        <w:rPr>
          <w:del w:id="340" w:author="Miguel Centeno Muñoz" w:date="2014-07-28T01:13:00Z"/>
          <w:rFonts w:cstheme="minorBidi"/>
          <w:b w:val="0"/>
          <w:bCs w:val="0"/>
          <w:noProof/>
          <w:color w:val="auto"/>
          <w:sz w:val="22"/>
          <w:szCs w:val="22"/>
        </w:rPr>
      </w:pPr>
      <w:del w:id="341" w:author="Miguel Centeno Muñoz" w:date="2014-07-28T01:13:00Z">
        <w:r w:rsidRPr="00195ACE" w:rsidDel="00195ACE">
          <w:rPr>
            <w:rPrChange w:id="342" w:author="Miguel Centeno Muñoz" w:date="2014-07-28T01:13:00Z">
              <w:rPr>
                <w:rStyle w:val="Hipervnculo"/>
                <w:b w:val="0"/>
                <w:bCs w:val="0"/>
                <w:noProof/>
              </w:rPr>
            </w:rPrChange>
          </w:rPr>
          <w:delText>Parte II.- Materias relacionadas</w:delText>
        </w:r>
        <w:r w:rsidDel="00195ACE">
          <w:rPr>
            <w:noProof/>
            <w:webHidden/>
          </w:rPr>
          <w:tab/>
        </w:r>
        <w:r w:rsidR="00460F22" w:rsidDel="00195ACE">
          <w:rPr>
            <w:noProof/>
            <w:webHidden/>
          </w:rPr>
          <w:delText>14</w:delText>
        </w:r>
      </w:del>
    </w:p>
    <w:p w:rsidR="00F40F7D" w:rsidDel="00195ACE" w:rsidRDefault="00F40F7D">
      <w:pPr>
        <w:pStyle w:val="TDC2"/>
        <w:tabs>
          <w:tab w:val="right" w:leader="dot" w:pos="8919"/>
        </w:tabs>
        <w:rPr>
          <w:del w:id="343" w:author="Miguel Centeno Muñoz" w:date="2014-07-28T01:13:00Z"/>
          <w:rFonts w:cstheme="minorBidi"/>
          <w:b w:val="0"/>
          <w:bCs w:val="0"/>
          <w:i w:val="0"/>
          <w:iCs w:val="0"/>
          <w:noProof/>
          <w:color w:val="auto"/>
          <w:sz w:val="22"/>
        </w:rPr>
      </w:pPr>
      <w:del w:id="344" w:author="Miguel Centeno Muñoz" w:date="2014-07-28T01:13:00Z">
        <w:r w:rsidRPr="00195ACE" w:rsidDel="00195ACE">
          <w:rPr>
            <w:rPrChange w:id="345" w:author="Miguel Centeno Muñoz" w:date="2014-07-28T01:13:00Z">
              <w:rPr>
                <w:rStyle w:val="Hipervnculo"/>
                <w:b w:val="0"/>
                <w:bCs w:val="0"/>
                <w:i w:val="0"/>
                <w:iCs w:val="0"/>
                <w:noProof/>
              </w:rPr>
            </w:rPrChange>
          </w:rPr>
          <w:delText>3.- Materias relacionadas</w:delText>
        </w:r>
        <w:r w:rsidDel="00195ACE">
          <w:rPr>
            <w:noProof/>
            <w:webHidden/>
          </w:rPr>
          <w:tab/>
        </w:r>
        <w:r w:rsidR="00460F22" w:rsidDel="00195ACE">
          <w:rPr>
            <w:noProof/>
            <w:webHidden/>
          </w:rPr>
          <w:delText>16</w:delText>
        </w:r>
      </w:del>
    </w:p>
    <w:p w:rsidR="00F40F7D" w:rsidDel="00195ACE" w:rsidRDefault="00F40F7D">
      <w:pPr>
        <w:pStyle w:val="TDC3"/>
        <w:tabs>
          <w:tab w:val="right" w:leader="dot" w:pos="8919"/>
        </w:tabs>
        <w:rPr>
          <w:del w:id="346" w:author="Miguel Centeno Muñoz" w:date="2014-07-28T01:13:00Z"/>
          <w:noProof/>
        </w:rPr>
      </w:pPr>
      <w:del w:id="347" w:author="Miguel Centeno Muñoz" w:date="2014-07-28T01:13:00Z">
        <w:r w:rsidRPr="00195ACE" w:rsidDel="00195ACE">
          <w:rPr>
            <w:rPrChange w:id="348" w:author="Miguel Centeno Muñoz" w:date="2014-07-28T01:13:00Z">
              <w:rPr>
                <w:rStyle w:val="Hipervnculo"/>
                <w:noProof/>
              </w:rPr>
            </w:rPrChange>
          </w:rPr>
          <w:delText>3.1.- Google Web Toolkit (GWT)</w:delText>
        </w:r>
        <w:r w:rsidDel="00195ACE">
          <w:rPr>
            <w:noProof/>
            <w:webHidden/>
          </w:rPr>
          <w:tab/>
        </w:r>
        <w:r w:rsidR="00460F22" w:rsidDel="00195ACE">
          <w:rPr>
            <w:noProof/>
            <w:webHidden/>
          </w:rPr>
          <w:delText>16</w:delText>
        </w:r>
      </w:del>
    </w:p>
    <w:p w:rsidR="00F40F7D" w:rsidDel="00195ACE" w:rsidRDefault="00F40F7D">
      <w:pPr>
        <w:pStyle w:val="TDC3"/>
        <w:tabs>
          <w:tab w:val="right" w:leader="dot" w:pos="8919"/>
        </w:tabs>
        <w:rPr>
          <w:del w:id="349" w:author="Miguel Centeno Muñoz" w:date="2014-07-28T01:13:00Z"/>
          <w:noProof/>
        </w:rPr>
      </w:pPr>
      <w:del w:id="350" w:author="Miguel Centeno Muñoz" w:date="2014-07-28T01:13:00Z">
        <w:r w:rsidRPr="00195ACE" w:rsidDel="00195ACE">
          <w:rPr>
            <w:rPrChange w:id="351" w:author="Miguel Centeno Muñoz" w:date="2014-07-28T01:13:00Z">
              <w:rPr>
                <w:rStyle w:val="Hipervnculo"/>
                <w:noProof/>
              </w:rPr>
            </w:rPrChange>
          </w:rPr>
          <w:delText>3.2.- AJAX y cómo GWT hace uso de él</w:delText>
        </w:r>
        <w:r w:rsidDel="00195ACE">
          <w:rPr>
            <w:noProof/>
            <w:webHidden/>
          </w:rPr>
          <w:tab/>
        </w:r>
        <w:r w:rsidR="00460F22" w:rsidDel="00195ACE">
          <w:rPr>
            <w:noProof/>
            <w:webHidden/>
          </w:rPr>
          <w:delText>18</w:delText>
        </w:r>
      </w:del>
    </w:p>
    <w:p w:rsidR="00F40F7D" w:rsidDel="00195ACE" w:rsidRDefault="00F40F7D">
      <w:pPr>
        <w:pStyle w:val="TDC4"/>
        <w:tabs>
          <w:tab w:val="right" w:leader="dot" w:pos="8919"/>
        </w:tabs>
        <w:rPr>
          <w:del w:id="352" w:author="Miguel Centeno Muñoz" w:date="2014-07-28T01:13:00Z"/>
          <w:rFonts w:eastAsiaTheme="minorEastAsia"/>
          <w:noProof/>
          <w:lang w:eastAsia="es-ES"/>
        </w:rPr>
      </w:pPr>
      <w:del w:id="353" w:author="Miguel Centeno Muñoz" w:date="2014-07-28T01:13:00Z">
        <w:r w:rsidRPr="00195ACE" w:rsidDel="00195ACE">
          <w:rPr>
            <w:rPrChange w:id="354" w:author="Miguel Centeno Muñoz" w:date="2014-07-28T01:13:00Z">
              <w:rPr>
                <w:rStyle w:val="Hipervnculo"/>
                <w:noProof/>
              </w:rPr>
            </w:rPrChange>
          </w:rPr>
          <w:delText>3.2.1.- ¿Por qué AJAX?</w:delText>
        </w:r>
        <w:r w:rsidDel="00195ACE">
          <w:rPr>
            <w:noProof/>
            <w:webHidden/>
          </w:rPr>
          <w:tab/>
        </w:r>
        <w:r w:rsidR="00460F22" w:rsidDel="00195ACE">
          <w:rPr>
            <w:noProof/>
            <w:webHidden/>
          </w:rPr>
          <w:delText>18</w:delText>
        </w:r>
      </w:del>
    </w:p>
    <w:p w:rsidR="00F40F7D" w:rsidDel="00195ACE" w:rsidRDefault="00F40F7D">
      <w:pPr>
        <w:pStyle w:val="TDC4"/>
        <w:tabs>
          <w:tab w:val="right" w:leader="dot" w:pos="8919"/>
        </w:tabs>
        <w:rPr>
          <w:del w:id="355" w:author="Miguel Centeno Muñoz" w:date="2014-07-28T01:13:00Z"/>
          <w:rFonts w:eastAsiaTheme="minorEastAsia"/>
          <w:noProof/>
          <w:lang w:eastAsia="es-ES"/>
        </w:rPr>
      </w:pPr>
      <w:del w:id="356" w:author="Miguel Centeno Muñoz" w:date="2014-07-28T01:13:00Z">
        <w:r w:rsidRPr="00195ACE" w:rsidDel="00195ACE">
          <w:rPr>
            <w:rPrChange w:id="357" w:author="Miguel Centeno Muñoz" w:date="2014-07-28T01:13:00Z">
              <w:rPr>
                <w:rStyle w:val="Hipervnculo"/>
                <w:noProof/>
              </w:rPr>
            </w:rPrChange>
          </w:rPr>
          <w:delText>3.2.2.- ¿Qué hace GWT por JavaScript y AJAX?</w:delText>
        </w:r>
        <w:r w:rsidDel="00195ACE">
          <w:rPr>
            <w:noProof/>
            <w:webHidden/>
          </w:rPr>
          <w:tab/>
        </w:r>
        <w:r w:rsidR="00460F22" w:rsidDel="00195ACE">
          <w:rPr>
            <w:noProof/>
            <w:webHidden/>
          </w:rPr>
          <w:delText>18</w:delText>
        </w:r>
      </w:del>
    </w:p>
    <w:p w:rsidR="00F40F7D" w:rsidDel="00195ACE" w:rsidRDefault="00F40F7D">
      <w:pPr>
        <w:pStyle w:val="TDC3"/>
        <w:tabs>
          <w:tab w:val="right" w:leader="dot" w:pos="8919"/>
        </w:tabs>
        <w:rPr>
          <w:del w:id="358" w:author="Miguel Centeno Muñoz" w:date="2014-07-28T01:13:00Z"/>
          <w:noProof/>
        </w:rPr>
      </w:pPr>
      <w:del w:id="359" w:author="Miguel Centeno Muñoz" w:date="2014-07-28T01:13:00Z">
        <w:r w:rsidRPr="00195ACE" w:rsidDel="00195ACE">
          <w:rPr>
            <w:rPrChange w:id="360" w:author="Miguel Centeno Muñoz" w:date="2014-07-28T01:13:00Z">
              <w:rPr>
                <w:rStyle w:val="Hipervnculo"/>
                <w:noProof/>
              </w:rPr>
            </w:rPrChange>
          </w:rPr>
          <w:delText>3.3.- RPC como herramienta de comunicación Cliente-Servidor</w:delText>
        </w:r>
        <w:r w:rsidDel="00195ACE">
          <w:rPr>
            <w:noProof/>
            <w:webHidden/>
          </w:rPr>
          <w:tab/>
        </w:r>
        <w:r w:rsidR="00460F22" w:rsidDel="00195ACE">
          <w:rPr>
            <w:noProof/>
            <w:webHidden/>
          </w:rPr>
          <w:delText>19</w:delText>
        </w:r>
      </w:del>
    </w:p>
    <w:p w:rsidR="00F40F7D" w:rsidDel="00195ACE" w:rsidRDefault="00F40F7D">
      <w:pPr>
        <w:pStyle w:val="TDC3"/>
        <w:tabs>
          <w:tab w:val="right" w:leader="dot" w:pos="8919"/>
        </w:tabs>
        <w:rPr>
          <w:del w:id="361" w:author="Miguel Centeno Muñoz" w:date="2014-07-28T01:13:00Z"/>
          <w:noProof/>
        </w:rPr>
      </w:pPr>
      <w:del w:id="362" w:author="Miguel Centeno Muñoz" w:date="2014-07-28T01:13:00Z">
        <w:r w:rsidRPr="00195ACE" w:rsidDel="00195ACE">
          <w:rPr>
            <w:rPrChange w:id="363" w:author="Miguel Centeno Muñoz" w:date="2014-07-28T01:13:00Z">
              <w:rPr>
                <w:rStyle w:val="Hipervnculo"/>
                <w:noProof/>
              </w:rPr>
            </w:rPrChange>
          </w:rPr>
          <w:delText xml:space="preserve">3.4.- MVP aplicado a Gwt: </w:delText>
        </w:r>
        <w:r w:rsidRPr="00195ACE" w:rsidDel="00195ACE">
          <w:rPr>
            <w:highlight w:val="yellow"/>
            <w:rPrChange w:id="364" w:author="Miguel Centeno Muñoz" w:date="2014-07-28T01:13:00Z">
              <w:rPr>
                <w:rStyle w:val="Hipervnculo"/>
                <w:noProof/>
                <w:highlight w:val="yellow"/>
              </w:rPr>
            </w:rPrChange>
          </w:rPr>
          <w:delText>No terminado</w:delText>
        </w:r>
        <w:r w:rsidDel="00195ACE">
          <w:rPr>
            <w:noProof/>
            <w:webHidden/>
          </w:rPr>
          <w:tab/>
        </w:r>
        <w:r w:rsidR="00460F22" w:rsidDel="00195ACE">
          <w:rPr>
            <w:noProof/>
            <w:webHidden/>
          </w:rPr>
          <w:delText>21</w:delText>
        </w:r>
      </w:del>
    </w:p>
    <w:p w:rsidR="00F40F7D" w:rsidDel="00195ACE" w:rsidRDefault="00F40F7D">
      <w:pPr>
        <w:pStyle w:val="TDC3"/>
        <w:tabs>
          <w:tab w:val="right" w:leader="dot" w:pos="8919"/>
        </w:tabs>
        <w:rPr>
          <w:del w:id="365" w:author="Miguel Centeno Muñoz" w:date="2014-07-28T01:13:00Z"/>
          <w:noProof/>
        </w:rPr>
      </w:pPr>
      <w:del w:id="366" w:author="Miguel Centeno Muñoz" w:date="2014-07-28T01:13:00Z">
        <w:r w:rsidRPr="00195ACE" w:rsidDel="00195ACE">
          <w:rPr>
            <w:rPrChange w:id="367" w:author="Miguel Centeno Muñoz" w:date="2014-07-28T01:13:00Z">
              <w:rPr>
                <w:rStyle w:val="Hipervnculo"/>
                <w:noProof/>
              </w:rPr>
            </w:rPrChange>
          </w:rPr>
          <w:delText>3.5.- Datastore y Google App Engine (uso de JDO)</w:delText>
        </w:r>
        <w:r w:rsidDel="00195ACE">
          <w:rPr>
            <w:noProof/>
            <w:webHidden/>
          </w:rPr>
          <w:tab/>
        </w:r>
        <w:r w:rsidR="00460F22" w:rsidDel="00195ACE">
          <w:rPr>
            <w:noProof/>
            <w:webHidden/>
          </w:rPr>
          <w:delText>22</w:delText>
        </w:r>
      </w:del>
    </w:p>
    <w:p w:rsidR="00F40F7D" w:rsidDel="00195ACE" w:rsidRDefault="00F40F7D">
      <w:pPr>
        <w:pStyle w:val="TDC3"/>
        <w:tabs>
          <w:tab w:val="right" w:leader="dot" w:pos="8919"/>
        </w:tabs>
        <w:rPr>
          <w:del w:id="368" w:author="Miguel Centeno Muñoz" w:date="2014-07-28T01:13:00Z"/>
          <w:noProof/>
        </w:rPr>
      </w:pPr>
      <w:del w:id="369" w:author="Miguel Centeno Muñoz" w:date="2014-07-28T01:13:00Z">
        <w:r w:rsidRPr="00195ACE" w:rsidDel="00195ACE">
          <w:rPr>
            <w:rPrChange w:id="370" w:author="Miguel Centeno Muñoz" w:date="2014-07-28T01:13:00Z">
              <w:rPr>
                <w:rStyle w:val="Hipervnculo"/>
                <w:noProof/>
              </w:rPr>
            </w:rPrChange>
          </w:rPr>
          <w:delText>3.6.- Control de versiones</w:delText>
        </w:r>
        <w:r w:rsidDel="00195ACE">
          <w:rPr>
            <w:noProof/>
            <w:webHidden/>
          </w:rPr>
          <w:tab/>
        </w:r>
        <w:r w:rsidR="00460F22" w:rsidDel="00195ACE">
          <w:rPr>
            <w:noProof/>
            <w:webHidden/>
          </w:rPr>
          <w:delText>22</w:delText>
        </w:r>
      </w:del>
    </w:p>
    <w:p w:rsidR="00F40F7D" w:rsidDel="00195ACE" w:rsidRDefault="00F40F7D">
      <w:pPr>
        <w:pStyle w:val="TDC4"/>
        <w:tabs>
          <w:tab w:val="right" w:leader="dot" w:pos="8919"/>
        </w:tabs>
        <w:rPr>
          <w:del w:id="371" w:author="Miguel Centeno Muñoz" w:date="2014-07-28T01:13:00Z"/>
          <w:rFonts w:eastAsiaTheme="minorEastAsia"/>
          <w:noProof/>
          <w:lang w:eastAsia="es-ES"/>
        </w:rPr>
      </w:pPr>
      <w:del w:id="372" w:author="Miguel Centeno Muñoz" w:date="2014-07-28T01:13:00Z">
        <w:r w:rsidRPr="00195ACE" w:rsidDel="00195ACE">
          <w:rPr>
            <w:rPrChange w:id="373" w:author="Miguel Centeno Muñoz" w:date="2014-07-28T01:13:00Z">
              <w:rPr>
                <w:rStyle w:val="Hipervnculo"/>
                <w:noProof/>
              </w:rPr>
            </w:rPrChange>
          </w:rPr>
          <w:delText>3.6.1.- Git</w:delText>
        </w:r>
        <w:r w:rsidDel="00195ACE">
          <w:rPr>
            <w:noProof/>
            <w:webHidden/>
          </w:rPr>
          <w:tab/>
        </w:r>
        <w:r w:rsidR="00460F22" w:rsidDel="00195ACE">
          <w:rPr>
            <w:noProof/>
            <w:webHidden/>
          </w:rPr>
          <w:delText>22</w:delText>
        </w:r>
      </w:del>
    </w:p>
    <w:p w:rsidR="00F40F7D" w:rsidDel="00195ACE" w:rsidRDefault="00F40F7D">
      <w:pPr>
        <w:pStyle w:val="TDC4"/>
        <w:tabs>
          <w:tab w:val="right" w:leader="dot" w:pos="8919"/>
        </w:tabs>
        <w:rPr>
          <w:del w:id="374" w:author="Miguel Centeno Muñoz" w:date="2014-07-28T01:13:00Z"/>
          <w:rFonts w:eastAsiaTheme="minorEastAsia"/>
          <w:noProof/>
          <w:lang w:eastAsia="es-ES"/>
        </w:rPr>
      </w:pPr>
      <w:del w:id="375" w:author="Miguel Centeno Muñoz" w:date="2014-07-28T01:13:00Z">
        <w:r w:rsidRPr="00195ACE" w:rsidDel="00195ACE">
          <w:rPr>
            <w:rPrChange w:id="376" w:author="Miguel Centeno Muñoz" w:date="2014-07-28T01:13:00Z">
              <w:rPr>
                <w:rStyle w:val="Hipervnculo"/>
                <w:noProof/>
              </w:rPr>
            </w:rPrChange>
          </w:rPr>
          <w:delText>3.6.2. Comandos básicos de Git</w:delText>
        </w:r>
        <w:r w:rsidDel="00195ACE">
          <w:rPr>
            <w:noProof/>
            <w:webHidden/>
          </w:rPr>
          <w:tab/>
        </w:r>
        <w:r w:rsidR="00460F22" w:rsidDel="00195ACE">
          <w:rPr>
            <w:noProof/>
            <w:webHidden/>
          </w:rPr>
          <w:delText>23</w:delText>
        </w:r>
      </w:del>
    </w:p>
    <w:p w:rsidR="00F40F7D" w:rsidDel="00195ACE" w:rsidRDefault="00F40F7D">
      <w:pPr>
        <w:pStyle w:val="TDC4"/>
        <w:tabs>
          <w:tab w:val="right" w:leader="dot" w:pos="8919"/>
        </w:tabs>
        <w:rPr>
          <w:del w:id="377" w:author="Miguel Centeno Muñoz" w:date="2014-07-28T01:13:00Z"/>
          <w:rFonts w:eastAsiaTheme="minorEastAsia"/>
          <w:noProof/>
          <w:lang w:eastAsia="es-ES"/>
        </w:rPr>
      </w:pPr>
      <w:del w:id="378" w:author="Miguel Centeno Muñoz" w:date="2014-07-28T01:13:00Z">
        <w:r w:rsidRPr="00195ACE" w:rsidDel="00195ACE">
          <w:rPr>
            <w:rPrChange w:id="379" w:author="Miguel Centeno Muñoz" w:date="2014-07-28T01:13:00Z">
              <w:rPr>
                <w:rStyle w:val="Hipervnculo"/>
                <w:noProof/>
              </w:rPr>
            </w:rPrChange>
          </w:rPr>
          <w:delText>3.6.3.- Uso de Git</w:delText>
        </w:r>
        <w:r w:rsidDel="00195ACE">
          <w:rPr>
            <w:noProof/>
            <w:webHidden/>
          </w:rPr>
          <w:tab/>
        </w:r>
        <w:r w:rsidR="00460F22" w:rsidDel="00195ACE">
          <w:rPr>
            <w:noProof/>
            <w:webHidden/>
          </w:rPr>
          <w:delText>24</w:delText>
        </w:r>
      </w:del>
    </w:p>
    <w:p w:rsidR="00F40F7D" w:rsidDel="00195ACE" w:rsidRDefault="00F40F7D">
      <w:pPr>
        <w:pStyle w:val="TDC1"/>
        <w:tabs>
          <w:tab w:val="right" w:leader="dot" w:pos="8919"/>
        </w:tabs>
        <w:rPr>
          <w:del w:id="380" w:author="Miguel Centeno Muñoz" w:date="2014-07-28T01:13:00Z"/>
          <w:rFonts w:cstheme="minorBidi"/>
          <w:b w:val="0"/>
          <w:bCs w:val="0"/>
          <w:noProof/>
          <w:color w:val="auto"/>
          <w:sz w:val="22"/>
          <w:szCs w:val="22"/>
        </w:rPr>
      </w:pPr>
      <w:del w:id="381" w:author="Miguel Centeno Muñoz" w:date="2014-07-28T01:13:00Z">
        <w:r w:rsidRPr="00195ACE" w:rsidDel="00195ACE">
          <w:rPr>
            <w:rPrChange w:id="382" w:author="Miguel Centeno Muñoz" w:date="2014-07-28T01:13:00Z">
              <w:rPr>
                <w:rStyle w:val="Hipervnculo"/>
                <w:b w:val="0"/>
                <w:bCs w:val="0"/>
                <w:noProof/>
              </w:rPr>
            </w:rPrChange>
          </w:rPr>
          <w:delText>Parte III.- Sistema desarrollado</w:delText>
        </w:r>
        <w:r w:rsidDel="00195ACE">
          <w:rPr>
            <w:noProof/>
            <w:webHidden/>
          </w:rPr>
          <w:tab/>
        </w:r>
        <w:r w:rsidR="00460F22" w:rsidDel="00195ACE">
          <w:rPr>
            <w:noProof/>
            <w:webHidden/>
          </w:rPr>
          <w:delText>27</w:delText>
        </w:r>
      </w:del>
    </w:p>
    <w:p w:rsidR="00F40F7D" w:rsidDel="00195ACE" w:rsidRDefault="00F40F7D">
      <w:pPr>
        <w:pStyle w:val="TDC2"/>
        <w:tabs>
          <w:tab w:val="right" w:leader="dot" w:pos="8919"/>
        </w:tabs>
        <w:rPr>
          <w:del w:id="383" w:author="Miguel Centeno Muñoz" w:date="2014-07-28T01:13:00Z"/>
          <w:rFonts w:cstheme="minorBidi"/>
          <w:b w:val="0"/>
          <w:bCs w:val="0"/>
          <w:i w:val="0"/>
          <w:iCs w:val="0"/>
          <w:noProof/>
          <w:color w:val="auto"/>
          <w:sz w:val="22"/>
        </w:rPr>
      </w:pPr>
      <w:del w:id="384" w:author="Miguel Centeno Muñoz" w:date="2014-07-28T01:13:00Z">
        <w:r w:rsidRPr="00195ACE" w:rsidDel="00195ACE">
          <w:rPr>
            <w:rPrChange w:id="385" w:author="Miguel Centeno Muñoz" w:date="2014-07-28T01:13:00Z">
              <w:rPr>
                <w:rStyle w:val="Hipervnculo"/>
                <w:b w:val="0"/>
                <w:bCs w:val="0"/>
                <w:i w:val="0"/>
                <w:iCs w:val="0"/>
                <w:noProof/>
              </w:rPr>
            </w:rPrChange>
          </w:rPr>
          <w:delText>4.- Dominio del problema</w:delText>
        </w:r>
        <w:r w:rsidDel="00195ACE">
          <w:rPr>
            <w:noProof/>
            <w:webHidden/>
          </w:rPr>
          <w:tab/>
        </w:r>
        <w:r w:rsidR="00460F22" w:rsidDel="00195ACE">
          <w:rPr>
            <w:noProof/>
            <w:webHidden/>
          </w:rPr>
          <w:delText>29</w:delText>
        </w:r>
      </w:del>
    </w:p>
    <w:p w:rsidR="00F40F7D" w:rsidDel="00195ACE" w:rsidRDefault="00F40F7D">
      <w:pPr>
        <w:pStyle w:val="TDC3"/>
        <w:tabs>
          <w:tab w:val="right" w:leader="dot" w:pos="8919"/>
        </w:tabs>
        <w:rPr>
          <w:del w:id="386" w:author="Miguel Centeno Muñoz" w:date="2014-07-28T01:13:00Z"/>
          <w:noProof/>
        </w:rPr>
      </w:pPr>
      <w:del w:id="387" w:author="Miguel Centeno Muñoz" w:date="2014-07-28T01:13:00Z">
        <w:r w:rsidRPr="00195ACE" w:rsidDel="00195ACE">
          <w:rPr>
            <w:rPrChange w:id="388" w:author="Miguel Centeno Muñoz" w:date="2014-07-28T01:13:00Z">
              <w:rPr>
                <w:rStyle w:val="Hipervnculo"/>
                <w:noProof/>
              </w:rPr>
            </w:rPrChange>
          </w:rPr>
          <w:delText>4.1.- Descripción del problema</w:delText>
        </w:r>
        <w:r w:rsidDel="00195ACE">
          <w:rPr>
            <w:noProof/>
            <w:webHidden/>
          </w:rPr>
          <w:tab/>
        </w:r>
        <w:r w:rsidR="00460F22" w:rsidDel="00195ACE">
          <w:rPr>
            <w:noProof/>
            <w:webHidden/>
          </w:rPr>
          <w:delText>29</w:delText>
        </w:r>
      </w:del>
    </w:p>
    <w:p w:rsidR="00F40F7D" w:rsidDel="00195ACE" w:rsidRDefault="00F40F7D">
      <w:pPr>
        <w:pStyle w:val="TDC3"/>
        <w:tabs>
          <w:tab w:val="right" w:leader="dot" w:pos="8919"/>
        </w:tabs>
        <w:rPr>
          <w:del w:id="389" w:author="Miguel Centeno Muñoz" w:date="2014-07-28T01:13:00Z"/>
          <w:noProof/>
        </w:rPr>
      </w:pPr>
      <w:del w:id="390" w:author="Miguel Centeno Muñoz" w:date="2014-07-28T01:13:00Z">
        <w:r w:rsidRPr="00195ACE" w:rsidDel="00195ACE">
          <w:rPr>
            <w:rPrChange w:id="391" w:author="Miguel Centeno Muñoz" w:date="2014-07-28T01:13:00Z">
              <w:rPr>
                <w:rStyle w:val="Hipervnculo"/>
                <w:noProof/>
              </w:rPr>
            </w:rPrChange>
          </w:rPr>
          <w:delText>4.2.- Descripción del sistema actual</w:delText>
        </w:r>
        <w:r w:rsidDel="00195ACE">
          <w:rPr>
            <w:noProof/>
            <w:webHidden/>
          </w:rPr>
          <w:tab/>
        </w:r>
        <w:r w:rsidR="00460F22" w:rsidDel="00195ACE">
          <w:rPr>
            <w:noProof/>
            <w:webHidden/>
          </w:rPr>
          <w:delText>30</w:delText>
        </w:r>
      </w:del>
    </w:p>
    <w:p w:rsidR="00F40F7D" w:rsidDel="00195ACE" w:rsidRDefault="00F40F7D">
      <w:pPr>
        <w:pStyle w:val="TDC3"/>
        <w:tabs>
          <w:tab w:val="right" w:leader="dot" w:pos="8919"/>
        </w:tabs>
        <w:rPr>
          <w:del w:id="392" w:author="Miguel Centeno Muñoz" w:date="2014-07-28T01:13:00Z"/>
          <w:noProof/>
        </w:rPr>
      </w:pPr>
      <w:del w:id="393" w:author="Miguel Centeno Muñoz" w:date="2014-07-28T01:13:00Z">
        <w:r w:rsidRPr="00195ACE" w:rsidDel="00195ACE">
          <w:rPr>
            <w:rPrChange w:id="394" w:author="Miguel Centeno Muñoz" w:date="2014-07-28T01:13:00Z">
              <w:rPr>
                <w:rStyle w:val="Hipervnculo"/>
                <w:noProof/>
              </w:rPr>
            </w:rPrChange>
          </w:rPr>
          <w:delText>4.3.- Glosario de términos</w:delText>
        </w:r>
        <w:r w:rsidDel="00195ACE">
          <w:rPr>
            <w:noProof/>
            <w:webHidden/>
          </w:rPr>
          <w:tab/>
        </w:r>
        <w:r w:rsidR="00460F22" w:rsidDel="00195ACE">
          <w:rPr>
            <w:noProof/>
            <w:webHidden/>
          </w:rPr>
          <w:delText>30</w:delText>
        </w:r>
      </w:del>
    </w:p>
    <w:p w:rsidR="00F40F7D" w:rsidDel="00195ACE" w:rsidRDefault="00F40F7D">
      <w:pPr>
        <w:pStyle w:val="TDC2"/>
        <w:tabs>
          <w:tab w:val="right" w:leader="dot" w:pos="8919"/>
        </w:tabs>
        <w:rPr>
          <w:del w:id="395" w:author="Miguel Centeno Muñoz" w:date="2014-07-28T01:13:00Z"/>
          <w:rFonts w:cstheme="minorBidi"/>
          <w:b w:val="0"/>
          <w:bCs w:val="0"/>
          <w:i w:val="0"/>
          <w:iCs w:val="0"/>
          <w:noProof/>
          <w:color w:val="auto"/>
          <w:sz w:val="22"/>
        </w:rPr>
      </w:pPr>
      <w:del w:id="396" w:author="Miguel Centeno Muñoz" w:date="2014-07-28T01:13:00Z">
        <w:r w:rsidRPr="00195ACE" w:rsidDel="00195ACE">
          <w:rPr>
            <w:rPrChange w:id="397" w:author="Miguel Centeno Muñoz" w:date="2014-07-28T01:13:00Z">
              <w:rPr>
                <w:rStyle w:val="Hipervnculo"/>
                <w:b w:val="0"/>
                <w:bCs w:val="0"/>
                <w:i w:val="0"/>
                <w:iCs w:val="0"/>
                <w:noProof/>
              </w:rPr>
            </w:rPrChange>
          </w:rPr>
          <w:delText>5.- Visión general del sistema desarrollado</w:delText>
        </w:r>
        <w:r w:rsidDel="00195ACE">
          <w:rPr>
            <w:noProof/>
            <w:webHidden/>
          </w:rPr>
          <w:tab/>
        </w:r>
        <w:r w:rsidR="00460F22" w:rsidDel="00195ACE">
          <w:rPr>
            <w:noProof/>
            <w:webHidden/>
          </w:rPr>
          <w:delText>30</w:delText>
        </w:r>
      </w:del>
    </w:p>
    <w:p w:rsidR="00F40F7D" w:rsidDel="00195ACE" w:rsidRDefault="00F40F7D">
      <w:pPr>
        <w:pStyle w:val="TDC3"/>
        <w:tabs>
          <w:tab w:val="right" w:leader="dot" w:pos="8919"/>
        </w:tabs>
        <w:rPr>
          <w:del w:id="398" w:author="Miguel Centeno Muñoz" w:date="2014-07-28T01:13:00Z"/>
          <w:noProof/>
        </w:rPr>
      </w:pPr>
      <w:del w:id="399" w:author="Miguel Centeno Muñoz" w:date="2014-07-28T01:13:00Z">
        <w:r w:rsidRPr="00195ACE" w:rsidDel="00195ACE">
          <w:rPr>
            <w:rPrChange w:id="400" w:author="Miguel Centeno Muñoz" w:date="2014-07-28T01:13:00Z">
              <w:rPr>
                <w:rStyle w:val="Hipervnculo"/>
                <w:noProof/>
              </w:rPr>
            </w:rPrChange>
          </w:rPr>
          <w:delText>5.1.- Participantes en el proyecto</w:delText>
        </w:r>
        <w:r w:rsidDel="00195ACE">
          <w:rPr>
            <w:noProof/>
            <w:webHidden/>
          </w:rPr>
          <w:tab/>
        </w:r>
        <w:r w:rsidR="00460F22" w:rsidDel="00195ACE">
          <w:rPr>
            <w:noProof/>
            <w:webHidden/>
          </w:rPr>
          <w:delText>30</w:delText>
        </w:r>
      </w:del>
    </w:p>
    <w:p w:rsidR="00F40F7D" w:rsidDel="00195ACE" w:rsidRDefault="00F40F7D">
      <w:pPr>
        <w:pStyle w:val="TDC4"/>
        <w:tabs>
          <w:tab w:val="right" w:leader="dot" w:pos="8919"/>
        </w:tabs>
        <w:rPr>
          <w:del w:id="401" w:author="Miguel Centeno Muñoz" w:date="2014-07-28T01:13:00Z"/>
          <w:rFonts w:eastAsiaTheme="minorEastAsia"/>
          <w:noProof/>
          <w:lang w:eastAsia="es-ES"/>
        </w:rPr>
      </w:pPr>
      <w:del w:id="402" w:author="Miguel Centeno Muñoz" w:date="2014-07-28T01:13:00Z">
        <w:r w:rsidRPr="00195ACE" w:rsidDel="00195ACE">
          <w:rPr>
            <w:rPrChange w:id="403" w:author="Miguel Centeno Muñoz" w:date="2014-07-28T01:13:00Z">
              <w:rPr>
                <w:rStyle w:val="Hipervnculo"/>
                <w:noProof/>
              </w:rPr>
            </w:rPrChange>
          </w:rPr>
          <w:delText>5.1.1.- Participantes</w:delText>
        </w:r>
        <w:r w:rsidDel="00195ACE">
          <w:rPr>
            <w:noProof/>
            <w:webHidden/>
          </w:rPr>
          <w:tab/>
        </w:r>
        <w:r w:rsidR="00460F22" w:rsidDel="00195ACE">
          <w:rPr>
            <w:noProof/>
            <w:webHidden/>
          </w:rPr>
          <w:delText>30</w:delText>
        </w:r>
      </w:del>
    </w:p>
    <w:p w:rsidR="00F40F7D" w:rsidDel="00195ACE" w:rsidRDefault="00F40F7D">
      <w:pPr>
        <w:pStyle w:val="TDC4"/>
        <w:tabs>
          <w:tab w:val="right" w:leader="dot" w:pos="8919"/>
        </w:tabs>
        <w:rPr>
          <w:del w:id="404" w:author="Miguel Centeno Muñoz" w:date="2014-07-28T01:13:00Z"/>
          <w:rFonts w:eastAsiaTheme="minorEastAsia"/>
          <w:noProof/>
          <w:lang w:eastAsia="es-ES"/>
        </w:rPr>
      </w:pPr>
      <w:del w:id="405" w:author="Miguel Centeno Muñoz" w:date="2014-07-28T01:13:00Z">
        <w:r w:rsidRPr="00195ACE" w:rsidDel="00195ACE">
          <w:rPr>
            <w:rPrChange w:id="406" w:author="Miguel Centeno Muñoz" w:date="2014-07-28T01:13:00Z">
              <w:rPr>
                <w:rStyle w:val="Hipervnculo"/>
                <w:noProof/>
                <w:lang w:val="en-US"/>
              </w:rPr>
            </w:rPrChange>
          </w:rPr>
          <w:delText>5.1.2.- Organizaciones</w:delText>
        </w:r>
        <w:r w:rsidDel="00195ACE">
          <w:rPr>
            <w:noProof/>
            <w:webHidden/>
          </w:rPr>
          <w:tab/>
        </w:r>
        <w:r w:rsidR="00460F22" w:rsidDel="00195ACE">
          <w:rPr>
            <w:noProof/>
            <w:webHidden/>
          </w:rPr>
          <w:delText>30</w:delText>
        </w:r>
      </w:del>
    </w:p>
    <w:p w:rsidR="00F40F7D" w:rsidDel="00195ACE" w:rsidRDefault="00F40F7D">
      <w:pPr>
        <w:pStyle w:val="TDC3"/>
        <w:tabs>
          <w:tab w:val="right" w:leader="dot" w:pos="8919"/>
        </w:tabs>
        <w:rPr>
          <w:del w:id="407" w:author="Miguel Centeno Muñoz" w:date="2014-07-28T01:13:00Z"/>
          <w:noProof/>
        </w:rPr>
      </w:pPr>
      <w:del w:id="408" w:author="Miguel Centeno Muñoz" w:date="2014-07-28T01:13:00Z">
        <w:r w:rsidRPr="00195ACE" w:rsidDel="00195ACE">
          <w:rPr>
            <w:rPrChange w:id="409" w:author="Miguel Centeno Muñoz" w:date="2014-07-28T01:13:00Z">
              <w:rPr>
                <w:rStyle w:val="Hipervnculo"/>
                <w:noProof/>
                <w:lang w:val="en-US"/>
              </w:rPr>
            </w:rPrChange>
          </w:rPr>
          <w:delText>5.2.- Objetivos del sistema</w:delText>
        </w:r>
        <w:r w:rsidDel="00195ACE">
          <w:rPr>
            <w:noProof/>
            <w:webHidden/>
          </w:rPr>
          <w:tab/>
        </w:r>
        <w:r w:rsidR="00460F22" w:rsidDel="00195ACE">
          <w:rPr>
            <w:noProof/>
            <w:webHidden/>
          </w:rPr>
          <w:delText>31</w:delText>
        </w:r>
      </w:del>
    </w:p>
    <w:p w:rsidR="00F40F7D" w:rsidDel="00195ACE" w:rsidRDefault="00F40F7D">
      <w:pPr>
        <w:pStyle w:val="TDC2"/>
        <w:tabs>
          <w:tab w:val="right" w:leader="dot" w:pos="8919"/>
        </w:tabs>
        <w:rPr>
          <w:del w:id="410" w:author="Miguel Centeno Muñoz" w:date="2014-07-28T01:13:00Z"/>
          <w:rFonts w:cstheme="minorBidi"/>
          <w:b w:val="0"/>
          <w:bCs w:val="0"/>
          <w:i w:val="0"/>
          <w:iCs w:val="0"/>
          <w:noProof/>
          <w:color w:val="auto"/>
          <w:sz w:val="22"/>
        </w:rPr>
      </w:pPr>
      <w:del w:id="411" w:author="Miguel Centeno Muñoz" w:date="2014-07-28T01:13:00Z">
        <w:r w:rsidRPr="00195ACE" w:rsidDel="00195ACE">
          <w:rPr>
            <w:rPrChange w:id="412" w:author="Miguel Centeno Muñoz" w:date="2014-07-28T01:13:00Z">
              <w:rPr>
                <w:rStyle w:val="Hipervnculo"/>
                <w:b w:val="0"/>
                <w:bCs w:val="0"/>
                <w:i w:val="0"/>
                <w:iCs w:val="0"/>
                <w:noProof/>
              </w:rPr>
            </w:rPrChange>
          </w:rPr>
          <w:delText>6.- Elicitación de requisitos</w:delText>
        </w:r>
        <w:r w:rsidDel="00195ACE">
          <w:rPr>
            <w:noProof/>
            <w:webHidden/>
          </w:rPr>
          <w:tab/>
        </w:r>
        <w:r w:rsidR="00460F22" w:rsidDel="00195ACE">
          <w:rPr>
            <w:noProof/>
            <w:webHidden/>
          </w:rPr>
          <w:delText>32</w:delText>
        </w:r>
      </w:del>
    </w:p>
    <w:p w:rsidR="00F40F7D" w:rsidDel="00195ACE" w:rsidRDefault="00F40F7D">
      <w:pPr>
        <w:pStyle w:val="TDC3"/>
        <w:tabs>
          <w:tab w:val="right" w:leader="dot" w:pos="8919"/>
        </w:tabs>
        <w:rPr>
          <w:del w:id="413" w:author="Miguel Centeno Muñoz" w:date="2014-07-28T01:13:00Z"/>
          <w:noProof/>
        </w:rPr>
      </w:pPr>
      <w:del w:id="414" w:author="Miguel Centeno Muñoz" w:date="2014-07-28T01:13:00Z">
        <w:r w:rsidRPr="00195ACE" w:rsidDel="00195ACE">
          <w:rPr>
            <w:rPrChange w:id="415" w:author="Miguel Centeno Muñoz" w:date="2014-07-28T01:13:00Z">
              <w:rPr>
                <w:rStyle w:val="Hipervnculo"/>
                <w:noProof/>
              </w:rPr>
            </w:rPrChange>
          </w:rPr>
          <w:delText>6.1.- Requisitos de información</w:delText>
        </w:r>
        <w:r w:rsidDel="00195ACE">
          <w:rPr>
            <w:noProof/>
            <w:webHidden/>
          </w:rPr>
          <w:tab/>
        </w:r>
        <w:r w:rsidR="00460F22" w:rsidDel="00195ACE">
          <w:rPr>
            <w:noProof/>
            <w:webHidden/>
          </w:rPr>
          <w:delText>32</w:delText>
        </w:r>
      </w:del>
    </w:p>
    <w:p w:rsidR="00F40F7D" w:rsidDel="00195ACE" w:rsidRDefault="00F40F7D">
      <w:pPr>
        <w:pStyle w:val="TDC3"/>
        <w:tabs>
          <w:tab w:val="right" w:leader="dot" w:pos="8919"/>
        </w:tabs>
        <w:rPr>
          <w:del w:id="416" w:author="Miguel Centeno Muñoz" w:date="2014-07-28T01:13:00Z"/>
          <w:noProof/>
        </w:rPr>
      </w:pPr>
      <w:del w:id="417" w:author="Miguel Centeno Muñoz" w:date="2014-07-28T01:13:00Z">
        <w:r w:rsidRPr="00195ACE" w:rsidDel="00195ACE">
          <w:rPr>
            <w:rPrChange w:id="418" w:author="Miguel Centeno Muñoz" w:date="2014-07-28T01:13:00Z">
              <w:rPr>
                <w:rStyle w:val="Hipervnculo"/>
                <w:noProof/>
              </w:rPr>
            </w:rPrChange>
          </w:rPr>
          <w:delText>6.2.- Reglas de negocio y restricciones</w:delText>
        </w:r>
        <w:r w:rsidDel="00195ACE">
          <w:rPr>
            <w:noProof/>
            <w:webHidden/>
          </w:rPr>
          <w:tab/>
        </w:r>
        <w:r w:rsidR="00460F22" w:rsidDel="00195ACE">
          <w:rPr>
            <w:noProof/>
            <w:webHidden/>
          </w:rPr>
          <w:delText>33</w:delText>
        </w:r>
      </w:del>
    </w:p>
    <w:p w:rsidR="00F40F7D" w:rsidDel="00195ACE" w:rsidRDefault="00F40F7D">
      <w:pPr>
        <w:pStyle w:val="TDC3"/>
        <w:tabs>
          <w:tab w:val="right" w:leader="dot" w:pos="8919"/>
        </w:tabs>
        <w:rPr>
          <w:del w:id="419" w:author="Miguel Centeno Muñoz" w:date="2014-07-28T01:13:00Z"/>
          <w:noProof/>
        </w:rPr>
      </w:pPr>
      <w:del w:id="420" w:author="Miguel Centeno Muñoz" w:date="2014-07-28T01:13:00Z">
        <w:r w:rsidRPr="00195ACE" w:rsidDel="00195ACE">
          <w:rPr>
            <w:rPrChange w:id="421" w:author="Miguel Centeno Muñoz" w:date="2014-07-28T01:13:00Z">
              <w:rPr>
                <w:rStyle w:val="Hipervnculo"/>
                <w:noProof/>
              </w:rPr>
            </w:rPrChange>
          </w:rPr>
          <w:delText>6.3.- Requisitos funcionales</w:delText>
        </w:r>
        <w:r w:rsidDel="00195ACE">
          <w:rPr>
            <w:noProof/>
            <w:webHidden/>
          </w:rPr>
          <w:tab/>
        </w:r>
        <w:r w:rsidR="00460F22" w:rsidDel="00195ACE">
          <w:rPr>
            <w:noProof/>
            <w:webHidden/>
          </w:rPr>
          <w:delText>34</w:delText>
        </w:r>
      </w:del>
    </w:p>
    <w:p w:rsidR="00F40F7D" w:rsidDel="00195ACE" w:rsidRDefault="00F40F7D">
      <w:pPr>
        <w:pStyle w:val="TDC4"/>
        <w:tabs>
          <w:tab w:val="right" w:leader="dot" w:pos="8919"/>
        </w:tabs>
        <w:rPr>
          <w:del w:id="422" w:author="Miguel Centeno Muñoz" w:date="2014-07-28T01:13:00Z"/>
          <w:rFonts w:eastAsiaTheme="minorEastAsia"/>
          <w:noProof/>
          <w:lang w:eastAsia="es-ES"/>
        </w:rPr>
      </w:pPr>
      <w:del w:id="423" w:author="Miguel Centeno Muñoz" w:date="2014-07-28T01:13:00Z">
        <w:r w:rsidRPr="00195ACE" w:rsidDel="00195ACE">
          <w:rPr>
            <w:rPrChange w:id="424" w:author="Miguel Centeno Muñoz" w:date="2014-07-28T01:13:00Z">
              <w:rPr>
                <w:rStyle w:val="Hipervnculo"/>
                <w:noProof/>
              </w:rPr>
            </w:rPrChange>
          </w:rPr>
          <w:delText>6.3.1 Diagrama de subsistemas del sistema</w:delText>
        </w:r>
        <w:r w:rsidDel="00195ACE">
          <w:rPr>
            <w:noProof/>
            <w:webHidden/>
          </w:rPr>
          <w:tab/>
        </w:r>
        <w:r w:rsidR="00460F22" w:rsidDel="00195ACE">
          <w:rPr>
            <w:noProof/>
            <w:webHidden/>
          </w:rPr>
          <w:delText>34</w:delText>
        </w:r>
      </w:del>
    </w:p>
    <w:p w:rsidR="00F40F7D" w:rsidDel="00195ACE" w:rsidRDefault="00F40F7D">
      <w:pPr>
        <w:pStyle w:val="TDC4"/>
        <w:tabs>
          <w:tab w:val="right" w:leader="dot" w:pos="8919"/>
        </w:tabs>
        <w:rPr>
          <w:del w:id="425" w:author="Miguel Centeno Muñoz" w:date="2014-07-28T01:13:00Z"/>
          <w:rFonts w:eastAsiaTheme="minorEastAsia"/>
          <w:noProof/>
          <w:lang w:eastAsia="es-ES"/>
        </w:rPr>
      </w:pPr>
      <w:del w:id="426" w:author="Miguel Centeno Muñoz" w:date="2014-07-28T01:13:00Z">
        <w:r w:rsidRPr="00195ACE" w:rsidDel="00195ACE">
          <w:rPr>
            <w:rPrChange w:id="427" w:author="Miguel Centeno Muñoz" w:date="2014-07-28T01:13:00Z">
              <w:rPr>
                <w:rStyle w:val="Hipervnculo"/>
                <w:noProof/>
              </w:rPr>
            </w:rPrChange>
          </w:rPr>
          <w:delText>6.3.2.- Diagramas de casos de uso</w:delText>
        </w:r>
        <w:r w:rsidDel="00195ACE">
          <w:rPr>
            <w:noProof/>
            <w:webHidden/>
          </w:rPr>
          <w:tab/>
        </w:r>
        <w:r w:rsidR="00460F22" w:rsidDel="00195ACE">
          <w:rPr>
            <w:noProof/>
            <w:webHidden/>
          </w:rPr>
          <w:delText>34</w:delText>
        </w:r>
      </w:del>
    </w:p>
    <w:p w:rsidR="00F40F7D" w:rsidDel="00195ACE" w:rsidRDefault="00F40F7D">
      <w:pPr>
        <w:pStyle w:val="TDC4"/>
        <w:tabs>
          <w:tab w:val="right" w:leader="dot" w:pos="8919"/>
        </w:tabs>
        <w:rPr>
          <w:del w:id="428" w:author="Miguel Centeno Muñoz" w:date="2014-07-28T01:13:00Z"/>
          <w:rFonts w:eastAsiaTheme="minorEastAsia"/>
          <w:noProof/>
          <w:lang w:eastAsia="es-ES"/>
        </w:rPr>
      </w:pPr>
      <w:del w:id="429" w:author="Miguel Centeno Muñoz" w:date="2014-07-28T01:13:00Z">
        <w:r w:rsidRPr="00195ACE" w:rsidDel="00195ACE">
          <w:rPr>
            <w:rPrChange w:id="430" w:author="Miguel Centeno Muñoz" w:date="2014-07-28T01:13:00Z">
              <w:rPr>
                <w:rStyle w:val="Hipervnculo"/>
                <w:noProof/>
              </w:rPr>
            </w:rPrChange>
          </w:rPr>
          <w:delText>6.3.2.- Definición de actores</w:delText>
        </w:r>
        <w:r w:rsidDel="00195ACE">
          <w:rPr>
            <w:noProof/>
            <w:webHidden/>
          </w:rPr>
          <w:tab/>
        </w:r>
        <w:r w:rsidR="00460F22" w:rsidDel="00195ACE">
          <w:rPr>
            <w:noProof/>
            <w:webHidden/>
          </w:rPr>
          <w:delText>35</w:delText>
        </w:r>
      </w:del>
    </w:p>
    <w:p w:rsidR="00F40F7D" w:rsidDel="00195ACE" w:rsidRDefault="00F40F7D">
      <w:pPr>
        <w:pStyle w:val="TDC4"/>
        <w:tabs>
          <w:tab w:val="right" w:leader="dot" w:pos="8919"/>
        </w:tabs>
        <w:rPr>
          <w:del w:id="431" w:author="Miguel Centeno Muñoz" w:date="2014-07-28T01:13:00Z"/>
          <w:rFonts w:eastAsiaTheme="minorEastAsia"/>
          <w:noProof/>
          <w:lang w:eastAsia="es-ES"/>
        </w:rPr>
      </w:pPr>
      <w:del w:id="432" w:author="Miguel Centeno Muñoz" w:date="2014-07-28T01:13:00Z">
        <w:r w:rsidRPr="00195ACE" w:rsidDel="00195ACE">
          <w:rPr>
            <w:rPrChange w:id="433" w:author="Miguel Centeno Muñoz" w:date="2014-07-28T01:13:00Z">
              <w:rPr>
                <w:rStyle w:val="Hipervnculo"/>
                <w:noProof/>
              </w:rPr>
            </w:rPrChange>
          </w:rPr>
          <w:delText>6.3.3.- Casos de uso del sistema</w:delText>
        </w:r>
        <w:r w:rsidDel="00195ACE">
          <w:rPr>
            <w:noProof/>
            <w:webHidden/>
          </w:rPr>
          <w:tab/>
        </w:r>
        <w:r w:rsidR="00460F22" w:rsidDel="00195ACE">
          <w:rPr>
            <w:noProof/>
            <w:webHidden/>
          </w:rPr>
          <w:delText>36</w:delText>
        </w:r>
      </w:del>
    </w:p>
    <w:p w:rsidR="00F40F7D" w:rsidDel="00195ACE" w:rsidRDefault="00F40F7D">
      <w:pPr>
        <w:pStyle w:val="TDC3"/>
        <w:tabs>
          <w:tab w:val="right" w:leader="dot" w:pos="8919"/>
        </w:tabs>
        <w:rPr>
          <w:del w:id="434" w:author="Miguel Centeno Muñoz" w:date="2014-07-28T01:13:00Z"/>
          <w:noProof/>
        </w:rPr>
      </w:pPr>
      <w:del w:id="435" w:author="Miguel Centeno Muñoz" w:date="2014-07-28T01:13:00Z">
        <w:r w:rsidRPr="00195ACE" w:rsidDel="00195ACE">
          <w:rPr>
            <w:rPrChange w:id="436" w:author="Miguel Centeno Muñoz" w:date="2014-07-28T01:13:00Z">
              <w:rPr>
                <w:rStyle w:val="Hipervnculo"/>
                <w:noProof/>
              </w:rPr>
            </w:rPrChange>
          </w:rPr>
          <w:delText>6.3.- Requisitos no funcionales</w:delText>
        </w:r>
        <w:r w:rsidDel="00195ACE">
          <w:rPr>
            <w:noProof/>
            <w:webHidden/>
          </w:rPr>
          <w:tab/>
        </w:r>
        <w:r w:rsidR="00460F22" w:rsidDel="00195ACE">
          <w:rPr>
            <w:noProof/>
            <w:webHidden/>
          </w:rPr>
          <w:delText>40</w:delText>
        </w:r>
      </w:del>
    </w:p>
    <w:p w:rsidR="00F40F7D" w:rsidDel="00195ACE" w:rsidRDefault="00F40F7D">
      <w:pPr>
        <w:pStyle w:val="TDC3"/>
        <w:tabs>
          <w:tab w:val="right" w:leader="dot" w:pos="8919"/>
        </w:tabs>
        <w:rPr>
          <w:del w:id="437" w:author="Miguel Centeno Muñoz" w:date="2014-07-28T01:13:00Z"/>
          <w:noProof/>
        </w:rPr>
      </w:pPr>
      <w:del w:id="438" w:author="Miguel Centeno Muñoz" w:date="2014-07-28T01:13:00Z">
        <w:r w:rsidRPr="00195ACE" w:rsidDel="00195ACE">
          <w:rPr>
            <w:rPrChange w:id="439" w:author="Miguel Centeno Muñoz" w:date="2014-07-28T01:13:00Z">
              <w:rPr>
                <w:rStyle w:val="Hipervnculo"/>
                <w:noProof/>
              </w:rPr>
            </w:rPrChange>
          </w:rPr>
          <w:delText>6.4.- Matriz de rastreabilidad requisitos-objetivos</w:delText>
        </w:r>
        <w:r w:rsidDel="00195ACE">
          <w:rPr>
            <w:noProof/>
            <w:webHidden/>
          </w:rPr>
          <w:tab/>
        </w:r>
        <w:r w:rsidR="00460F22" w:rsidDel="00195ACE">
          <w:rPr>
            <w:noProof/>
            <w:webHidden/>
          </w:rPr>
          <w:delText>40</w:delText>
        </w:r>
      </w:del>
    </w:p>
    <w:p w:rsidR="00F40F7D" w:rsidDel="00195ACE" w:rsidRDefault="00F40F7D">
      <w:pPr>
        <w:pStyle w:val="TDC3"/>
        <w:tabs>
          <w:tab w:val="right" w:leader="dot" w:pos="8919"/>
        </w:tabs>
        <w:rPr>
          <w:del w:id="440" w:author="Miguel Centeno Muñoz" w:date="2014-07-28T01:13:00Z"/>
          <w:noProof/>
        </w:rPr>
      </w:pPr>
      <w:del w:id="441" w:author="Miguel Centeno Muñoz" w:date="2014-07-28T01:13:00Z">
        <w:r w:rsidRPr="00195ACE" w:rsidDel="00195ACE">
          <w:rPr>
            <w:rPrChange w:id="442" w:author="Miguel Centeno Muñoz" w:date="2014-07-28T01:13:00Z">
              <w:rPr>
                <w:rStyle w:val="Hipervnculo"/>
                <w:noProof/>
              </w:rPr>
            </w:rPrChange>
          </w:rPr>
          <w:delText>6.5.- Matriz de rastreabilidad casos de uso-objetivos</w:delText>
        </w:r>
        <w:r w:rsidDel="00195ACE">
          <w:rPr>
            <w:noProof/>
            <w:webHidden/>
          </w:rPr>
          <w:tab/>
        </w:r>
        <w:r w:rsidR="00460F22" w:rsidDel="00195ACE">
          <w:rPr>
            <w:noProof/>
            <w:webHidden/>
          </w:rPr>
          <w:delText>40</w:delText>
        </w:r>
      </w:del>
    </w:p>
    <w:p w:rsidR="00F40F7D" w:rsidDel="00195ACE" w:rsidRDefault="00F40F7D">
      <w:pPr>
        <w:pStyle w:val="TDC2"/>
        <w:tabs>
          <w:tab w:val="right" w:leader="dot" w:pos="8919"/>
        </w:tabs>
        <w:rPr>
          <w:del w:id="443" w:author="Miguel Centeno Muñoz" w:date="2014-07-28T01:13:00Z"/>
          <w:rFonts w:cstheme="minorBidi"/>
          <w:b w:val="0"/>
          <w:bCs w:val="0"/>
          <w:i w:val="0"/>
          <w:iCs w:val="0"/>
          <w:noProof/>
          <w:color w:val="auto"/>
          <w:sz w:val="22"/>
        </w:rPr>
      </w:pPr>
      <w:del w:id="444" w:author="Miguel Centeno Muñoz" w:date="2014-07-28T01:13:00Z">
        <w:r w:rsidRPr="00195ACE" w:rsidDel="00195ACE">
          <w:rPr>
            <w:rPrChange w:id="445" w:author="Miguel Centeno Muñoz" w:date="2014-07-28T01:13:00Z">
              <w:rPr>
                <w:rStyle w:val="Hipervnculo"/>
                <w:b w:val="0"/>
                <w:bCs w:val="0"/>
                <w:i w:val="0"/>
                <w:iCs w:val="0"/>
                <w:noProof/>
              </w:rPr>
            </w:rPrChange>
          </w:rPr>
          <w:delText>7.- Análisis de requisitos</w:delText>
        </w:r>
        <w:r w:rsidDel="00195ACE">
          <w:rPr>
            <w:noProof/>
            <w:webHidden/>
          </w:rPr>
          <w:tab/>
        </w:r>
        <w:r w:rsidR="00460F22" w:rsidDel="00195ACE">
          <w:rPr>
            <w:noProof/>
            <w:webHidden/>
          </w:rPr>
          <w:delText>40</w:delText>
        </w:r>
      </w:del>
    </w:p>
    <w:p w:rsidR="00F40F7D" w:rsidDel="00195ACE" w:rsidRDefault="00F40F7D">
      <w:pPr>
        <w:pStyle w:val="TDC3"/>
        <w:tabs>
          <w:tab w:val="right" w:leader="dot" w:pos="8919"/>
        </w:tabs>
        <w:rPr>
          <w:del w:id="446" w:author="Miguel Centeno Muñoz" w:date="2014-07-28T01:13:00Z"/>
          <w:noProof/>
        </w:rPr>
      </w:pPr>
      <w:del w:id="447" w:author="Miguel Centeno Muñoz" w:date="2014-07-28T01:13:00Z">
        <w:r w:rsidRPr="00195ACE" w:rsidDel="00195ACE">
          <w:rPr>
            <w:rPrChange w:id="448" w:author="Miguel Centeno Muñoz" w:date="2014-07-28T01:13:00Z">
              <w:rPr>
                <w:rStyle w:val="Hipervnculo"/>
                <w:noProof/>
              </w:rPr>
            </w:rPrChange>
          </w:rPr>
          <w:delText>7.1.- Modelo estático del sistema</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449" w:author="Miguel Centeno Muñoz" w:date="2014-07-28T01:13:00Z"/>
          <w:rFonts w:eastAsiaTheme="minorEastAsia"/>
          <w:noProof/>
          <w:lang w:eastAsia="es-ES"/>
        </w:rPr>
      </w:pPr>
      <w:del w:id="450" w:author="Miguel Centeno Muñoz" w:date="2014-07-28T01:13:00Z">
        <w:r w:rsidRPr="00195ACE" w:rsidDel="00195ACE">
          <w:rPr>
            <w:rPrChange w:id="451" w:author="Miguel Centeno Muñoz" w:date="2014-07-28T01:13:00Z">
              <w:rPr>
                <w:rStyle w:val="Hipervnculo"/>
                <w:noProof/>
              </w:rPr>
            </w:rPrChange>
          </w:rPr>
          <w:delText>7.1.1.- Diagramas de tipos</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452" w:author="Miguel Centeno Muñoz" w:date="2014-07-28T01:13:00Z"/>
          <w:rFonts w:eastAsiaTheme="minorEastAsia"/>
          <w:noProof/>
          <w:lang w:eastAsia="es-ES"/>
        </w:rPr>
      </w:pPr>
      <w:del w:id="453" w:author="Miguel Centeno Muñoz" w:date="2014-07-28T01:13:00Z">
        <w:r w:rsidRPr="00195ACE" w:rsidDel="00195ACE">
          <w:rPr>
            <w:rPrChange w:id="454" w:author="Miguel Centeno Muñoz" w:date="2014-07-28T01:13:00Z">
              <w:rPr>
                <w:rStyle w:val="Hipervnculo"/>
                <w:noProof/>
              </w:rPr>
            </w:rPrChange>
          </w:rPr>
          <w:delText>7.1.2.- Escenario de prueba</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455" w:author="Miguel Centeno Muñoz" w:date="2014-07-28T01:13:00Z"/>
          <w:rFonts w:eastAsiaTheme="minorEastAsia"/>
          <w:noProof/>
          <w:lang w:eastAsia="es-ES"/>
        </w:rPr>
      </w:pPr>
      <w:del w:id="456" w:author="Miguel Centeno Muñoz" w:date="2014-07-28T01:13:00Z">
        <w:r w:rsidRPr="00195ACE" w:rsidDel="00195ACE">
          <w:rPr>
            <w:rPrChange w:id="457" w:author="Miguel Centeno Muñoz" w:date="2014-07-28T01:13:00Z">
              <w:rPr>
                <w:rStyle w:val="Hipervnculo"/>
                <w:noProof/>
              </w:rPr>
            </w:rPrChange>
          </w:rPr>
          <w:delText>7.1.3.- Tipos</w:delText>
        </w:r>
        <w:r w:rsidDel="00195ACE">
          <w:rPr>
            <w:noProof/>
            <w:webHidden/>
          </w:rPr>
          <w:tab/>
        </w:r>
        <w:r w:rsidR="00460F22" w:rsidDel="00195ACE">
          <w:rPr>
            <w:noProof/>
            <w:webHidden/>
          </w:rPr>
          <w:delText>40</w:delText>
        </w:r>
      </w:del>
    </w:p>
    <w:p w:rsidR="00F40F7D" w:rsidDel="00195ACE" w:rsidRDefault="00F40F7D">
      <w:pPr>
        <w:pStyle w:val="TDC3"/>
        <w:tabs>
          <w:tab w:val="right" w:leader="dot" w:pos="8919"/>
        </w:tabs>
        <w:rPr>
          <w:del w:id="458" w:author="Miguel Centeno Muñoz" w:date="2014-07-28T01:13:00Z"/>
          <w:noProof/>
        </w:rPr>
      </w:pPr>
      <w:del w:id="459" w:author="Miguel Centeno Muñoz" w:date="2014-07-28T01:13:00Z">
        <w:r w:rsidRPr="00195ACE" w:rsidDel="00195ACE">
          <w:rPr>
            <w:rPrChange w:id="460" w:author="Miguel Centeno Muñoz" w:date="2014-07-28T01:13:00Z">
              <w:rPr>
                <w:rStyle w:val="Hipervnculo"/>
                <w:noProof/>
              </w:rPr>
            </w:rPrChange>
          </w:rPr>
          <w:delText>7.2.- Modelo dinámico del sistema</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461" w:author="Miguel Centeno Muñoz" w:date="2014-07-28T01:13:00Z"/>
          <w:rFonts w:eastAsiaTheme="minorEastAsia"/>
          <w:noProof/>
          <w:lang w:eastAsia="es-ES"/>
        </w:rPr>
      </w:pPr>
      <w:del w:id="462" w:author="Miguel Centeno Muñoz" w:date="2014-07-28T01:13:00Z">
        <w:r w:rsidRPr="00195ACE" w:rsidDel="00195ACE">
          <w:rPr>
            <w:rPrChange w:id="463" w:author="Miguel Centeno Muñoz" w:date="2014-07-28T01:13:00Z">
              <w:rPr>
                <w:rStyle w:val="Hipervnculo"/>
                <w:noProof/>
              </w:rPr>
            </w:rPrChange>
          </w:rPr>
          <w:delText>7.2.1.- Subsistema de gestión de usuarios</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464" w:author="Miguel Centeno Muñoz" w:date="2014-07-28T01:13:00Z"/>
          <w:rFonts w:eastAsiaTheme="minorEastAsia"/>
          <w:noProof/>
          <w:lang w:eastAsia="es-ES"/>
        </w:rPr>
      </w:pPr>
      <w:del w:id="465" w:author="Miguel Centeno Muñoz" w:date="2014-07-28T01:13:00Z">
        <w:r w:rsidRPr="00195ACE" w:rsidDel="00195ACE">
          <w:rPr>
            <w:rPrChange w:id="466" w:author="Miguel Centeno Muñoz" w:date="2014-07-28T01:13:00Z">
              <w:rPr>
                <w:rStyle w:val="Hipervnculo"/>
                <w:noProof/>
              </w:rPr>
            </w:rPrChange>
          </w:rPr>
          <w:delText>7.2.2.- Subsistema de gestión de rutas</w:delText>
        </w:r>
        <w:r w:rsidDel="00195ACE">
          <w:rPr>
            <w:noProof/>
            <w:webHidden/>
          </w:rPr>
          <w:tab/>
        </w:r>
        <w:r w:rsidR="00460F22" w:rsidDel="00195ACE">
          <w:rPr>
            <w:noProof/>
            <w:webHidden/>
          </w:rPr>
          <w:delText>40</w:delText>
        </w:r>
      </w:del>
    </w:p>
    <w:p w:rsidR="00F40F7D" w:rsidDel="00195ACE" w:rsidRDefault="00F40F7D">
      <w:pPr>
        <w:pStyle w:val="TDC3"/>
        <w:tabs>
          <w:tab w:val="right" w:leader="dot" w:pos="8919"/>
        </w:tabs>
        <w:rPr>
          <w:del w:id="467" w:author="Miguel Centeno Muñoz" w:date="2014-07-28T01:13:00Z"/>
          <w:noProof/>
        </w:rPr>
      </w:pPr>
      <w:del w:id="468" w:author="Miguel Centeno Muñoz" w:date="2014-07-28T01:13:00Z">
        <w:r w:rsidRPr="00195ACE" w:rsidDel="00195ACE">
          <w:rPr>
            <w:rPrChange w:id="469" w:author="Miguel Centeno Muñoz" w:date="2014-07-28T01:13:00Z">
              <w:rPr>
                <w:rStyle w:val="Hipervnculo"/>
                <w:noProof/>
              </w:rPr>
            </w:rPrChange>
          </w:rPr>
          <w:delText>7.3.- Prototipos de interfaz de usuario</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470" w:author="Miguel Centeno Muñoz" w:date="2014-07-28T01:13:00Z"/>
          <w:rFonts w:eastAsiaTheme="minorEastAsia"/>
          <w:noProof/>
          <w:lang w:eastAsia="es-ES"/>
        </w:rPr>
      </w:pPr>
      <w:del w:id="471" w:author="Miguel Centeno Muñoz" w:date="2014-07-28T01:13:00Z">
        <w:r w:rsidRPr="00195ACE" w:rsidDel="00195ACE">
          <w:rPr>
            <w:rPrChange w:id="472" w:author="Miguel Centeno Muñoz" w:date="2014-07-28T01:13:00Z">
              <w:rPr>
                <w:rStyle w:val="Hipervnculo"/>
                <w:noProof/>
              </w:rPr>
            </w:rPrChange>
          </w:rPr>
          <w:delText>7.3.1.- Pantalla de inicio y búsqueda</w:delText>
        </w:r>
        <w:r w:rsidDel="00195ACE">
          <w:rPr>
            <w:noProof/>
            <w:webHidden/>
          </w:rPr>
          <w:tab/>
        </w:r>
        <w:r w:rsidR="00460F22" w:rsidDel="00195ACE">
          <w:rPr>
            <w:noProof/>
            <w:webHidden/>
          </w:rPr>
          <w:delText>41</w:delText>
        </w:r>
      </w:del>
    </w:p>
    <w:p w:rsidR="00F40F7D" w:rsidDel="00195ACE" w:rsidRDefault="00F40F7D">
      <w:pPr>
        <w:pStyle w:val="TDC4"/>
        <w:tabs>
          <w:tab w:val="right" w:leader="dot" w:pos="8919"/>
        </w:tabs>
        <w:rPr>
          <w:del w:id="473" w:author="Miguel Centeno Muñoz" w:date="2014-07-28T01:13:00Z"/>
          <w:rFonts w:eastAsiaTheme="minorEastAsia"/>
          <w:noProof/>
          <w:lang w:eastAsia="es-ES"/>
        </w:rPr>
      </w:pPr>
      <w:del w:id="474" w:author="Miguel Centeno Muñoz" w:date="2014-07-28T01:13:00Z">
        <w:r w:rsidRPr="00195ACE" w:rsidDel="00195ACE">
          <w:rPr>
            <w:rPrChange w:id="475" w:author="Miguel Centeno Muñoz" w:date="2014-07-28T01:13:00Z">
              <w:rPr>
                <w:rStyle w:val="Hipervnculo"/>
                <w:noProof/>
              </w:rPr>
            </w:rPrChange>
          </w:rPr>
          <w:delText>7.3.2.- Pantalla de login</w:delText>
        </w:r>
        <w:r w:rsidDel="00195ACE">
          <w:rPr>
            <w:noProof/>
            <w:webHidden/>
          </w:rPr>
          <w:tab/>
        </w:r>
        <w:r w:rsidR="00460F22" w:rsidDel="00195ACE">
          <w:rPr>
            <w:noProof/>
            <w:webHidden/>
          </w:rPr>
          <w:delText>41</w:delText>
        </w:r>
      </w:del>
    </w:p>
    <w:p w:rsidR="00F40F7D" w:rsidDel="00195ACE" w:rsidRDefault="00F40F7D">
      <w:pPr>
        <w:pStyle w:val="TDC4"/>
        <w:tabs>
          <w:tab w:val="right" w:leader="dot" w:pos="8919"/>
        </w:tabs>
        <w:rPr>
          <w:del w:id="476" w:author="Miguel Centeno Muñoz" w:date="2014-07-28T01:13:00Z"/>
          <w:rFonts w:eastAsiaTheme="minorEastAsia"/>
          <w:noProof/>
          <w:lang w:eastAsia="es-ES"/>
        </w:rPr>
      </w:pPr>
      <w:del w:id="477" w:author="Miguel Centeno Muñoz" w:date="2014-07-28T01:13:00Z">
        <w:r w:rsidRPr="00195ACE" w:rsidDel="00195ACE">
          <w:rPr>
            <w:rPrChange w:id="478" w:author="Miguel Centeno Muñoz" w:date="2014-07-28T01:13:00Z">
              <w:rPr>
                <w:rStyle w:val="Hipervnculo"/>
                <w:noProof/>
              </w:rPr>
            </w:rPrChange>
          </w:rPr>
          <w:delText>7.3.3.- Pantalla de registro de usuario</w:delText>
        </w:r>
        <w:r w:rsidDel="00195ACE">
          <w:rPr>
            <w:noProof/>
            <w:webHidden/>
          </w:rPr>
          <w:tab/>
        </w:r>
        <w:r w:rsidR="00460F22" w:rsidDel="00195ACE">
          <w:rPr>
            <w:noProof/>
            <w:webHidden/>
          </w:rPr>
          <w:delText>42</w:delText>
        </w:r>
      </w:del>
    </w:p>
    <w:p w:rsidR="00F40F7D" w:rsidDel="00195ACE" w:rsidRDefault="00F40F7D">
      <w:pPr>
        <w:pStyle w:val="TDC4"/>
        <w:tabs>
          <w:tab w:val="right" w:leader="dot" w:pos="8919"/>
        </w:tabs>
        <w:rPr>
          <w:del w:id="479" w:author="Miguel Centeno Muñoz" w:date="2014-07-28T01:13:00Z"/>
          <w:rFonts w:eastAsiaTheme="minorEastAsia"/>
          <w:noProof/>
          <w:lang w:eastAsia="es-ES"/>
        </w:rPr>
      </w:pPr>
      <w:del w:id="480" w:author="Miguel Centeno Muñoz" w:date="2014-07-28T01:13:00Z">
        <w:r w:rsidRPr="00195ACE" w:rsidDel="00195ACE">
          <w:rPr>
            <w:rPrChange w:id="481" w:author="Miguel Centeno Muñoz" w:date="2014-07-28T01:13:00Z">
              <w:rPr>
                <w:rStyle w:val="Hipervnculo"/>
                <w:noProof/>
              </w:rPr>
            </w:rPrChange>
          </w:rPr>
          <w:delText>7.3.4.- Pantalla Mis Rutas</w:delText>
        </w:r>
        <w:r w:rsidDel="00195ACE">
          <w:rPr>
            <w:noProof/>
            <w:webHidden/>
          </w:rPr>
          <w:tab/>
        </w:r>
        <w:r w:rsidR="00460F22" w:rsidDel="00195ACE">
          <w:rPr>
            <w:noProof/>
            <w:webHidden/>
          </w:rPr>
          <w:delText>43</w:delText>
        </w:r>
      </w:del>
    </w:p>
    <w:p w:rsidR="00F40F7D" w:rsidDel="00195ACE" w:rsidRDefault="00F40F7D">
      <w:pPr>
        <w:pStyle w:val="TDC4"/>
        <w:tabs>
          <w:tab w:val="right" w:leader="dot" w:pos="8919"/>
        </w:tabs>
        <w:rPr>
          <w:del w:id="482" w:author="Miguel Centeno Muñoz" w:date="2014-07-28T01:13:00Z"/>
          <w:rFonts w:eastAsiaTheme="minorEastAsia"/>
          <w:noProof/>
          <w:lang w:eastAsia="es-ES"/>
        </w:rPr>
      </w:pPr>
      <w:del w:id="483" w:author="Miguel Centeno Muñoz" w:date="2014-07-28T01:13:00Z">
        <w:r w:rsidRPr="00195ACE" w:rsidDel="00195ACE">
          <w:rPr>
            <w:rPrChange w:id="484" w:author="Miguel Centeno Muñoz" w:date="2014-07-28T01:13:00Z">
              <w:rPr>
                <w:rStyle w:val="Hipervnculo"/>
                <w:noProof/>
              </w:rPr>
            </w:rPrChange>
          </w:rPr>
          <w:delText>7.3.5.- Pantalla Añadir Ruta</w:delText>
        </w:r>
        <w:r w:rsidDel="00195ACE">
          <w:rPr>
            <w:noProof/>
            <w:webHidden/>
          </w:rPr>
          <w:tab/>
        </w:r>
        <w:r w:rsidR="00460F22" w:rsidDel="00195ACE">
          <w:rPr>
            <w:noProof/>
            <w:webHidden/>
          </w:rPr>
          <w:delText>44</w:delText>
        </w:r>
      </w:del>
    </w:p>
    <w:p w:rsidR="00F40F7D" w:rsidDel="00195ACE" w:rsidRDefault="00F40F7D">
      <w:pPr>
        <w:pStyle w:val="TDC4"/>
        <w:tabs>
          <w:tab w:val="right" w:leader="dot" w:pos="8919"/>
        </w:tabs>
        <w:rPr>
          <w:del w:id="485" w:author="Miguel Centeno Muñoz" w:date="2014-07-28T01:13:00Z"/>
          <w:rFonts w:eastAsiaTheme="minorEastAsia"/>
          <w:noProof/>
          <w:lang w:eastAsia="es-ES"/>
        </w:rPr>
      </w:pPr>
      <w:del w:id="486" w:author="Miguel Centeno Muñoz" w:date="2014-07-28T01:13:00Z">
        <w:r w:rsidRPr="00195ACE" w:rsidDel="00195ACE">
          <w:rPr>
            <w:rPrChange w:id="487" w:author="Miguel Centeno Muñoz" w:date="2014-07-28T01:13:00Z">
              <w:rPr>
                <w:rStyle w:val="Hipervnculo"/>
                <w:noProof/>
              </w:rPr>
            </w:rPrChange>
          </w:rPr>
          <w:delText>7.3.6.- Pantalla Editar Perfil</w:delText>
        </w:r>
        <w:r w:rsidDel="00195ACE">
          <w:rPr>
            <w:noProof/>
            <w:webHidden/>
          </w:rPr>
          <w:tab/>
        </w:r>
        <w:r w:rsidR="00460F22" w:rsidDel="00195ACE">
          <w:rPr>
            <w:noProof/>
            <w:webHidden/>
          </w:rPr>
          <w:delText>45</w:delText>
        </w:r>
      </w:del>
    </w:p>
    <w:p w:rsidR="00F40F7D" w:rsidDel="00195ACE" w:rsidRDefault="00F40F7D">
      <w:pPr>
        <w:pStyle w:val="TDC4"/>
        <w:tabs>
          <w:tab w:val="right" w:leader="dot" w:pos="8919"/>
        </w:tabs>
        <w:rPr>
          <w:del w:id="488" w:author="Miguel Centeno Muñoz" w:date="2014-07-28T01:13:00Z"/>
          <w:rFonts w:eastAsiaTheme="minorEastAsia"/>
          <w:noProof/>
          <w:lang w:eastAsia="es-ES"/>
        </w:rPr>
      </w:pPr>
      <w:del w:id="489" w:author="Miguel Centeno Muñoz" w:date="2014-07-28T01:13:00Z">
        <w:r w:rsidRPr="00195ACE" w:rsidDel="00195ACE">
          <w:rPr>
            <w:rPrChange w:id="490" w:author="Miguel Centeno Muñoz" w:date="2014-07-28T01:13:00Z">
              <w:rPr>
                <w:rStyle w:val="Hipervnculo"/>
                <w:noProof/>
              </w:rPr>
            </w:rPrChange>
          </w:rPr>
          <w:delText>7.3.7.- Pantalla Búsqueda (Usuario logado)</w:delText>
        </w:r>
        <w:r w:rsidDel="00195ACE">
          <w:rPr>
            <w:noProof/>
            <w:webHidden/>
          </w:rPr>
          <w:tab/>
        </w:r>
        <w:r w:rsidR="00460F22" w:rsidDel="00195ACE">
          <w:rPr>
            <w:noProof/>
            <w:webHidden/>
          </w:rPr>
          <w:delText>46</w:delText>
        </w:r>
      </w:del>
    </w:p>
    <w:p w:rsidR="00F40F7D" w:rsidDel="00195ACE" w:rsidRDefault="00F40F7D">
      <w:pPr>
        <w:pStyle w:val="TDC4"/>
        <w:tabs>
          <w:tab w:val="right" w:leader="dot" w:pos="8919"/>
        </w:tabs>
        <w:rPr>
          <w:del w:id="491" w:author="Miguel Centeno Muñoz" w:date="2014-07-28T01:13:00Z"/>
          <w:rFonts w:eastAsiaTheme="minorEastAsia"/>
          <w:noProof/>
          <w:lang w:eastAsia="es-ES"/>
        </w:rPr>
      </w:pPr>
      <w:del w:id="492" w:author="Miguel Centeno Muñoz" w:date="2014-07-28T01:13:00Z">
        <w:r w:rsidRPr="00195ACE" w:rsidDel="00195ACE">
          <w:rPr>
            <w:rPrChange w:id="493" w:author="Miguel Centeno Muñoz" w:date="2014-07-28T01:13:00Z">
              <w:rPr>
                <w:rStyle w:val="Hipervnculo"/>
                <w:noProof/>
              </w:rPr>
            </w:rPrChange>
          </w:rPr>
          <w:delText>7.3.8.- Pantalla Resultados Búsqueda (Usuario logado)</w:delText>
        </w:r>
        <w:r w:rsidDel="00195ACE">
          <w:rPr>
            <w:noProof/>
            <w:webHidden/>
          </w:rPr>
          <w:tab/>
        </w:r>
        <w:r w:rsidR="00460F22" w:rsidDel="00195ACE">
          <w:rPr>
            <w:noProof/>
            <w:webHidden/>
          </w:rPr>
          <w:delText>46</w:delText>
        </w:r>
      </w:del>
    </w:p>
    <w:p w:rsidR="00F40F7D" w:rsidDel="00195ACE" w:rsidRDefault="00F40F7D">
      <w:pPr>
        <w:pStyle w:val="TDC4"/>
        <w:tabs>
          <w:tab w:val="right" w:leader="dot" w:pos="8919"/>
        </w:tabs>
        <w:rPr>
          <w:del w:id="494" w:author="Miguel Centeno Muñoz" w:date="2014-07-28T01:13:00Z"/>
          <w:rFonts w:eastAsiaTheme="minorEastAsia"/>
          <w:noProof/>
          <w:lang w:eastAsia="es-ES"/>
        </w:rPr>
      </w:pPr>
      <w:del w:id="495" w:author="Miguel Centeno Muñoz" w:date="2014-07-28T01:13:00Z">
        <w:r w:rsidRPr="00195ACE" w:rsidDel="00195ACE">
          <w:rPr>
            <w:rPrChange w:id="496" w:author="Miguel Centeno Muñoz" w:date="2014-07-28T01:13:00Z">
              <w:rPr>
                <w:rStyle w:val="Hipervnculo"/>
                <w:noProof/>
              </w:rPr>
            </w:rPrChange>
          </w:rPr>
          <w:delText>7.3.9.- Pantalla Resultados Búsqueda (Usuario NO logado)</w:delText>
        </w:r>
        <w:r w:rsidDel="00195ACE">
          <w:rPr>
            <w:noProof/>
            <w:webHidden/>
          </w:rPr>
          <w:tab/>
        </w:r>
        <w:r w:rsidR="00460F22" w:rsidDel="00195ACE">
          <w:rPr>
            <w:noProof/>
            <w:webHidden/>
          </w:rPr>
          <w:delText>47</w:delText>
        </w:r>
      </w:del>
    </w:p>
    <w:p w:rsidR="001C70F8" w:rsidRDefault="006E5F9B">
      <w:r>
        <w:fldChar w:fldCharType="end"/>
      </w:r>
    </w:p>
    <w:p w:rsidR="001C70F8" w:rsidRDefault="001C70F8" w:rsidP="001C70F8">
      <w:r>
        <w:br w:type="page"/>
      </w:r>
    </w:p>
    <w:p w:rsidR="001C70F8" w:rsidRDefault="001C70F8"/>
    <w:p w:rsidR="001C70F8" w:rsidRDefault="001C70F8" w:rsidP="001C70F8">
      <w:r>
        <w:br w:type="page"/>
      </w:r>
    </w:p>
    <w:p w:rsidR="00B5317B" w:rsidRDefault="00B5317B" w:rsidP="001C70F8">
      <w:pPr>
        <w:pStyle w:val="Ttulo1"/>
      </w:pPr>
    </w:p>
    <w:p w:rsidR="00B5317B" w:rsidRDefault="00B5317B" w:rsidP="001C70F8">
      <w:pPr>
        <w:pStyle w:val="Ttulo1"/>
      </w:pPr>
    </w:p>
    <w:p w:rsidR="00B5317B" w:rsidRDefault="00B5317B" w:rsidP="001C70F8">
      <w:pPr>
        <w:pStyle w:val="Ttulo1"/>
      </w:pPr>
    </w:p>
    <w:p w:rsidR="00B5317B" w:rsidRDefault="00B5317B" w:rsidP="001C70F8">
      <w:pPr>
        <w:pStyle w:val="Ttulo1"/>
      </w:pPr>
    </w:p>
    <w:p w:rsidR="00B5317B" w:rsidRDefault="00B5317B" w:rsidP="001C70F8">
      <w:pPr>
        <w:pStyle w:val="Ttulo1"/>
      </w:pPr>
    </w:p>
    <w:p w:rsidR="00B5317B" w:rsidRDefault="00B5317B" w:rsidP="001C70F8">
      <w:pPr>
        <w:pStyle w:val="Ttulo1"/>
      </w:pPr>
    </w:p>
    <w:p w:rsidR="001C70F8" w:rsidRDefault="001C70F8" w:rsidP="001C70F8">
      <w:pPr>
        <w:pStyle w:val="Ttulo1"/>
      </w:pPr>
      <w:bookmarkStart w:id="497" w:name="_Toc394538296"/>
      <w:r>
        <w:t>Parte I.- Introducción y planificación</w:t>
      </w:r>
      <w:bookmarkEnd w:id="497"/>
    </w:p>
    <w:p w:rsidR="001C3614" w:rsidRDefault="001C3614" w:rsidP="001C70F8"/>
    <w:p w:rsidR="001C3614" w:rsidRDefault="001C3614">
      <w:r>
        <w:br w:type="page"/>
      </w:r>
    </w:p>
    <w:p w:rsidR="001965EC" w:rsidRPr="001965EC" w:rsidRDefault="001C3614" w:rsidP="001965EC">
      <w:pPr>
        <w:pStyle w:val="Ttulo2"/>
      </w:pPr>
      <w:r>
        <w:lastRenderedPageBreak/>
        <w:br w:type="page"/>
      </w:r>
    </w:p>
    <w:p w:rsidR="001965EC" w:rsidRDefault="001965EC" w:rsidP="001965EC">
      <w:pPr>
        <w:pStyle w:val="Ttulo2"/>
      </w:pPr>
      <w:bookmarkStart w:id="498" w:name="_Toc394538297"/>
      <w:r>
        <w:lastRenderedPageBreak/>
        <w:t>1.- Introducción</w:t>
      </w:r>
      <w:bookmarkEnd w:id="498"/>
    </w:p>
    <w:p w:rsidR="001965EC" w:rsidRPr="001965EC" w:rsidRDefault="001965EC" w:rsidP="00895C22">
      <w:r w:rsidRPr="001965EC">
        <w:t>En la actualidad, las personas cada vez gozan de un tiempo libre más limitado debido principalmente a las situaciones laborales y personales de cada individuo. Desde hace algún tiempo, cada vez es más frecuente que las personas hagan uso de servicios ofrecidos por las diferentes tecnologías y dispositivos que nos rodean para organizarse y planear dicho tiempo libre en base a los gustos y aficiones particulares.</w:t>
      </w:r>
    </w:p>
    <w:p w:rsidR="001965EC" w:rsidRPr="001965EC" w:rsidRDefault="001965EC" w:rsidP="00895C22">
      <w:r w:rsidRPr="001965EC">
        <w:t>Dicho tiempo libre es muy utilizado para hacer deporte (jogging, mountain bike...), viajar y hacer turismo, conocer la cultura y gastronomía de diferentes puntos del mun</w:t>
      </w:r>
      <w:r>
        <w:t>do, acudir a espectáculos y eventos y todo tipo de actividades.</w:t>
      </w:r>
    </w:p>
    <w:p w:rsidR="001965EC" w:rsidRDefault="001965EC" w:rsidP="00022393">
      <w:pPr>
        <w:pStyle w:val="Ttulo3"/>
        <w:spacing w:before="360"/>
      </w:pPr>
      <w:bookmarkStart w:id="499" w:name="_Toc394538298"/>
      <w:r>
        <w:t>1.1.- Motivación</w:t>
      </w:r>
      <w:bookmarkEnd w:id="499"/>
      <w:r w:rsidR="00AE6EEF">
        <w:t xml:space="preserve"> </w:t>
      </w:r>
    </w:p>
    <w:p w:rsidR="00AE6EEF" w:rsidRDefault="00DC7381" w:rsidP="004A605A">
      <w:r>
        <w:t xml:space="preserve">La idea surge de un familiar, </w:t>
      </w:r>
      <w:r w:rsidR="004A605A">
        <w:t xml:space="preserve">el cual se </w:t>
      </w:r>
      <w:r w:rsidR="0045714E">
        <w:t>enc</w:t>
      </w:r>
      <w:ins w:id="500" w:author="Miguel Centeno Muñoz" w:date="2014-08-02T13:06:00Z">
        <w:r w:rsidR="0045714E">
          <w:t>o</w:t>
        </w:r>
      </w:ins>
      <w:del w:id="501" w:author="Miguel Centeno Muñoz" w:date="2014-08-02T13:06:00Z">
        <w:r w:rsidR="0045714E" w:rsidDel="00612330">
          <w:delText>ue</w:delText>
        </w:r>
      </w:del>
      <w:r w:rsidR="0045714E">
        <w:t>ntraba</w:t>
      </w:r>
      <w:r w:rsidR="00AE6EEF">
        <w:t xml:space="preserve"> por trabajo 2 días, jueves y miércoles, en Toledo. Para todos los que hemos estado allí es una de las ciudades con más que ver en toda España. Fue capital, de allí es El Greco, está el museo de la guerra de España, tiene restos de 3 culturas que vivieron (incluso convivieron) allí: cristianos, árabes y judíos. </w:t>
      </w:r>
    </w:p>
    <w:p w:rsidR="00AE6EEF" w:rsidRPr="00AE6EEF" w:rsidRDefault="00AE6EEF" w:rsidP="004A605A">
      <w:r>
        <w:t>Perfecto hasta aquí, pero tenemos 3 horas el miércoles y 3 el jueves, nos gusta el turismo, la gastronomía y, además hacemos triat</w:t>
      </w:r>
      <w:r w:rsidR="004A605A">
        <w:t>lones y, por lo tanto, se llevó</w:t>
      </w:r>
      <w:r>
        <w:t xml:space="preserve"> la bici.</w:t>
      </w:r>
    </w:p>
    <w:p w:rsidR="00AE6EEF" w:rsidRDefault="00AE6EEF" w:rsidP="004A605A">
      <w:pPr>
        <w:autoSpaceDE w:val="0"/>
        <w:autoSpaceDN w:val="0"/>
        <w:adjustRightInd w:val="0"/>
        <w:spacing w:after="0" w:line="240" w:lineRule="auto"/>
        <w:rPr>
          <w:rFonts w:ascii="Tahoma" w:hAnsi="Tahoma" w:cs="Tahoma"/>
          <w:sz w:val="20"/>
          <w:szCs w:val="20"/>
        </w:rPr>
      </w:pPr>
      <w:r>
        <w:rPr>
          <w:rFonts w:ascii="Tahoma" w:hAnsi="Tahoma" w:cs="Tahoma"/>
          <w:color w:val="000000"/>
          <w:sz w:val="20"/>
          <w:szCs w:val="20"/>
        </w:rPr>
        <w:t>MyPaths busca cubrir este tipo de necesidades: rutas turísticas, gastronómicas, deportivas… representadas sobre el mapa y con la precisión y facilidad que ofrecen los servicios de Google.</w:t>
      </w:r>
    </w:p>
    <w:p w:rsidR="00717F1F" w:rsidRPr="001965EC" w:rsidRDefault="00717F1F" w:rsidP="004A605A">
      <w:r w:rsidRPr="00D723A7">
        <w:rPr>
          <w:i/>
        </w:rPr>
        <w:t>MyPaths</w:t>
      </w:r>
      <w:r w:rsidRPr="001965EC">
        <w:t xml:space="preserve"> ofrece la posibilidad a un usuario de c</w:t>
      </w:r>
      <w:r>
        <w:t>rear sus rutas personales y que,</w:t>
      </w:r>
      <w:r w:rsidRPr="001965EC">
        <w:t xml:space="preserve"> tanto el propio usuario como sus círculos de amistades dentro de la aplicación, puedan disfrutar de actividades diversas cercanas al</w:t>
      </w:r>
      <w:r>
        <w:t xml:space="preserve"> lugar donde se encuentran.</w:t>
      </w:r>
    </w:p>
    <w:p w:rsidR="00D723A7" w:rsidRDefault="00D723A7" w:rsidP="00895C22">
      <w:r>
        <w:t xml:space="preserve">Como consecuencia de lo anterior, me decidí por utilizar esa necesidad patente como un proyecto emprendedor. </w:t>
      </w:r>
    </w:p>
    <w:p w:rsidR="00D723A7" w:rsidRDefault="00D723A7" w:rsidP="00895C22">
      <w:r>
        <w:t xml:space="preserve">La idea es </w:t>
      </w:r>
      <w:r w:rsidR="00DC7381">
        <w:t>desarrollar</w:t>
      </w:r>
      <w:r>
        <w:t xml:space="preserve"> la aplicación y, mediante el uso de herramientas en redes sociales y posicionamiento online, hacer que llegue al máximo de usuarios posibles. Una vez alcanzada cierta masa de usuarios (previo a estudio de mercado/comparaci</w:t>
      </w:r>
      <w:r w:rsidR="00717F1F">
        <w:t>ón competencia)</w:t>
      </w:r>
      <w:r>
        <w:t>, así como cierta cantidad de rutas en las principales ciudades de España, comenzar a incluir publicidad geolocalizada</w:t>
      </w:r>
      <w:r w:rsidR="00717F1F">
        <w:t xml:space="preserve">. Obviamente, la consecución de dicha publicidad supone un fuerte esfuerzo </w:t>
      </w:r>
      <w:r w:rsidR="00DC7381">
        <w:t>c</w:t>
      </w:r>
      <w:r w:rsidR="00717F1F">
        <w:t>omercial que habría que evaluar. Pongamos un ejemplo: En la Sierra Norte de Sevilla hay 15 rutas de mountain bike en nuestra aplicación. Pues es obvio que a una tienda especializada en mountain bike en la ciudad de Sevilla le aporta beneficios aparecer en nuestra app cada vez que alguien busca o ve dichas rutas.</w:t>
      </w:r>
    </w:p>
    <w:p w:rsidR="001965EC" w:rsidRDefault="001965EC" w:rsidP="00895C22">
      <w:r w:rsidRPr="001965EC">
        <w:t xml:space="preserve">Otra motivación </w:t>
      </w:r>
      <w:r w:rsidR="00717F1F">
        <w:t>i</w:t>
      </w:r>
      <w:r w:rsidRPr="001965EC">
        <w:t>mportante es el uso que el framework GWT (Google Web Toolkit) puede aportarme en el desarrollo continuo de mi carrera y mis conocimientos. GWT aporta múltiples funcionalidades orientadas a la integración de servicios en el desarrollo de aplicaciones web, haciendo el uso de AJAX mucho más sencillo, debido al uso de Java que, como ya es conocido, es un lenguaje robusto y continuamente actualizado. Con GWT se puede desarrollar bajo cualquier IDE de java siendo el código compilado a JavaScript y HTML.</w:t>
      </w:r>
    </w:p>
    <w:p w:rsidR="001965EC" w:rsidRDefault="001965EC" w:rsidP="00D723A7">
      <w:pPr>
        <w:pStyle w:val="Ttulo3"/>
        <w:spacing w:before="600"/>
      </w:pPr>
      <w:bookmarkStart w:id="502" w:name="_Toc394538299"/>
      <w:r>
        <w:lastRenderedPageBreak/>
        <w:t>1.2.- Objetivos del proyecto</w:t>
      </w:r>
      <w:bookmarkEnd w:id="502"/>
    </w:p>
    <w:p w:rsidR="001965EC" w:rsidRDefault="001965EC" w:rsidP="00D723A7">
      <w:pPr>
        <w:pStyle w:val="Ttulo4"/>
        <w:spacing w:before="360"/>
        <w:ind w:firstLine="708"/>
      </w:pPr>
      <w:bookmarkStart w:id="503" w:name="_Toc394538300"/>
      <w:r>
        <w:t>1.2.1.- Objetivos docentes</w:t>
      </w:r>
      <w:bookmarkEnd w:id="503"/>
    </w:p>
    <w:p w:rsidR="00081E3E" w:rsidRPr="00081E3E" w:rsidRDefault="00081E3E" w:rsidP="00081E3E">
      <w:pPr>
        <w:spacing w:after="0"/>
      </w:pPr>
    </w:p>
    <w:p w:rsidR="001965EC" w:rsidRPr="001965EC" w:rsidRDefault="001965EC" w:rsidP="001965EC">
      <w:r w:rsidRPr="001965EC">
        <w:t>- Uso de metodologías estudiadas para la planificación, diseño y ejecución de un proyecto software</w:t>
      </w:r>
    </w:p>
    <w:p w:rsidR="001965EC" w:rsidRPr="001965EC" w:rsidRDefault="001965EC" w:rsidP="001965EC">
      <w:r w:rsidRPr="001965EC">
        <w:t>- Practicar el proceso de planificación y organización de un proyecto software, fundamental para un ingeniero informático.</w:t>
      </w:r>
    </w:p>
    <w:p w:rsidR="001965EC" w:rsidRPr="001965EC" w:rsidRDefault="001965EC" w:rsidP="001965EC">
      <w:r w:rsidRPr="001965EC">
        <w:t>- Uso de tecnologías no estudiadas durante la etapa universitaria que puedan aportarme en mi carrera profesional.</w:t>
      </w:r>
    </w:p>
    <w:p w:rsidR="001965EC" w:rsidRDefault="001965EC" w:rsidP="001965EC">
      <w:r w:rsidRPr="001965EC">
        <w:t>- Afianzar el uso de Java como lenguaje y plataforma de programación para proyectos software.</w:t>
      </w:r>
    </w:p>
    <w:p w:rsidR="00081E3E" w:rsidRDefault="00081E3E" w:rsidP="00D723A7">
      <w:pPr>
        <w:pStyle w:val="Ttulo4"/>
        <w:spacing w:before="360" w:after="200"/>
        <w:ind w:firstLine="708"/>
      </w:pPr>
      <w:bookmarkStart w:id="504" w:name="_Toc394538301"/>
      <w:r>
        <w:t>1.2.2.- Objetivos técnicos</w:t>
      </w:r>
      <w:bookmarkEnd w:id="504"/>
    </w:p>
    <w:p w:rsidR="00081E3E" w:rsidRPr="00081E3E" w:rsidRDefault="00081E3E" w:rsidP="00081E3E">
      <w:r w:rsidRPr="00081E3E">
        <w:t>- Utilización de patrones de diseño y análisis de las ventajas del uso de los mismos durante el desarrollo del proyecto.</w:t>
      </w:r>
    </w:p>
    <w:p w:rsidR="00081E3E" w:rsidRPr="00081E3E" w:rsidRDefault="00081E3E" w:rsidP="00081E3E">
      <w:r w:rsidRPr="00081E3E">
        <w:t xml:space="preserve">- Estudiar y profundizar en el uso de tecnologías en las cuales no se profundiza durante la carrera, y hacer uso de ellas para el desarrollo del proyecto. </w:t>
      </w:r>
    </w:p>
    <w:p w:rsidR="00081E3E" w:rsidRPr="00081E3E" w:rsidRDefault="00081E3E" w:rsidP="00081E3E">
      <w:r w:rsidRPr="00081E3E">
        <w:t>- Hacer simulación profesionalizada del ciclo de vida del software y funciones de consultoría del software, análisis de costes y de tiempos.</w:t>
      </w:r>
    </w:p>
    <w:p w:rsidR="00081E3E" w:rsidRDefault="00081E3E" w:rsidP="00081E3E">
      <w:r w:rsidRPr="00081E3E">
        <w:t>- Ser capaz de adaptar el proceso de desarrollo de un proyecto software a necesidades reales de clientes.</w:t>
      </w:r>
    </w:p>
    <w:p w:rsidR="00081E3E" w:rsidRPr="00081E3E" w:rsidRDefault="00081E3E" w:rsidP="00D723A7">
      <w:pPr>
        <w:pStyle w:val="Ttulo3"/>
        <w:spacing w:before="480" w:after="200"/>
      </w:pPr>
      <w:bookmarkStart w:id="505" w:name="_Toc394538302"/>
      <w:r>
        <w:t>1.3.- Desarrollo del proyecto</w:t>
      </w:r>
      <w:bookmarkEnd w:id="505"/>
    </w:p>
    <w:p w:rsidR="00081E3E" w:rsidRPr="00081E3E" w:rsidRDefault="00081E3E" w:rsidP="00081E3E">
      <w:r w:rsidRPr="00081E3E">
        <w:t>La idea a desarrollar surge como consecuencia de las primeras reuniones entre el tutor y el alumno. En la decisión tomada sobre el proyecto a desarrollar se unen necesidades reales de conocidos (usuarios-clientes) con el desarrollo de una aplicación web con i</w:t>
      </w:r>
      <w:r>
        <w:t>ntegración de servicios y la bú</w:t>
      </w:r>
      <w:r w:rsidRPr="00081E3E">
        <w:t>squeda de mejorar la experiencia con tecnologías bastante demandadas en la actualidad entre profesionales del sector de las TIC.</w:t>
      </w:r>
    </w:p>
    <w:p w:rsidR="00AE6EEF" w:rsidRDefault="00081E3E" w:rsidP="00AE6EEF">
      <w:r w:rsidRPr="00081E3E">
        <w:t>Las reuniones entre tutor y alumno se han ido sucediendo de manera muy habitual con la intención de concretar objetivos y generar tareas a realizar entre las mismas. A las tareas se les ha asignado un tiempo de investigación y ejecución razonables, tiempo tenido en cuenta a la hora de realizar la estimaciones temporales en el desarrollo del proyecto. En las reuniones posteriores se decide las modificaciones necesarias a re</w:t>
      </w:r>
      <w:r>
        <w:t>a</w:t>
      </w:r>
      <w:r w:rsidRPr="00081E3E">
        <w:t>lizar además de las nuevas tareas.</w:t>
      </w:r>
    </w:p>
    <w:p w:rsidR="00AE6EEF" w:rsidRDefault="00AE6EEF" w:rsidP="00AE6EEF"/>
    <w:p w:rsidR="00081E3E" w:rsidRDefault="00081E3E" w:rsidP="00022393">
      <w:pPr>
        <w:pStyle w:val="Ttulo3"/>
        <w:spacing w:before="360" w:after="200"/>
      </w:pPr>
      <w:bookmarkStart w:id="506" w:name="_Toc394538303"/>
      <w:r>
        <w:lastRenderedPageBreak/>
        <w:t>1.4 Estructura del documento</w:t>
      </w:r>
      <w:bookmarkEnd w:id="506"/>
    </w:p>
    <w:p w:rsidR="00081E3E" w:rsidRPr="00081E3E" w:rsidRDefault="00081E3E" w:rsidP="00D36CA0">
      <w:r w:rsidRPr="00081E3E">
        <w:t>Para una mejor comprensión de los pasos seguidos en el desarrollo del proyecto, se resume en este apartado las partes de las que la documentación consta:</w:t>
      </w:r>
    </w:p>
    <w:p w:rsidR="00081E3E" w:rsidRPr="00081E3E" w:rsidRDefault="00081E3E" w:rsidP="00D36CA0">
      <w:r w:rsidRPr="00D36CA0">
        <w:rPr>
          <w:b/>
        </w:rPr>
        <w:t>PARTE I – Introducción y planificación</w:t>
      </w:r>
      <w:r w:rsidR="00D36CA0" w:rsidRPr="00D36CA0">
        <w:rPr>
          <w:b/>
        </w:rPr>
        <w:t>.</w:t>
      </w:r>
      <w:r w:rsidR="00D36CA0">
        <w:t xml:space="preserve"> </w:t>
      </w:r>
      <w:r w:rsidRPr="00081E3E">
        <w:t>En esta primera parte, se resumen las motivaciones y los orígenes de la idea a desarrollar, así como se realiza una introducción a la metodología a seguir en su desarrollo, estimación de los tiempos y estimación de los costes de llevar a cabo el proyecto.</w:t>
      </w:r>
    </w:p>
    <w:p w:rsidR="00081E3E" w:rsidRPr="00081E3E" w:rsidRDefault="00081E3E" w:rsidP="00D36CA0">
      <w:r w:rsidRPr="00081E3E">
        <w:rPr>
          <w:b/>
        </w:rPr>
        <w:t>PARTE II – Materias relacionadas.</w:t>
      </w:r>
      <w:r>
        <w:t xml:space="preserve"> </w:t>
      </w:r>
      <w:r w:rsidRPr="00081E3E">
        <w:t>En la segunda parte, se detallan las tecnologías empleadas en el desarrollo del proyecto. (MÁS)</w:t>
      </w:r>
    </w:p>
    <w:p w:rsidR="00081E3E" w:rsidRPr="00081E3E" w:rsidRDefault="00081E3E" w:rsidP="00D36CA0">
      <w:r>
        <w:rPr>
          <w:b/>
        </w:rPr>
        <w:t>PARTE III – Sistema desarrollado.</w:t>
      </w:r>
      <w:r>
        <w:t xml:space="preserve"> </w:t>
      </w:r>
      <w:r w:rsidR="00895C22">
        <w:t>Esta es</w:t>
      </w:r>
      <w:r w:rsidRPr="00081E3E">
        <w:t xml:space="preserve"> la parte principal del documento, en ella se incluye: documentación de la aplicación desarrollada: elicitación y </w:t>
      </w:r>
      <w:r>
        <w:t xml:space="preserve">análisis de requisitos, diseño, </w:t>
      </w:r>
      <w:r w:rsidRPr="00081E3E">
        <w:t>implementación, pruebas y manuales.</w:t>
      </w:r>
    </w:p>
    <w:p w:rsidR="00081E3E" w:rsidRDefault="00081E3E" w:rsidP="00491FC5">
      <w:pPr>
        <w:rPr>
          <w:b/>
        </w:rPr>
      </w:pPr>
      <w:r w:rsidRPr="00D36CA0">
        <w:rPr>
          <w:b/>
        </w:rPr>
        <w:t>PARTE IV – Comentarios y conclusión</w:t>
      </w:r>
      <w:r w:rsidR="00D36CA0">
        <w:rPr>
          <w:b/>
        </w:rPr>
        <w:t>.</w:t>
      </w:r>
    </w:p>
    <w:p w:rsidR="00895C22" w:rsidRDefault="00895C22" w:rsidP="00491FC5">
      <w:pPr>
        <w:rPr>
          <w:b/>
        </w:rPr>
      </w:pPr>
    </w:p>
    <w:p w:rsidR="00895C22" w:rsidRPr="00491FC5" w:rsidRDefault="00B5317B" w:rsidP="00491FC5">
      <w:pPr>
        <w:rPr>
          <w:b/>
        </w:rPr>
      </w:pPr>
      <w:r>
        <w:rPr>
          <w:noProof/>
          <w:lang w:eastAsia="es-ES"/>
        </w:rPr>
        <mc:AlternateContent>
          <mc:Choice Requires="wps">
            <w:drawing>
              <wp:anchor distT="0" distB="0" distL="114300" distR="114300" simplePos="0" relativeHeight="251659264" behindDoc="0" locked="0" layoutInCell="1" allowOverlap="1" wp14:anchorId="47B006DF" wp14:editId="47046930">
                <wp:simplePos x="0" y="0"/>
                <wp:positionH relativeFrom="column">
                  <wp:posOffset>894715</wp:posOffset>
                </wp:positionH>
                <wp:positionV relativeFrom="paragraph">
                  <wp:posOffset>195580</wp:posOffset>
                </wp:positionV>
                <wp:extent cx="0" cy="4001135"/>
                <wp:effectExtent l="57150" t="19050" r="76200" b="75565"/>
                <wp:wrapNone/>
                <wp:docPr id="2" name="2 Conector recto"/>
                <wp:cNvGraphicFramePr/>
                <a:graphic xmlns:a="http://schemas.openxmlformats.org/drawingml/2006/main">
                  <a:graphicData uri="http://schemas.microsoft.com/office/word/2010/wordprocessingShape">
                    <wps:wsp>
                      <wps:cNvCnPr/>
                      <wps:spPr>
                        <a:xfrm>
                          <a:off x="0" y="0"/>
                          <a:ext cx="0" cy="4001135"/>
                        </a:xfrm>
                        <a:prstGeom prst="line">
                          <a:avLst/>
                        </a:prstGeom>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line id="2 Conector recto"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0.45pt,15.4pt" to="70.45pt,3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" strokecolor="#c0504d [3205]" strokeweight="2pt">
                <v:shadow on="t" color="black" opacity="24903f" origin=",.5" offset="0,.55556mm"/>
              </v:line>
            </w:pict>
          </mc:Fallback>
        </mc:AlternateContent>
      </w:r>
      <w:r w:rsidR="00895C22">
        <w:rPr>
          <w:noProof/>
          <w:lang w:eastAsia="es-ES"/>
        </w:rPr>
        <mc:AlternateContent>
          <mc:Choice Requires="wps">
            <w:drawing>
              <wp:anchor distT="0" distB="0" distL="114300" distR="114300" simplePos="0" relativeHeight="251660288" behindDoc="0" locked="0" layoutInCell="1" allowOverlap="1" wp14:anchorId="0F442E8E" wp14:editId="45BAC870">
                <wp:simplePos x="0" y="0"/>
                <wp:positionH relativeFrom="column">
                  <wp:posOffset>1095375</wp:posOffset>
                </wp:positionH>
                <wp:positionV relativeFrom="paragraph">
                  <wp:posOffset>241935</wp:posOffset>
                </wp:positionV>
                <wp:extent cx="4412615" cy="723265"/>
                <wp:effectExtent l="0" t="0" r="26035" b="19685"/>
                <wp:wrapNone/>
                <wp:docPr id="5" name="5 Cuadro de texto"/>
                <wp:cNvGraphicFramePr/>
                <a:graphic xmlns:a="http://schemas.openxmlformats.org/drawingml/2006/main">
                  <a:graphicData uri="http://schemas.microsoft.com/office/word/2010/wordprocessingShape">
                    <wps:wsp>
                      <wps:cNvSpPr txBox="1"/>
                      <wps:spPr>
                        <a:xfrm>
                          <a:off x="0" y="0"/>
                          <a:ext cx="4412615" cy="72326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F17AA9" w:rsidRPr="00B5317B" w:rsidRDefault="00F17AA9" w:rsidP="00D36CA0">
                            <w:pPr>
                              <w:spacing w:after="0"/>
                              <w:rPr>
                                <w:b/>
                                <w:szCs w:val="24"/>
                              </w:rPr>
                            </w:pPr>
                            <w:r w:rsidRPr="00B5317B">
                              <w:rPr>
                                <w:b/>
                                <w:szCs w:val="24"/>
                              </w:rPr>
                              <w:t>Parte I – Introducción y planificación</w:t>
                            </w:r>
                          </w:p>
                          <w:p w:rsidR="00F17AA9" w:rsidRPr="00B5317B" w:rsidRDefault="00F17AA9" w:rsidP="00D36CA0">
                            <w:pPr>
                              <w:spacing w:after="0"/>
                              <w:ind w:firstLine="709"/>
                            </w:pPr>
                            <w:r w:rsidRPr="00B5317B">
                              <w:t>1.- Introducción</w:t>
                            </w:r>
                          </w:p>
                          <w:p w:rsidR="00F17AA9" w:rsidRPr="00B5317B" w:rsidRDefault="00F17AA9" w:rsidP="00D36CA0">
                            <w:pPr>
                              <w:spacing w:after="0"/>
                              <w:ind w:firstLine="709"/>
                            </w:pPr>
                            <w:r w:rsidRPr="00B5317B">
                              <w:t>2.- Planificación</w:t>
                            </w:r>
                          </w:p>
                          <w:p w:rsidR="00F17AA9" w:rsidRPr="00D36CA0" w:rsidRDefault="00F17AA9">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5 Cuadro de texto" o:spid="_x0000_s1026" type="#_x0000_t202" style="position:absolute;left:0;text-align:left;margin-left:86.25pt;margin-top:19.05pt;width:347.45pt;height:56.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" fillcolor="white [3201]" strokecolor="#c0504d [3205]" strokeweight="2pt">
                <v:textbox>
                  <w:txbxContent>
                    <w:p w:rsidR="00F17AA9" w:rsidRPr="00B5317B" w:rsidRDefault="00F17AA9" w:rsidP="00D36CA0">
                      <w:pPr>
                        <w:spacing w:after="0"/>
                        <w:rPr>
                          <w:b/>
                          <w:szCs w:val="24"/>
                        </w:rPr>
                      </w:pPr>
                      <w:r w:rsidRPr="00B5317B">
                        <w:rPr>
                          <w:b/>
                          <w:szCs w:val="24"/>
                        </w:rPr>
                        <w:t>Parte I – Introducción y planificación</w:t>
                      </w:r>
                    </w:p>
                    <w:p w:rsidR="00F17AA9" w:rsidRPr="00B5317B" w:rsidRDefault="00F17AA9" w:rsidP="00D36CA0">
                      <w:pPr>
                        <w:spacing w:after="0"/>
                        <w:ind w:firstLine="709"/>
                      </w:pPr>
                      <w:r w:rsidRPr="00B5317B">
                        <w:t>1.- Introducción</w:t>
                      </w:r>
                    </w:p>
                    <w:p w:rsidR="00F17AA9" w:rsidRPr="00B5317B" w:rsidRDefault="00F17AA9" w:rsidP="00D36CA0">
                      <w:pPr>
                        <w:spacing w:after="0"/>
                        <w:ind w:firstLine="709"/>
                      </w:pPr>
                      <w:r w:rsidRPr="00B5317B">
                        <w:t>2.- Planificación</w:t>
                      </w:r>
                    </w:p>
                    <w:p w:rsidR="00F17AA9" w:rsidRPr="00D36CA0" w:rsidRDefault="00F17AA9">
                      <w:pPr>
                        <w:rPr>
                          <w:b/>
                        </w:rPr>
                      </w:pPr>
                    </w:p>
                  </w:txbxContent>
                </v:textbox>
              </v:shape>
            </w:pict>
          </mc:Fallback>
        </mc:AlternateContent>
      </w:r>
    </w:p>
    <w:p w:rsidR="00D36CA0" w:rsidRPr="00491FC5" w:rsidRDefault="00D36CA0" w:rsidP="006E5F9B">
      <w:pPr>
        <w:rPr>
          <w:color w:val="943634" w:themeColor="accent2" w:themeShade="BF"/>
          <w:sz w:val="28"/>
          <w:szCs w:val="28"/>
        </w:rPr>
      </w:pPr>
      <w:r w:rsidRPr="00491FC5">
        <w:rPr>
          <w:color w:val="943634" w:themeColor="accent2" w:themeShade="BF"/>
          <w:sz w:val="28"/>
          <w:szCs w:val="28"/>
        </w:rPr>
        <w:t>Memoria</w:t>
      </w:r>
    </w:p>
    <w:p w:rsidR="00081E3E" w:rsidRPr="00081E3E" w:rsidRDefault="00491FC5" w:rsidP="00081E3E">
      <w:r>
        <w:rPr>
          <w:noProof/>
          <w:color w:val="1F497D" w:themeColor="text2"/>
          <w:lang w:eastAsia="es-ES"/>
        </w:rPr>
        <mc:AlternateContent>
          <mc:Choice Requires="wps">
            <w:drawing>
              <wp:anchor distT="0" distB="0" distL="114300" distR="114300" simplePos="0" relativeHeight="251662336" behindDoc="0" locked="0" layoutInCell="1" allowOverlap="1" wp14:anchorId="29A85C23" wp14:editId="3AE37053">
                <wp:simplePos x="0" y="0"/>
                <wp:positionH relativeFrom="column">
                  <wp:posOffset>1095375</wp:posOffset>
                </wp:positionH>
                <wp:positionV relativeFrom="paragraph">
                  <wp:posOffset>263525</wp:posOffset>
                </wp:positionV>
                <wp:extent cx="4412615" cy="516255"/>
                <wp:effectExtent l="0" t="0" r="26035" b="17145"/>
                <wp:wrapNone/>
                <wp:docPr id="6" name="6 Cuadro de texto"/>
                <wp:cNvGraphicFramePr/>
                <a:graphic xmlns:a="http://schemas.openxmlformats.org/drawingml/2006/main">
                  <a:graphicData uri="http://schemas.microsoft.com/office/word/2010/wordprocessingShape">
                    <wps:wsp>
                      <wps:cNvSpPr txBox="1"/>
                      <wps:spPr>
                        <a:xfrm>
                          <a:off x="0" y="0"/>
                          <a:ext cx="4412615" cy="51625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F17AA9" w:rsidRDefault="00F17AA9" w:rsidP="00D36CA0">
                            <w:pPr>
                              <w:spacing w:after="0"/>
                              <w:rPr>
                                <w:b/>
                              </w:rPr>
                            </w:pPr>
                            <w:r w:rsidRPr="00D36CA0">
                              <w:rPr>
                                <w:b/>
                              </w:rPr>
                              <w:t>Parte I</w:t>
                            </w:r>
                            <w:r>
                              <w:rPr>
                                <w:b/>
                              </w:rPr>
                              <w:t>I</w:t>
                            </w:r>
                            <w:r w:rsidRPr="00D36CA0">
                              <w:rPr>
                                <w:b/>
                              </w:rPr>
                              <w:t xml:space="preserve"> – </w:t>
                            </w:r>
                            <w:r>
                              <w:rPr>
                                <w:b/>
                              </w:rPr>
                              <w:t>Materias relacionadas</w:t>
                            </w:r>
                          </w:p>
                          <w:p w:rsidR="00F17AA9" w:rsidRPr="00491FC5" w:rsidRDefault="00F17AA9" w:rsidP="00D36CA0">
                            <w:pPr>
                              <w:spacing w:after="0"/>
                              <w:ind w:firstLine="709"/>
                              <w:rPr>
                                <w:b/>
                              </w:rPr>
                            </w:pPr>
                            <w:r w:rsidRPr="00491FC5">
                              <w:t>3.- Tecnologías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 Cuadro de texto" o:spid="_x0000_s1027" type="#_x0000_t202" style="position:absolute;left:0;text-align:left;margin-left:86.25pt;margin-top:20.75pt;width:347.45pt;height:4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" fillcolor="white [3201]" strokecolor="#c0504d [3205]" strokeweight="2pt">
                <v:textbox>
                  <w:txbxContent>
                    <w:p w:rsidR="00F17AA9" w:rsidRDefault="00F17AA9" w:rsidP="00D36CA0">
                      <w:pPr>
                        <w:spacing w:after="0"/>
                        <w:rPr>
                          <w:b/>
                        </w:rPr>
                      </w:pPr>
                      <w:r w:rsidRPr="00D36CA0">
                        <w:rPr>
                          <w:b/>
                        </w:rPr>
                        <w:t>Parte I</w:t>
                      </w:r>
                      <w:r>
                        <w:rPr>
                          <w:b/>
                        </w:rPr>
                        <w:t>I</w:t>
                      </w:r>
                      <w:r w:rsidRPr="00D36CA0">
                        <w:rPr>
                          <w:b/>
                        </w:rPr>
                        <w:t xml:space="preserve"> – </w:t>
                      </w:r>
                      <w:r>
                        <w:rPr>
                          <w:b/>
                        </w:rPr>
                        <w:t>Materias relacionadas</w:t>
                      </w:r>
                    </w:p>
                    <w:p w:rsidR="00F17AA9" w:rsidRPr="00491FC5" w:rsidRDefault="00F17AA9" w:rsidP="00D36CA0">
                      <w:pPr>
                        <w:spacing w:after="0"/>
                        <w:ind w:firstLine="709"/>
                        <w:rPr>
                          <w:b/>
                        </w:rPr>
                      </w:pPr>
                      <w:r w:rsidRPr="00491FC5">
                        <w:t>3.- Tecnologías Web</w:t>
                      </w:r>
                    </w:p>
                  </w:txbxContent>
                </v:textbox>
              </v:shape>
            </w:pict>
          </mc:Fallback>
        </mc:AlternateContent>
      </w:r>
    </w:p>
    <w:p w:rsidR="00081E3E" w:rsidRPr="00081E3E" w:rsidRDefault="00081E3E" w:rsidP="00081E3E"/>
    <w:p w:rsidR="00081E3E" w:rsidRPr="001965EC" w:rsidRDefault="00491FC5" w:rsidP="001965EC">
      <w:r>
        <w:rPr>
          <w:noProof/>
          <w:color w:val="1F497D" w:themeColor="text2"/>
          <w:lang w:eastAsia="es-ES"/>
        </w:rPr>
        <mc:AlternateContent>
          <mc:Choice Requires="wps">
            <w:drawing>
              <wp:anchor distT="0" distB="0" distL="114300" distR="114300" simplePos="0" relativeHeight="251664384" behindDoc="0" locked="0" layoutInCell="1" allowOverlap="1" wp14:anchorId="4258F02D" wp14:editId="6902C7E3">
                <wp:simplePos x="0" y="0"/>
                <wp:positionH relativeFrom="column">
                  <wp:posOffset>1095375</wp:posOffset>
                </wp:positionH>
                <wp:positionV relativeFrom="paragraph">
                  <wp:posOffset>98054</wp:posOffset>
                </wp:positionV>
                <wp:extent cx="4412615" cy="2081048"/>
                <wp:effectExtent l="0" t="0" r="26035" b="14605"/>
                <wp:wrapNone/>
                <wp:docPr id="7" name="7 Cuadro de texto"/>
                <wp:cNvGraphicFramePr/>
                <a:graphic xmlns:a="http://schemas.openxmlformats.org/drawingml/2006/main">
                  <a:graphicData uri="http://schemas.microsoft.com/office/word/2010/wordprocessingShape">
                    <wps:wsp>
                      <wps:cNvSpPr txBox="1"/>
                      <wps:spPr>
                        <a:xfrm>
                          <a:off x="0" y="0"/>
                          <a:ext cx="4412615" cy="2081048"/>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F17AA9" w:rsidRDefault="00F17AA9" w:rsidP="00D36CA0">
                            <w:pPr>
                              <w:spacing w:after="0"/>
                              <w:rPr>
                                <w:b/>
                              </w:rPr>
                            </w:pPr>
                            <w:r w:rsidRPr="00D36CA0">
                              <w:rPr>
                                <w:b/>
                              </w:rPr>
                              <w:t>Parte I</w:t>
                            </w:r>
                            <w:r>
                              <w:rPr>
                                <w:b/>
                              </w:rPr>
                              <w:t>II</w:t>
                            </w:r>
                            <w:r w:rsidRPr="00D36CA0">
                              <w:rPr>
                                <w:b/>
                              </w:rPr>
                              <w:t xml:space="preserve"> – </w:t>
                            </w:r>
                            <w:r>
                              <w:rPr>
                                <w:b/>
                              </w:rPr>
                              <w:t>Sistema desarrollado</w:t>
                            </w:r>
                          </w:p>
                          <w:p w:rsidR="00F17AA9" w:rsidRPr="00491FC5" w:rsidRDefault="00F17AA9" w:rsidP="00D36CA0">
                            <w:pPr>
                              <w:spacing w:after="0"/>
                              <w:ind w:firstLine="709"/>
                            </w:pPr>
                            <w:r w:rsidRPr="00491FC5">
                              <w:t>4.- Dominio del problema</w:t>
                            </w:r>
                          </w:p>
                          <w:p w:rsidR="00F17AA9" w:rsidRPr="00491FC5" w:rsidRDefault="00F17AA9" w:rsidP="00D36CA0">
                            <w:pPr>
                              <w:spacing w:after="0"/>
                              <w:ind w:firstLine="709"/>
                            </w:pPr>
                            <w:r w:rsidRPr="00491FC5">
                              <w:t>5.- Visión general del sistema</w:t>
                            </w:r>
                          </w:p>
                          <w:p w:rsidR="00F17AA9" w:rsidRPr="00491FC5" w:rsidRDefault="00F17AA9" w:rsidP="00D36CA0">
                            <w:pPr>
                              <w:spacing w:after="0"/>
                              <w:ind w:firstLine="709"/>
                            </w:pPr>
                            <w:r w:rsidRPr="00491FC5">
                              <w:t>6.- Elicitación de requisitos</w:t>
                            </w:r>
                          </w:p>
                          <w:p w:rsidR="00F17AA9" w:rsidRPr="00491FC5" w:rsidRDefault="00F17AA9" w:rsidP="00D36CA0">
                            <w:pPr>
                              <w:spacing w:after="0"/>
                              <w:ind w:firstLine="709"/>
                            </w:pPr>
                            <w:r w:rsidRPr="00491FC5">
                              <w:t>7.- Análisis de requisitos</w:t>
                            </w:r>
                          </w:p>
                          <w:p w:rsidR="00F17AA9" w:rsidRPr="00491FC5" w:rsidRDefault="00F17AA9" w:rsidP="00D36CA0">
                            <w:pPr>
                              <w:spacing w:after="0"/>
                              <w:ind w:firstLine="709"/>
                            </w:pPr>
                            <w:r w:rsidRPr="00491FC5">
                              <w:t>8.- Diseño</w:t>
                            </w:r>
                          </w:p>
                          <w:p w:rsidR="00F17AA9" w:rsidRPr="00491FC5" w:rsidRDefault="00F17AA9" w:rsidP="00D36CA0">
                            <w:pPr>
                              <w:spacing w:after="0"/>
                              <w:ind w:firstLine="709"/>
                            </w:pPr>
                            <w:r w:rsidRPr="00491FC5">
                              <w:t>9.- Implementación</w:t>
                            </w:r>
                          </w:p>
                          <w:p w:rsidR="00F17AA9" w:rsidRPr="00491FC5" w:rsidRDefault="00F17AA9" w:rsidP="00D36CA0">
                            <w:pPr>
                              <w:spacing w:after="0"/>
                              <w:ind w:firstLine="709"/>
                            </w:pPr>
                            <w:r w:rsidRPr="00491FC5">
                              <w:t>10.- Pruebas</w:t>
                            </w:r>
                          </w:p>
                          <w:p w:rsidR="00F17AA9" w:rsidRPr="00491FC5" w:rsidRDefault="00F17AA9" w:rsidP="00D36CA0">
                            <w:pPr>
                              <w:spacing w:after="0"/>
                              <w:ind w:firstLine="709"/>
                            </w:pPr>
                            <w:r w:rsidRPr="00491FC5">
                              <w:t>11.- Manual de instalación</w:t>
                            </w:r>
                          </w:p>
                          <w:p w:rsidR="00F17AA9" w:rsidRPr="00491FC5" w:rsidRDefault="00F17AA9" w:rsidP="00D36CA0">
                            <w:pPr>
                              <w:spacing w:after="0"/>
                              <w:ind w:firstLine="709"/>
                              <w:rPr>
                                <w:b/>
                              </w:rPr>
                            </w:pPr>
                            <w:r w:rsidRPr="00491FC5">
                              <w:t>12.- Manual del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 Cuadro de texto" o:spid="_x0000_s1028" type="#_x0000_t202" style="position:absolute;left:0;text-align:left;margin-left:86.25pt;margin-top:7.7pt;width:347.45pt;height:16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" fillcolor="white [3201]" strokecolor="#c0504d [3205]" strokeweight="2pt">
                <v:textbox>
                  <w:txbxContent>
                    <w:p w:rsidR="00F17AA9" w:rsidRDefault="00F17AA9" w:rsidP="00D36CA0">
                      <w:pPr>
                        <w:spacing w:after="0"/>
                        <w:rPr>
                          <w:b/>
                        </w:rPr>
                      </w:pPr>
                      <w:r w:rsidRPr="00D36CA0">
                        <w:rPr>
                          <w:b/>
                        </w:rPr>
                        <w:t>Parte I</w:t>
                      </w:r>
                      <w:r>
                        <w:rPr>
                          <w:b/>
                        </w:rPr>
                        <w:t>II</w:t>
                      </w:r>
                      <w:r w:rsidRPr="00D36CA0">
                        <w:rPr>
                          <w:b/>
                        </w:rPr>
                        <w:t xml:space="preserve"> – </w:t>
                      </w:r>
                      <w:r>
                        <w:rPr>
                          <w:b/>
                        </w:rPr>
                        <w:t>Sistema desarrollado</w:t>
                      </w:r>
                    </w:p>
                    <w:p w:rsidR="00F17AA9" w:rsidRPr="00491FC5" w:rsidRDefault="00F17AA9" w:rsidP="00D36CA0">
                      <w:pPr>
                        <w:spacing w:after="0"/>
                        <w:ind w:firstLine="709"/>
                      </w:pPr>
                      <w:r w:rsidRPr="00491FC5">
                        <w:t>4.- Dominio del problema</w:t>
                      </w:r>
                    </w:p>
                    <w:p w:rsidR="00F17AA9" w:rsidRPr="00491FC5" w:rsidRDefault="00F17AA9" w:rsidP="00D36CA0">
                      <w:pPr>
                        <w:spacing w:after="0"/>
                        <w:ind w:firstLine="709"/>
                      </w:pPr>
                      <w:r w:rsidRPr="00491FC5">
                        <w:t>5.- Visión general del sistema</w:t>
                      </w:r>
                    </w:p>
                    <w:p w:rsidR="00F17AA9" w:rsidRPr="00491FC5" w:rsidRDefault="00F17AA9" w:rsidP="00D36CA0">
                      <w:pPr>
                        <w:spacing w:after="0"/>
                        <w:ind w:firstLine="709"/>
                      </w:pPr>
                      <w:r w:rsidRPr="00491FC5">
                        <w:t>6.- Elicitación de requisitos</w:t>
                      </w:r>
                    </w:p>
                    <w:p w:rsidR="00F17AA9" w:rsidRPr="00491FC5" w:rsidRDefault="00F17AA9" w:rsidP="00D36CA0">
                      <w:pPr>
                        <w:spacing w:after="0"/>
                        <w:ind w:firstLine="709"/>
                      </w:pPr>
                      <w:r w:rsidRPr="00491FC5">
                        <w:t>7.- Análisis de requisitos</w:t>
                      </w:r>
                    </w:p>
                    <w:p w:rsidR="00F17AA9" w:rsidRPr="00491FC5" w:rsidRDefault="00F17AA9" w:rsidP="00D36CA0">
                      <w:pPr>
                        <w:spacing w:after="0"/>
                        <w:ind w:firstLine="709"/>
                      </w:pPr>
                      <w:r w:rsidRPr="00491FC5">
                        <w:t>8.- Diseño</w:t>
                      </w:r>
                    </w:p>
                    <w:p w:rsidR="00F17AA9" w:rsidRPr="00491FC5" w:rsidRDefault="00F17AA9" w:rsidP="00D36CA0">
                      <w:pPr>
                        <w:spacing w:after="0"/>
                        <w:ind w:firstLine="709"/>
                      </w:pPr>
                      <w:r w:rsidRPr="00491FC5">
                        <w:t>9.- Implementación</w:t>
                      </w:r>
                    </w:p>
                    <w:p w:rsidR="00F17AA9" w:rsidRPr="00491FC5" w:rsidRDefault="00F17AA9" w:rsidP="00D36CA0">
                      <w:pPr>
                        <w:spacing w:after="0"/>
                        <w:ind w:firstLine="709"/>
                      </w:pPr>
                      <w:r w:rsidRPr="00491FC5">
                        <w:t>10.- Pruebas</w:t>
                      </w:r>
                    </w:p>
                    <w:p w:rsidR="00F17AA9" w:rsidRPr="00491FC5" w:rsidRDefault="00F17AA9" w:rsidP="00D36CA0">
                      <w:pPr>
                        <w:spacing w:after="0"/>
                        <w:ind w:firstLine="709"/>
                      </w:pPr>
                      <w:r w:rsidRPr="00491FC5">
                        <w:t>11.- Manual de instalación</w:t>
                      </w:r>
                    </w:p>
                    <w:p w:rsidR="00F17AA9" w:rsidRPr="00491FC5" w:rsidRDefault="00F17AA9" w:rsidP="00D36CA0">
                      <w:pPr>
                        <w:spacing w:after="0"/>
                        <w:ind w:firstLine="709"/>
                        <w:rPr>
                          <w:b/>
                        </w:rPr>
                      </w:pPr>
                      <w:r w:rsidRPr="00491FC5">
                        <w:t>12.- Manual del usuario</w:t>
                      </w:r>
                    </w:p>
                  </w:txbxContent>
                </v:textbox>
              </v:shape>
            </w:pict>
          </mc:Fallback>
        </mc:AlternateContent>
      </w:r>
    </w:p>
    <w:p w:rsidR="00B74812" w:rsidRDefault="00B74812" w:rsidP="001965EC"/>
    <w:p w:rsidR="00B74812" w:rsidRDefault="00B74812" w:rsidP="001965EC"/>
    <w:p w:rsidR="00B74812" w:rsidRDefault="00B74812" w:rsidP="001965EC"/>
    <w:p w:rsidR="00B74812" w:rsidRDefault="00B74812" w:rsidP="001965EC"/>
    <w:p w:rsidR="00B74812" w:rsidRDefault="00B74812" w:rsidP="001965EC"/>
    <w:p w:rsidR="00B74812" w:rsidRDefault="00491FC5" w:rsidP="001965EC">
      <w:r>
        <w:rPr>
          <w:noProof/>
          <w:color w:val="1F497D" w:themeColor="text2"/>
          <w:lang w:eastAsia="es-ES"/>
        </w:rPr>
        <mc:AlternateContent>
          <mc:Choice Requires="wps">
            <w:drawing>
              <wp:anchor distT="0" distB="0" distL="114300" distR="114300" simplePos="0" relativeHeight="251666432" behindDoc="0" locked="0" layoutInCell="1" allowOverlap="1" wp14:anchorId="2ABB2BA1" wp14:editId="698582FF">
                <wp:simplePos x="0" y="0"/>
                <wp:positionH relativeFrom="column">
                  <wp:posOffset>1093470</wp:posOffset>
                </wp:positionH>
                <wp:positionV relativeFrom="paragraph">
                  <wp:posOffset>193040</wp:posOffset>
                </wp:positionV>
                <wp:extent cx="4412615" cy="715010"/>
                <wp:effectExtent l="0" t="0" r="26035" b="27940"/>
                <wp:wrapNone/>
                <wp:docPr id="8" name="8 Cuadro de texto"/>
                <wp:cNvGraphicFramePr/>
                <a:graphic xmlns:a="http://schemas.openxmlformats.org/drawingml/2006/main">
                  <a:graphicData uri="http://schemas.microsoft.com/office/word/2010/wordprocessingShape">
                    <wps:wsp>
                      <wps:cNvSpPr txBox="1"/>
                      <wps:spPr>
                        <a:xfrm>
                          <a:off x="0" y="0"/>
                          <a:ext cx="4412615" cy="71501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F17AA9" w:rsidRDefault="00F17AA9" w:rsidP="00D36CA0">
                            <w:pPr>
                              <w:spacing w:after="0"/>
                              <w:rPr>
                                <w:b/>
                              </w:rPr>
                            </w:pPr>
                            <w:r w:rsidRPr="00D36CA0">
                              <w:rPr>
                                <w:b/>
                              </w:rPr>
                              <w:t>Parte I</w:t>
                            </w:r>
                            <w:r>
                              <w:rPr>
                                <w:b/>
                              </w:rPr>
                              <w:t>I</w:t>
                            </w:r>
                            <w:r w:rsidRPr="00D36CA0">
                              <w:rPr>
                                <w:b/>
                              </w:rPr>
                              <w:t xml:space="preserve"> – </w:t>
                            </w:r>
                            <w:r>
                              <w:rPr>
                                <w:b/>
                              </w:rPr>
                              <w:t>Materias relacionadas</w:t>
                            </w:r>
                          </w:p>
                          <w:p w:rsidR="00F17AA9" w:rsidRPr="00491FC5" w:rsidRDefault="00F17AA9" w:rsidP="00D36CA0">
                            <w:pPr>
                              <w:spacing w:after="0"/>
                              <w:ind w:firstLine="709"/>
                            </w:pPr>
                            <w:r w:rsidRPr="00491FC5">
                              <w:t>13.-Cumplimiento de los objetivos del proyecto</w:t>
                            </w:r>
                          </w:p>
                          <w:p w:rsidR="00F17AA9" w:rsidRPr="00491FC5" w:rsidRDefault="00F17AA9" w:rsidP="00D36CA0">
                            <w:pPr>
                              <w:spacing w:after="0"/>
                              <w:ind w:firstLine="709"/>
                              <w:rPr>
                                <w:b/>
                              </w:rPr>
                            </w:pPr>
                            <w:r w:rsidRPr="00491FC5">
                              <w:t>14.- Conclusiones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 Cuadro de texto" o:spid="_x0000_s1029" type="#_x0000_t202" style="position:absolute;left:0;text-align:left;margin-left:86.1pt;margin-top:15.2pt;width:347.45pt;height:56.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" fillcolor="white [3201]" strokecolor="#c0504d [3205]" strokeweight="2pt">
                <v:textbox>
                  <w:txbxContent>
                    <w:p w:rsidR="00F17AA9" w:rsidRDefault="00F17AA9" w:rsidP="00D36CA0">
                      <w:pPr>
                        <w:spacing w:after="0"/>
                        <w:rPr>
                          <w:b/>
                        </w:rPr>
                      </w:pPr>
                      <w:r w:rsidRPr="00D36CA0">
                        <w:rPr>
                          <w:b/>
                        </w:rPr>
                        <w:t>Parte I</w:t>
                      </w:r>
                      <w:r>
                        <w:rPr>
                          <w:b/>
                        </w:rPr>
                        <w:t>I</w:t>
                      </w:r>
                      <w:r w:rsidRPr="00D36CA0">
                        <w:rPr>
                          <w:b/>
                        </w:rPr>
                        <w:t xml:space="preserve"> – </w:t>
                      </w:r>
                      <w:r>
                        <w:rPr>
                          <w:b/>
                        </w:rPr>
                        <w:t>Materias relacionadas</w:t>
                      </w:r>
                    </w:p>
                    <w:p w:rsidR="00F17AA9" w:rsidRPr="00491FC5" w:rsidRDefault="00F17AA9" w:rsidP="00D36CA0">
                      <w:pPr>
                        <w:spacing w:after="0"/>
                        <w:ind w:firstLine="709"/>
                      </w:pPr>
                      <w:r w:rsidRPr="00491FC5">
                        <w:t>13.-Cumplimiento de los objetivos del proyecto</w:t>
                      </w:r>
                    </w:p>
                    <w:p w:rsidR="00F17AA9" w:rsidRPr="00491FC5" w:rsidRDefault="00F17AA9" w:rsidP="00D36CA0">
                      <w:pPr>
                        <w:spacing w:after="0"/>
                        <w:ind w:firstLine="709"/>
                        <w:rPr>
                          <w:b/>
                        </w:rPr>
                      </w:pPr>
                      <w:r w:rsidRPr="00491FC5">
                        <w:t>14.- Conclusiones</w:t>
                      </w:r>
                    </w:p>
                  </w:txbxContent>
                </v:textbox>
              </v:shape>
            </w:pict>
          </mc:Fallback>
        </mc:AlternateContent>
      </w:r>
    </w:p>
    <w:p w:rsidR="00B74812" w:rsidRDefault="00B74812" w:rsidP="001965EC"/>
    <w:p w:rsidR="00895C22" w:rsidRDefault="00895C22" w:rsidP="00B74812">
      <w:pPr>
        <w:pStyle w:val="Ttulo2"/>
      </w:pPr>
    </w:p>
    <w:p w:rsidR="00895C22" w:rsidRPr="00895C22" w:rsidRDefault="00895C22" w:rsidP="00895C22"/>
    <w:p w:rsidR="00B74812" w:rsidRDefault="00B74812" w:rsidP="00B74812">
      <w:pPr>
        <w:pStyle w:val="Ttulo2"/>
      </w:pPr>
      <w:bookmarkStart w:id="507" w:name="_Toc394538304"/>
      <w:r>
        <w:lastRenderedPageBreak/>
        <w:t>2.- Planificación</w:t>
      </w:r>
      <w:bookmarkEnd w:id="507"/>
    </w:p>
    <w:p w:rsidR="00B74812" w:rsidRDefault="00B74812" w:rsidP="00D723A7">
      <w:pPr>
        <w:pStyle w:val="Ttulo3"/>
        <w:spacing w:after="200"/>
      </w:pPr>
      <w:bookmarkStart w:id="508" w:name="_Toc394538305"/>
      <w:r>
        <w:t>2.1.- Planificación temporal</w:t>
      </w:r>
      <w:bookmarkEnd w:id="508"/>
    </w:p>
    <w:p w:rsidR="00B74812" w:rsidRDefault="00B74812" w:rsidP="00B74812">
      <w:r>
        <w:t>La planificación temporal consiste en la distribución de tiempos estimados para la realización de determinados conjuntos de tareas (los llamaremos HITOS), de manera que se consigue una mejora en la estimación temporal para el desarrollo del proyecto en su conjunto.</w:t>
      </w:r>
    </w:p>
    <w:p w:rsidR="00B74812" w:rsidRDefault="00B74812" w:rsidP="00B74812">
      <w:r>
        <w:t>En todas las funciones del mundo real en las que se trabaja mediante proyectos, la minimización de los costes y, por ende, de los tiempos de desarrollo de los mismos es fundamental, además de ser una cualidad muy valorable para un buen ingeniero de software.</w:t>
      </w:r>
    </w:p>
    <w:p w:rsidR="00B74812" w:rsidRDefault="00B74812" w:rsidP="00B74812">
      <w:r>
        <w:t>En el caso de este proyecto en cuestión, la tarea es algo más sencilla pues el equipo de desarrollo consta de un único miembro, ahorrándonos la planificación para desarrollo de tareas de forma paralela.</w:t>
      </w:r>
    </w:p>
    <w:p w:rsidR="00B74812" w:rsidRDefault="00B74812" w:rsidP="00B74812">
      <w:r>
        <w:t>El uso de tecnologías, frameworks y herramientas, que no son conocidas en profundidad por el autor del proyecto, dificulta la tarea pues tiene un trabajo importante previo de documentación y prácticas con las mismas.</w:t>
      </w:r>
    </w:p>
    <w:p w:rsidR="00B74812" w:rsidRDefault="00B74812" w:rsidP="00B74812">
      <w:r>
        <w:t xml:space="preserve">La división del trabajo a realizar en hitos queda </w:t>
      </w:r>
      <w:proofErr w:type="gramStart"/>
      <w:r>
        <w:t>definido</w:t>
      </w:r>
      <w:proofErr w:type="gramEnd"/>
      <w:r>
        <w:t xml:space="preserve"> de la siguiente manera:</w:t>
      </w:r>
    </w:p>
    <w:tbl>
      <w:tblPr>
        <w:tblStyle w:val="Listamedia2-nfasis2"/>
        <w:tblW w:w="0" w:type="auto"/>
        <w:tblLook w:val="04A0" w:firstRow="1" w:lastRow="0" w:firstColumn="1" w:lastColumn="0" w:noHBand="0" w:noVBand="1"/>
      </w:tblPr>
      <w:tblGrid>
        <w:gridCol w:w="959"/>
        <w:gridCol w:w="7685"/>
      </w:tblGrid>
      <w:tr w:rsidR="00B74812"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tcPr>
          <w:p w:rsidR="00B74812" w:rsidRDefault="00B74812" w:rsidP="00306D95">
            <w:pPr>
              <w:jc w:val="center"/>
            </w:pPr>
            <w:r>
              <w:t>HITO</w:t>
            </w:r>
          </w:p>
        </w:tc>
        <w:tc>
          <w:tcPr>
            <w:tcW w:w="7685" w:type="dxa"/>
          </w:tcPr>
          <w:p w:rsidR="00B74812" w:rsidRDefault="00B74812" w:rsidP="00306D95">
            <w:pPr>
              <w:cnfStyle w:val="100000000000" w:firstRow="1" w:lastRow="0" w:firstColumn="0" w:lastColumn="0" w:oddVBand="0" w:evenVBand="0" w:oddHBand="0" w:evenHBand="0" w:firstRowFirstColumn="0" w:firstRowLastColumn="0" w:lastRowFirstColumn="0" w:lastRowLastColumn="0"/>
            </w:pPr>
            <w:r>
              <w:t>DESCRIPCIÓN</w:t>
            </w:r>
          </w:p>
        </w:tc>
      </w:tr>
      <w:tr w:rsidR="00B7481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H1</w:t>
            </w:r>
          </w:p>
        </w:tc>
        <w:tc>
          <w:tcPr>
            <w:tcW w:w="7685" w:type="dxa"/>
          </w:tcPr>
          <w:p w:rsidR="00B74812" w:rsidRDefault="00B74812" w:rsidP="00306D95">
            <w:pPr>
              <w:cnfStyle w:val="000000100000" w:firstRow="0" w:lastRow="0" w:firstColumn="0" w:lastColumn="0" w:oddVBand="0" w:evenVBand="0" w:oddHBand="1" w:evenHBand="0" w:firstRowFirstColumn="0" w:firstRowLastColumn="0" w:lastRowFirstColumn="0" w:lastRowLastColumn="0"/>
            </w:pPr>
            <w:r>
              <w:t>Estudio y prácticas realizadas con las tecnologías a utilizar</w:t>
            </w:r>
          </w:p>
        </w:tc>
      </w:tr>
      <w:tr w:rsidR="00B74812" w:rsidTr="00717F1F">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H2</w:t>
            </w:r>
          </w:p>
        </w:tc>
        <w:tc>
          <w:tcPr>
            <w:tcW w:w="7685" w:type="dxa"/>
          </w:tcPr>
          <w:p w:rsidR="00B74812" w:rsidRDefault="00B74812" w:rsidP="00306D95">
            <w:pPr>
              <w:cnfStyle w:val="000000000000" w:firstRow="0" w:lastRow="0" w:firstColumn="0" w:lastColumn="0" w:oddVBand="0" w:evenVBand="0" w:oddHBand="0" w:evenHBand="0" w:firstRowFirstColumn="0" w:firstRowLastColumn="0" w:lastRowFirstColumn="0" w:lastRowLastColumn="0"/>
            </w:pPr>
            <w:r>
              <w:t>Documento de elicitación de requisitos</w:t>
            </w:r>
          </w:p>
        </w:tc>
      </w:tr>
      <w:tr w:rsidR="00B7481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H3</w:t>
            </w:r>
          </w:p>
        </w:tc>
        <w:tc>
          <w:tcPr>
            <w:tcW w:w="7685" w:type="dxa"/>
          </w:tcPr>
          <w:p w:rsidR="00B74812" w:rsidRDefault="00B74812" w:rsidP="00306D95">
            <w:pPr>
              <w:cnfStyle w:val="000000100000" w:firstRow="0" w:lastRow="0" w:firstColumn="0" w:lastColumn="0" w:oddVBand="0" w:evenVBand="0" w:oddHBand="1" w:evenHBand="0" w:firstRowFirstColumn="0" w:firstRowLastColumn="0" w:lastRowFirstColumn="0" w:lastRowLastColumn="0"/>
            </w:pPr>
            <w:r>
              <w:t>Documento de análisis de requisitos</w:t>
            </w:r>
          </w:p>
        </w:tc>
      </w:tr>
      <w:tr w:rsidR="00B74812" w:rsidTr="00717F1F">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H4</w:t>
            </w:r>
          </w:p>
        </w:tc>
        <w:tc>
          <w:tcPr>
            <w:tcW w:w="7685" w:type="dxa"/>
          </w:tcPr>
          <w:p w:rsidR="00B74812" w:rsidRDefault="00B74812" w:rsidP="00306D95">
            <w:pPr>
              <w:cnfStyle w:val="000000000000" w:firstRow="0" w:lastRow="0" w:firstColumn="0" w:lastColumn="0" w:oddVBand="0" w:evenVBand="0" w:oddHBand="0" w:evenHBand="0" w:firstRowFirstColumn="0" w:firstRowLastColumn="0" w:lastRowFirstColumn="0" w:lastRowLastColumn="0"/>
            </w:pPr>
            <w:r>
              <w:t>Documento de diseño</w:t>
            </w:r>
          </w:p>
        </w:tc>
      </w:tr>
      <w:tr w:rsidR="00B7481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H5</w:t>
            </w:r>
          </w:p>
        </w:tc>
        <w:tc>
          <w:tcPr>
            <w:tcW w:w="7685" w:type="dxa"/>
          </w:tcPr>
          <w:p w:rsidR="00B74812" w:rsidRDefault="00B74812" w:rsidP="00306D95">
            <w:pPr>
              <w:cnfStyle w:val="000000100000" w:firstRow="0" w:lastRow="0" w:firstColumn="0" w:lastColumn="0" w:oddVBand="0" w:evenVBand="0" w:oddHBand="1" w:evenHBand="0" w:firstRowFirstColumn="0" w:firstRowLastColumn="0" w:lastRowFirstColumn="0" w:lastRowLastColumn="0"/>
            </w:pPr>
            <w:r>
              <w:t>Desarrollo de la aplicación</w:t>
            </w:r>
          </w:p>
        </w:tc>
      </w:tr>
      <w:tr w:rsidR="00B74812" w:rsidTr="00717F1F">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H6</w:t>
            </w:r>
          </w:p>
        </w:tc>
        <w:tc>
          <w:tcPr>
            <w:tcW w:w="7685" w:type="dxa"/>
          </w:tcPr>
          <w:p w:rsidR="00B74812" w:rsidRDefault="00B74812" w:rsidP="00306D95">
            <w:pPr>
              <w:cnfStyle w:val="000000000000" w:firstRow="0" w:lastRow="0" w:firstColumn="0" w:lastColumn="0" w:oddVBand="0" w:evenVBand="0" w:oddHBand="0" w:evenHBand="0" w:firstRowFirstColumn="0" w:firstRowLastColumn="0" w:lastRowFirstColumn="0" w:lastRowLastColumn="0"/>
            </w:pPr>
            <w:r>
              <w:t>Instalación e implantación final de la aplicación</w:t>
            </w:r>
          </w:p>
        </w:tc>
      </w:tr>
      <w:tr w:rsidR="00B7481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H7</w:t>
            </w:r>
          </w:p>
        </w:tc>
        <w:tc>
          <w:tcPr>
            <w:tcW w:w="7685" w:type="dxa"/>
          </w:tcPr>
          <w:p w:rsidR="00B74812" w:rsidRDefault="00B74812" w:rsidP="00306D95">
            <w:pPr>
              <w:cnfStyle w:val="000000100000" w:firstRow="0" w:lastRow="0" w:firstColumn="0" w:lastColumn="0" w:oddVBand="0" w:evenVBand="0" w:oddHBand="1" w:evenHBand="0" w:firstRowFirstColumn="0" w:firstRowLastColumn="0" w:lastRowFirstColumn="0" w:lastRowLastColumn="0"/>
            </w:pPr>
            <w:r>
              <w:t>Fin de proyecto</w:t>
            </w:r>
          </w:p>
        </w:tc>
      </w:tr>
    </w:tbl>
    <w:p w:rsidR="00B74812" w:rsidRPr="0066726B" w:rsidRDefault="00B74812" w:rsidP="00B74812"/>
    <w:p w:rsidR="00B74812" w:rsidRDefault="00306D95" w:rsidP="00D723A7">
      <w:pPr>
        <w:pStyle w:val="Ttulo4"/>
        <w:spacing w:after="200"/>
        <w:ind w:firstLine="708"/>
      </w:pPr>
      <w:bookmarkStart w:id="509" w:name="_Toc394538306"/>
      <w:r>
        <w:t>2.1.1. Estimación de tiempos</w:t>
      </w:r>
      <w:bookmarkEnd w:id="509"/>
    </w:p>
    <w:p w:rsidR="00205AD3" w:rsidRDefault="00205AD3" w:rsidP="00205AD3">
      <w:r>
        <w:t>La fecha en la que se comenzó la realización del proyecto fue en torno al 15 de Marzo de 2014, y la fecha fin del mismo es en el mes de Septiembre, a principios del mismo, pero debido a que el mes de agosto no es lectivo, se estimará la fecha de finalización para documentación, desarrollo, pruebas e implantación en torno al 30 de Julio.</w:t>
      </w:r>
    </w:p>
    <w:p w:rsidR="00205AD3" w:rsidRDefault="00205AD3" w:rsidP="00205AD3">
      <w:r>
        <w:t xml:space="preserve">La estimación en horas de trabajo para el único miembro del equipo de trabajo será de </w:t>
      </w:r>
      <w:r w:rsidRPr="00B46411">
        <w:rPr>
          <w:b/>
        </w:rPr>
        <w:t>3 horas al día 5 días a la semana</w:t>
      </w:r>
      <w:r>
        <w:t xml:space="preserve">, lo que hace un total de </w:t>
      </w:r>
      <w:r w:rsidRPr="00B46411">
        <w:rPr>
          <w:b/>
        </w:rPr>
        <w:t>15 horas semanales</w:t>
      </w:r>
      <w:r>
        <w:t>. Estas 15 horas semanales es fruto de una ponderación, pues hay fechas en las que la capacidad de dedicación en horas es inferior a dicha fecha, así como hay épocas en las que es bastante mayor, haciendo uso de horas en fin de semana.</w:t>
      </w:r>
    </w:p>
    <w:p w:rsidR="00205AD3" w:rsidRPr="00306D95" w:rsidRDefault="00205AD3" w:rsidP="00205AD3">
      <w:r>
        <w:t xml:space="preserve">Otro factor a tener en cuenta es la cantidad de horas mínima que el PFC  tiene como asignatura de Ingeniería Técnica Informática de Gestión, que son </w:t>
      </w:r>
      <w:r w:rsidRPr="00B46411">
        <w:rPr>
          <w:b/>
        </w:rPr>
        <w:t>225 horas</w:t>
      </w:r>
      <w:r>
        <w:t>.</w:t>
      </w:r>
    </w:p>
    <w:p w:rsidR="00205AD3" w:rsidRDefault="00205AD3" w:rsidP="00205AD3">
      <w:r>
        <w:lastRenderedPageBreak/>
        <w:t xml:space="preserve">En la tabla que a continuación se presenta, realizamos una división del desarrollo del proyecto en tareas y una estimación de horas divididas por cada una de ellas. </w:t>
      </w:r>
    </w:p>
    <w:tbl>
      <w:tblPr>
        <w:tblStyle w:val="Listamedia2-nfasis2"/>
        <w:tblW w:w="0" w:type="auto"/>
        <w:tblLook w:val="04A0" w:firstRow="1" w:lastRow="0" w:firstColumn="1" w:lastColumn="0" w:noHBand="0" w:noVBand="1"/>
      </w:tblPr>
      <w:tblGrid>
        <w:gridCol w:w="6345"/>
        <w:gridCol w:w="2299"/>
      </w:tblGrid>
      <w:tr w:rsidR="00205AD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345" w:type="dxa"/>
          </w:tcPr>
          <w:p w:rsidR="00205AD3" w:rsidRDefault="00205AD3" w:rsidP="00F63E12">
            <w:pPr>
              <w:jc w:val="center"/>
            </w:pPr>
            <w:r>
              <w:t>TAREA</w:t>
            </w:r>
          </w:p>
        </w:tc>
        <w:tc>
          <w:tcPr>
            <w:tcW w:w="2299" w:type="dxa"/>
          </w:tcPr>
          <w:p w:rsidR="00205AD3" w:rsidRDefault="00205AD3" w:rsidP="00F63E12">
            <w:pPr>
              <w:jc w:val="center"/>
              <w:cnfStyle w:val="100000000000" w:firstRow="1" w:lastRow="0" w:firstColumn="0" w:lastColumn="0" w:oddVBand="0" w:evenVBand="0" w:oddHBand="0" w:evenHBand="0" w:firstRowFirstColumn="0" w:firstRowLastColumn="0" w:lastRowFirstColumn="0" w:lastRowLastColumn="0"/>
            </w:pPr>
            <w:r>
              <w:t>DÍAS</w:t>
            </w:r>
          </w:p>
        </w:tc>
      </w:tr>
      <w:tr w:rsidR="00205AD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r>
              <w:t>T1.- Estudio del problema y prácticas previas realizadas</w:t>
            </w:r>
          </w:p>
        </w:tc>
        <w:tc>
          <w:tcPr>
            <w:tcW w:w="2299" w:type="dxa"/>
          </w:tcPr>
          <w:p w:rsidR="00205AD3" w:rsidRPr="00F52EF5" w:rsidRDefault="00205AD3" w:rsidP="00F63E12">
            <w:pPr>
              <w:ind w:right="915"/>
              <w:jc w:val="right"/>
              <w:cnfStyle w:val="000000100000" w:firstRow="0" w:lastRow="0" w:firstColumn="0" w:lastColumn="0" w:oddVBand="0" w:evenVBand="0" w:oddHBand="1" w:evenHBand="0" w:firstRowFirstColumn="0" w:firstRowLastColumn="0" w:lastRowFirstColumn="0" w:lastRowLastColumn="0"/>
              <w:rPr>
                <w:b/>
              </w:rPr>
            </w:pPr>
            <w:r>
              <w:rPr>
                <w:b/>
              </w:rPr>
              <w:t>10</w:t>
            </w:r>
          </w:p>
        </w:tc>
      </w:tr>
      <w:tr w:rsidR="00205AD3" w:rsidTr="00717F1F">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r>
              <w:t>T2.- Familiarización con el entorno de desarrollo y herramientas</w:t>
            </w:r>
          </w:p>
        </w:tc>
        <w:tc>
          <w:tcPr>
            <w:tcW w:w="2299" w:type="dxa"/>
          </w:tcPr>
          <w:p w:rsidR="00205AD3" w:rsidRPr="00F52EF5" w:rsidRDefault="00205AD3" w:rsidP="00F63E12">
            <w:pPr>
              <w:ind w:right="915"/>
              <w:jc w:val="right"/>
              <w:cnfStyle w:val="000000000000" w:firstRow="0" w:lastRow="0" w:firstColumn="0" w:lastColumn="0" w:oddVBand="0" w:evenVBand="0" w:oddHBand="0" w:evenHBand="0" w:firstRowFirstColumn="0" w:firstRowLastColumn="0" w:lastRowFirstColumn="0" w:lastRowLastColumn="0"/>
              <w:rPr>
                <w:b/>
              </w:rPr>
            </w:pPr>
            <w:r>
              <w:rPr>
                <w:b/>
              </w:rPr>
              <w:t>71</w:t>
            </w:r>
          </w:p>
        </w:tc>
      </w:tr>
      <w:tr w:rsidR="00205AD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717F1F" w:rsidRDefault="00205AD3" w:rsidP="00F63E12">
            <w:r>
              <w:t>T3.- Desarrollo de la aplicación</w:t>
            </w:r>
            <w:r w:rsidR="00717F1F">
              <w:t xml:space="preserve">   </w:t>
            </w:r>
          </w:p>
          <w:p w:rsidR="00205AD3" w:rsidRPr="00F52EF5" w:rsidRDefault="00205AD3" w:rsidP="00F63E12">
            <w:pPr>
              <w:rPr>
                <w:b/>
              </w:rPr>
            </w:pPr>
            <w:r>
              <w:t xml:space="preserve">        </w:t>
            </w:r>
            <w:r w:rsidRPr="00F52EF5">
              <w:rPr>
                <w:b/>
              </w:rPr>
              <w:t>T3.1. Elicitación de requisitos</w:t>
            </w:r>
          </w:p>
          <w:p w:rsidR="00205AD3" w:rsidRPr="00F52EF5" w:rsidRDefault="00205AD3" w:rsidP="00F63E12">
            <w:pPr>
              <w:rPr>
                <w:b/>
              </w:rPr>
            </w:pPr>
            <w:r w:rsidRPr="00F52EF5">
              <w:rPr>
                <w:b/>
              </w:rPr>
              <w:t xml:space="preserve">        T3.2. Análisis de requisitos</w:t>
            </w:r>
          </w:p>
          <w:p w:rsidR="00205AD3" w:rsidRPr="00F52EF5" w:rsidRDefault="00205AD3" w:rsidP="00F63E12">
            <w:pPr>
              <w:rPr>
                <w:b/>
              </w:rPr>
            </w:pPr>
            <w:r w:rsidRPr="00F52EF5">
              <w:rPr>
                <w:b/>
              </w:rPr>
              <w:t xml:space="preserve">        T3.3. Diseño del sistema</w:t>
            </w:r>
          </w:p>
          <w:p w:rsidR="00205AD3" w:rsidRPr="00F52EF5" w:rsidRDefault="00205AD3" w:rsidP="00F63E12">
            <w:pPr>
              <w:rPr>
                <w:b/>
              </w:rPr>
            </w:pPr>
            <w:r w:rsidRPr="00F52EF5">
              <w:rPr>
                <w:b/>
              </w:rPr>
              <w:t xml:space="preserve">        T3.4. Implementación de la aplicación</w:t>
            </w:r>
          </w:p>
          <w:p w:rsidR="00205AD3" w:rsidRPr="00F52EF5" w:rsidRDefault="00205AD3" w:rsidP="00F63E12">
            <w:pPr>
              <w:rPr>
                <w:b/>
              </w:rPr>
            </w:pPr>
            <w:r w:rsidRPr="00F52EF5">
              <w:rPr>
                <w:b/>
              </w:rPr>
              <w:t xml:space="preserve">        T3.5. Pruebas Unitarias</w:t>
            </w:r>
          </w:p>
          <w:p w:rsidR="00205AD3" w:rsidRDefault="00205AD3" w:rsidP="00F63E12">
            <w:r w:rsidRPr="00F52EF5">
              <w:rPr>
                <w:b/>
              </w:rPr>
              <w:t xml:space="preserve">        T3.6. Implantación del sistema</w:t>
            </w:r>
          </w:p>
        </w:tc>
        <w:tc>
          <w:tcPr>
            <w:tcW w:w="2299" w:type="dxa"/>
          </w:tcPr>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15</w:t>
            </w: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15</w:t>
            </w:r>
          </w:p>
          <w:p w:rsidR="00205AD3" w:rsidRDefault="00205AD3" w:rsidP="00F63E12">
            <w:pPr>
              <w:tabs>
                <w:tab w:val="left" w:pos="1039"/>
                <w:tab w:val="right" w:pos="1168"/>
              </w:tabs>
              <w:ind w:right="915"/>
              <w:cnfStyle w:val="000000100000" w:firstRow="0" w:lastRow="0" w:firstColumn="0" w:lastColumn="0" w:oddVBand="0" w:evenVBand="0" w:oddHBand="1" w:evenHBand="0" w:firstRowFirstColumn="0" w:firstRowLastColumn="0" w:lastRowFirstColumn="0" w:lastRowLastColumn="0"/>
            </w:pPr>
            <w:r>
              <w:tab/>
              <w:t>5</w:t>
            </w: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30</w:t>
            </w: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3</w:t>
            </w: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3</w:t>
            </w:r>
          </w:p>
        </w:tc>
      </w:tr>
      <w:tr w:rsidR="00205AD3" w:rsidTr="00717F1F">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r>
              <w:t>T4.- Documentación del proyecto</w:t>
            </w:r>
          </w:p>
        </w:tc>
        <w:tc>
          <w:tcPr>
            <w:tcW w:w="2299" w:type="dxa"/>
          </w:tcPr>
          <w:p w:rsidR="00205AD3" w:rsidRPr="00F52EF5" w:rsidRDefault="00205AD3" w:rsidP="00F63E12">
            <w:pPr>
              <w:ind w:right="915"/>
              <w:jc w:val="right"/>
              <w:cnfStyle w:val="000000000000" w:firstRow="0" w:lastRow="0" w:firstColumn="0" w:lastColumn="0" w:oddVBand="0" w:evenVBand="0" w:oddHBand="0" w:evenHBand="0" w:firstRowFirstColumn="0" w:firstRowLastColumn="0" w:lastRowFirstColumn="0" w:lastRowLastColumn="0"/>
              <w:rPr>
                <w:b/>
              </w:rPr>
            </w:pPr>
            <w:r>
              <w:rPr>
                <w:b/>
              </w:rPr>
              <w:t>14</w:t>
            </w:r>
          </w:p>
        </w:tc>
      </w:tr>
      <w:tr w:rsidR="00205AD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r>
              <w:t>T5.- Manual de usuario</w:t>
            </w:r>
          </w:p>
        </w:tc>
        <w:tc>
          <w:tcPr>
            <w:tcW w:w="2299" w:type="dxa"/>
          </w:tcPr>
          <w:p w:rsidR="00205AD3" w:rsidRPr="00F52EF5" w:rsidRDefault="00205AD3" w:rsidP="00F63E12">
            <w:pPr>
              <w:ind w:right="915"/>
              <w:jc w:val="right"/>
              <w:cnfStyle w:val="000000100000" w:firstRow="0" w:lastRow="0" w:firstColumn="0" w:lastColumn="0" w:oddVBand="0" w:evenVBand="0" w:oddHBand="1" w:evenHBand="0" w:firstRowFirstColumn="0" w:firstRowLastColumn="0" w:lastRowFirstColumn="0" w:lastRowLastColumn="0"/>
              <w:rPr>
                <w:b/>
              </w:rPr>
            </w:pPr>
            <w:r>
              <w:rPr>
                <w:b/>
              </w:rPr>
              <w:t>5</w:t>
            </w:r>
          </w:p>
        </w:tc>
      </w:tr>
      <w:tr w:rsidR="00205AD3" w:rsidTr="00717F1F">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pPr>
              <w:jc w:val="right"/>
            </w:pPr>
            <w:r>
              <w:t>TOTAL</w:t>
            </w:r>
          </w:p>
        </w:tc>
        <w:tc>
          <w:tcPr>
            <w:tcW w:w="2299" w:type="dxa"/>
          </w:tcPr>
          <w:p w:rsidR="00205AD3" w:rsidRPr="00F52EF5" w:rsidRDefault="00205AD3" w:rsidP="00F63E12">
            <w:pPr>
              <w:ind w:right="490"/>
              <w:jc w:val="right"/>
              <w:cnfStyle w:val="000000000000" w:firstRow="0" w:lastRow="0" w:firstColumn="0" w:lastColumn="0" w:oddVBand="0" w:evenVBand="0" w:oddHBand="0" w:evenHBand="0" w:firstRowFirstColumn="0" w:firstRowLastColumn="0" w:lastRowFirstColumn="0" w:lastRowLastColumn="0"/>
              <w:rPr>
                <w:b/>
              </w:rPr>
            </w:pPr>
            <w:r>
              <w:rPr>
                <w:b/>
              </w:rPr>
              <w:t>100 días</w:t>
            </w:r>
          </w:p>
        </w:tc>
      </w:tr>
    </w:tbl>
    <w:p w:rsidR="00205AD3" w:rsidRDefault="00205AD3" w:rsidP="00205AD3"/>
    <w:p w:rsidR="00205AD3" w:rsidRDefault="00205AD3" w:rsidP="00205AD3">
      <w:r>
        <w:t>Según el reparto de días en función a tareas realizado anteriormente, nos salen 120 días.</w:t>
      </w:r>
    </w:p>
    <w:p w:rsidR="00205AD3" w:rsidRDefault="00205AD3" w:rsidP="00205AD3">
      <w:pPr>
        <w:rPr>
          <w:b/>
        </w:rPr>
      </w:pPr>
      <w:r>
        <w:t xml:space="preserve">Como ya hemos comentado, asignamos 3 horas/día, quedándonos una dedicación total en horas: </w:t>
      </w:r>
      <w:r w:rsidRPr="00F52EF5">
        <w:rPr>
          <w:b/>
        </w:rPr>
        <w:t>10</w:t>
      </w:r>
      <w:r>
        <w:rPr>
          <w:b/>
        </w:rPr>
        <w:t>0 días x 3 horas/día</w:t>
      </w:r>
      <w:r w:rsidRPr="00F52EF5">
        <w:rPr>
          <w:b/>
        </w:rPr>
        <w:t xml:space="preserve"> = 300 horas. </w:t>
      </w:r>
    </w:p>
    <w:p w:rsidR="0067624C" w:rsidRDefault="0067624C" w:rsidP="00205AD3">
      <w:pPr>
        <w:rPr>
          <w:b/>
        </w:rPr>
      </w:pPr>
    </w:p>
    <w:p w:rsidR="0067624C" w:rsidRPr="0067624C" w:rsidRDefault="0067624C" w:rsidP="0067624C">
      <w:r w:rsidRPr="0067624C">
        <w:rPr>
          <w:highlight w:val="yellow"/>
        </w:rPr>
        <w:t>Diagrama de gantt: TOMSPLANNER</w:t>
      </w:r>
    </w:p>
    <w:p w:rsidR="0067624C" w:rsidRPr="0067624C" w:rsidRDefault="0067624C" w:rsidP="00D723A7">
      <w:pPr>
        <w:pStyle w:val="Ttulo4"/>
        <w:ind w:firstLine="708"/>
      </w:pPr>
      <w:bookmarkStart w:id="510" w:name="__RefHeading__819_1424981804"/>
      <w:bookmarkStart w:id="511" w:name="_Toc394538307"/>
      <w:bookmarkEnd w:id="510"/>
      <w:r w:rsidRPr="0067624C">
        <w:t>2.1.2.- Desviación respecto estimación de tiempos</w:t>
      </w:r>
      <w:bookmarkEnd w:id="511"/>
    </w:p>
    <w:p w:rsidR="0067624C" w:rsidRPr="0067624C" w:rsidRDefault="0067624C" w:rsidP="0067624C">
      <w:pPr>
        <w:rPr>
          <w:rFonts w:ascii="Arial" w:hAnsi="Arial" w:cs="Arial"/>
        </w:rPr>
      </w:pPr>
      <w:r w:rsidRPr="0067624C">
        <w:rPr>
          <w:highlight w:val="yellow"/>
        </w:rPr>
        <w:t>Pendiente</w:t>
      </w:r>
    </w:p>
    <w:p w:rsidR="0067624C" w:rsidRPr="0067624C" w:rsidRDefault="0067624C" w:rsidP="00D723A7">
      <w:pPr>
        <w:pStyle w:val="Ttulo3"/>
      </w:pPr>
      <w:bookmarkStart w:id="512" w:name="__RefHeading__821_1424981804"/>
      <w:bookmarkStart w:id="513" w:name="_Toc394538308"/>
      <w:bookmarkEnd w:id="512"/>
      <w:r w:rsidRPr="0067624C">
        <w:t>2.2.- Planificación de costes</w:t>
      </w:r>
      <w:bookmarkEnd w:id="513"/>
    </w:p>
    <w:p w:rsidR="0067624C" w:rsidRDefault="0067624C" w:rsidP="0067624C">
      <w:pPr>
        <w:rPr>
          <w:rFonts w:ascii="Arial" w:hAnsi="Arial" w:cs="Arial"/>
        </w:rPr>
      </w:pPr>
      <w:r w:rsidRPr="0067624C">
        <w:rPr>
          <w:highlight w:val="yellow"/>
        </w:rPr>
        <w:t>Pendiente</w:t>
      </w:r>
    </w:p>
    <w:p w:rsidR="0067624C" w:rsidRPr="0067624C" w:rsidRDefault="0067624C" w:rsidP="00D723A7">
      <w:pPr>
        <w:pStyle w:val="Ttulo4"/>
        <w:ind w:firstLine="708"/>
      </w:pPr>
      <w:bookmarkStart w:id="514" w:name="__RefHeading__823_1424981804"/>
      <w:bookmarkStart w:id="515" w:name="_Toc394538309"/>
      <w:bookmarkEnd w:id="514"/>
      <w:r w:rsidRPr="0067624C">
        <w:t>2.2.1.- Estimación de costes</w:t>
      </w:r>
      <w:bookmarkEnd w:id="515"/>
    </w:p>
    <w:p w:rsidR="0067624C" w:rsidRDefault="0067624C" w:rsidP="0067624C">
      <w:pPr>
        <w:rPr>
          <w:rFonts w:ascii="Arial" w:hAnsi="Arial" w:cs="Arial"/>
        </w:rPr>
      </w:pPr>
      <w:r w:rsidRPr="0067624C">
        <w:rPr>
          <w:highlight w:val="yellow"/>
        </w:rPr>
        <w:t>Pendiente</w:t>
      </w:r>
      <w:r>
        <w:t xml:space="preserve"> </w:t>
      </w:r>
    </w:p>
    <w:p w:rsidR="0067624C" w:rsidRPr="0067624C" w:rsidRDefault="0067624C" w:rsidP="00D723A7">
      <w:pPr>
        <w:pStyle w:val="Ttulo4"/>
        <w:ind w:firstLine="708"/>
      </w:pPr>
      <w:bookmarkStart w:id="516" w:name="__RefHeading__825_1424981804"/>
      <w:bookmarkStart w:id="517" w:name="_Toc394538310"/>
      <w:bookmarkEnd w:id="516"/>
      <w:r w:rsidRPr="0067624C">
        <w:t>2.2.2- Desviación respecto estimación de costes</w:t>
      </w:r>
      <w:bookmarkEnd w:id="517"/>
    </w:p>
    <w:p w:rsidR="0067624C" w:rsidRDefault="0067624C" w:rsidP="0067624C">
      <w:pPr>
        <w:pStyle w:val="western"/>
      </w:pPr>
      <w:r w:rsidRPr="0067624C">
        <w:rPr>
          <w:color w:val="800000"/>
          <w:highlight w:val="yellow"/>
        </w:rPr>
        <w:t>Pendiente</w:t>
      </w:r>
      <w:r>
        <w:t xml:space="preserve"> </w:t>
      </w:r>
    </w:p>
    <w:p w:rsidR="0067624C" w:rsidRDefault="0067624C" w:rsidP="00205AD3"/>
    <w:p w:rsidR="0067624C" w:rsidRDefault="0067624C">
      <w:r>
        <w:br w:type="page"/>
      </w:r>
    </w:p>
    <w:p w:rsidR="00D723A7" w:rsidRDefault="00D723A7" w:rsidP="0067624C">
      <w:pPr>
        <w:pStyle w:val="Ttulo1"/>
      </w:pPr>
    </w:p>
    <w:p w:rsidR="00D723A7" w:rsidRDefault="00D723A7" w:rsidP="0067624C">
      <w:pPr>
        <w:pStyle w:val="Ttulo1"/>
      </w:pPr>
    </w:p>
    <w:p w:rsidR="00D723A7" w:rsidRDefault="00D723A7" w:rsidP="0067624C">
      <w:pPr>
        <w:pStyle w:val="Ttulo1"/>
      </w:pPr>
    </w:p>
    <w:p w:rsidR="00D723A7" w:rsidRDefault="00D723A7" w:rsidP="0067624C">
      <w:pPr>
        <w:pStyle w:val="Ttulo1"/>
      </w:pPr>
    </w:p>
    <w:p w:rsidR="00D723A7" w:rsidRDefault="00D723A7" w:rsidP="0067624C">
      <w:pPr>
        <w:pStyle w:val="Ttulo1"/>
      </w:pPr>
    </w:p>
    <w:p w:rsidR="00D723A7" w:rsidRDefault="00D723A7" w:rsidP="0067624C">
      <w:pPr>
        <w:pStyle w:val="Ttulo1"/>
      </w:pPr>
    </w:p>
    <w:p w:rsidR="0067624C" w:rsidRDefault="0067624C" w:rsidP="0067624C">
      <w:pPr>
        <w:pStyle w:val="Ttulo1"/>
      </w:pPr>
      <w:bookmarkStart w:id="518" w:name="_Toc394538311"/>
      <w:r>
        <w:t>Parte II.- Materias relacionadas</w:t>
      </w:r>
      <w:bookmarkEnd w:id="518"/>
    </w:p>
    <w:p w:rsidR="0067624C" w:rsidRDefault="0067624C" w:rsidP="0067624C"/>
    <w:p w:rsidR="0067624C" w:rsidRDefault="0067624C" w:rsidP="0067624C">
      <w:r>
        <w:br w:type="page"/>
      </w:r>
    </w:p>
    <w:p w:rsidR="0067624C" w:rsidRPr="0067624C" w:rsidRDefault="0067624C" w:rsidP="0067624C">
      <w:pPr>
        <w:pStyle w:val="Ttulo2"/>
      </w:pPr>
      <w:r>
        <w:lastRenderedPageBreak/>
        <w:br w:type="page"/>
      </w:r>
      <w:bookmarkStart w:id="519" w:name="_Toc394538312"/>
      <w:r w:rsidRPr="0067624C">
        <w:lastRenderedPageBreak/>
        <w:t>3.- Materias relacionadas</w:t>
      </w:r>
      <w:r w:rsidR="00AE6EEF">
        <w:t xml:space="preserve"> </w:t>
      </w:r>
      <w:r w:rsidR="00AE6EEF" w:rsidRPr="00AE6EEF">
        <w:rPr>
          <w:highlight w:val="yellow"/>
        </w:rPr>
        <w:t>(faltan referencias)</w:t>
      </w:r>
      <w:bookmarkEnd w:id="519"/>
    </w:p>
    <w:p w:rsidR="0067624C" w:rsidRDefault="0067624C" w:rsidP="0067624C">
      <w:pPr>
        <w:rPr>
          <w:rFonts w:ascii="Arial" w:hAnsi="Arial" w:cs="Arial"/>
          <w:szCs w:val="24"/>
        </w:rPr>
      </w:pPr>
      <w:r>
        <w:t xml:space="preserve">En el capítulo tercero, se repasan las tecnologías y herramientas de las que se ha hecho uso durante el desarrollo de </w:t>
      </w:r>
      <w:r w:rsidR="00D723A7">
        <w:rPr>
          <w:i/>
          <w:iCs/>
        </w:rPr>
        <w:t>MyPaths</w:t>
      </w:r>
      <w:r>
        <w:t>. En ellas presentarem</w:t>
      </w:r>
      <w:r w:rsidR="00895C22">
        <w:t>os brevemente sus características y las ventajas que ofrece su uso.</w:t>
      </w:r>
    </w:p>
    <w:p w:rsidR="00E65DAB" w:rsidRPr="00E65DAB" w:rsidRDefault="0067624C" w:rsidP="00D723A7">
      <w:pPr>
        <w:pStyle w:val="Ttulo3"/>
        <w:spacing w:before="360" w:after="240"/>
      </w:pPr>
      <w:bookmarkStart w:id="520" w:name="__RefHeading__873_1424981804"/>
      <w:bookmarkStart w:id="521" w:name="_Toc394538313"/>
      <w:bookmarkEnd w:id="520"/>
      <w:r w:rsidRPr="0067624C">
        <w:t>3.1.- Google Web Toolkit (GWT)</w:t>
      </w:r>
      <w:bookmarkEnd w:id="521"/>
    </w:p>
    <w:p w:rsidR="0067624C" w:rsidRDefault="001D2079" w:rsidP="00E65DAB">
      <w:r>
        <w:rPr>
          <w:noProof/>
          <w:lang w:eastAsia="es-ES"/>
        </w:rPr>
        <w:drawing>
          <wp:anchor distT="0" distB="0" distL="114300" distR="114300" simplePos="0" relativeHeight="251667456" behindDoc="1" locked="0" layoutInCell="1" allowOverlap="1" wp14:anchorId="41FF63BA" wp14:editId="7DA1B068">
            <wp:simplePos x="0" y="0"/>
            <wp:positionH relativeFrom="column">
              <wp:posOffset>8890</wp:posOffset>
            </wp:positionH>
            <wp:positionV relativeFrom="paragraph">
              <wp:posOffset>23495</wp:posOffset>
            </wp:positionV>
            <wp:extent cx="1240790" cy="1166495"/>
            <wp:effectExtent l="0" t="0" r="0" b="0"/>
            <wp:wrapTight wrapText="bothSides">
              <wp:wrapPolygon edited="0">
                <wp:start x="9286" y="0"/>
                <wp:lineTo x="6301" y="353"/>
                <wp:lineTo x="0" y="4233"/>
                <wp:lineTo x="0" y="15168"/>
                <wp:lineTo x="663" y="16932"/>
                <wp:lineTo x="3648" y="21165"/>
                <wp:lineTo x="3980" y="21165"/>
                <wp:lineTo x="6301" y="21165"/>
                <wp:lineTo x="6633" y="21165"/>
                <wp:lineTo x="16581" y="16932"/>
                <wp:lineTo x="19234" y="16932"/>
                <wp:lineTo x="21224" y="14463"/>
                <wp:lineTo x="21224" y="2469"/>
                <wp:lineTo x="13928" y="0"/>
                <wp:lineTo x="9286" y="0"/>
              </wp:wrapPolygon>
            </wp:wrapTight>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40790" cy="1166495"/>
                    </a:xfrm>
                    <a:prstGeom prst="rect">
                      <a:avLst/>
                    </a:prstGeom>
                  </pic:spPr>
                </pic:pic>
              </a:graphicData>
            </a:graphic>
            <wp14:sizeRelH relativeFrom="page">
              <wp14:pctWidth>0</wp14:pctWidth>
            </wp14:sizeRelH>
            <wp14:sizeRelV relativeFrom="page">
              <wp14:pctHeight>0</wp14:pctHeight>
            </wp14:sizeRelV>
          </wp:anchor>
        </w:drawing>
      </w:r>
      <w:r w:rsidR="0067624C">
        <w:t xml:space="preserve">Google Web Toolkit (GWT) es un framework, un conjunto de APIs y widgets que permiten desarrollar aplicaciones AJAX en Java para después compilar el código fuente a Javascript de manera muy optimizada. Este código JavaScript generado corre perfectamente en todo tipo de navegadores web incluyendo navegadores móviles de Android o iOs. </w:t>
      </w:r>
    </w:p>
    <w:p w:rsidR="0067624C" w:rsidRDefault="0067624C" w:rsidP="00E65DAB">
      <w:r>
        <w:t>Una ventaja que tiene GWT es que, a pesar de estar basado en una serie de Widgets en su capa más alta de presentación, permite la inserción de código Javascript estándar por parte del usuario. Digamos que no limita su uso a sus puntos fuertes, dejando hueco a la creatividad del</w:t>
      </w:r>
      <w:r w:rsidR="00895C22">
        <w:t xml:space="preserve"> desarrollador</w:t>
      </w:r>
      <w:r>
        <w:t>.</w:t>
      </w:r>
    </w:p>
    <w:p w:rsidR="0067624C" w:rsidRDefault="0067624C" w:rsidP="00E65DAB">
      <w:r>
        <w:t xml:space="preserve">Otra de las principales ventajas que ofrece GWT es la posibilidad de hacer </w:t>
      </w:r>
      <w:r w:rsidR="00617CD5">
        <w:t>depuración</w:t>
      </w:r>
      <w:r>
        <w:t xml:space="preserve"> en código Javascript, debido a que se implementa en Java, además de que puede ser usado mediante un IDE (Eclipse en nuestro caso) con las ventajas y comodidades que ofrece.</w:t>
      </w:r>
    </w:p>
    <w:p w:rsidR="0067624C" w:rsidRDefault="0067624C" w:rsidP="00E65DAB">
      <w:r>
        <w:t xml:space="preserve">En el momento del despliegue de la aplicación es cuando el código desarrollado en Java es compilado mediante el compilador GWT generando un fichero Javascript y ficheros HTML. </w:t>
      </w:r>
    </w:p>
    <w:p w:rsidR="0067624C" w:rsidRDefault="0067624C" w:rsidP="00E65DAB">
      <w:r>
        <w:t xml:space="preserve">La aplicaciones desarrolladas en GWT pueden ser, a su vez, ejecutadas de dos modos diferentes: </w:t>
      </w:r>
      <w:r>
        <w:rPr>
          <w:i/>
          <w:iCs/>
        </w:rPr>
        <w:t>Dev-Mode</w:t>
      </w:r>
      <w:r>
        <w:t xml:space="preserve"> o en modo desarrollo, ejecutándose como código bytecode de Java dentro de la Máquina Virtual de Java (JVM) o en modo Web, ejecutándose la aplicación como código JavaScript y HTML puro.</w:t>
      </w:r>
    </w:p>
    <w:p w:rsidR="0067624C" w:rsidRDefault="0067624C" w:rsidP="00E65DAB">
      <w:r>
        <w:t>Probablemente, la ventaja de mayor peso de todas las que ofrece este framework es la siguiente: GWT resuelve, de manera sencilla, la parte del cliente y de comunicación remota usando un contenedor de Servlets en el lado del cliente. Además, GWT es sencillo de combinar con tecnologías maduras de Java, como pueden ser JPA, EJB, Spring Framewrok...</w:t>
      </w:r>
    </w:p>
    <w:p w:rsidR="0067624C" w:rsidRDefault="0067624C" w:rsidP="00E65DAB">
      <w:r>
        <w:t>Google ofrece desde hace bastante tiempo, un plugin oficial para eclipse llamado Googl</w:t>
      </w:r>
      <w:ins w:id="522" w:author="Miguel Centeno Muñoz" w:date="2014-08-02T13:07:00Z">
        <w:r w:rsidR="0045714E">
          <w:t>e</w:t>
        </w:r>
      </w:ins>
      <w:r>
        <w:t xml:space="preserve"> Plugin for Eclipse. Con él en sencillos pasos podemos dar comienzo al desarrollo de un proyecto GWT con Eclipse.</w:t>
      </w:r>
    </w:p>
    <w:p w:rsidR="0067624C" w:rsidRDefault="0067624C" w:rsidP="00E65DAB"/>
    <w:p w:rsidR="0067624C" w:rsidRDefault="001D2079" w:rsidP="00E65DAB">
      <w:r>
        <w:rPr>
          <w:noProof/>
          <w:lang w:eastAsia="es-ES"/>
        </w:rPr>
        <w:lastRenderedPageBreak/>
        <w:drawing>
          <wp:anchor distT="0" distB="0" distL="114300" distR="114300" simplePos="0" relativeHeight="251668480" behindDoc="1" locked="0" layoutInCell="1" allowOverlap="1" wp14:anchorId="3EF97DD1" wp14:editId="045C9478">
            <wp:simplePos x="0" y="0"/>
            <wp:positionH relativeFrom="column">
              <wp:posOffset>7620</wp:posOffset>
            </wp:positionH>
            <wp:positionV relativeFrom="paragraph">
              <wp:posOffset>-17780</wp:posOffset>
            </wp:positionV>
            <wp:extent cx="5334000" cy="4276725"/>
            <wp:effectExtent l="0" t="0" r="0" b="9525"/>
            <wp:wrapThrough wrapText="bothSides">
              <wp:wrapPolygon edited="0">
                <wp:start x="0" y="0"/>
                <wp:lineTo x="0" y="21552"/>
                <wp:lineTo x="21523" y="21552"/>
                <wp:lineTo x="21523" y="0"/>
                <wp:lineTo x="0" y="0"/>
              </wp:wrapPolygon>
            </wp:wrapThrough>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t_project_structure.jpg"/>
                    <pic:cNvPicPr/>
                  </pic:nvPicPr>
                  <pic:blipFill>
                    <a:blip r:embed="rId11">
                      <a:extLst>
                        <a:ext uri="{28A0092B-C50C-407E-A947-70E740481C1C}">
                          <a14:useLocalDpi xmlns:a14="http://schemas.microsoft.com/office/drawing/2010/main" val="0"/>
                        </a:ext>
                      </a:extLst>
                    </a:blip>
                    <a:stretch>
                      <a:fillRect/>
                    </a:stretch>
                  </pic:blipFill>
                  <pic:spPr>
                    <a:xfrm>
                      <a:off x="0" y="0"/>
                      <a:ext cx="5334000" cy="4276725"/>
                    </a:xfrm>
                    <a:prstGeom prst="rect">
                      <a:avLst/>
                    </a:prstGeom>
                  </pic:spPr>
                </pic:pic>
              </a:graphicData>
            </a:graphic>
            <wp14:sizeRelH relativeFrom="page">
              <wp14:pctWidth>0</wp14:pctWidth>
            </wp14:sizeRelH>
            <wp14:sizeRelV relativeFrom="page">
              <wp14:pctHeight>0</wp14:pctHeight>
            </wp14:sizeRelV>
          </wp:anchor>
        </w:drawing>
      </w:r>
      <w:r w:rsidR="0067624C">
        <w:rPr>
          <w:sz w:val="16"/>
          <w:szCs w:val="16"/>
        </w:rPr>
        <w:t>Imagen 1: Estructura de un proyecto GWT en Eclipse.</w:t>
      </w:r>
    </w:p>
    <w:p w:rsidR="0067624C" w:rsidRDefault="0067624C" w:rsidP="00E65DAB">
      <w:r>
        <w:t>En el paquete contenedor del código Java (src) categorizamos el código en 3 paquetes básicos: client, shared, server.</w:t>
      </w:r>
    </w:p>
    <w:p w:rsidR="0067624C" w:rsidRDefault="0067624C" w:rsidP="00E65DAB">
      <w:r>
        <w:t>Client contiene el código del lado del cliente, shared contendrá clases útiles en ambas direcciones, y server contendrá clases con métodos que se ejecutarán del lado del servidor, así como el mapeo de la Base de Datos.</w:t>
      </w:r>
    </w:p>
    <w:p w:rsidR="0067624C" w:rsidRDefault="0067624C" w:rsidP="00E65DAB">
      <w:r>
        <w:t xml:space="preserve">Otros componentes a destacar en la estructura de un proyecto base GWT: </w:t>
      </w:r>
    </w:p>
    <w:p w:rsidR="0067624C" w:rsidRDefault="0067624C" w:rsidP="00E65DAB">
      <w:r w:rsidRPr="00B92A97">
        <w:rPr>
          <w:u w:val="single"/>
        </w:rPr>
        <w:t>Módulo XML</w:t>
      </w:r>
      <w:r>
        <w:t xml:space="preserve"> (cuyo nombre será: </w:t>
      </w:r>
      <w:r w:rsidR="00D723A7" w:rsidRPr="00D723A7">
        <w:rPr>
          <w:i/>
        </w:rPr>
        <w:t>MyPaths</w:t>
      </w:r>
      <w:r>
        <w:t>.gwt.xml). En él se definen el módulo GWT, los recursos del proyecto o shared package y también define cuál es la clase Entrypoint.</w:t>
      </w:r>
    </w:p>
    <w:p w:rsidR="0067624C" w:rsidRDefault="0067624C" w:rsidP="00E65DAB">
      <w:r>
        <w:t>Página host (</w:t>
      </w:r>
      <w:r w:rsidR="00D723A7" w:rsidRPr="00D723A7">
        <w:rPr>
          <w:i/>
        </w:rPr>
        <w:t>MyPaths</w:t>
      </w:r>
      <w:r>
        <w:t xml:space="preserve">.html). Página que ejecuta la aplicación. Referencia las hojas de estilos CSS. También referencia el código JavaScript que será </w:t>
      </w:r>
      <w:proofErr w:type="gramStart"/>
      <w:r>
        <w:t>un</w:t>
      </w:r>
      <w:proofErr w:type="gramEnd"/>
      <w:r>
        <w:t xml:space="preserve"> mezcla de elementos estáticos y dinámicos.</w:t>
      </w:r>
    </w:p>
    <w:p w:rsidR="0067624C" w:rsidRDefault="0067624C" w:rsidP="00E65DAB">
      <w:r>
        <w:t>Css de la aplicación.</w:t>
      </w:r>
    </w:p>
    <w:p w:rsidR="005B18BC" w:rsidRDefault="005B18BC" w:rsidP="00E65DAB">
      <w:r>
        <w:t>La Clase Entrypoint (más correctamente, clase que implementa EntryPoint) es una clase con el nombre de la APP o módulo y que contiene los widgets y elementos a utilizar por la misma.</w:t>
      </w:r>
    </w:p>
    <w:p w:rsidR="00D72293" w:rsidRDefault="0067624C" w:rsidP="00CD0D00">
      <w:r>
        <w:t>En GWT la comunicación entre el código que se ejecutará en e</w:t>
      </w:r>
      <w:r w:rsidR="0053437C">
        <w:t>l</w:t>
      </w:r>
      <w:r>
        <w:t xml:space="preserve"> lado del cliente, y el que lo hará en el lado del servidor, se realiza mediante llamadas RPC (Remote Procedure Calls). </w:t>
      </w:r>
    </w:p>
    <w:p w:rsidR="00CD0D00" w:rsidRDefault="00CD0D00" w:rsidP="00D723A7">
      <w:pPr>
        <w:pStyle w:val="Ttulo3"/>
        <w:spacing w:before="360" w:after="240"/>
      </w:pPr>
      <w:bookmarkStart w:id="523" w:name="_Toc394538314"/>
      <w:r>
        <w:lastRenderedPageBreak/>
        <w:t>3.2.- AJAX y cómo GWT hace uso de él</w:t>
      </w:r>
      <w:bookmarkEnd w:id="523"/>
    </w:p>
    <w:p w:rsidR="00CD0D00" w:rsidRDefault="00CD0D00" w:rsidP="00CD0D00">
      <w:r>
        <w:t>AJAX  es el acrónimo de Asynchronous JavaScript and XML. Es un conjunto de técnicas que incluyen JavaScript, CSS, llamadas asíncronas HTML y que ofrecen en su conjunto una experiencia mejorada para el usuario de una aplicación software en el lado del cliente.</w:t>
      </w:r>
    </w:p>
    <w:p w:rsidR="00CD0D00" w:rsidRDefault="00CD0D00" w:rsidP="00CD0D00">
      <w:r>
        <w:t>AJAX se aplica hoy día a cualquier aplicación construida bajo estándares abiertos y comunicación (cliente-servidor) asíncrona. Las aplicaciones desarrolladas bajo AJAX con responsive y parecen aplicaciones de escritorio en su funcionamiento a nivel cliente.</w:t>
      </w:r>
    </w:p>
    <w:p w:rsidR="00CD0D00" w:rsidRDefault="00CD0D00" w:rsidP="00CD0D00">
      <w:r>
        <w:t>Con AJAX las interfaces de usuario son muy mejoradas y toman importancia en el software. La masa de usuarios es enorme y, por ende, la documentación y referencias.</w:t>
      </w:r>
    </w:p>
    <w:p w:rsidR="00CD0D00" w:rsidRDefault="00CD0D00" w:rsidP="00CD0D00">
      <w:pPr>
        <w:pStyle w:val="Ttulo4"/>
        <w:ind w:firstLine="708"/>
      </w:pPr>
      <w:bookmarkStart w:id="524" w:name="_Toc394538315"/>
      <w:r>
        <w:t>3.2.1.- ¿Por qué AJAX?</w:t>
      </w:r>
      <w:bookmarkEnd w:id="524"/>
    </w:p>
    <w:p w:rsidR="00CD0D00" w:rsidRDefault="00CD0D00" w:rsidP="00CD0D00">
      <w:r>
        <w:t>Porque su núcleo es JavaScript, lo que lo hace muy potente.</w:t>
      </w:r>
      <w:r w:rsidR="00AE6EEF">
        <w:t xml:space="preserve"> AJAX debe comprenderse como </w:t>
      </w:r>
      <w:r>
        <w:t>una técnica de desarrollo, no un lenguaje.</w:t>
      </w:r>
    </w:p>
    <w:p w:rsidR="00CD0D00" w:rsidRDefault="00AE6EEF" w:rsidP="00CD0D00">
      <w:r>
        <w:t>Otro motivo es que p</w:t>
      </w:r>
      <w:r w:rsidR="00CD0D00">
        <w:t>uede usarse JavaScript nativo para mejorar el trabajo con AJAX.</w:t>
      </w:r>
    </w:p>
    <w:p w:rsidR="00CD0D00" w:rsidRDefault="00AE6EEF" w:rsidP="00CD0D00">
      <w:r>
        <w:t>Funcionalmente, el uso de AJAX r</w:t>
      </w:r>
      <w:r w:rsidR="00CD0D00">
        <w:t>ecorta en gran medida el uso de peticiones HTTP así como el tráfico de datos cuando se compara con aplicaciones sólo HTML.</w:t>
      </w:r>
    </w:p>
    <w:p w:rsidR="00CD0D00" w:rsidRDefault="00AE6EEF" w:rsidP="00CD0D00">
      <w:r>
        <w:t>Un posible pero es que la i</w:t>
      </w:r>
      <w:r w:rsidR="00FF3D89">
        <w:t>mplementación de JavaScript por parte de los navegadores no es consistente, aunque mejora mucho en estos últimos años.</w:t>
      </w:r>
    </w:p>
    <w:p w:rsidR="00FF3D89" w:rsidRDefault="00AE6EEF" w:rsidP="00CD0D00">
      <w:r>
        <w:t>¿Cuáles serían los h</w:t>
      </w:r>
      <w:r w:rsidR="00FF3D89">
        <w:t>itos</w:t>
      </w:r>
      <w:r>
        <w:t xml:space="preserve"> de </w:t>
      </w:r>
      <w:r w:rsidR="00FF3D89">
        <w:t>JavaScript</w:t>
      </w:r>
      <w:r>
        <w:t>?</w:t>
      </w:r>
      <w:r w:rsidR="00FF3D89">
        <w:t>: Aprenderlo y manejarlo con soltura, manejo de la seguridad y la memoria.</w:t>
      </w:r>
    </w:p>
    <w:p w:rsidR="00FF3D89" w:rsidRDefault="00FF3D89" w:rsidP="00FF3D89">
      <w:pPr>
        <w:pStyle w:val="Ttulo4"/>
        <w:ind w:firstLine="708"/>
      </w:pPr>
      <w:bookmarkStart w:id="525" w:name="_Toc394538316"/>
      <w:r>
        <w:t>3.2.2.- ¿Qué hace GWT por JavaScript y AJAX?</w:t>
      </w:r>
      <w:bookmarkEnd w:id="525"/>
    </w:p>
    <w:p w:rsidR="00FF3D89" w:rsidRDefault="00FF3D89" w:rsidP="00FF3D89">
      <w:r>
        <w:t>- GWT permite codificar el lado del cliente en Java.</w:t>
      </w:r>
    </w:p>
    <w:p w:rsidR="00FF3D89" w:rsidRPr="00FF3D89" w:rsidRDefault="00FF3D89" w:rsidP="00FF3D89">
      <w:r>
        <w:t>- GWT compila en Java y genera JavaScript -&gt; Es cargado por el navegador.</w:t>
      </w:r>
    </w:p>
    <w:tbl>
      <w:tblPr>
        <w:tblStyle w:val="Sombreadoclaro-nfasis2"/>
        <w:tblW w:w="0" w:type="auto"/>
        <w:tblLook w:val="04A0" w:firstRow="1" w:lastRow="0" w:firstColumn="1" w:lastColumn="0" w:noHBand="0" w:noVBand="1"/>
      </w:tblPr>
      <w:tblGrid>
        <w:gridCol w:w="4534"/>
        <w:gridCol w:w="4535"/>
      </w:tblGrid>
      <w:tr w:rsidR="00FF3D89" w:rsidTr="00587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Hitos de las Apps AJAX</w:t>
            </w:r>
          </w:p>
        </w:tc>
        <w:tc>
          <w:tcPr>
            <w:tcW w:w="4535" w:type="dxa"/>
          </w:tcPr>
          <w:p w:rsidR="00FF3D89" w:rsidRDefault="00FF3D89" w:rsidP="00FF3D89">
            <w:pPr>
              <w:cnfStyle w:val="100000000000" w:firstRow="1" w:lastRow="0" w:firstColumn="0" w:lastColumn="0" w:oddVBand="0" w:evenVBand="0" w:oddHBand="0" w:evenHBand="0" w:firstRowFirstColumn="0" w:firstRowLastColumn="0" w:lastRowFirstColumn="0" w:lastRowLastColumn="0"/>
            </w:pPr>
            <w:r>
              <w:t>Resolución de GWT</w:t>
            </w:r>
          </w:p>
        </w:tc>
      </w:tr>
      <w:tr w:rsidR="00FF3D89" w:rsidTr="0058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Aprender y dominar JavaScript</w:t>
            </w:r>
          </w:p>
        </w:tc>
        <w:tc>
          <w:tcPr>
            <w:tcW w:w="4535" w:type="dxa"/>
          </w:tcPr>
          <w:p w:rsidR="00FF3D89" w:rsidRDefault="00FF3D89" w:rsidP="00FF3D89">
            <w:pPr>
              <w:cnfStyle w:val="000000100000" w:firstRow="0" w:lastRow="0" w:firstColumn="0" w:lastColumn="0" w:oddVBand="0" w:evenVBand="0" w:oddHBand="1" w:evenHBand="0" w:firstRowFirstColumn="0" w:firstRowLastColumn="0" w:lastRowFirstColumn="0" w:lastRowLastColumn="0"/>
            </w:pPr>
            <w:r>
              <w:t>GWT usa Java para desarrollar apps AJAX</w:t>
            </w:r>
          </w:p>
        </w:tc>
      </w:tr>
      <w:tr w:rsidR="00FF3D89" w:rsidTr="005873B0">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Fácil pérdida de memoria de apps JavaScript</w:t>
            </w:r>
          </w:p>
        </w:tc>
        <w:tc>
          <w:tcPr>
            <w:tcW w:w="4535" w:type="dxa"/>
          </w:tcPr>
          <w:p w:rsidR="00FF3D89" w:rsidRDefault="00FF3D89" w:rsidP="00FF3D89">
            <w:pPr>
              <w:cnfStyle w:val="000000000000" w:firstRow="0" w:lastRow="0" w:firstColumn="0" w:lastColumn="0" w:oddVBand="0" w:evenVBand="0" w:oddHBand="0" w:evenHBand="0" w:firstRowFirstColumn="0" w:firstRowLastColumn="0" w:lastRowFirstColumn="0" w:lastRowLastColumn="0"/>
            </w:pPr>
            <w:r>
              <w:t>GWT genera JavaScript optimizado que limita o elimina este problema</w:t>
            </w:r>
          </w:p>
        </w:tc>
      </w:tr>
      <w:tr w:rsidR="00FF3D89" w:rsidTr="0058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Difícil usar marcadores en apps JavaScript</w:t>
            </w:r>
          </w:p>
        </w:tc>
        <w:tc>
          <w:tcPr>
            <w:tcW w:w="4535" w:type="dxa"/>
          </w:tcPr>
          <w:p w:rsidR="00FF3D89" w:rsidRDefault="00FF3D89" w:rsidP="00FF3D89">
            <w:pPr>
              <w:cnfStyle w:val="000000100000" w:firstRow="0" w:lastRow="0" w:firstColumn="0" w:lastColumn="0" w:oddVBand="0" w:evenVBand="0" w:oddHBand="1" w:evenHBand="0" w:firstRowFirstColumn="0" w:firstRowLastColumn="0" w:lastRowFirstColumn="0" w:lastRowLastColumn="0"/>
            </w:pPr>
            <w:r>
              <w:t>GWT ofrece soporte completo de histórico de navegación, incluidos marcadores.</w:t>
            </w:r>
          </w:p>
        </w:tc>
      </w:tr>
      <w:tr w:rsidR="00FF3D89" w:rsidTr="005873B0">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Apps AJAX difíciles de depurar</w:t>
            </w:r>
          </w:p>
        </w:tc>
        <w:tc>
          <w:tcPr>
            <w:tcW w:w="4535" w:type="dxa"/>
          </w:tcPr>
          <w:p w:rsidR="00FF3D89" w:rsidRDefault="00FF3D89" w:rsidP="00FF3D89">
            <w:pPr>
              <w:cnfStyle w:val="000000000000" w:firstRow="0" w:lastRow="0" w:firstColumn="0" w:lastColumn="0" w:oddVBand="0" w:evenVBand="0" w:oddHBand="0" w:evenHBand="0" w:firstRowFirstColumn="0" w:firstRowLastColumn="0" w:lastRowFirstColumn="0" w:lastRowLastColumn="0"/>
            </w:pPr>
            <w:r>
              <w:t>Apps GWT codificadas en Java, pudiéndose usar depuradores para Java, incluido el que viene por defecto con Eclipse.</w:t>
            </w:r>
          </w:p>
        </w:tc>
      </w:tr>
      <w:tr w:rsidR="00FF3D89" w:rsidTr="0058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Apps JavaScript suelen ser de gran tamaño. Su inicialización es muy lenta.</w:t>
            </w:r>
          </w:p>
        </w:tc>
        <w:tc>
          <w:tcPr>
            <w:tcW w:w="4535" w:type="dxa"/>
          </w:tcPr>
          <w:p w:rsidR="00FF3D89" w:rsidRDefault="00FF3D89" w:rsidP="00FF3D89">
            <w:pPr>
              <w:cnfStyle w:val="000000100000" w:firstRow="0" w:lastRow="0" w:firstColumn="0" w:lastColumn="0" w:oddVBand="0" w:evenVBand="0" w:oddHBand="1" w:evenHBand="0" w:firstRowFirstColumn="0" w:firstRowLastColumn="0" w:lastRowFirstColumn="0" w:lastRowLastColumn="0"/>
            </w:pPr>
            <w:r>
              <w:t>GWT divide y encapsula apps AJAX dentro de trozos que sólo son descargados cuando se necesitan</w:t>
            </w:r>
          </w:p>
        </w:tc>
      </w:tr>
      <w:tr w:rsidR="00FF3D89" w:rsidTr="005873B0">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Los errores de sintaxis en JavaScript sólo pueden descubrirse en tiempo de ejecución</w:t>
            </w:r>
          </w:p>
        </w:tc>
        <w:tc>
          <w:tcPr>
            <w:tcW w:w="4535" w:type="dxa"/>
          </w:tcPr>
          <w:p w:rsidR="00FF3D89" w:rsidRDefault="00FF3D89" w:rsidP="00FF3D89">
            <w:pPr>
              <w:cnfStyle w:val="000000000000" w:firstRow="0" w:lastRow="0" w:firstColumn="0" w:lastColumn="0" w:oddVBand="0" w:evenVBand="0" w:oddHBand="0" w:evenHBand="0" w:firstRowFirstColumn="0" w:firstRowLastColumn="0" w:lastRowFirstColumn="0" w:lastRowLastColumn="0"/>
            </w:pPr>
            <w:r>
              <w:t>GWT es Java, por lo que no permite errores de sintaxis al compilar.</w:t>
            </w:r>
          </w:p>
        </w:tc>
      </w:tr>
      <w:tr w:rsidR="00FF3D89" w:rsidTr="0058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Sintaxis diferente para CSS y JavaScript en cada navegador</w:t>
            </w:r>
          </w:p>
        </w:tc>
        <w:tc>
          <w:tcPr>
            <w:tcW w:w="4535" w:type="dxa"/>
          </w:tcPr>
          <w:p w:rsidR="00FF3D89" w:rsidRDefault="00FF3D89" w:rsidP="00FF3D89">
            <w:pPr>
              <w:cnfStyle w:val="000000100000" w:firstRow="0" w:lastRow="0" w:firstColumn="0" w:lastColumn="0" w:oddVBand="0" w:evenVBand="0" w:oddHBand="1" w:evenHBand="0" w:firstRowFirstColumn="0" w:firstRowLastColumn="0" w:lastRowFirstColumn="0" w:lastRowLastColumn="0"/>
            </w:pPr>
            <w:r>
              <w:t xml:space="preserve">GWT contiene dichas diferencias y genera código diferente para navegadores diferentes. </w:t>
            </w:r>
          </w:p>
        </w:tc>
      </w:tr>
    </w:tbl>
    <w:p w:rsidR="00FF3D89" w:rsidRPr="00FF3D89" w:rsidRDefault="00FF3D89" w:rsidP="00FF3D89"/>
    <w:p w:rsidR="00D72293" w:rsidRDefault="00CD0D00" w:rsidP="00D723A7">
      <w:pPr>
        <w:pStyle w:val="Ttulo3"/>
        <w:spacing w:before="360" w:after="240"/>
      </w:pPr>
      <w:bookmarkStart w:id="526" w:name="_Toc394538317"/>
      <w:r>
        <w:lastRenderedPageBreak/>
        <w:t>3.3</w:t>
      </w:r>
      <w:r w:rsidR="00D72293">
        <w:t>.- RPC como herramienta de comunicación Cliente-Servidor</w:t>
      </w:r>
      <w:bookmarkEnd w:id="526"/>
    </w:p>
    <w:p w:rsidR="005B18BC" w:rsidRDefault="005B18BC" w:rsidP="005B18BC">
      <w:r>
        <w:t>La aplicaciones tradicionales (o aplicaciones que no usan AJAX), cuando realizan una petición de información al server, bloquean la interfaz de usuario (IU) hasta recibir respuesta por parte de este. Una vez recibida la respuesta, proceden a actualizar la IU. Esto es lo conocido como llamadas síncronas, al sucedes los procesos en secuencias cronológicas, una cosa cada vez.</w:t>
      </w:r>
    </w:p>
    <w:p w:rsidR="005B18BC" w:rsidRDefault="006D6A2B" w:rsidP="005B18BC">
      <w:r>
        <w:t>GWT realiza llamadas asíncronas al server, lo que hace que no sean bloqueantes y que puedan realizarse varios procesos en paralelo. Estas llamadas son las llamadas RPC o Remote Procedure Calls.</w:t>
      </w:r>
    </w:p>
    <w:p w:rsidR="006D6A2B" w:rsidRDefault="006D6A2B" w:rsidP="005B18BC">
      <w:r>
        <w:t xml:space="preserve">Las ventajas del uso de esta herramienta de comunicación Cliente-Servidor son: </w:t>
      </w:r>
    </w:p>
    <w:p w:rsidR="006D6A2B" w:rsidRDefault="006D6A2B" w:rsidP="005B18BC">
      <w:r>
        <w:t>- Mejor experiencia de usuario. La interfaz de usuario no se bloquea al operar y puede realizar otras tareas mientras espera respuesta.</w:t>
      </w:r>
    </w:p>
    <w:p w:rsidR="006D6A2B" w:rsidRDefault="006D6A2B" w:rsidP="005B18BC">
      <w:r>
        <w:t>- La recepción de las respuestas se realiza mediante un método callback.</w:t>
      </w:r>
    </w:p>
    <w:p w:rsidR="006D6A2B" w:rsidRDefault="006D6A2B" w:rsidP="005B18BC">
      <w:r>
        <w:t>- Permite compartir clases de datos (véase DTO’s) entre el cliente y el servidor.</w:t>
      </w:r>
    </w:p>
    <w:p w:rsidR="006D6A2B" w:rsidRDefault="006D6A2B" w:rsidP="005B18BC">
      <w:r>
        <w:t>La implementación de las llamadas asíncronas es más compleja que las llamadas síncronas, pero GWT agiliza este proceso:</w:t>
      </w:r>
    </w:p>
    <w:p w:rsidR="003051FD" w:rsidRDefault="003051FD" w:rsidP="005B18BC"/>
    <w:p w:rsidR="006D6A2B" w:rsidRDefault="006D6A2B" w:rsidP="005956E3">
      <w:pPr>
        <w:pStyle w:val="Prrafodelista"/>
        <w:numPr>
          <w:ilvl w:val="0"/>
          <w:numId w:val="32"/>
        </w:numPr>
      </w:pPr>
      <w:r>
        <w:t>Creación en el paquete com.nombreapp.client de interfaz que extienda RemoteService</w:t>
      </w:r>
    </w:p>
    <w:p w:rsidR="006D6A2B" w:rsidRPr="006D6A2B" w:rsidRDefault="006D6A2B" w:rsidP="003051FD">
      <w:pPr>
        <w:spacing w:after="0"/>
        <w:ind w:left="709"/>
        <w:rPr>
          <w:rFonts w:ascii="Consolas" w:hAnsi="Consolas" w:cs="Consolas"/>
          <w:lang w:val="en-US"/>
        </w:rPr>
      </w:pPr>
      <w:proofErr w:type="gramStart"/>
      <w:r w:rsidRPr="006D6A2B">
        <w:rPr>
          <w:rFonts w:ascii="Consolas" w:hAnsi="Consolas" w:cs="Consolas"/>
          <w:lang w:val="en-US"/>
        </w:rPr>
        <w:t>@RemoteServiceRelativePath(</w:t>
      </w:r>
      <w:proofErr w:type="gramEnd"/>
      <w:r w:rsidRPr="006D6A2B">
        <w:rPr>
          <w:rFonts w:ascii="Consolas" w:hAnsi="Consolas" w:cs="Consolas"/>
          <w:lang w:val="en-US"/>
        </w:rPr>
        <w:t>“userAccountService”)</w:t>
      </w:r>
    </w:p>
    <w:p w:rsidR="006D6A2B" w:rsidRPr="006D6A2B" w:rsidRDefault="006D6A2B" w:rsidP="003051FD">
      <w:pPr>
        <w:spacing w:after="0"/>
        <w:ind w:left="709"/>
        <w:rPr>
          <w:rFonts w:ascii="Consolas" w:hAnsi="Consolas" w:cs="Consolas"/>
          <w:lang w:val="en-US"/>
        </w:rPr>
      </w:pPr>
      <w:proofErr w:type="gramStart"/>
      <w:r w:rsidRPr="006D6A2B">
        <w:rPr>
          <w:rFonts w:ascii="Consolas" w:hAnsi="Consolas" w:cs="Consolas"/>
          <w:lang w:val="en-US"/>
        </w:rPr>
        <w:t>public</w:t>
      </w:r>
      <w:proofErr w:type="gramEnd"/>
      <w:r w:rsidRPr="006D6A2B">
        <w:rPr>
          <w:rFonts w:ascii="Consolas" w:hAnsi="Consolas" w:cs="Consolas"/>
          <w:lang w:val="en-US"/>
        </w:rPr>
        <w:t xml:space="preserve"> interface UserAccountService extends RemoteService{</w:t>
      </w:r>
    </w:p>
    <w:p w:rsidR="006D6A2B" w:rsidRPr="006D6A2B" w:rsidRDefault="006D6A2B" w:rsidP="003051FD">
      <w:pPr>
        <w:spacing w:after="0"/>
        <w:ind w:left="709"/>
        <w:rPr>
          <w:rFonts w:ascii="Consolas" w:hAnsi="Consolas" w:cs="Consolas"/>
          <w:lang w:val="en-US"/>
        </w:rPr>
      </w:pPr>
      <w:r w:rsidRPr="006D6A2B">
        <w:rPr>
          <w:rFonts w:ascii="Consolas" w:hAnsi="Consolas" w:cs="Consolas"/>
          <w:lang w:val="en-US"/>
        </w:rPr>
        <w:tab/>
      </w:r>
      <w:proofErr w:type="gramStart"/>
      <w:r w:rsidRPr="006D6A2B">
        <w:rPr>
          <w:rFonts w:ascii="Consolas" w:hAnsi="Consolas" w:cs="Consolas"/>
          <w:lang w:val="en-US"/>
        </w:rPr>
        <w:t>public</w:t>
      </w:r>
      <w:proofErr w:type="gramEnd"/>
      <w:r w:rsidRPr="006D6A2B">
        <w:rPr>
          <w:rFonts w:ascii="Consolas" w:hAnsi="Consolas" w:cs="Consolas"/>
          <w:lang w:val="en-US"/>
        </w:rPr>
        <w:t xml:space="preserve"> UserAccountDTO login(String email, String Password);</w:t>
      </w:r>
    </w:p>
    <w:p w:rsidR="006D6A2B" w:rsidRDefault="006D6A2B" w:rsidP="003051FD">
      <w:pPr>
        <w:spacing w:after="0"/>
        <w:ind w:left="709"/>
        <w:rPr>
          <w:rFonts w:ascii="Consolas" w:hAnsi="Consolas" w:cs="Consolas"/>
          <w:lang w:val="en-US"/>
        </w:rPr>
      </w:pPr>
      <w:r w:rsidRPr="006D6A2B">
        <w:rPr>
          <w:rFonts w:ascii="Consolas" w:hAnsi="Consolas" w:cs="Consolas"/>
          <w:lang w:val="en-US"/>
        </w:rPr>
        <w:t>}</w:t>
      </w:r>
    </w:p>
    <w:p w:rsidR="003051FD" w:rsidRDefault="003051FD" w:rsidP="003051FD">
      <w:pPr>
        <w:spacing w:after="0"/>
        <w:ind w:left="709"/>
        <w:rPr>
          <w:rFonts w:ascii="Consolas" w:hAnsi="Consolas" w:cs="Consolas"/>
          <w:lang w:val="en-US"/>
        </w:rPr>
      </w:pPr>
    </w:p>
    <w:p w:rsidR="003051FD" w:rsidRDefault="003051FD" w:rsidP="003051FD">
      <w:pPr>
        <w:spacing w:after="0"/>
        <w:ind w:left="709"/>
        <w:rPr>
          <w:rFonts w:ascii="Consolas" w:hAnsi="Consolas" w:cs="Consolas"/>
          <w:lang w:val="en-US"/>
        </w:rPr>
      </w:pPr>
    </w:p>
    <w:p w:rsidR="003051FD" w:rsidRPr="006D6A2B" w:rsidRDefault="003051FD" w:rsidP="003051FD">
      <w:pPr>
        <w:spacing w:after="0"/>
        <w:ind w:left="709"/>
        <w:rPr>
          <w:sz w:val="18"/>
          <w:lang w:val="en-US"/>
        </w:rPr>
      </w:pPr>
    </w:p>
    <w:p w:rsidR="006D6A2B" w:rsidRDefault="006D6A2B" w:rsidP="005956E3">
      <w:pPr>
        <w:pStyle w:val="Prrafodelista"/>
        <w:numPr>
          <w:ilvl w:val="0"/>
          <w:numId w:val="32"/>
        </w:numPr>
      </w:pPr>
      <w:r>
        <w:t>Creación, en el paquete com.nombreapp.server de una clase que implemente dicha interfaz y extienda RemoteServiceServlet.</w:t>
      </w:r>
    </w:p>
    <w:p w:rsidR="006D6A2B" w:rsidRPr="003051FD" w:rsidRDefault="003051FD" w:rsidP="003051FD">
      <w:pPr>
        <w:spacing w:after="0"/>
        <w:ind w:left="708"/>
        <w:rPr>
          <w:rFonts w:ascii="Consolas" w:hAnsi="Consolas" w:cs="Consolas"/>
          <w:vanish/>
          <w:lang w:val="en-US"/>
          <w:specVanish/>
        </w:rPr>
      </w:pPr>
      <w:proofErr w:type="gramStart"/>
      <w:r w:rsidRPr="003051FD">
        <w:rPr>
          <w:rFonts w:ascii="Consolas" w:hAnsi="Consolas" w:cs="Consolas"/>
          <w:lang w:val="en-US"/>
        </w:rPr>
        <w:t>public</w:t>
      </w:r>
      <w:proofErr w:type="gramEnd"/>
      <w:r w:rsidRPr="003051FD">
        <w:rPr>
          <w:rFonts w:ascii="Consolas" w:hAnsi="Consolas" w:cs="Consolas"/>
          <w:lang w:val="en-US"/>
        </w:rPr>
        <w:t xml:space="preserve"> class UserAccountServiceImpl extends RemoteServiceServlet implemets UserAccountService{</w:t>
      </w:r>
    </w:p>
    <w:p w:rsidR="006D6A2B" w:rsidRDefault="003051FD" w:rsidP="003051FD">
      <w:pPr>
        <w:spacing w:after="0"/>
        <w:rPr>
          <w:lang w:val="en-US"/>
        </w:rPr>
      </w:pPr>
      <w:r w:rsidRPr="003051FD">
        <w:rPr>
          <w:lang w:val="en-US"/>
        </w:rPr>
        <w:t xml:space="preserve"> </w:t>
      </w:r>
    </w:p>
    <w:p w:rsidR="003051FD" w:rsidRPr="003051FD" w:rsidRDefault="003051FD" w:rsidP="003051FD">
      <w:pPr>
        <w:spacing w:after="0"/>
        <w:rPr>
          <w:vanish/>
          <w:lang w:val="en-US"/>
          <w:specVanish/>
        </w:rPr>
      </w:pPr>
      <w:r>
        <w:rPr>
          <w:lang w:val="en-US"/>
        </w:rPr>
        <w:tab/>
      </w:r>
      <w:r>
        <w:rPr>
          <w:lang w:val="en-US"/>
        </w:rPr>
        <w:tab/>
      </w:r>
      <w:proofErr w:type="gramStart"/>
      <w:r>
        <w:rPr>
          <w:lang w:val="en-US"/>
        </w:rPr>
        <w:t>public</w:t>
      </w:r>
      <w:proofErr w:type="gramEnd"/>
      <w:r>
        <w:rPr>
          <w:lang w:val="en-US"/>
        </w:rPr>
        <w:t xml:space="preserve"> UserAccountDTO login(String email, String password){</w:t>
      </w:r>
    </w:p>
    <w:p w:rsidR="003051FD" w:rsidRDefault="003051FD" w:rsidP="003051FD">
      <w:pPr>
        <w:spacing w:after="0"/>
        <w:rPr>
          <w:lang w:val="en-US"/>
        </w:rPr>
      </w:pPr>
    </w:p>
    <w:p w:rsidR="003051FD" w:rsidRDefault="003051FD" w:rsidP="003051FD">
      <w:pPr>
        <w:spacing w:after="0"/>
        <w:rPr>
          <w:lang w:val="en-US"/>
        </w:rPr>
      </w:pPr>
      <w:r>
        <w:rPr>
          <w:lang w:val="en-US"/>
        </w:rPr>
        <w:tab/>
      </w:r>
      <w:r>
        <w:rPr>
          <w:lang w:val="en-US"/>
        </w:rPr>
        <w:tab/>
      </w:r>
      <w:r>
        <w:rPr>
          <w:lang w:val="en-US"/>
        </w:rPr>
        <w:tab/>
      </w:r>
      <w:proofErr w:type="gramStart"/>
      <w:r>
        <w:rPr>
          <w:lang w:val="en-US"/>
        </w:rPr>
        <w:t>new</w:t>
      </w:r>
      <w:proofErr w:type="gramEnd"/>
      <w:r>
        <w:rPr>
          <w:lang w:val="en-US"/>
        </w:rPr>
        <w:t xml:space="preserve"> AppMisc().populateDataStoreOnce();</w:t>
      </w:r>
    </w:p>
    <w:p w:rsidR="003051FD" w:rsidRDefault="003051FD" w:rsidP="003051FD">
      <w:pPr>
        <w:spacing w:after="0"/>
        <w:rPr>
          <w:lang w:val="en-US"/>
        </w:rPr>
      </w:pPr>
      <w:r>
        <w:rPr>
          <w:lang w:val="en-US"/>
        </w:rPr>
        <w:tab/>
      </w:r>
      <w:r>
        <w:rPr>
          <w:lang w:val="en-US"/>
        </w:rPr>
        <w:tab/>
      </w:r>
      <w:r>
        <w:rPr>
          <w:lang w:val="en-US"/>
        </w:rPr>
        <w:tab/>
      </w:r>
      <w:proofErr w:type="gramStart"/>
      <w:r>
        <w:rPr>
          <w:lang w:val="en-US"/>
        </w:rPr>
        <w:t>return</w:t>
      </w:r>
      <w:proofErr w:type="gramEnd"/>
      <w:r>
        <w:rPr>
          <w:lang w:val="en-US"/>
        </w:rPr>
        <w:t xml:space="preserve"> UserAccount.toDTO(UserAccount.getDefaultUser());</w:t>
      </w:r>
    </w:p>
    <w:p w:rsidR="003051FD" w:rsidRPr="003051FD" w:rsidRDefault="003051FD" w:rsidP="003051FD">
      <w:pPr>
        <w:spacing w:after="0"/>
        <w:rPr>
          <w:lang w:val="en-US"/>
        </w:rPr>
      </w:pPr>
      <w:r>
        <w:rPr>
          <w:lang w:val="en-US"/>
        </w:rPr>
        <w:tab/>
      </w:r>
      <w:r>
        <w:rPr>
          <w:lang w:val="en-US"/>
        </w:rPr>
        <w:tab/>
        <w:t>}</w:t>
      </w:r>
    </w:p>
    <w:p w:rsidR="006D6A2B" w:rsidRDefault="003051FD" w:rsidP="003051FD">
      <w:pPr>
        <w:spacing w:after="0"/>
        <w:rPr>
          <w:lang w:val="en-US"/>
        </w:rPr>
      </w:pPr>
      <w:r>
        <w:rPr>
          <w:lang w:val="en-US"/>
        </w:rPr>
        <w:tab/>
        <w:t>}</w:t>
      </w:r>
    </w:p>
    <w:p w:rsidR="003051FD" w:rsidRDefault="003051FD" w:rsidP="006D6A2B">
      <w:pPr>
        <w:rPr>
          <w:lang w:val="en-US"/>
        </w:rPr>
      </w:pPr>
    </w:p>
    <w:p w:rsidR="0067416F" w:rsidRDefault="00C726C6" w:rsidP="006D6A2B">
      <w:pPr>
        <w:rPr>
          <w:lang w:val="en-US"/>
        </w:rPr>
      </w:pPr>
      <w:r>
        <w:rPr>
          <w:lang w:val="en-US"/>
        </w:rPr>
        <w:tab/>
      </w:r>
    </w:p>
    <w:p w:rsidR="003051FD" w:rsidRDefault="003051FD" w:rsidP="006D6A2B">
      <w:pPr>
        <w:rPr>
          <w:lang w:val="en-US"/>
        </w:rPr>
      </w:pPr>
    </w:p>
    <w:p w:rsidR="006D6A2B" w:rsidRDefault="006D6A2B" w:rsidP="005956E3">
      <w:pPr>
        <w:pStyle w:val="Prrafodelista"/>
        <w:numPr>
          <w:ilvl w:val="0"/>
          <w:numId w:val="32"/>
        </w:numPr>
      </w:pPr>
      <w:r>
        <w:lastRenderedPageBreak/>
        <w:t>Informar al compilador de la existencia del Servlet en \WEB-INF\web.xml</w:t>
      </w:r>
    </w:p>
    <w:p w:rsidR="003051FD" w:rsidRPr="005873B0" w:rsidRDefault="003051FD" w:rsidP="003051FD">
      <w:pPr>
        <w:spacing w:after="0"/>
        <w:ind w:left="708"/>
        <w:rPr>
          <w:rFonts w:ascii="Consolas" w:hAnsi="Consolas" w:cs="Consolas"/>
          <w:lang w:val="en-US"/>
        </w:rPr>
      </w:pPr>
      <w:r w:rsidRPr="005873B0">
        <w:rPr>
          <w:rFonts w:ascii="Consolas" w:hAnsi="Consolas" w:cs="Consolas"/>
          <w:lang w:val="en-US"/>
        </w:rPr>
        <w:t>…</w:t>
      </w:r>
    </w:p>
    <w:p w:rsidR="003051FD" w:rsidRPr="005873B0" w:rsidRDefault="003051FD" w:rsidP="003051FD">
      <w:pPr>
        <w:spacing w:after="0"/>
        <w:ind w:left="708"/>
        <w:rPr>
          <w:rFonts w:ascii="Consolas" w:hAnsi="Consolas" w:cs="Consolas"/>
          <w:lang w:val="en-US"/>
        </w:rPr>
      </w:pPr>
      <w:r w:rsidRPr="005873B0">
        <w:rPr>
          <w:rFonts w:ascii="Consolas" w:hAnsi="Consolas" w:cs="Consolas"/>
          <w:lang w:val="en-US"/>
        </w:rPr>
        <w:t>&lt;</w:t>
      </w:r>
      <w:proofErr w:type="gramStart"/>
      <w:r w:rsidRPr="005873B0">
        <w:rPr>
          <w:rFonts w:ascii="Consolas" w:hAnsi="Consolas" w:cs="Consolas"/>
          <w:lang w:val="en-US"/>
        </w:rPr>
        <w:t>servlet</w:t>
      </w:r>
      <w:proofErr w:type="gramEnd"/>
      <w:r w:rsidRPr="005873B0">
        <w:rPr>
          <w:rFonts w:ascii="Consolas" w:hAnsi="Consolas" w:cs="Consolas"/>
          <w:lang w:val="en-US"/>
        </w:rPr>
        <w:t>&gt;</w:t>
      </w:r>
    </w:p>
    <w:p w:rsidR="003051FD" w:rsidRPr="003051FD" w:rsidRDefault="003051FD" w:rsidP="003051FD">
      <w:pPr>
        <w:spacing w:after="0"/>
        <w:ind w:left="708"/>
        <w:rPr>
          <w:rFonts w:ascii="Consolas" w:hAnsi="Consolas" w:cs="Consolas"/>
          <w:lang w:val="en-US"/>
        </w:rPr>
      </w:pPr>
      <w:r w:rsidRPr="005873B0">
        <w:rPr>
          <w:rFonts w:ascii="Consolas" w:hAnsi="Consolas" w:cs="Consolas"/>
          <w:lang w:val="en-US"/>
        </w:rPr>
        <w:tab/>
      </w:r>
      <w:r w:rsidRPr="003051FD">
        <w:rPr>
          <w:rFonts w:ascii="Consolas" w:hAnsi="Consolas" w:cs="Consolas"/>
          <w:lang w:val="en-US"/>
        </w:rPr>
        <w:t>&lt;servlet-name&gt;UserAccountService&lt;/servlet-name&gt;</w:t>
      </w:r>
    </w:p>
    <w:p w:rsidR="003051FD" w:rsidRDefault="003051FD" w:rsidP="003051FD">
      <w:pPr>
        <w:spacing w:after="0"/>
        <w:ind w:left="708"/>
        <w:rPr>
          <w:rFonts w:ascii="Consolas" w:hAnsi="Consolas" w:cs="Consolas"/>
          <w:lang w:val="en-US"/>
        </w:rPr>
      </w:pPr>
      <w:r>
        <w:rPr>
          <w:rFonts w:ascii="Consolas" w:hAnsi="Consolas" w:cs="Consolas"/>
          <w:lang w:val="en-US"/>
        </w:rPr>
        <w:tab/>
        <w:t>&lt;</w:t>
      </w:r>
      <w:proofErr w:type="gramStart"/>
      <w:r>
        <w:rPr>
          <w:rFonts w:ascii="Consolas" w:hAnsi="Consolas" w:cs="Consolas"/>
          <w:lang w:val="en-US"/>
        </w:rPr>
        <w:t>servlet-class</w:t>
      </w:r>
      <w:proofErr w:type="gramEnd"/>
      <w:r>
        <w:rPr>
          <w:rFonts w:ascii="Consolas" w:hAnsi="Consolas" w:cs="Consolas"/>
          <w:lang w:val="en-US"/>
        </w:rPr>
        <w:t>&gt;</w:t>
      </w:r>
    </w:p>
    <w:p w:rsidR="003051FD" w:rsidRDefault="003051FD" w:rsidP="003051FD">
      <w:pPr>
        <w:spacing w:after="0"/>
        <w:ind w:left="708"/>
        <w:rPr>
          <w:rFonts w:ascii="Consolas" w:hAnsi="Consolas" w:cs="Consolas"/>
          <w:lang w:val="en-US"/>
        </w:rPr>
      </w:pPr>
      <w:r>
        <w:rPr>
          <w:rFonts w:ascii="Consolas" w:hAnsi="Consolas" w:cs="Consolas"/>
          <w:lang w:val="en-US"/>
        </w:rPr>
        <w:tab/>
      </w:r>
      <w:r>
        <w:rPr>
          <w:rFonts w:ascii="Consolas" w:hAnsi="Consolas" w:cs="Consolas"/>
          <w:lang w:val="en-US"/>
        </w:rPr>
        <w:tab/>
        <w:t>com.myApp.server.UserAccountServiceImpl</w:t>
      </w:r>
    </w:p>
    <w:p w:rsidR="003051FD" w:rsidRDefault="003051FD" w:rsidP="003051FD">
      <w:pPr>
        <w:spacing w:after="0"/>
        <w:ind w:left="708"/>
        <w:rPr>
          <w:rFonts w:ascii="Consolas" w:hAnsi="Consolas" w:cs="Consolas"/>
          <w:lang w:val="en-US"/>
        </w:rPr>
      </w:pPr>
      <w:r>
        <w:rPr>
          <w:rFonts w:ascii="Consolas" w:hAnsi="Consolas" w:cs="Consolas"/>
          <w:lang w:val="en-US"/>
        </w:rPr>
        <w:tab/>
        <w:t>&lt;/servlet-class&gt;</w:t>
      </w:r>
    </w:p>
    <w:p w:rsidR="003051FD" w:rsidRDefault="003051FD" w:rsidP="003051FD">
      <w:pPr>
        <w:spacing w:after="0"/>
        <w:rPr>
          <w:rFonts w:ascii="Consolas" w:hAnsi="Consolas" w:cs="Consolas"/>
          <w:lang w:val="en-US"/>
        </w:rPr>
      </w:pPr>
      <w:r>
        <w:rPr>
          <w:rFonts w:ascii="Consolas" w:hAnsi="Consolas" w:cs="Consolas"/>
          <w:lang w:val="en-US"/>
        </w:rPr>
        <w:tab/>
        <w:t>&lt;/servlet&gt;</w:t>
      </w:r>
    </w:p>
    <w:p w:rsidR="003051FD" w:rsidRDefault="003051FD" w:rsidP="003051FD">
      <w:pPr>
        <w:spacing w:after="0"/>
        <w:rPr>
          <w:rFonts w:ascii="Consolas" w:hAnsi="Consolas" w:cs="Consolas"/>
          <w:lang w:val="en-US"/>
        </w:rPr>
      </w:pPr>
      <w:r>
        <w:rPr>
          <w:rFonts w:ascii="Consolas" w:hAnsi="Consolas" w:cs="Consolas"/>
          <w:lang w:val="en-US"/>
        </w:rPr>
        <w:tab/>
        <w:t>&lt;</w:t>
      </w:r>
      <w:proofErr w:type="gramStart"/>
      <w:r>
        <w:rPr>
          <w:rFonts w:ascii="Consolas" w:hAnsi="Consolas" w:cs="Consolas"/>
          <w:lang w:val="en-US"/>
        </w:rPr>
        <w:t>servlet-mapping</w:t>
      </w:r>
      <w:proofErr w:type="gramEnd"/>
      <w:r>
        <w:rPr>
          <w:rFonts w:ascii="Consolas" w:hAnsi="Consolas" w:cs="Consolas"/>
          <w:lang w:val="en-US"/>
        </w:rPr>
        <w:t>&gt;</w:t>
      </w:r>
    </w:p>
    <w:p w:rsidR="003051FD" w:rsidRDefault="003051FD" w:rsidP="003051FD">
      <w:pPr>
        <w:spacing w:after="0"/>
        <w:rPr>
          <w:rFonts w:ascii="Consolas" w:hAnsi="Consolas" w:cs="Consolas"/>
          <w:lang w:val="en-US"/>
        </w:rPr>
      </w:pPr>
      <w:r>
        <w:rPr>
          <w:rFonts w:ascii="Consolas" w:hAnsi="Consolas" w:cs="Consolas"/>
          <w:lang w:val="en-US"/>
        </w:rPr>
        <w:tab/>
      </w:r>
      <w:r>
        <w:rPr>
          <w:rFonts w:ascii="Consolas" w:hAnsi="Consolas" w:cs="Consolas"/>
          <w:lang w:val="en-US"/>
        </w:rPr>
        <w:tab/>
        <w:t>&lt;</w:t>
      </w:r>
      <w:proofErr w:type="gramStart"/>
      <w:r>
        <w:rPr>
          <w:rFonts w:ascii="Consolas" w:hAnsi="Consolas" w:cs="Consolas"/>
          <w:lang w:val="en-US"/>
        </w:rPr>
        <w:t>servlet-name&gt;</w:t>
      </w:r>
      <w:proofErr w:type="gramEnd"/>
      <w:r>
        <w:rPr>
          <w:rFonts w:ascii="Consolas" w:hAnsi="Consolas" w:cs="Consolas"/>
          <w:lang w:val="en-US"/>
        </w:rPr>
        <w:t>UserAcoountService&lt;servlet-name&gt;</w:t>
      </w:r>
    </w:p>
    <w:p w:rsidR="003051FD" w:rsidRDefault="003051FD" w:rsidP="003051FD">
      <w:pPr>
        <w:spacing w:after="0"/>
        <w:rPr>
          <w:rFonts w:ascii="Consolas" w:hAnsi="Consolas" w:cs="Consolas"/>
          <w:lang w:val="en-US"/>
        </w:rPr>
      </w:pPr>
      <w:r>
        <w:rPr>
          <w:rFonts w:ascii="Consolas" w:hAnsi="Consolas" w:cs="Consolas"/>
          <w:lang w:val="en-US"/>
        </w:rPr>
        <w:tab/>
      </w:r>
      <w:r>
        <w:rPr>
          <w:rFonts w:ascii="Consolas" w:hAnsi="Consolas" w:cs="Consolas"/>
          <w:lang w:val="en-US"/>
        </w:rPr>
        <w:tab/>
        <w:t>&lt;url-pattern&gt;/myApp/userAccountService&lt;/url-pattern&gt;</w:t>
      </w:r>
      <w:r>
        <w:rPr>
          <w:rFonts w:ascii="Consolas" w:hAnsi="Consolas" w:cs="Consolas"/>
          <w:lang w:val="en-US"/>
        </w:rPr>
        <w:tab/>
      </w:r>
      <w:r>
        <w:rPr>
          <w:rFonts w:ascii="Consolas" w:hAnsi="Consolas" w:cs="Consolas"/>
          <w:lang w:val="en-US"/>
        </w:rPr>
        <w:tab/>
      </w:r>
    </w:p>
    <w:p w:rsidR="003051FD" w:rsidRDefault="003051FD" w:rsidP="003051FD">
      <w:pPr>
        <w:spacing w:after="0"/>
        <w:rPr>
          <w:rFonts w:ascii="Consolas" w:hAnsi="Consolas" w:cs="Consolas"/>
          <w:lang w:val="en-US"/>
        </w:rPr>
      </w:pPr>
      <w:r>
        <w:rPr>
          <w:rFonts w:ascii="Consolas" w:hAnsi="Consolas" w:cs="Consolas"/>
          <w:lang w:val="en-US"/>
        </w:rPr>
        <w:tab/>
        <w:t>&lt;/servlet-mapping&gt;</w:t>
      </w:r>
    </w:p>
    <w:p w:rsidR="006D6A2B" w:rsidRDefault="003051FD" w:rsidP="003051FD">
      <w:pPr>
        <w:spacing w:after="0"/>
        <w:rPr>
          <w:rFonts w:ascii="Consolas" w:hAnsi="Consolas" w:cs="Consolas"/>
          <w:lang w:val="en-US"/>
        </w:rPr>
      </w:pPr>
      <w:r>
        <w:rPr>
          <w:rFonts w:ascii="Consolas" w:hAnsi="Consolas" w:cs="Consolas"/>
          <w:lang w:val="en-US"/>
        </w:rPr>
        <w:tab/>
        <w:t>…</w:t>
      </w:r>
    </w:p>
    <w:p w:rsidR="003051FD" w:rsidRPr="003051FD" w:rsidRDefault="003051FD" w:rsidP="003051FD">
      <w:pPr>
        <w:spacing w:after="0"/>
        <w:rPr>
          <w:lang w:val="en-US"/>
        </w:rPr>
      </w:pPr>
    </w:p>
    <w:p w:rsidR="006D6A2B" w:rsidRDefault="006D6A2B" w:rsidP="005956E3">
      <w:pPr>
        <w:pStyle w:val="Prrafodelista"/>
        <w:numPr>
          <w:ilvl w:val="0"/>
          <w:numId w:val="32"/>
        </w:numPr>
      </w:pPr>
      <w:r>
        <w:t>Crear interfaz asíncrona en com.nombreapp.client</w:t>
      </w:r>
    </w:p>
    <w:p w:rsidR="006D6A2B" w:rsidRPr="005873B0" w:rsidRDefault="003051FD" w:rsidP="003051FD">
      <w:pPr>
        <w:spacing w:after="0"/>
        <w:ind w:left="708"/>
        <w:rPr>
          <w:rFonts w:ascii="Consolas" w:hAnsi="Consolas" w:cs="Consolas"/>
          <w:vanish/>
          <w:lang w:val="en-US"/>
          <w:specVanish/>
        </w:rPr>
      </w:pPr>
      <w:proofErr w:type="gramStart"/>
      <w:r w:rsidRPr="005873B0">
        <w:rPr>
          <w:rFonts w:ascii="Consolas" w:hAnsi="Consolas" w:cs="Consolas"/>
          <w:lang w:val="en-US"/>
        </w:rPr>
        <w:t>public</w:t>
      </w:r>
      <w:proofErr w:type="gramEnd"/>
      <w:r w:rsidRPr="005873B0">
        <w:rPr>
          <w:rFonts w:ascii="Consolas" w:hAnsi="Consolas" w:cs="Consolas"/>
          <w:lang w:val="en-US"/>
        </w:rPr>
        <w:t xml:space="preserve"> interface UserAccountServiceAsync{</w:t>
      </w:r>
    </w:p>
    <w:p w:rsidR="006D6A2B" w:rsidRPr="005873B0" w:rsidRDefault="003051FD" w:rsidP="003051FD">
      <w:pPr>
        <w:spacing w:after="0"/>
        <w:rPr>
          <w:lang w:val="en-US"/>
        </w:rPr>
      </w:pPr>
      <w:r w:rsidRPr="005873B0">
        <w:rPr>
          <w:lang w:val="en-US"/>
        </w:rPr>
        <w:t xml:space="preserve"> </w:t>
      </w:r>
    </w:p>
    <w:p w:rsidR="003051FD" w:rsidRDefault="003051FD" w:rsidP="003051FD">
      <w:pPr>
        <w:spacing w:after="0"/>
        <w:rPr>
          <w:lang w:val="en-US"/>
        </w:rPr>
      </w:pPr>
      <w:r w:rsidRPr="005873B0">
        <w:rPr>
          <w:lang w:val="en-US"/>
        </w:rPr>
        <w:tab/>
      </w:r>
      <w:r w:rsidRPr="005873B0">
        <w:rPr>
          <w:lang w:val="en-US"/>
        </w:rPr>
        <w:tab/>
      </w:r>
      <w:proofErr w:type="gramStart"/>
      <w:r w:rsidRPr="003051FD">
        <w:rPr>
          <w:lang w:val="en-US"/>
        </w:rPr>
        <w:t>void</w:t>
      </w:r>
      <w:proofErr w:type="gramEnd"/>
      <w:r w:rsidRPr="003051FD">
        <w:rPr>
          <w:lang w:val="en-US"/>
        </w:rPr>
        <w:t xml:space="preserve"> login(String email, String password,</w:t>
      </w:r>
    </w:p>
    <w:p w:rsidR="003051FD" w:rsidRPr="003051FD" w:rsidRDefault="003051FD" w:rsidP="003051FD">
      <w:pPr>
        <w:spacing w:after="0"/>
        <w:ind w:left="1416" w:firstLine="708"/>
        <w:rPr>
          <w:lang w:val="en-US"/>
        </w:rPr>
      </w:pPr>
      <w:r w:rsidRPr="003051FD">
        <w:rPr>
          <w:lang w:val="en-US"/>
        </w:rPr>
        <w:t xml:space="preserve"> AsyncCallback&lt;UserAccountDTO&gt;</w:t>
      </w:r>
      <w:r>
        <w:rPr>
          <w:lang w:val="en-US"/>
        </w:rPr>
        <w:t xml:space="preserve"> callback);</w:t>
      </w:r>
    </w:p>
    <w:p w:rsidR="003051FD" w:rsidRDefault="003051FD" w:rsidP="003051FD">
      <w:pPr>
        <w:spacing w:after="0"/>
        <w:ind w:firstLine="708"/>
      </w:pPr>
      <w:r>
        <w:t>}</w:t>
      </w:r>
      <w:r>
        <w:tab/>
      </w:r>
    </w:p>
    <w:p w:rsidR="006D6A2B" w:rsidRDefault="006D6A2B" w:rsidP="006D6A2B"/>
    <w:p w:rsidR="006D6A2B" w:rsidRDefault="006D6A2B" w:rsidP="005956E3">
      <w:pPr>
        <w:pStyle w:val="Prrafodelista"/>
        <w:numPr>
          <w:ilvl w:val="0"/>
          <w:numId w:val="32"/>
        </w:numPr>
      </w:pPr>
      <w:r>
        <w:t>Llamada/Uso del servicio creado</w:t>
      </w:r>
    </w:p>
    <w:p w:rsidR="003051FD" w:rsidRPr="00460F22" w:rsidRDefault="003051FD" w:rsidP="00CD0D00">
      <w:pPr>
        <w:spacing w:after="0"/>
        <w:ind w:left="708"/>
        <w:rPr>
          <w:rFonts w:ascii="Consolas" w:hAnsi="Consolas" w:cs="Consolas"/>
          <w:vanish/>
          <w:lang w:val="en-US"/>
          <w:specVanish/>
        </w:rPr>
      </w:pPr>
      <w:proofErr w:type="gramStart"/>
      <w:r w:rsidRPr="00460F22">
        <w:rPr>
          <w:rFonts w:ascii="Consolas" w:hAnsi="Consolas" w:cs="Consolas"/>
          <w:lang w:val="en-US"/>
        </w:rPr>
        <w:t>private</w:t>
      </w:r>
      <w:proofErr w:type="gramEnd"/>
      <w:r w:rsidRPr="00460F22">
        <w:rPr>
          <w:rFonts w:ascii="Consolas" w:hAnsi="Consolas" w:cs="Consolas"/>
          <w:lang w:val="en-US"/>
        </w:rPr>
        <w:t xml:space="preserve"> void login(){</w:t>
      </w:r>
    </w:p>
    <w:p w:rsidR="003051FD" w:rsidRPr="00460F22" w:rsidRDefault="003051FD" w:rsidP="00CD0D00">
      <w:pPr>
        <w:pStyle w:val="Ttulo3"/>
        <w:spacing w:before="0" w:after="0"/>
        <w:rPr>
          <w:rFonts w:ascii="Consolas" w:hAnsi="Consolas" w:cs="Consolas"/>
          <w:lang w:val="en-US"/>
        </w:rPr>
      </w:pPr>
      <w:r w:rsidRPr="00460F22">
        <w:rPr>
          <w:rFonts w:ascii="Consolas" w:hAnsi="Consolas" w:cs="Consolas"/>
          <w:lang w:val="en-US"/>
        </w:rPr>
        <w:t xml:space="preserve"> </w:t>
      </w:r>
    </w:p>
    <w:p w:rsidR="00CD0D00" w:rsidRDefault="003051FD" w:rsidP="00CD0D00">
      <w:pPr>
        <w:spacing w:after="0"/>
        <w:rPr>
          <w:rFonts w:ascii="Consolas" w:hAnsi="Consolas" w:cs="Consolas"/>
          <w:lang w:val="en-US"/>
        </w:rPr>
      </w:pPr>
      <w:r w:rsidRPr="00460F22">
        <w:rPr>
          <w:rFonts w:ascii="Consolas" w:hAnsi="Consolas" w:cs="Consolas"/>
          <w:lang w:val="en-US"/>
        </w:rPr>
        <w:tab/>
      </w:r>
      <w:r w:rsidRPr="00460F22">
        <w:rPr>
          <w:rFonts w:ascii="Consolas" w:hAnsi="Consolas" w:cs="Consolas"/>
          <w:lang w:val="en-US"/>
        </w:rPr>
        <w:tab/>
      </w:r>
      <w:proofErr w:type="gramStart"/>
      <w:r w:rsidRPr="00CD0D00">
        <w:rPr>
          <w:rFonts w:ascii="Consolas" w:hAnsi="Consolas" w:cs="Consolas"/>
          <w:lang w:val="en-US"/>
        </w:rPr>
        <w:t>userService.login(</w:t>
      </w:r>
      <w:proofErr w:type="gramEnd"/>
      <w:r w:rsidRPr="00CD0D00">
        <w:rPr>
          <w:rFonts w:ascii="Consolas" w:hAnsi="Consolas" w:cs="Consolas"/>
          <w:lang w:val="en-US"/>
        </w:rPr>
        <w:t xml:space="preserve">“Email”, “password”, </w:t>
      </w:r>
    </w:p>
    <w:p w:rsidR="003051FD" w:rsidRPr="00CD0D00" w:rsidRDefault="003051FD" w:rsidP="00CD0D00">
      <w:pPr>
        <w:spacing w:after="0"/>
        <w:ind w:left="1416" w:firstLine="708"/>
        <w:rPr>
          <w:rFonts w:ascii="Consolas" w:hAnsi="Consolas" w:cs="Consolas"/>
          <w:lang w:val="en-US"/>
        </w:rPr>
      </w:pPr>
      <w:proofErr w:type="gramStart"/>
      <w:r w:rsidRPr="00CD0D00">
        <w:rPr>
          <w:rFonts w:ascii="Consolas" w:hAnsi="Consolas" w:cs="Consolas"/>
          <w:lang w:val="en-US"/>
        </w:rPr>
        <w:t>new</w:t>
      </w:r>
      <w:proofErr w:type="gramEnd"/>
      <w:r w:rsidRPr="00CD0D00">
        <w:rPr>
          <w:rFonts w:ascii="Consolas" w:hAnsi="Consolas" w:cs="Consolas"/>
          <w:lang w:val="en-US"/>
        </w:rPr>
        <w:t xml:space="preserve"> AsyncCallback</w:t>
      </w:r>
      <w:r w:rsidR="00CD0D00">
        <w:rPr>
          <w:rFonts w:ascii="Consolas" w:hAnsi="Consolas" w:cs="Consolas"/>
          <w:lang w:val="en-US"/>
        </w:rPr>
        <w:t xml:space="preserve"> </w:t>
      </w:r>
      <w:r w:rsidRPr="00CD0D00">
        <w:rPr>
          <w:rFonts w:ascii="Consolas" w:hAnsi="Consolas" w:cs="Consolas"/>
          <w:lang w:val="en-US"/>
        </w:rPr>
        <w:t>&lt;UserAccountDTO&gt;()</w:t>
      </w:r>
      <w:r w:rsidR="00CD0D00">
        <w:rPr>
          <w:rFonts w:ascii="Consolas" w:hAnsi="Consolas" w:cs="Consolas"/>
          <w:lang w:val="en-US"/>
        </w:rPr>
        <w:t xml:space="preserve"> </w:t>
      </w:r>
      <w:r w:rsidRPr="00CD0D00">
        <w:rPr>
          <w:rFonts w:ascii="Consolas" w:hAnsi="Consolas" w:cs="Consolas"/>
          <w:lang w:val="en-US"/>
        </w:rPr>
        <w:t>{</w:t>
      </w: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t>public void onFailure(Throwable caught){</w:t>
      </w:r>
    </w:p>
    <w:p w:rsidR="00CD0D00" w:rsidRPr="00CD0D00" w:rsidRDefault="003051FD" w:rsidP="00CD0D00">
      <w:pPr>
        <w:spacing w:after="0"/>
        <w:rPr>
          <w:rFonts w:ascii="Consolas" w:hAnsi="Consolas" w:cs="Consolas"/>
          <w:lang w:val="en-US"/>
        </w:rPr>
      </w:pP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r>
      <w:proofErr w:type="gramStart"/>
      <w:r w:rsidRPr="00CD0D00">
        <w:rPr>
          <w:rFonts w:ascii="Consolas" w:hAnsi="Consolas" w:cs="Consolas"/>
          <w:lang w:val="en-US"/>
        </w:rPr>
        <w:t>Window.alert(</w:t>
      </w:r>
      <w:proofErr w:type="gramEnd"/>
      <w:r w:rsidRPr="00CD0D00">
        <w:rPr>
          <w:rFonts w:ascii="Consolas" w:hAnsi="Consolas" w:cs="Consolas"/>
          <w:lang w:val="en-US"/>
        </w:rPr>
        <w:t>“An error occurred”)</w:t>
      </w:r>
      <w:r w:rsidR="00CD0D00" w:rsidRPr="00CD0D00">
        <w:rPr>
          <w:rFonts w:ascii="Consolas" w:hAnsi="Consolas" w:cs="Consolas"/>
          <w:lang w:val="en-US"/>
        </w:rPr>
        <w:t>;</w:t>
      </w:r>
    </w:p>
    <w:p w:rsidR="00CD0D00" w:rsidRPr="00CD0D00" w:rsidRDefault="00CD0D00" w:rsidP="00CD0D00">
      <w:pPr>
        <w:spacing w:after="0"/>
        <w:rPr>
          <w:rFonts w:ascii="Consolas" w:hAnsi="Consolas" w:cs="Consolas"/>
          <w:lang w:val="en-US"/>
        </w:rPr>
      </w:pP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t>}</w:t>
      </w:r>
    </w:p>
    <w:p w:rsidR="00CD0D00" w:rsidRPr="00CD0D00" w:rsidRDefault="00CD0D00" w:rsidP="00CD0D00">
      <w:pPr>
        <w:spacing w:after="0"/>
        <w:rPr>
          <w:rFonts w:ascii="Consolas" w:hAnsi="Consolas" w:cs="Consolas"/>
          <w:vanish/>
          <w:lang w:val="en-US"/>
          <w:specVanish/>
        </w:rPr>
      </w:pP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t xml:space="preserve">Public void </w:t>
      </w:r>
      <w:proofErr w:type="gramStart"/>
      <w:r w:rsidRPr="00CD0D00">
        <w:rPr>
          <w:rFonts w:ascii="Consolas" w:hAnsi="Consolas" w:cs="Consolas"/>
          <w:lang w:val="en-US"/>
        </w:rPr>
        <w:t>onSuccess(</w:t>
      </w:r>
      <w:proofErr w:type="gramEnd"/>
      <w:r w:rsidRPr="00CD0D00">
        <w:rPr>
          <w:rFonts w:ascii="Consolas" w:hAnsi="Consolas" w:cs="Consolas"/>
          <w:lang w:val="en-US"/>
        </w:rPr>
        <w:t>UserAccountDTO user){</w:t>
      </w:r>
    </w:p>
    <w:p w:rsidR="00CD0D00" w:rsidRPr="00CD0D00" w:rsidRDefault="00CD0D00" w:rsidP="00CD0D00">
      <w:pPr>
        <w:spacing w:after="0"/>
        <w:rPr>
          <w:rFonts w:ascii="Consolas" w:hAnsi="Consolas" w:cs="Consolas"/>
          <w:lang w:val="en-US"/>
        </w:rPr>
      </w:pPr>
    </w:p>
    <w:p w:rsidR="00CD0D00" w:rsidRPr="005873B0" w:rsidRDefault="00CD0D00" w:rsidP="00CD0D00">
      <w:pPr>
        <w:spacing w:after="0"/>
        <w:rPr>
          <w:rFonts w:ascii="Consolas" w:hAnsi="Consolas" w:cs="Consolas"/>
        </w:rPr>
      </w:pP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r>
      <w:proofErr w:type="gramStart"/>
      <w:r w:rsidRPr="005873B0">
        <w:rPr>
          <w:rFonts w:ascii="Consolas" w:hAnsi="Consolas" w:cs="Consolas"/>
        </w:rPr>
        <w:t>currentUser</w:t>
      </w:r>
      <w:proofErr w:type="gramEnd"/>
      <w:r w:rsidRPr="005873B0">
        <w:rPr>
          <w:rFonts w:ascii="Consolas" w:hAnsi="Consolas" w:cs="Consolas"/>
        </w:rPr>
        <w:t xml:space="preserve"> = user;</w:t>
      </w:r>
    </w:p>
    <w:p w:rsidR="00CD0D00" w:rsidRPr="005873B0" w:rsidRDefault="00CD0D00" w:rsidP="00CD0D00">
      <w:pPr>
        <w:spacing w:after="0"/>
        <w:rPr>
          <w:rFonts w:ascii="Consolas" w:hAnsi="Consolas" w:cs="Consolas"/>
        </w:rPr>
      </w:pPr>
      <w:r w:rsidRPr="005873B0">
        <w:rPr>
          <w:rFonts w:ascii="Consolas" w:hAnsi="Consolas" w:cs="Consolas"/>
        </w:rPr>
        <w:tab/>
      </w:r>
      <w:r w:rsidRPr="005873B0">
        <w:rPr>
          <w:rFonts w:ascii="Consolas" w:hAnsi="Consolas" w:cs="Consolas"/>
        </w:rPr>
        <w:tab/>
      </w:r>
      <w:r w:rsidRPr="005873B0">
        <w:rPr>
          <w:rFonts w:ascii="Consolas" w:hAnsi="Consolas" w:cs="Consolas"/>
        </w:rPr>
        <w:tab/>
      </w:r>
      <w:r w:rsidRPr="005873B0">
        <w:rPr>
          <w:rFonts w:ascii="Consolas" w:hAnsi="Consolas" w:cs="Consolas"/>
        </w:rPr>
        <w:tab/>
      </w:r>
      <w:proofErr w:type="gramStart"/>
      <w:r w:rsidRPr="005873B0">
        <w:rPr>
          <w:rFonts w:ascii="Consolas" w:hAnsi="Consolas" w:cs="Consolas"/>
        </w:rPr>
        <w:t>displayApp</w:t>
      </w:r>
      <w:proofErr w:type="gramEnd"/>
      <w:r w:rsidRPr="005873B0">
        <w:rPr>
          <w:rFonts w:ascii="Consolas" w:hAnsi="Consolas" w:cs="Consolas"/>
        </w:rPr>
        <w:t>();</w:t>
      </w:r>
    </w:p>
    <w:p w:rsidR="003051FD" w:rsidRPr="005873B0" w:rsidRDefault="00CD0D00" w:rsidP="00CD0D00">
      <w:pPr>
        <w:spacing w:after="0"/>
        <w:rPr>
          <w:rFonts w:ascii="Consolas" w:hAnsi="Consolas" w:cs="Consolas"/>
          <w:vanish/>
          <w:specVanish/>
        </w:rPr>
      </w:pPr>
      <w:r w:rsidRPr="005873B0">
        <w:rPr>
          <w:rFonts w:ascii="Consolas" w:hAnsi="Consolas" w:cs="Consolas"/>
        </w:rPr>
        <w:tab/>
      </w:r>
      <w:r w:rsidR="003051FD" w:rsidRPr="005873B0">
        <w:rPr>
          <w:rFonts w:ascii="Consolas" w:hAnsi="Consolas" w:cs="Consolas"/>
        </w:rPr>
        <w:tab/>
      </w:r>
      <w:r w:rsidR="003051FD" w:rsidRPr="005873B0">
        <w:rPr>
          <w:rFonts w:ascii="Consolas" w:hAnsi="Consolas" w:cs="Consolas"/>
        </w:rPr>
        <w:tab/>
      </w:r>
    </w:p>
    <w:p w:rsidR="003051FD" w:rsidRPr="005873B0" w:rsidRDefault="003051FD" w:rsidP="00CD0D00">
      <w:pPr>
        <w:spacing w:after="0"/>
        <w:ind w:firstLine="708"/>
        <w:rPr>
          <w:rFonts w:ascii="Consolas" w:hAnsi="Consolas" w:cs="Consolas"/>
        </w:rPr>
      </w:pPr>
      <w:r w:rsidRPr="005873B0">
        <w:rPr>
          <w:rFonts w:ascii="Consolas" w:hAnsi="Consolas" w:cs="Consolas"/>
        </w:rPr>
        <w:t xml:space="preserve"> }</w:t>
      </w:r>
    </w:p>
    <w:p w:rsidR="00CD0D00" w:rsidRPr="005873B0" w:rsidRDefault="00CD0D00" w:rsidP="00CD0D00">
      <w:pPr>
        <w:spacing w:after="0"/>
        <w:rPr>
          <w:rFonts w:ascii="Consolas" w:hAnsi="Consolas" w:cs="Consolas"/>
        </w:rPr>
      </w:pPr>
      <w:r w:rsidRPr="005873B0">
        <w:rPr>
          <w:rFonts w:ascii="Consolas" w:hAnsi="Consolas" w:cs="Consolas"/>
        </w:rPr>
        <w:tab/>
      </w:r>
      <w:r w:rsidRPr="005873B0">
        <w:rPr>
          <w:rFonts w:ascii="Consolas" w:hAnsi="Consolas" w:cs="Consolas"/>
        </w:rPr>
        <w:tab/>
        <w:t>}</w:t>
      </w:r>
    </w:p>
    <w:p w:rsidR="00CD0D00" w:rsidRPr="005873B0" w:rsidRDefault="00CD0D00" w:rsidP="00CD0D00">
      <w:pPr>
        <w:spacing w:after="0"/>
        <w:rPr>
          <w:rFonts w:ascii="Consolas" w:hAnsi="Consolas" w:cs="Consolas"/>
        </w:rPr>
      </w:pPr>
      <w:r w:rsidRPr="005873B0">
        <w:rPr>
          <w:rFonts w:ascii="Consolas" w:hAnsi="Consolas" w:cs="Consolas"/>
        </w:rPr>
        <w:tab/>
        <w:t>}</w:t>
      </w:r>
    </w:p>
    <w:p w:rsidR="00CD0D00" w:rsidRDefault="00CD0D00" w:rsidP="00D723A7">
      <w:pPr>
        <w:pStyle w:val="Ttulo3"/>
        <w:spacing w:before="360" w:after="240"/>
      </w:pPr>
    </w:p>
    <w:p w:rsidR="00CD0D00" w:rsidRPr="00CD0D00" w:rsidRDefault="00CD0D00" w:rsidP="00CD0D00"/>
    <w:p w:rsidR="00CD0D00" w:rsidRDefault="00CD0D00" w:rsidP="00D723A7">
      <w:pPr>
        <w:pStyle w:val="Ttulo3"/>
        <w:spacing w:before="360" w:after="240"/>
      </w:pPr>
    </w:p>
    <w:p w:rsidR="00CD0D00" w:rsidRPr="00CD0D00" w:rsidRDefault="00CD0D00" w:rsidP="00CD0D00"/>
    <w:p w:rsidR="0067624C" w:rsidRDefault="00CD0D00" w:rsidP="00D723A7">
      <w:pPr>
        <w:pStyle w:val="Ttulo3"/>
        <w:spacing w:before="360" w:after="240"/>
      </w:pPr>
      <w:bookmarkStart w:id="527" w:name="_Toc394538318"/>
      <w:r>
        <w:lastRenderedPageBreak/>
        <w:t>3.4</w:t>
      </w:r>
      <w:r w:rsidR="00E65DAB">
        <w:t xml:space="preserve">.- </w:t>
      </w:r>
      <w:r w:rsidR="0067624C">
        <w:t>MVP aplicado a Gwt:</w:t>
      </w:r>
      <w:r w:rsidR="00D72293">
        <w:t xml:space="preserve"> </w:t>
      </w:r>
      <w:r w:rsidR="00D72293" w:rsidRPr="00D72293">
        <w:rPr>
          <w:highlight w:val="yellow"/>
        </w:rPr>
        <w:t>No terminado</w:t>
      </w:r>
      <w:bookmarkEnd w:id="527"/>
    </w:p>
    <w:p w:rsidR="00DC7381" w:rsidRDefault="0067624C" w:rsidP="00E65DAB">
      <w:r>
        <w:t>A la hora de desarrollar una aplicación en GWT tenemos la posibilidad de usar el patrón MVP (modelo vista presentado</w:t>
      </w:r>
      <w:r w:rsidR="00DC7381">
        <w:t>r). ¿Qué ventajas tiene su uso?:</w:t>
      </w:r>
    </w:p>
    <w:p w:rsidR="0067624C" w:rsidRDefault="0067624C" w:rsidP="00E65DAB">
      <w:r>
        <w:t>1º desacopla el desarrollo en una dirección permitiendo trabajar a varios desarrolladores a la vez.</w:t>
      </w:r>
    </w:p>
    <w:p w:rsidR="00DC7381" w:rsidRDefault="0067624C" w:rsidP="00E65DAB">
      <w:r>
        <w:t xml:space="preserve">2º minimiza el uso de GWTTestCases (se realizan en navegador, siendo más costosas) y permite la realización de pruebas de software basadas en JRE (véase Junit) lo </w:t>
      </w:r>
      <w:r w:rsidR="00DC7381">
        <w:t>cual</w:t>
      </w:r>
      <w:r>
        <w:t xml:space="preserve"> es más rápido y eficiente, desechando el uso de un nave</w:t>
      </w:r>
      <w:r w:rsidR="00DC7381">
        <w:t>gador para testear el software.</w:t>
      </w:r>
    </w:p>
    <w:p w:rsidR="0067624C" w:rsidRDefault="0067624C" w:rsidP="00E65DAB">
      <w:r>
        <w:br/>
        <w:t>A la hora de usar el patrón MVP, existen dos conceptos fundamentales:</w:t>
      </w:r>
    </w:p>
    <w:p w:rsidR="00E65DAB" w:rsidRDefault="00E65DAB" w:rsidP="00E65DAB">
      <w:pPr>
        <w:sectPr w:rsidR="00E65DAB" w:rsidSect="00022393">
          <w:footerReference w:type="even" r:id="rId12"/>
          <w:footerReference w:type="default" r:id="rId13"/>
          <w:pgSz w:w="11906" w:h="16838"/>
          <w:pgMar w:top="1418" w:right="1276" w:bottom="1418" w:left="1701" w:header="709" w:footer="709" w:gutter="0"/>
          <w:cols w:space="708"/>
          <w:titlePg/>
          <w:docGrid w:linePitch="360"/>
        </w:sectPr>
      </w:pPr>
    </w:p>
    <w:p w:rsidR="0067624C" w:rsidRPr="00E65DAB" w:rsidRDefault="0067624C" w:rsidP="00E65DAB">
      <w:pPr>
        <w:rPr>
          <w:b/>
        </w:rPr>
      </w:pPr>
      <w:r w:rsidRPr="00E65DAB">
        <w:rPr>
          <w:b/>
        </w:rPr>
        <w:lastRenderedPageBreak/>
        <w:t xml:space="preserve">a) Se particiona la aplicación en componentes: </w:t>
      </w:r>
    </w:p>
    <w:p w:rsidR="0067624C" w:rsidRDefault="0067624C" w:rsidP="00E65DAB">
      <w:r>
        <w:t>Model</w:t>
      </w:r>
    </w:p>
    <w:p w:rsidR="0067624C" w:rsidRDefault="0067624C" w:rsidP="00E65DAB">
      <w:r>
        <w:t>View</w:t>
      </w:r>
    </w:p>
    <w:p w:rsidR="0067624C" w:rsidRDefault="0067624C" w:rsidP="00E65DAB">
      <w:r>
        <w:t>Presenter</w:t>
      </w:r>
    </w:p>
    <w:p w:rsidR="0067624C" w:rsidRPr="00321F09" w:rsidRDefault="00321F09" w:rsidP="00E65DAB">
      <w:r>
        <w:rPr>
          <w:noProof/>
          <w:lang w:eastAsia="es-ES"/>
        </w:rPr>
        <w:drawing>
          <wp:anchor distT="0" distB="0" distL="114300" distR="114300" simplePos="0" relativeHeight="251669504" behindDoc="1" locked="0" layoutInCell="1" allowOverlap="1" wp14:anchorId="6EB87564" wp14:editId="357C6734">
            <wp:simplePos x="0" y="0"/>
            <wp:positionH relativeFrom="column">
              <wp:posOffset>253365</wp:posOffset>
            </wp:positionH>
            <wp:positionV relativeFrom="paragraph">
              <wp:posOffset>295275</wp:posOffset>
            </wp:positionV>
            <wp:extent cx="5076825" cy="4291330"/>
            <wp:effectExtent l="0" t="0" r="9525" b="0"/>
            <wp:wrapThrough wrapText="bothSides">
              <wp:wrapPolygon edited="0">
                <wp:start x="0" y="0"/>
                <wp:lineTo x="0" y="21479"/>
                <wp:lineTo x="21559" y="21479"/>
                <wp:lineTo x="21559" y="0"/>
                <wp:lineTo x="0" y="0"/>
              </wp:wrapPolygon>
            </wp:wrapThrough>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p_diagram.png"/>
                    <pic:cNvPicPr/>
                  </pic:nvPicPr>
                  <pic:blipFill>
                    <a:blip r:embed="rId14">
                      <a:extLst>
                        <a:ext uri="{28A0092B-C50C-407E-A947-70E740481C1C}">
                          <a14:useLocalDpi xmlns:a14="http://schemas.microsoft.com/office/drawing/2010/main" val="0"/>
                        </a:ext>
                      </a:extLst>
                    </a:blip>
                    <a:stretch>
                      <a:fillRect/>
                    </a:stretch>
                  </pic:blipFill>
                  <pic:spPr>
                    <a:xfrm>
                      <a:off x="0" y="0"/>
                      <a:ext cx="5076825" cy="4291330"/>
                    </a:xfrm>
                    <a:prstGeom prst="rect">
                      <a:avLst/>
                    </a:prstGeom>
                  </pic:spPr>
                </pic:pic>
              </a:graphicData>
            </a:graphic>
            <wp14:sizeRelH relativeFrom="page">
              <wp14:pctWidth>0</wp14:pctWidth>
            </wp14:sizeRelH>
            <wp14:sizeRelV relativeFrom="page">
              <wp14:pctHeight>0</wp14:pctHeight>
            </wp14:sizeRelV>
          </wp:anchor>
        </w:drawing>
      </w:r>
      <w:r w:rsidR="0067624C">
        <w:t>AppController</w:t>
      </w:r>
    </w:p>
    <w:p w:rsidR="0067624C" w:rsidRPr="00E65DAB" w:rsidRDefault="00DC7381" w:rsidP="00E65DAB">
      <w:pPr>
        <w:rPr>
          <w:b/>
        </w:rPr>
      </w:pPr>
      <w:r>
        <w:rPr>
          <w:b/>
          <w:noProof/>
          <w:lang w:eastAsia="es-ES"/>
        </w:rPr>
        <w:lastRenderedPageBreak/>
        <mc:AlternateContent>
          <mc:Choice Requires="wps">
            <w:drawing>
              <wp:anchor distT="0" distB="0" distL="114300" distR="114300" simplePos="0" relativeHeight="251673600" behindDoc="0" locked="0" layoutInCell="1" allowOverlap="1" wp14:anchorId="009002B2" wp14:editId="2FC4211C">
                <wp:simplePos x="0" y="0"/>
                <wp:positionH relativeFrom="column">
                  <wp:posOffset>-486410</wp:posOffset>
                </wp:positionH>
                <wp:positionV relativeFrom="paragraph">
                  <wp:posOffset>35560</wp:posOffset>
                </wp:positionV>
                <wp:extent cx="0" cy="1552575"/>
                <wp:effectExtent l="0" t="0" r="19050" b="9525"/>
                <wp:wrapNone/>
                <wp:docPr id="11" name="11 Conector recto"/>
                <wp:cNvGraphicFramePr/>
                <a:graphic xmlns:a="http://schemas.openxmlformats.org/drawingml/2006/main">
                  <a:graphicData uri="http://schemas.microsoft.com/office/word/2010/wordprocessingShape">
                    <wps:wsp>
                      <wps:cNvCnPr/>
                      <wps:spPr>
                        <a:xfrm>
                          <a:off x="0" y="0"/>
                          <a:ext cx="0" cy="1552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11 Conector recto"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8.3pt,2.8pt" to="-38.3pt,1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" strokecolor="black [3040]"/>
            </w:pict>
          </mc:Fallback>
        </mc:AlternateContent>
      </w:r>
      <w:r w:rsidR="0067624C" w:rsidRPr="00E65DAB">
        <w:rPr>
          <w:b/>
        </w:rPr>
        <w:t>b) Interactuación de los componentes:</w:t>
      </w:r>
    </w:p>
    <w:p w:rsidR="0067624C" w:rsidRDefault="0067624C" w:rsidP="00E65DAB">
      <w:r>
        <w:t>Enlazar Presenter – Views</w:t>
      </w:r>
    </w:p>
    <w:p w:rsidR="0067624C" w:rsidRDefault="0067624C" w:rsidP="00E65DAB">
      <w:r>
        <w:t>Eventos y Bus de Eventos</w:t>
      </w:r>
    </w:p>
    <w:p w:rsidR="0067624C" w:rsidRDefault="0067624C" w:rsidP="00E65DAB">
      <w:r>
        <w:t>Histórico y transición entre las vistas.</w:t>
      </w:r>
    </w:p>
    <w:p w:rsidR="0067624C" w:rsidRDefault="0067624C" w:rsidP="00E65DAB">
      <w:r>
        <w:t>Pruebas (testing)</w:t>
      </w:r>
    </w:p>
    <w:p w:rsidR="00E65DAB" w:rsidRDefault="00E65DAB" w:rsidP="0067624C">
      <w:pPr>
        <w:pStyle w:val="western"/>
        <w:spacing w:after="240"/>
        <w:sectPr w:rsidR="00E65DAB" w:rsidSect="00DC7381">
          <w:type w:val="continuous"/>
          <w:pgSz w:w="11906" w:h="16838"/>
          <w:pgMar w:top="1418" w:right="1276" w:bottom="1418" w:left="1701" w:header="709" w:footer="709" w:gutter="0"/>
          <w:cols w:num="2" w:space="1561"/>
          <w:titlePg/>
          <w:docGrid w:linePitch="360"/>
        </w:sectPr>
      </w:pPr>
    </w:p>
    <w:p w:rsidR="00CD0D00" w:rsidRPr="00CD0D00" w:rsidRDefault="00321F09" w:rsidP="00CD0D00">
      <w:pPr>
        <w:pStyle w:val="western"/>
        <w:jc w:val="center"/>
      </w:pPr>
      <w:r>
        <w:rPr>
          <w:sz w:val="18"/>
          <w:szCs w:val="18"/>
        </w:rPr>
        <w:t>I</w:t>
      </w:r>
      <w:r w:rsidR="0067624C">
        <w:rPr>
          <w:sz w:val="18"/>
          <w:szCs w:val="18"/>
        </w:rPr>
        <w:t>magen 2: Diagrama patrón MVP en Gwt en App de prueba de gestión de contactos.</w:t>
      </w:r>
    </w:p>
    <w:p w:rsidR="005873B0" w:rsidRDefault="005873B0" w:rsidP="005873B0">
      <w:pPr>
        <w:pStyle w:val="Ttulo3"/>
      </w:pPr>
      <w:bookmarkStart w:id="528" w:name="_Toc394538319"/>
      <w:r>
        <w:lastRenderedPageBreak/>
        <w:t>3.5.- Datastore y Google App Engine (uso de JDO)</w:t>
      </w:r>
      <w:bookmarkEnd w:id="528"/>
    </w:p>
    <w:p w:rsidR="005873B0" w:rsidRPr="005873B0" w:rsidRDefault="005873B0" w:rsidP="005873B0">
      <w:r w:rsidRPr="005873B0">
        <w:rPr>
          <w:highlight w:val="yellow"/>
        </w:rPr>
        <w:t>Pendiente de pasar. Documento creado.</w:t>
      </w:r>
    </w:p>
    <w:p w:rsidR="0067624C" w:rsidRDefault="00C13764" w:rsidP="005873B0">
      <w:pPr>
        <w:pStyle w:val="Ttulo3"/>
      </w:pPr>
      <w:bookmarkStart w:id="529" w:name="_Toc394538320"/>
      <w:r>
        <w:t>3.6.- Control de versiones</w:t>
      </w:r>
      <w:bookmarkEnd w:id="529"/>
    </w:p>
    <w:p w:rsidR="00C13764" w:rsidRDefault="00C13764" w:rsidP="00DD31DF">
      <w:r>
        <w:t>En este apartado se presenta</w:t>
      </w:r>
      <w:r w:rsidR="00297D35">
        <w:t xml:space="preserve"> la herramienta usada para la gestión del código fuente de la aplicación así como el control de versiones.</w:t>
      </w:r>
    </w:p>
    <w:p w:rsidR="00297D35" w:rsidRDefault="00297D35" w:rsidP="00DD31DF">
      <w:r>
        <w:t>Un sistema de control de versiones gestiona los cambios que se realizan sobre el código de un programa o aplicación, así como de los ficheros de configuración del mismo. Con los sistemas de control de versiones podemos también controlar las modificaciones o actualizaciones que se realizan sobre el código.</w:t>
      </w:r>
    </w:p>
    <w:p w:rsidR="00297D35" w:rsidRDefault="00297D35" w:rsidP="00DD31DF">
      <w:r>
        <w:t>La alternativa elegida para la gestión del código y control de versiones es Git.</w:t>
      </w:r>
    </w:p>
    <w:p w:rsidR="00297D35" w:rsidRDefault="00297D35" w:rsidP="005873B0">
      <w:pPr>
        <w:pStyle w:val="Ttulo4"/>
        <w:ind w:firstLine="708"/>
      </w:pPr>
      <w:bookmarkStart w:id="530" w:name="_Toc394538321"/>
      <w:r>
        <w:t>3.6.1.- Git</w:t>
      </w:r>
      <w:bookmarkEnd w:id="530"/>
    </w:p>
    <w:p w:rsidR="00297D35" w:rsidRDefault="009A4F7C" w:rsidP="00DD31DF">
      <w:r>
        <w:rPr>
          <w:noProof/>
          <w:lang w:eastAsia="es-ES"/>
        </w:rPr>
        <w:drawing>
          <wp:anchor distT="0" distB="0" distL="114300" distR="114300" simplePos="0" relativeHeight="251680768" behindDoc="1" locked="0" layoutInCell="1" allowOverlap="1" wp14:anchorId="1236FCBA" wp14:editId="628A2A79">
            <wp:simplePos x="0" y="0"/>
            <wp:positionH relativeFrom="column">
              <wp:posOffset>-13335</wp:posOffset>
            </wp:positionH>
            <wp:positionV relativeFrom="paragraph">
              <wp:posOffset>10160</wp:posOffset>
            </wp:positionV>
            <wp:extent cx="2066925" cy="702945"/>
            <wp:effectExtent l="0" t="0" r="9525" b="1905"/>
            <wp:wrapTight wrapText="bothSides">
              <wp:wrapPolygon edited="0">
                <wp:start x="0" y="0"/>
                <wp:lineTo x="0" y="21073"/>
                <wp:lineTo x="21500" y="21073"/>
                <wp:lineTo x="21500" y="0"/>
                <wp:lineTo x="0" y="0"/>
              </wp:wrapPolygon>
            </wp:wrapTight>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log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66925" cy="702945"/>
                    </a:xfrm>
                    <a:prstGeom prst="rect">
                      <a:avLst/>
                    </a:prstGeom>
                  </pic:spPr>
                </pic:pic>
              </a:graphicData>
            </a:graphic>
            <wp14:sizeRelH relativeFrom="page">
              <wp14:pctWidth>0</wp14:pctWidth>
            </wp14:sizeRelH>
            <wp14:sizeRelV relativeFrom="page">
              <wp14:pctHeight>0</wp14:pctHeight>
            </wp14:sizeRelV>
          </wp:anchor>
        </w:drawing>
      </w:r>
      <w:r w:rsidR="00297D35">
        <w:t>Git es un sistema de control de versiones distribuido (scvd) escrito en C que permite la creación de una historia o histórico para una colección de archivos e incluye la funcionalidad de revertir la colección a otro estado. “Otro estado” es cualquiera de las dos opciones siguientes: a) una colección de archivos diferente b) un contenido diferente de la colección de archivos.</w:t>
      </w:r>
    </w:p>
    <w:p w:rsidR="00297D35" w:rsidRDefault="00297D35" w:rsidP="00DD31DF">
      <w:r>
        <w:t>En el caso de un proyecto de desarrollo de software, una colección de archivos la componen el código fuente de la misma, así como los ficheros de configuración de la aplicación.</w:t>
      </w:r>
    </w:p>
    <w:p w:rsidR="00297D35" w:rsidRDefault="00297D35" w:rsidP="00DD31DF">
      <w:r>
        <w:t>Que Git sea un sistema de control de versiones distribuido quiere decir que no requiere un repositorio central para los ficheros, como sucedería en el caso de subversión, sino que se crea siempre una copia local del código en cada dispositivo conectado al mismo.</w:t>
      </w:r>
    </w:p>
    <w:p w:rsidR="00297D35" w:rsidRDefault="00297D35" w:rsidP="00DD31DF">
      <w:r>
        <w:t>Los cambios en el código (añadir, eliminar o modificar/actualizar ficheros) los realizo sobre esa copia local que tenemos. Posteriormente se harán esos cambios relevantes al control de versiones</w:t>
      </w:r>
      <w:r w:rsidR="000E7EBC">
        <w:t xml:space="preserve"> (se añadirán los ficheros al </w:t>
      </w:r>
      <w:r w:rsidR="000E7EBC" w:rsidRPr="000E7EBC">
        <w:rPr>
          <w:i/>
        </w:rPr>
        <w:t>Staging Index</w:t>
      </w:r>
      <w:r w:rsidR="000E7EBC">
        <w:t xml:space="preserve">). Posteriormente, los cambios se realizarán haciendo </w:t>
      </w:r>
      <w:r w:rsidR="000E7EBC" w:rsidRPr="000E7EBC">
        <w:rPr>
          <w:i/>
        </w:rPr>
        <w:t>commit</w:t>
      </w:r>
      <w:r w:rsidR="000E7EBC">
        <w:t>.</w:t>
      </w:r>
    </w:p>
    <w:p w:rsidR="000E7EBC" w:rsidRDefault="000E7EBC" w:rsidP="00DD31DF">
      <w:r>
        <w:t xml:space="preserve">Características principales de </w:t>
      </w:r>
      <w:r w:rsidRPr="00DD31DF">
        <w:rPr>
          <w:i/>
        </w:rPr>
        <w:t>Git</w:t>
      </w:r>
      <w:r>
        <w:t>:</w:t>
      </w:r>
    </w:p>
    <w:p w:rsidR="000E7EBC" w:rsidRDefault="000E7EBC" w:rsidP="005956E3">
      <w:pPr>
        <w:pStyle w:val="Prrafodelista"/>
        <w:numPr>
          <w:ilvl w:val="0"/>
          <w:numId w:val="29"/>
        </w:numPr>
      </w:pPr>
      <w:r>
        <w:t xml:space="preserve">Los cambios en </w:t>
      </w:r>
      <w:r w:rsidRPr="00DD31DF">
        <w:rPr>
          <w:i/>
        </w:rPr>
        <w:t>Git</w:t>
      </w:r>
      <w:r>
        <w:t xml:space="preserve"> se realizan al repositorio local</w:t>
      </w:r>
    </w:p>
    <w:p w:rsidR="000E7EBC" w:rsidRDefault="000E7EBC" w:rsidP="005956E3">
      <w:pPr>
        <w:pStyle w:val="Prrafodelista"/>
        <w:numPr>
          <w:ilvl w:val="0"/>
          <w:numId w:val="29"/>
        </w:numPr>
      </w:pPr>
      <w:r>
        <w:t>Luego, pueden sincronizarse los cambios con otros repositorios.</w:t>
      </w:r>
    </w:p>
    <w:p w:rsidR="000E7EBC" w:rsidRDefault="000E7EBC" w:rsidP="005956E3">
      <w:pPr>
        <w:pStyle w:val="Prrafodelista"/>
        <w:numPr>
          <w:ilvl w:val="0"/>
          <w:numId w:val="29"/>
        </w:numPr>
      </w:pPr>
      <w:r w:rsidRPr="00DD31DF">
        <w:rPr>
          <w:i/>
        </w:rPr>
        <w:t>Git</w:t>
      </w:r>
      <w:r>
        <w:t xml:space="preserve"> permite clonar repositorios completos, incluido el histórico del mismo</w:t>
      </w:r>
    </w:p>
    <w:p w:rsidR="000E7EBC" w:rsidRDefault="000E7EBC" w:rsidP="005956E3">
      <w:pPr>
        <w:pStyle w:val="Prrafodelista"/>
        <w:numPr>
          <w:ilvl w:val="0"/>
          <w:numId w:val="30"/>
        </w:numPr>
      </w:pPr>
      <w:r w:rsidRPr="00DD31DF">
        <w:rPr>
          <w:i/>
        </w:rPr>
        <w:t>Push</w:t>
      </w:r>
      <w:r w:rsidR="00DD31DF">
        <w:t>:</w:t>
      </w:r>
      <w:r>
        <w:t xml:space="preserve"> Transfiere los cambios al repositorio remoto</w:t>
      </w:r>
    </w:p>
    <w:p w:rsidR="000E7EBC" w:rsidRDefault="000E7EBC" w:rsidP="005956E3">
      <w:pPr>
        <w:pStyle w:val="Prrafodelista"/>
        <w:numPr>
          <w:ilvl w:val="0"/>
          <w:numId w:val="30"/>
        </w:numPr>
      </w:pPr>
      <w:r w:rsidRPr="00DD31DF">
        <w:rPr>
          <w:i/>
        </w:rPr>
        <w:t>Pull</w:t>
      </w:r>
      <w:r w:rsidR="00DD31DF">
        <w:t>:</w:t>
      </w:r>
      <w:r>
        <w:t xml:space="preserve"> Obtiene cambios del repositorio remoto</w:t>
      </w:r>
    </w:p>
    <w:p w:rsidR="00DD31DF" w:rsidRDefault="00DD31DF" w:rsidP="005956E3">
      <w:pPr>
        <w:pStyle w:val="Prrafodelista"/>
        <w:numPr>
          <w:ilvl w:val="0"/>
          <w:numId w:val="31"/>
        </w:numPr>
      </w:pPr>
      <w:r>
        <w:t xml:space="preserve">Soporte para </w:t>
      </w:r>
      <w:r w:rsidRPr="00DD31DF">
        <w:rPr>
          <w:i/>
        </w:rPr>
        <w:t>branching</w:t>
      </w:r>
      <w:r>
        <w:rPr>
          <w:i/>
        </w:rPr>
        <w:t xml:space="preserve">. </w:t>
      </w:r>
      <w:r>
        <w:t xml:space="preserve">Esto quiere decir que, dentro del repositorio, se pueden tener diferentes versiones del proyecto, de manera que, por ejemplo, puede crearse un </w:t>
      </w:r>
      <w:r w:rsidRPr="00DD31DF">
        <w:rPr>
          <w:i/>
        </w:rPr>
        <w:t>branch</w:t>
      </w:r>
      <w:r>
        <w:t xml:space="preserve"> para modificar cierta parte del código sin afectar al proyecto, y una vez comprobado su funcionamiento, puede hacerse </w:t>
      </w:r>
      <w:r w:rsidRPr="00DD31DF">
        <w:rPr>
          <w:i/>
        </w:rPr>
        <w:t>merge</w:t>
      </w:r>
      <w:r>
        <w:t xml:space="preserve"> (unir los </w:t>
      </w:r>
      <w:r w:rsidRPr="00DD31DF">
        <w:rPr>
          <w:i/>
        </w:rPr>
        <w:t>branches</w:t>
      </w:r>
      <w:r>
        <w:t>).</w:t>
      </w:r>
    </w:p>
    <w:p w:rsidR="00DD31DF" w:rsidRDefault="00DD31DF" w:rsidP="005956E3">
      <w:pPr>
        <w:pStyle w:val="Prrafodelista"/>
        <w:numPr>
          <w:ilvl w:val="0"/>
          <w:numId w:val="31"/>
        </w:numPr>
      </w:pPr>
      <w:r>
        <w:lastRenderedPageBreak/>
        <w:t>Varias implementaciones: puede usarse por línea de comandos o a través de editores gráficos.</w:t>
      </w:r>
    </w:p>
    <w:p w:rsidR="000F23EE" w:rsidRDefault="000F23EE" w:rsidP="00EC1B35">
      <w:pPr>
        <w:pStyle w:val="Prrafodelista"/>
      </w:pPr>
    </w:p>
    <w:p w:rsidR="00DD31DF" w:rsidRDefault="000F23EE" w:rsidP="005873B0">
      <w:pPr>
        <w:pStyle w:val="Ttulo4"/>
        <w:ind w:firstLine="360"/>
      </w:pPr>
      <w:bookmarkStart w:id="531" w:name="_Toc394538322"/>
      <w:r>
        <w:t>3.6.2. Comandos básicos de Git</w:t>
      </w:r>
      <w:bookmarkEnd w:id="531"/>
    </w:p>
    <w:p w:rsidR="000F23EE" w:rsidRDefault="000F23EE" w:rsidP="00924D31">
      <w:pPr>
        <w:ind w:left="2832" w:hanging="2832"/>
      </w:pPr>
      <w:proofErr w:type="gramStart"/>
      <w:r w:rsidRPr="00924D31">
        <w:rPr>
          <w:rFonts w:ascii="Courier New" w:hAnsi="Courier New" w:cs="Courier New"/>
        </w:rPr>
        <w:t>git</w:t>
      </w:r>
      <w:proofErr w:type="gramEnd"/>
      <w:r w:rsidRPr="00924D31">
        <w:rPr>
          <w:rFonts w:ascii="Courier New" w:hAnsi="Courier New" w:cs="Courier New"/>
        </w:rPr>
        <w:t xml:space="preserve"> init:</w:t>
      </w:r>
      <w:r w:rsidRPr="000F23EE">
        <w:t xml:space="preserve"> </w:t>
      </w:r>
      <w:r>
        <w:tab/>
      </w:r>
      <w:r w:rsidRPr="000F23EE">
        <w:t>Al usar git init, transformamos e</w:t>
      </w:r>
      <w:r>
        <w:t>l directorio en el que nos encontramos en un repositorio git, comenzando a registrar versiones del proyecto.</w:t>
      </w:r>
    </w:p>
    <w:p w:rsidR="00924D31" w:rsidRDefault="000F23EE">
      <w:pPr>
        <w:ind w:left="2832" w:hanging="2832"/>
        <w:rPr>
          <w:rStyle w:val="CdigoHTML"/>
          <w:rFonts w:eastAsiaTheme="minorHAnsi"/>
        </w:rPr>
      </w:pPr>
      <w:proofErr w:type="gramStart"/>
      <w:r w:rsidRPr="00924D31">
        <w:rPr>
          <w:rFonts w:ascii="Courier New" w:hAnsi="Courier New" w:cs="Courier New"/>
        </w:rPr>
        <w:t>git</w:t>
      </w:r>
      <w:proofErr w:type="gramEnd"/>
      <w:r w:rsidRPr="00924D31">
        <w:rPr>
          <w:rFonts w:ascii="Courier New" w:hAnsi="Courier New" w:cs="Courier New"/>
        </w:rPr>
        <w:t xml:space="preserve"> init </w:t>
      </w:r>
      <w:r w:rsidR="00924D31" w:rsidRPr="00924D31">
        <w:rPr>
          <w:rFonts w:ascii="Courier New" w:hAnsi="Courier New" w:cs="Courier New"/>
        </w:rPr>
        <w:t>--</w:t>
      </w:r>
      <w:r w:rsidRPr="00924D31">
        <w:rPr>
          <w:rFonts w:ascii="Courier New" w:hAnsi="Courier New" w:cs="Courier New"/>
        </w:rPr>
        <w:t>bare:</w:t>
      </w:r>
      <w:r w:rsidR="00924D31">
        <w:rPr>
          <w:rFonts w:ascii="Courier New" w:hAnsi="Courier New" w:cs="Courier New"/>
        </w:rPr>
        <w:tab/>
      </w:r>
      <w:r w:rsidRPr="000F23EE">
        <w:t>Inicializa repositorio</w:t>
      </w:r>
      <w:r>
        <w:t xml:space="preserve"> git vacío, pero omitiendo el directorio de trabajo. Así imposibilitamos la edición/actualización de ficheros. Útil para crear repositorios centrales</w:t>
      </w:r>
      <w:r w:rsidR="00924D31">
        <w:t>, marcándolo como un almacén. A partir de ahí pueden crearse ramas (</w:t>
      </w:r>
      <w:r w:rsidR="00924D31">
        <w:rPr>
          <w:i/>
        </w:rPr>
        <w:t>branches</w:t>
      </w:r>
      <w:r w:rsidR="00924D31">
        <w:t>) sí editables.</w:t>
      </w:r>
      <w:r w:rsidRPr="000F23EE">
        <w:tab/>
      </w:r>
      <w:proofErr w:type="gramStart"/>
      <w:r w:rsidR="00924D31" w:rsidRPr="00924D31">
        <w:rPr>
          <w:rStyle w:val="CdigoHTML"/>
          <w:rFonts w:eastAsiaTheme="minorHAnsi"/>
        </w:rPr>
        <w:t>git</w:t>
      </w:r>
      <w:proofErr w:type="gramEnd"/>
      <w:r w:rsidR="00924D31" w:rsidRPr="00924D31">
        <w:rPr>
          <w:rStyle w:val="CdigoHTML"/>
          <w:rFonts w:eastAsiaTheme="minorHAnsi"/>
        </w:rPr>
        <w:t xml:space="preserve"> clone:</w:t>
      </w:r>
      <w:r w:rsidR="00924D31" w:rsidRPr="00924D31">
        <w:rPr>
          <w:rStyle w:val="CdigoHTML"/>
          <w:rFonts w:eastAsiaTheme="minorHAnsi"/>
        </w:rPr>
        <w:tab/>
      </w:r>
      <w:r w:rsidR="00924D31" w:rsidRPr="00924D31">
        <w:rPr>
          <w:rStyle w:val="CdigoHTML"/>
          <w:rFonts w:asciiTheme="minorHAnsi" w:eastAsiaTheme="minorHAnsi" w:hAnsiTheme="minorHAnsi"/>
          <w:sz w:val="22"/>
          <w:szCs w:val="22"/>
        </w:rPr>
        <w:t>Clona un repositorio git ya existente. Puede equipararse al comando svn checkout</w:t>
      </w:r>
      <w:r w:rsidR="00924D31">
        <w:rPr>
          <w:rStyle w:val="CdigoHTML"/>
          <w:rFonts w:asciiTheme="minorHAnsi" w:eastAsiaTheme="minorHAnsi" w:hAnsiTheme="minorHAnsi"/>
          <w:sz w:val="22"/>
          <w:szCs w:val="22"/>
        </w:rPr>
        <w:t xml:space="preserve">. La copia creada localmente es completamente </w:t>
      </w:r>
      <w:proofErr w:type="gramStart"/>
      <w:r w:rsidR="00924D31">
        <w:rPr>
          <w:rStyle w:val="CdigoHTML"/>
          <w:rFonts w:asciiTheme="minorHAnsi" w:eastAsiaTheme="minorHAnsi" w:hAnsiTheme="minorHAnsi"/>
          <w:sz w:val="22"/>
          <w:szCs w:val="22"/>
        </w:rPr>
        <w:t>aislado</w:t>
      </w:r>
      <w:proofErr w:type="gramEnd"/>
      <w:r w:rsidR="00924D31">
        <w:rPr>
          <w:rStyle w:val="CdigoHTML"/>
          <w:rFonts w:asciiTheme="minorHAnsi" w:eastAsiaTheme="minorHAnsi" w:hAnsiTheme="minorHAnsi"/>
          <w:sz w:val="22"/>
          <w:szCs w:val="22"/>
        </w:rPr>
        <w:t xml:space="preserve"> del repositorio remoto, con sus propios ficheros, y su propia historia de versiones. Al clonar se crea el origin, o conexión remota que apunta a repositorio original.</w:t>
      </w:r>
    </w:p>
    <w:p w:rsidR="00EC1B35" w:rsidRDefault="00924D31" w:rsidP="00E6714C">
      <w:pPr>
        <w:ind w:left="2832" w:hanging="2832"/>
        <w:rPr>
          <w:rFonts w:ascii="Times New Roman" w:eastAsia="Times New Roman" w:hAnsi="Times New Roman" w:cs="Times New Roman"/>
          <w:sz w:val="24"/>
          <w:szCs w:val="24"/>
          <w:lang w:eastAsia="es-ES"/>
        </w:rPr>
      </w:pPr>
      <w:proofErr w:type="gramStart"/>
      <w:r>
        <w:rPr>
          <w:rStyle w:val="CdigoHTML"/>
          <w:rFonts w:eastAsiaTheme="minorHAnsi"/>
        </w:rPr>
        <w:t>git</w:t>
      </w:r>
      <w:proofErr w:type="gramEnd"/>
      <w:r>
        <w:rPr>
          <w:rStyle w:val="CdigoHTML"/>
          <w:rFonts w:eastAsiaTheme="minorHAnsi"/>
        </w:rPr>
        <w:t xml:space="preserve"> config:</w:t>
      </w:r>
      <w:r>
        <w:rPr>
          <w:rStyle w:val="CdigoHTML"/>
          <w:rFonts w:eastAsiaTheme="minorHAnsi"/>
        </w:rPr>
        <w:tab/>
      </w:r>
      <w:r w:rsidRPr="00EC1B35">
        <w:rPr>
          <w:rStyle w:val="CdigoHTML"/>
          <w:rFonts w:asciiTheme="minorHAnsi" w:eastAsiaTheme="minorHAnsi" w:hAnsiTheme="minorHAnsi"/>
          <w:sz w:val="22"/>
          <w:szCs w:val="22"/>
        </w:rPr>
        <w:t>Configura la instalación de git desde la línea de comandos. Define desde información de usuario hasta preferencias de comportamiento de un repositorio.</w:t>
      </w:r>
    </w:p>
    <w:p w:rsidR="00EC1B35" w:rsidRPr="00EC1B35" w:rsidRDefault="00EC1B35" w:rsidP="00EC1B35">
      <w:pPr>
        <w:pStyle w:val="NormalWeb"/>
        <w:ind w:left="2832" w:hanging="2832"/>
        <w:rPr>
          <w:rFonts w:asciiTheme="minorHAnsi" w:hAnsiTheme="minorHAnsi"/>
        </w:rPr>
      </w:pPr>
      <w:proofErr w:type="gramStart"/>
      <w:r w:rsidRPr="00EC1B35">
        <w:rPr>
          <w:rFonts w:ascii="Courier New" w:hAnsi="Courier New" w:cs="Courier New"/>
          <w:szCs w:val="22"/>
        </w:rPr>
        <w:t>git</w:t>
      </w:r>
      <w:proofErr w:type="gramEnd"/>
      <w:r w:rsidRPr="00EC1B35">
        <w:rPr>
          <w:rFonts w:ascii="Courier New" w:hAnsi="Courier New" w:cs="Courier New"/>
          <w:szCs w:val="22"/>
        </w:rPr>
        <w:t xml:space="preserve"> add:</w:t>
      </w:r>
      <w:r>
        <w:rPr>
          <w:rFonts w:ascii="Courier New" w:hAnsi="Courier New" w:cs="Courier New"/>
        </w:rPr>
        <w:tab/>
      </w:r>
      <w:r>
        <w:rPr>
          <w:rFonts w:asciiTheme="minorHAnsi" w:hAnsiTheme="minorHAnsi"/>
        </w:rPr>
        <w:t xml:space="preserve">Añade </w:t>
      </w:r>
      <w:r w:rsidRPr="00EC1B35">
        <w:rPr>
          <w:rFonts w:asciiTheme="minorHAnsi" w:hAnsiTheme="minorHAnsi"/>
        </w:rPr>
        <w:t xml:space="preserve"> un cambio en el directorio de trabajo al área de preparación. Le dice a Git que quieres incluir actualizaciones en un archivo en particular en el siguiente commit. Sin embargo, </w:t>
      </w:r>
      <w:r w:rsidRPr="00EC1B35">
        <w:rPr>
          <w:rStyle w:val="code"/>
          <w:rFonts w:asciiTheme="minorHAnsi" w:hAnsiTheme="minorHAnsi"/>
        </w:rPr>
        <w:t>git add</w:t>
      </w:r>
      <w:r w:rsidRPr="00EC1B35">
        <w:rPr>
          <w:rFonts w:asciiTheme="minorHAnsi" w:hAnsiTheme="minorHAnsi"/>
        </w:rPr>
        <w:t xml:space="preserve"> no afecta al</w:t>
      </w:r>
      <w:r>
        <w:rPr>
          <w:rFonts w:asciiTheme="minorHAnsi" w:hAnsiTheme="minorHAnsi"/>
        </w:rPr>
        <w:t xml:space="preserve"> repositorio de forma importante, pues l</w:t>
      </w:r>
      <w:r w:rsidRPr="00EC1B35">
        <w:rPr>
          <w:rFonts w:asciiTheme="minorHAnsi" w:hAnsiTheme="minorHAnsi"/>
        </w:rPr>
        <w:t xml:space="preserve">os cambios no </w:t>
      </w:r>
      <w:r>
        <w:rPr>
          <w:rFonts w:asciiTheme="minorHAnsi" w:hAnsiTheme="minorHAnsi"/>
        </w:rPr>
        <w:t>se guardan hasta que se ejecuta git commit</w:t>
      </w:r>
      <w:r w:rsidRPr="00EC1B35">
        <w:rPr>
          <w:rFonts w:asciiTheme="minorHAnsi" w:hAnsiTheme="minorHAnsi"/>
        </w:rPr>
        <w:t>.</w:t>
      </w:r>
    </w:p>
    <w:p w:rsidR="00EC1B35" w:rsidRDefault="00EC1B35" w:rsidP="00EC1B35">
      <w:pPr>
        <w:pStyle w:val="NormalWeb"/>
        <w:ind w:left="2832"/>
        <w:rPr>
          <w:rFonts w:asciiTheme="minorHAnsi" w:hAnsiTheme="minorHAnsi"/>
        </w:rPr>
      </w:pPr>
      <w:r w:rsidRPr="00EC1B35">
        <w:rPr>
          <w:rFonts w:asciiTheme="minorHAnsi" w:hAnsiTheme="minorHAnsi"/>
        </w:rPr>
        <w:t>Junto con estos</w:t>
      </w:r>
      <w:r>
        <w:rPr>
          <w:rFonts w:asciiTheme="minorHAnsi" w:hAnsiTheme="minorHAnsi"/>
        </w:rPr>
        <w:t xml:space="preserve"> comandos, también es necesario git status </w:t>
      </w:r>
      <w:r w:rsidRPr="00EC1B35">
        <w:rPr>
          <w:rFonts w:asciiTheme="minorHAnsi" w:hAnsiTheme="minorHAnsi"/>
        </w:rPr>
        <w:t>para ver el estado del directorio de trabajo y del área de preparación.</w:t>
      </w:r>
    </w:p>
    <w:p w:rsidR="00EC1B35" w:rsidRPr="00E6714C" w:rsidRDefault="00EC1B35" w:rsidP="00E6714C">
      <w:pPr>
        <w:pStyle w:val="NormalWeb"/>
        <w:ind w:left="2832" w:hanging="2832"/>
        <w:rPr>
          <w:rStyle w:val="CdigoHTML"/>
          <w:rFonts w:asciiTheme="minorHAnsi" w:hAnsiTheme="minorHAnsi"/>
          <w:sz w:val="22"/>
          <w:szCs w:val="22"/>
        </w:rPr>
      </w:pPr>
      <w:proofErr w:type="gramStart"/>
      <w:r>
        <w:rPr>
          <w:rFonts w:ascii="Courier New" w:hAnsi="Courier New" w:cs="Courier New"/>
        </w:rPr>
        <w:t>g</w:t>
      </w:r>
      <w:r w:rsidRPr="00E6714C">
        <w:rPr>
          <w:rFonts w:ascii="Courier New" w:hAnsi="Courier New" w:cs="Courier New"/>
        </w:rPr>
        <w:t>it</w:t>
      </w:r>
      <w:proofErr w:type="gramEnd"/>
      <w:r w:rsidRPr="00E6714C">
        <w:rPr>
          <w:rFonts w:ascii="Courier New" w:hAnsi="Courier New" w:cs="Courier New"/>
        </w:rPr>
        <w:t xml:space="preserve"> commit:</w:t>
      </w:r>
      <w:r>
        <w:tab/>
      </w:r>
      <w:r w:rsidRPr="00E6714C">
        <w:rPr>
          <w:rFonts w:asciiTheme="minorHAnsi" w:hAnsiTheme="minorHAnsi"/>
          <w:szCs w:val="22"/>
        </w:rPr>
        <w:t xml:space="preserve">El comando </w:t>
      </w:r>
      <w:r w:rsidRPr="00E6714C">
        <w:rPr>
          <w:rStyle w:val="code"/>
          <w:rFonts w:asciiTheme="minorHAnsi" w:hAnsiTheme="minorHAnsi"/>
          <w:szCs w:val="22"/>
        </w:rPr>
        <w:t>git commit</w:t>
      </w:r>
      <w:r w:rsidRPr="00E6714C">
        <w:rPr>
          <w:rFonts w:asciiTheme="minorHAnsi" w:hAnsiTheme="minorHAnsi"/>
          <w:szCs w:val="22"/>
        </w:rPr>
        <w:t xml:space="preserve"> confirma la instantánea preparada a la historia del proyecto. Las instantáneas confirmadas pueden considerarse versiones "seguras" de un proyecto—Git nunca las modif</w:t>
      </w:r>
      <w:r>
        <w:t>icará a menos que lo pidas expl</w:t>
      </w:r>
      <w:r>
        <w:rPr>
          <w:rFonts w:asciiTheme="minorHAnsi" w:hAnsiTheme="minorHAnsi"/>
          <w:szCs w:val="22"/>
        </w:rPr>
        <w:t>í</w:t>
      </w:r>
      <w:r w:rsidRPr="00E6714C">
        <w:rPr>
          <w:rFonts w:asciiTheme="minorHAnsi" w:hAnsiTheme="minorHAnsi"/>
          <w:szCs w:val="22"/>
        </w:rPr>
        <w:t xml:space="preserve">citamente. Junto con </w:t>
      </w:r>
      <w:r w:rsidRPr="00E6714C">
        <w:rPr>
          <w:rStyle w:val="code"/>
          <w:rFonts w:asciiTheme="minorHAnsi" w:hAnsiTheme="minorHAnsi"/>
          <w:szCs w:val="22"/>
        </w:rPr>
        <w:t>git add</w:t>
      </w:r>
      <w:r w:rsidRPr="00E6714C">
        <w:rPr>
          <w:rFonts w:asciiTheme="minorHAnsi" w:hAnsiTheme="minorHAnsi"/>
          <w:szCs w:val="22"/>
        </w:rPr>
        <w:t>, este es uno de los comandos más importantes de Git.</w:t>
      </w:r>
    </w:p>
    <w:p w:rsidR="00EC1B35" w:rsidRPr="00E6714C" w:rsidRDefault="00EC1B35" w:rsidP="00E6714C">
      <w:pPr>
        <w:pStyle w:val="NormalWeb"/>
        <w:ind w:left="2832" w:hanging="2832"/>
        <w:rPr>
          <w:rFonts w:asciiTheme="minorHAnsi" w:hAnsiTheme="minorHAnsi"/>
        </w:rPr>
      </w:pPr>
      <w:proofErr w:type="gramStart"/>
      <w:r w:rsidRPr="00E6714C">
        <w:rPr>
          <w:rFonts w:ascii="Courier New" w:hAnsi="Courier New" w:cs="Courier New"/>
        </w:rPr>
        <w:t>git</w:t>
      </w:r>
      <w:proofErr w:type="gramEnd"/>
      <w:r w:rsidRPr="00E6714C">
        <w:rPr>
          <w:rFonts w:ascii="Courier New" w:hAnsi="Courier New" w:cs="Courier New"/>
        </w:rPr>
        <w:t xml:space="preserve"> status:</w:t>
      </w:r>
      <w:r>
        <w:tab/>
      </w:r>
      <w:r w:rsidRPr="00E6714C">
        <w:rPr>
          <w:rFonts w:asciiTheme="minorHAnsi" w:hAnsiTheme="minorHAnsi"/>
        </w:rPr>
        <w:t xml:space="preserve">El comando </w:t>
      </w:r>
      <w:r w:rsidRPr="00E6714C">
        <w:rPr>
          <w:rStyle w:val="code"/>
          <w:rFonts w:asciiTheme="minorHAnsi" w:hAnsiTheme="minorHAnsi"/>
        </w:rPr>
        <w:t>git status</w:t>
      </w:r>
      <w:r w:rsidRPr="00E6714C">
        <w:rPr>
          <w:rFonts w:asciiTheme="minorHAnsi" w:hAnsiTheme="minorHAnsi"/>
        </w:rPr>
        <w:t xml:space="preserve"> muestra el estado del directorio de trabajo y del área de preparación. Permite ver qué cambios se han preparado, cuáles no, y qué archivos no llevan seguimiento de Git. La salida del comando </w:t>
      </w:r>
      <w:r w:rsidRPr="00E6714C">
        <w:rPr>
          <w:rFonts w:asciiTheme="minorHAnsi" w:hAnsiTheme="minorHAnsi"/>
          <w:i/>
          <w:iCs/>
        </w:rPr>
        <w:t>no</w:t>
      </w:r>
      <w:r w:rsidRPr="00E6714C">
        <w:rPr>
          <w:rFonts w:asciiTheme="minorHAnsi" w:hAnsiTheme="minorHAnsi"/>
        </w:rPr>
        <w:t xml:space="preserve"> muestra ninguna información sobre la historia del proyecto confirmada. Para esto, se ha de usar</w:t>
      </w:r>
      <w:r w:rsidRPr="00E6714C">
        <w:rPr>
          <w:rStyle w:val="code"/>
          <w:rFonts w:asciiTheme="minorHAnsi" w:hAnsiTheme="minorHAnsi"/>
        </w:rPr>
        <w:t xml:space="preserve"> git log.</w:t>
      </w:r>
    </w:p>
    <w:p w:rsidR="00EC1B35" w:rsidRPr="00E6714C" w:rsidRDefault="0056183D" w:rsidP="00E6714C">
      <w:pPr>
        <w:spacing w:before="100" w:beforeAutospacing="1" w:after="100" w:afterAutospacing="1" w:line="240" w:lineRule="auto"/>
        <w:ind w:left="2832" w:hanging="2832"/>
        <w:rPr>
          <w:rFonts w:eastAsia="Times New Roman" w:cs="Courier New"/>
          <w:lang w:eastAsia="es-ES"/>
        </w:rPr>
      </w:pPr>
      <w:proofErr w:type="gramStart"/>
      <w:r w:rsidRPr="00E6714C">
        <w:rPr>
          <w:rFonts w:ascii="Courier New" w:hAnsi="Courier New" w:cs="Courier New"/>
        </w:rPr>
        <w:t>git</w:t>
      </w:r>
      <w:proofErr w:type="gramEnd"/>
      <w:r w:rsidRPr="00E6714C">
        <w:rPr>
          <w:rFonts w:ascii="Courier New" w:hAnsi="Courier New" w:cs="Courier New"/>
        </w:rPr>
        <w:t xml:space="preserve"> log:</w:t>
      </w:r>
      <w:r>
        <w:t xml:space="preserve"> </w:t>
      </w:r>
      <w:r>
        <w:tab/>
        <w:t xml:space="preserve">El comando </w:t>
      </w:r>
      <w:r>
        <w:rPr>
          <w:rStyle w:val="code"/>
        </w:rPr>
        <w:t>git log</w:t>
      </w:r>
      <w:r>
        <w:t xml:space="preserve"> muestra las instantáneas confirmadas. Permite hacer un listado de la historia del proyecto, filtrarlo y buscar cambios específicos. Mientras que </w:t>
      </w:r>
      <w:r>
        <w:rPr>
          <w:rStyle w:val="code"/>
        </w:rPr>
        <w:t>git status</w:t>
      </w:r>
      <w:r>
        <w:t xml:space="preserve"> permite inspeccionar el directorio de trabajo y el área </w:t>
      </w:r>
      <w:proofErr w:type="gramStart"/>
      <w:r>
        <w:t>del</w:t>
      </w:r>
      <w:proofErr w:type="gramEnd"/>
      <w:r>
        <w:t xml:space="preserve"> preparación, </w:t>
      </w:r>
      <w:r>
        <w:rPr>
          <w:rStyle w:val="code"/>
        </w:rPr>
        <w:t>git log</w:t>
      </w:r>
      <w:r>
        <w:t xml:space="preserve"> solo opera en la historia confirmada.</w:t>
      </w:r>
    </w:p>
    <w:p w:rsidR="00924D31" w:rsidRPr="00E6714C" w:rsidRDefault="00924D31" w:rsidP="00924D31">
      <w:pPr>
        <w:ind w:left="2832" w:hanging="2832"/>
        <w:jc w:val="right"/>
        <w:rPr>
          <w:rFonts w:ascii="Courier New" w:hAnsi="Courier New" w:cs="Courier New"/>
        </w:rPr>
      </w:pPr>
    </w:p>
    <w:p w:rsidR="009A4F7C" w:rsidRDefault="009A4F7C" w:rsidP="00E6714C">
      <w:pPr>
        <w:pStyle w:val="Ttulo4"/>
        <w:ind w:firstLine="708"/>
      </w:pPr>
      <w:bookmarkStart w:id="532" w:name="_Toc394538323"/>
      <w:r>
        <w:t>3.6.3.- Uso de Git</w:t>
      </w:r>
      <w:bookmarkEnd w:id="532"/>
    </w:p>
    <w:p w:rsidR="009A4F7C" w:rsidRDefault="009A4F7C" w:rsidP="00E6714C">
      <w:r w:rsidRPr="00E6714C">
        <w:rPr>
          <w:bCs/>
          <w:noProof/>
          <w:lang w:eastAsia="es-ES"/>
        </w:rPr>
        <w:drawing>
          <wp:anchor distT="0" distB="0" distL="114300" distR="114300" simplePos="0" relativeHeight="251681792" behindDoc="0" locked="0" layoutInCell="1" allowOverlap="1" wp14:anchorId="29239C17" wp14:editId="5627D8A6">
            <wp:simplePos x="0" y="0"/>
            <wp:positionH relativeFrom="column">
              <wp:posOffset>-4445</wp:posOffset>
            </wp:positionH>
            <wp:positionV relativeFrom="paragraph">
              <wp:posOffset>14605</wp:posOffset>
            </wp:positionV>
            <wp:extent cx="2078355" cy="571500"/>
            <wp:effectExtent l="0" t="0" r="0" b="0"/>
            <wp:wrapSquare wrapText="bothSides"/>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logo-2.png"/>
                    <pic:cNvPicPr/>
                  </pic:nvPicPr>
                  <pic:blipFill>
                    <a:blip r:embed="rId16">
                      <a:extLst>
                        <a:ext uri="{28A0092B-C50C-407E-A947-70E740481C1C}">
                          <a14:useLocalDpi xmlns:a14="http://schemas.microsoft.com/office/drawing/2010/main" val="0"/>
                        </a:ext>
                      </a:extLst>
                    </a:blip>
                    <a:stretch>
                      <a:fillRect/>
                    </a:stretch>
                  </pic:blipFill>
                  <pic:spPr>
                    <a:xfrm>
                      <a:off x="0" y="0"/>
                      <a:ext cx="2078355" cy="571500"/>
                    </a:xfrm>
                    <a:prstGeom prst="rect">
                      <a:avLst/>
                    </a:prstGeom>
                  </pic:spPr>
                </pic:pic>
              </a:graphicData>
            </a:graphic>
            <wp14:sizeRelH relativeFrom="page">
              <wp14:pctWidth>0</wp14:pctWidth>
            </wp14:sizeRelH>
            <wp14:sizeRelV relativeFrom="page">
              <wp14:pctHeight>0</wp14:pctHeight>
            </wp14:sizeRelV>
          </wp:anchor>
        </w:drawing>
      </w:r>
      <w:r w:rsidRPr="00E6714C">
        <w:rPr>
          <w:bCs/>
        </w:rPr>
        <w:t>GitHub</w:t>
      </w:r>
      <w:r>
        <w:t> es una </w:t>
      </w:r>
      <w:r w:rsidRPr="00E6714C">
        <w:t>forja</w:t>
      </w:r>
      <w:r>
        <w:t> para alojar proyectos utilizando el sistema de </w:t>
      </w:r>
      <w:r w:rsidRPr="00E6714C">
        <w:t>control de versiones</w:t>
      </w:r>
      <w:r>
        <w:t> </w:t>
      </w:r>
      <w:r w:rsidRPr="00E6714C">
        <w:t>Git</w:t>
      </w:r>
      <w:r>
        <w:t>. Utiliza el </w:t>
      </w:r>
      <w:r w:rsidRPr="00E6714C">
        <w:t>framework</w:t>
      </w:r>
      <w:r>
        <w:t> </w:t>
      </w:r>
      <w:r w:rsidRPr="00E6714C">
        <w:t>Ruby on Rails</w:t>
      </w:r>
      <w:r>
        <w:t>.</w:t>
      </w:r>
    </w:p>
    <w:p w:rsidR="009A4F7C" w:rsidRDefault="009A4F7C" w:rsidP="00E6714C">
      <w:r>
        <w:t>El código se almacena de forma </w:t>
      </w:r>
      <w:r w:rsidRPr="00E6714C">
        <w:t>pública</w:t>
      </w:r>
      <w:r>
        <w:t xml:space="preserve">, aunque también se puede hacer de forma privada, creando una cuenta de pago. </w:t>
      </w:r>
    </w:p>
    <w:p w:rsidR="009A4F7C" w:rsidRDefault="009A4F7C" w:rsidP="00E6714C">
      <w:r>
        <w:t xml:space="preserve">En este apartado mostraremos cómo se crea un proyecto Git usando Egit (plugin que implementa la funcionalidad de Git y que </w:t>
      </w:r>
      <w:r w:rsidR="00D6257A">
        <w:t>es contenido en las instalaciones base de Eclipse Java EE).</w:t>
      </w:r>
    </w:p>
    <w:p w:rsidR="00D6257A" w:rsidRDefault="00AD74E0" w:rsidP="00E6714C">
      <w:r w:rsidRPr="00E6714C">
        <w:rPr>
          <w:noProof/>
          <w:lang w:eastAsia="es-ES"/>
        </w:rPr>
        <w:drawing>
          <wp:anchor distT="0" distB="0" distL="114300" distR="114300" simplePos="0" relativeHeight="251682816" behindDoc="1" locked="0" layoutInCell="1" allowOverlap="1" wp14:anchorId="4A1B6886" wp14:editId="1885C941">
            <wp:simplePos x="0" y="0"/>
            <wp:positionH relativeFrom="column">
              <wp:posOffset>337185</wp:posOffset>
            </wp:positionH>
            <wp:positionV relativeFrom="paragraph">
              <wp:posOffset>666750</wp:posOffset>
            </wp:positionV>
            <wp:extent cx="4966335" cy="3115945"/>
            <wp:effectExtent l="0" t="0" r="5715" b="8255"/>
            <wp:wrapTopAndBottom/>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rear_repositorio_github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66335" cy="3115945"/>
                    </a:xfrm>
                    <a:prstGeom prst="rect">
                      <a:avLst/>
                    </a:prstGeom>
                  </pic:spPr>
                </pic:pic>
              </a:graphicData>
            </a:graphic>
            <wp14:sizeRelH relativeFrom="page">
              <wp14:pctWidth>0</wp14:pctWidth>
            </wp14:sizeRelH>
            <wp14:sizeRelV relativeFrom="page">
              <wp14:pctHeight>0</wp14:pctHeight>
            </wp14:sizeRelV>
          </wp:anchor>
        </w:drawing>
      </w:r>
      <w:r w:rsidR="00D6257A">
        <w:t>El primer paso es crear nuestro perfil en GitHub y, a la vez, se crea un repositorio remoto asociado a él.</w:t>
      </w:r>
    </w:p>
    <w:p w:rsidR="00375A7C" w:rsidRDefault="00375A7C" w:rsidP="00E6714C"/>
    <w:p w:rsidR="00617CD5" w:rsidRPr="00E6714C" w:rsidRDefault="00D6257A" w:rsidP="00E6714C">
      <w:pPr>
        <w:rPr>
          <w:sz w:val="36"/>
          <w:szCs w:val="26"/>
        </w:rPr>
      </w:pPr>
      <w:r>
        <w:t xml:space="preserve">También, </w:t>
      </w:r>
      <w:r w:rsidR="00AD74E0">
        <w:t>podemos usar</w:t>
      </w:r>
      <w:r>
        <w:t xml:space="preserve"> la app GitHub for Windows y hacemos git clone para crear el repositorio local en nuestro PC (asociado, mediante el índice origin, al repositorio remoto creado anteriormente)</w:t>
      </w:r>
    </w:p>
    <w:p w:rsidR="00AD74E0" w:rsidRDefault="00AD74E0" w:rsidP="00E6714C">
      <w:r>
        <w:t>La aplicación GitHub for Windows nos permite realizar todas las acciones necesarias sobre el código y su control de versiones usando Git, pero en este apartado nos centraremos en el uso de Egit, plugin para Eclipse de Git que viene incorporado en la instalación base del mismo.</w:t>
      </w:r>
    </w:p>
    <w:p w:rsidR="00AD74E0" w:rsidRDefault="00AD74E0" w:rsidP="00E6714C">
      <w:r>
        <w:t xml:space="preserve">En Eclipse, podemos abrir la vista Git, donde añadiremos el repositorio local a través de las opciones que la vista ofrece. </w:t>
      </w:r>
    </w:p>
    <w:p w:rsidR="00AD74E0" w:rsidRDefault="00AD74E0" w:rsidP="00E6714C">
      <w:r>
        <w:t xml:space="preserve">Una vez que indicamos a eclipse donde se halla nuestro repositorio local, podemos añadir, haciendo git </w:t>
      </w:r>
      <w:r w:rsidR="0053437C">
        <w:t>commit</w:t>
      </w:r>
      <w:r>
        <w:t>, cualquiera de los proyectos que tengamos en Eclipse al repositorio local.</w:t>
      </w:r>
    </w:p>
    <w:p w:rsidR="00AD74E0" w:rsidRDefault="00AD74E0" w:rsidP="00E6714C"/>
    <w:p w:rsidR="00AD74E0" w:rsidRDefault="00AD74E0" w:rsidP="00E6714C">
      <w:r>
        <w:rPr>
          <w:noProof/>
          <w:lang w:eastAsia="es-ES"/>
        </w:rPr>
        <w:drawing>
          <wp:anchor distT="0" distB="0" distL="114300" distR="114300" simplePos="0" relativeHeight="251683840" behindDoc="1" locked="0" layoutInCell="1" allowOverlap="1" wp14:anchorId="0A789F2C" wp14:editId="507F076B">
            <wp:simplePos x="0" y="0"/>
            <wp:positionH relativeFrom="column">
              <wp:posOffset>263525</wp:posOffset>
            </wp:positionH>
            <wp:positionV relativeFrom="paragraph">
              <wp:posOffset>-51435</wp:posOffset>
            </wp:positionV>
            <wp:extent cx="5073650" cy="2852420"/>
            <wp:effectExtent l="0" t="0" r="0" b="5080"/>
            <wp:wrapThrough wrapText="bothSides">
              <wp:wrapPolygon edited="0">
                <wp:start x="0" y="0"/>
                <wp:lineTo x="0" y="21494"/>
                <wp:lineTo x="21492" y="21494"/>
                <wp:lineTo x="21492" y="0"/>
                <wp:lineTo x="0" y="0"/>
              </wp:wrapPolygon>
            </wp:wrapThrough>
            <wp:docPr id="5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commitwher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73650" cy="2852420"/>
                    </a:xfrm>
                    <a:prstGeom prst="rect">
                      <a:avLst/>
                    </a:prstGeom>
                  </pic:spPr>
                </pic:pic>
              </a:graphicData>
            </a:graphic>
            <wp14:sizeRelH relativeFrom="page">
              <wp14:pctWidth>0</wp14:pctWidth>
            </wp14:sizeRelH>
            <wp14:sizeRelV relativeFrom="page">
              <wp14:pctHeight>0</wp14:pctHeight>
            </wp14:sizeRelV>
          </wp:anchor>
        </w:drawing>
      </w:r>
    </w:p>
    <w:p w:rsidR="00AD74E0" w:rsidRDefault="00AD74E0" w:rsidP="00E6714C"/>
    <w:p w:rsidR="00AD74E0" w:rsidRDefault="00AD74E0" w:rsidP="00E6714C"/>
    <w:p w:rsidR="00AD74E0" w:rsidRDefault="00AD74E0" w:rsidP="00E6714C"/>
    <w:p w:rsidR="00AD74E0" w:rsidRDefault="00AD74E0" w:rsidP="00E6714C"/>
    <w:p w:rsidR="00AD74E0" w:rsidRDefault="00AD74E0" w:rsidP="00E6714C"/>
    <w:p w:rsidR="00AD74E0" w:rsidRDefault="00AD74E0" w:rsidP="00E6714C"/>
    <w:p w:rsidR="00AD74E0" w:rsidRDefault="00AD74E0" w:rsidP="00E6714C"/>
    <w:p w:rsidR="00AD74E0" w:rsidRDefault="00AD74E0" w:rsidP="00E6714C"/>
    <w:p w:rsidR="00AD74E0" w:rsidRDefault="0053437C" w:rsidP="00E6714C">
      <w:r>
        <w:t xml:space="preserve">Hasta aquí, tendríamos nuestro repositorio local, que apunta al remoto creado en GitHub, y nuestro proyecto en él tras nuestro primer commit. </w:t>
      </w:r>
    </w:p>
    <w:p w:rsidR="0053437C" w:rsidRDefault="0053437C" w:rsidP="00E6714C">
      <w:r>
        <w:rPr>
          <w:noProof/>
          <w:lang w:eastAsia="es-ES"/>
        </w:rPr>
        <w:drawing>
          <wp:anchor distT="0" distB="0" distL="114300" distR="114300" simplePos="0" relativeHeight="251684864" behindDoc="1" locked="0" layoutInCell="1" allowOverlap="1" wp14:anchorId="71AFE912" wp14:editId="048D56FF">
            <wp:simplePos x="0" y="0"/>
            <wp:positionH relativeFrom="column">
              <wp:posOffset>265430</wp:posOffset>
            </wp:positionH>
            <wp:positionV relativeFrom="paragraph">
              <wp:posOffset>693420</wp:posOffset>
            </wp:positionV>
            <wp:extent cx="5109210" cy="2872105"/>
            <wp:effectExtent l="0" t="0" r="0" b="4445"/>
            <wp:wrapThrough wrapText="bothSides">
              <wp:wrapPolygon edited="0">
                <wp:start x="0" y="0"/>
                <wp:lineTo x="0" y="21490"/>
                <wp:lineTo x="21503" y="21490"/>
                <wp:lineTo x="21503" y="0"/>
                <wp:lineTo x="0" y="0"/>
              </wp:wrapPolygon>
            </wp:wrapThrough>
            <wp:docPr id="5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logedingithub.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09210" cy="2872105"/>
                    </a:xfrm>
                    <a:prstGeom prst="rect">
                      <a:avLst/>
                    </a:prstGeom>
                  </pic:spPr>
                </pic:pic>
              </a:graphicData>
            </a:graphic>
            <wp14:sizeRelH relativeFrom="page">
              <wp14:pctWidth>0</wp14:pctWidth>
            </wp14:sizeRelH>
            <wp14:sizeRelV relativeFrom="page">
              <wp14:pctHeight>0</wp14:pctHeight>
            </wp14:sizeRelV>
          </wp:anchor>
        </w:drawing>
      </w:r>
      <w:r>
        <w:t>A continuación, habría que realizar git push, para que todo lo que se encuentra en el índice origen (los ficheros añadidos, eliminados o actualizados se referencian en el índice tras hacer commit) se actualicen en el repositorio remoto.</w:t>
      </w:r>
    </w:p>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r>
        <w:t>A partir de aquí cada vez que hagamos algún cambio que queramos hacer definitivo, primero lo agregamos al repositorio local, haciendo que el índice origen se actualice, mediante git commit y luego, con git push, los hacemos visibles en el repositorio remoto.</w:t>
      </w:r>
    </w:p>
    <w:p w:rsidR="0053437C" w:rsidRDefault="0053437C" w:rsidP="00E6714C"/>
    <w:p w:rsidR="00AE6EEF" w:rsidRPr="00081E3E" w:rsidRDefault="00D6257A" w:rsidP="00AE6EEF">
      <w:pPr>
        <w:pStyle w:val="Ttulo3"/>
      </w:pPr>
      <w:r>
        <w:br w:type="page"/>
      </w:r>
      <w:bookmarkStart w:id="533" w:name="_Toc394538324"/>
      <w:r w:rsidR="00AE6EEF">
        <w:lastRenderedPageBreak/>
        <w:t>3.7.- Projetsii</w:t>
      </w:r>
      <w:bookmarkEnd w:id="533"/>
    </w:p>
    <w:p w:rsidR="00AE6EEF" w:rsidRPr="00081E3E" w:rsidRDefault="00AE6EEF" w:rsidP="00AE6EEF">
      <w:r w:rsidRPr="00081E3E">
        <w:t>Esta herramienta ofrecida por la Universidad de Sevilla se ha utilizado para la gestión de tareas. Las ta</w:t>
      </w:r>
      <w:r>
        <w:t>reas se añaden al sistema asigná</w:t>
      </w:r>
      <w:r w:rsidRPr="00081E3E">
        <w:t>ndole un número de horas estimado y, posteriormente, se le asignan las horas reales utilizadas en el desempeño de las mismas. Esto se utiliza posteriormente en el apartado X.X. de la documentación para la estimación temporal del proyecto.</w:t>
      </w:r>
      <w:bookmarkStart w:id="534" w:name="_GoBack"/>
      <w:bookmarkEnd w:id="534"/>
    </w:p>
    <w:p w:rsidR="00AE6EEF" w:rsidRDefault="00AE6EEF" w:rsidP="00AE6EEF">
      <w:r w:rsidRPr="00081E3E">
        <w:t>Para el resto de pasos o etapas superadas para el desarrollo del proyecto, se indica el proceso seguido para la realización de cada apartado o sección en su apartado correspondiente en este documento.</w:t>
      </w:r>
    </w:p>
    <w:p w:rsidR="00D6257A" w:rsidRDefault="00D6257A" w:rsidP="00E6714C"/>
    <w:p w:rsidR="00AD74E0" w:rsidRDefault="00AD74E0" w:rsidP="00E6714C"/>
    <w:p w:rsidR="00617CD5" w:rsidRPr="00E6714C" w:rsidRDefault="00617CD5">
      <w:pPr>
        <w:jc w:val="left"/>
        <w:rPr>
          <w:rFonts w:eastAsiaTheme="majorEastAsia" w:cstheme="majorBidi"/>
          <w:b/>
          <w:bCs/>
          <w:color w:val="C0504D" w:themeColor="accent2"/>
          <w:sz w:val="36"/>
          <w:szCs w:val="26"/>
        </w:rPr>
      </w:pPr>
    </w:p>
    <w:p w:rsidR="00D723A7" w:rsidRPr="00E6714C" w:rsidRDefault="00D723A7" w:rsidP="00617CD5">
      <w:pPr>
        <w:pStyle w:val="Ttulo1"/>
      </w:pPr>
    </w:p>
    <w:p w:rsidR="00D723A7" w:rsidRPr="00E6714C" w:rsidRDefault="00D723A7" w:rsidP="00617CD5">
      <w:pPr>
        <w:pStyle w:val="Ttulo1"/>
      </w:pPr>
    </w:p>
    <w:p w:rsidR="00D723A7" w:rsidRPr="00E6714C" w:rsidRDefault="00D723A7" w:rsidP="00617CD5">
      <w:pPr>
        <w:pStyle w:val="Ttulo1"/>
      </w:pPr>
    </w:p>
    <w:p w:rsidR="00D723A7" w:rsidRPr="00E6714C" w:rsidRDefault="00D723A7" w:rsidP="00617CD5">
      <w:pPr>
        <w:pStyle w:val="Ttulo1"/>
      </w:pPr>
    </w:p>
    <w:p w:rsidR="00D723A7" w:rsidRDefault="00D723A7" w:rsidP="00617CD5">
      <w:pPr>
        <w:pStyle w:val="Ttulo1"/>
      </w:pPr>
    </w:p>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Pr="00E6714C" w:rsidRDefault="00AE6EEF" w:rsidP="00AE6EEF"/>
    <w:p w:rsidR="00617CD5" w:rsidRDefault="00617CD5" w:rsidP="00617CD5">
      <w:pPr>
        <w:pStyle w:val="Ttulo1"/>
      </w:pPr>
      <w:bookmarkStart w:id="535" w:name="_Toc394538325"/>
      <w:r>
        <w:t>Parte III.- Sistema desarrollado</w:t>
      </w:r>
      <w:bookmarkEnd w:id="535"/>
    </w:p>
    <w:p w:rsidR="00617CD5" w:rsidRDefault="00617CD5" w:rsidP="00617CD5"/>
    <w:p w:rsidR="00617CD5" w:rsidRDefault="00617CD5" w:rsidP="00617CD5">
      <w:r>
        <w:br w:type="page"/>
      </w:r>
    </w:p>
    <w:p w:rsidR="00617CD5" w:rsidRPr="0067624C" w:rsidRDefault="00617CD5" w:rsidP="00617CD5">
      <w:pPr>
        <w:pStyle w:val="Ttulo2"/>
      </w:pPr>
      <w:r>
        <w:lastRenderedPageBreak/>
        <w:br w:type="page"/>
      </w:r>
      <w:bookmarkStart w:id="536" w:name="_Toc394538326"/>
      <w:r w:rsidR="00F63E12">
        <w:lastRenderedPageBreak/>
        <w:t>4</w:t>
      </w:r>
      <w:r w:rsidRPr="0067624C">
        <w:t xml:space="preserve">.- </w:t>
      </w:r>
      <w:r w:rsidR="00F63E12">
        <w:t>Dominio del problema</w:t>
      </w:r>
      <w:bookmarkEnd w:id="536"/>
    </w:p>
    <w:p w:rsidR="00617CD5" w:rsidRDefault="00F63E12" w:rsidP="00D723A7">
      <w:pPr>
        <w:pStyle w:val="Ttulo3"/>
        <w:spacing w:before="360" w:after="240"/>
      </w:pPr>
      <w:bookmarkStart w:id="537" w:name="_Toc394538327"/>
      <w:r>
        <w:t>4</w:t>
      </w:r>
      <w:r w:rsidR="00617CD5" w:rsidRPr="0067624C">
        <w:t xml:space="preserve">.1.- </w:t>
      </w:r>
      <w:r>
        <w:t>Descripción del problema</w:t>
      </w:r>
      <w:bookmarkEnd w:id="537"/>
    </w:p>
    <w:p w:rsidR="00F40F7D" w:rsidRDefault="00F40F7D" w:rsidP="00F40F7D">
      <w:r>
        <w:t xml:space="preserve">A menudo cuando salimos de viaje a un lugar nuevo resulta difícil encontrar información sobre las alternativas que ofrece para realizar nuestras actividades favoritas. </w:t>
      </w:r>
    </w:p>
    <w:p w:rsidR="00F40F7D" w:rsidRDefault="00F40F7D" w:rsidP="00F63E12">
      <w:r>
        <w:t>Si bien la información relacionada con documentos y eventos culturales es amplia, no ocurre lo mismo con la información relacionada con otro tipo de actividades como aquellas relacionadas con la gastronomía, deportes, bares con encanto, etc.</w:t>
      </w:r>
    </w:p>
    <w:p w:rsidR="002E6A9B" w:rsidRPr="00F40F7D" w:rsidRDefault="002E6A9B" w:rsidP="004A605A">
      <w:r w:rsidRPr="00F40F7D">
        <w:t>También cada vez es más frecuente tener conocido  por las personas las actividades que hacer en su lugar habitual de residencia, pero actualmente muchos trabajamos o vivimos temporalmente en sitios que no nos son familiares.</w:t>
      </w:r>
    </w:p>
    <w:p w:rsidR="002E6A9B" w:rsidRPr="00F40F7D" w:rsidRDefault="00F63E12" w:rsidP="004A605A">
      <w:r w:rsidRPr="00F40F7D">
        <w:t xml:space="preserve">Con </w:t>
      </w:r>
      <w:r w:rsidR="00D723A7" w:rsidRPr="00F40F7D">
        <w:rPr>
          <w:i/>
        </w:rPr>
        <w:t>MyPaths</w:t>
      </w:r>
      <w:r w:rsidRPr="00F40F7D">
        <w:t xml:space="preserve"> se busca solucionar la necesidad de las personas de realizar sus actividades preferidas --o sencillamente ofrecer algo que hacer en su tiempo libre</w:t>
      </w:r>
      <w:r w:rsidR="002E6A9B" w:rsidRPr="00F40F7D">
        <w:t>—allá donde se encuentre. Actividades que son compartidas por los mismos usuarios de la aplicación y, de todos es sabido, que las recomendaciones y sugerencias de las personas que han realizado ya alguna actividad, han comido en algunos restaurantes o simplemente han paseado por una ciudad, es la mejor fuente de conocimiento y garantía de confianza.</w:t>
      </w:r>
    </w:p>
    <w:p w:rsidR="00F63E12" w:rsidRDefault="00D975D4" w:rsidP="00D723A7">
      <w:pPr>
        <w:pStyle w:val="Ttulo3"/>
      </w:pPr>
      <w:bookmarkStart w:id="538" w:name="_Toc394538328"/>
      <w:r>
        <w:t>4.2</w:t>
      </w:r>
      <w:r w:rsidR="002E6A9B">
        <w:t>.- Descripción del sistema actual</w:t>
      </w:r>
      <w:bookmarkEnd w:id="538"/>
      <w:r w:rsidR="002E6A9B">
        <w:t xml:space="preserve"> </w:t>
      </w:r>
    </w:p>
    <w:p w:rsidR="00D975D4" w:rsidRDefault="00D975D4" w:rsidP="00D975D4">
      <w:r>
        <w:t>El principal objetivo es no tener que visitar un elevado alto de sitios web, donde en dos webs diferentes puedes encontrar opiniones o sugerencias contrapuestas para un mismo lugar, una misma actividad.</w:t>
      </w:r>
    </w:p>
    <w:p w:rsidR="00D975D4" w:rsidRDefault="00D975D4" w:rsidP="00D975D4">
      <w:r>
        <w:t>Nace así la idea de desarrollar una herramienta web en la cual exista una variedad de categorías de actividades a realizar y, además, puedan consultarse en el mapa en forma de ruta, para poder hacer más accesible, y en definitiva más útil, la información a los usuarios.</w:t>
      </w:r>
    </w:p>
    <w:p w:rsidR="004A605A" w:rsidRPr="00F40F7D" w:rsidRDefault="004A605A" w:rsidP="004A605A">
      <w:pPr>
        <w:rPr>
          <w:color w:val="FF0000"/>
        </w:rPr>
      </w:pPr>
      <w:r w:rsidRPr="00F40F7D">
        <w:rPr>
          <w:color w:val="FF0000"/>
        </w:rPr>
        <w:t xml:space="preserve">En la actualidad, se pueden encontrar muchas aplicaciones orientadas a cubrir las necesidades que tienen las personas de cubrir su, en muchos casos, escaso tiempo libre. Dichas aplicaciones suelen ser específicas de un tipo de actividad, como puede ser la gastronomía, el deporte o el turismo de una localidad, con lo cual buscan solucionar necesidades puntuales para una actividad o un ámbito de necesidades concreto. </w:t>
      </w:r>
    </w:p>
    <w:p w:rsidR="004A605A" w:rsidRPr="00F40F7D" w:rsidRDefault="004A605A" w:rsidP="004A605A">
      <w:pPr>
        <w:rPr>
          <w:color w:val="FF0000"/>
        </w:rPr>
      </w:pPr>
      <w:r w:rsidRPr="00F40F7D">
        <w:rPr>
          <w:color w:val="FF0000"/>
        </w:rPr>
        <w:t xml:space="preserve">Son herramientas pensadas para llegar al mayor número de usuarios posibles y, sobre todo, son orientadas con desde el punto de vista del comercio o local, más que en la creación de comunidad de usuarios. Bien es verdad que la mayoría de las mismas permiten el uso de herramientas sociales pero no el crear comunidad como tal. </w:t>
      </w:r>
      <w:r w:rsidRPr="004A605A">
        <w:rPr>
          <w:color w:val="FF0000"/>
          <w:highlight w:val="yellow"/>
        </w:rPr>
        <w:t>(Añadir comparativa)</w:t>
      </w:r>
    </w:p>
    <w:p w:rsidR="004A605A" w:rsidRDefault="004A605A" w:rsidP="00D975D4"/>
    <w:p w:rsidR="00D975D4" w:rsidRDefault="00D975D4" w:rsidP="00D723A7">
      <w:pPr>
        <w:pStyle w:val="Ttulo3"/>
      </w:pPr>
      <w:bookmarkStart w:id="539" w:name="_Toc394538329"/>
      <w:r>
        <w:lastRenderedPageBreak/>
        <w:t>4.3.- Glosario de términos</w:t>
      </w:r>
      <w:bookmarkEnd w:id="539"/>
    </w:p>
    <w:p w:rsidR="00D975D4" w:rsidRPr="00D975D4" w:rsidRDefault="00D975D4" w:rsidP="00D975D4">
      <w:proofErr w:type="gramStart"/>
      <w:r w:rsidRPr="00FF3D89">
        <w:rPr>
          <w:highlight w:val="yellow"/>
        </w:rPr>
        <w:t>pendiente</w:t>
      </w:r>
      <w:proofErr w:type="gramEnd"/>
    </w:p>
    <w:p w:rsidR="00D975D4" w:rsidRDefault="00D975D4" w:rsidP="00D975D4">
      <w:pPr>
        <w:pStyle w:val="Ttulo2"/>
      </w:pPr>
      <w:bookmarkStart w:id="540" w:name="_Toc394538330"/>
      <w:r>
        <w:t>5.- Visión general del sistema desarrollado</w:t>
      </w:r>
      <w:bookmarkEnd w:id="540"/>
    </w:p>
    <w:p w:rsidR="00D975D4" w:rsidRDefault="00D975D4" w:rsidP="00D723A7">
      <w:pPr>
        <w:pStyle w:val="Ttulo3"/>
      </w:pPr>
      <w:bookmarkStart w:id="541" w:name="_Toc394538331"/>
      <w:r>
        <w:t>5.1.- Participantes en el proyecto</w:t>
      </w:r>
      <w:bookmarkEnd w:id="541"/>
    </w:p>
    <w:p w:rsidR="00D975D4" w:rsidRDefault="00D975D4" w:rsidP="00D975D4">
      <w:r>
        <w:t>En este apartado presentamos brevemente a las diferentes personas y organizaciones involucradas en el proyecto.</w:t>
      </w:r>
    </w:p>
    <w:p w:rsidR="00C96693" w:rsidRPr="00C96693" w:rsidRDefault="00D975D4" w:rsidP="00D723A7">
      <w:pPr>
        <w:pStyle w:val="Ttulo4"/>
        <w:spacing w:after="240"/>
        <w:ind w:firstLine="708"/>
      </w:pPr>
      <w:bookmarkStart w:id="542" w:name="_Toc394538332"/>
      <w:r>
        <w:t>5.1.1.- Participantes</w:t>
      </w:r>
      <w:bookmarkEnd w:id="542"/>
    </w:p>
    <w:tbl>
      <w:tblPr>
        <w:tblStyle w:val="Listamedia2-nfasis2"/>
        <w:tblW w:w="5000" w:type="pct"/>
        <w:tblLook w:val="04A0" w:firstRow="1" w:lastRow="0" w:firstColumn="1" w:lastColumn="0" w:noHBand="0" w:noVBand="1"/>
      </w:tblPr>
      <w:tblGrid>
        <w:gridCol w:w="1795"/>
        <w:gridCol w:w="7350"/>
      </w:tblGrid>
      <w:tr w:rsidR="001F34E8"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1F34E8" w:rsidRDefault="001F34E8">
            <w:pPr>
              <w:rPr>
                <w:rFonts w:ascii="Arial" w:hAnsi="Arial" w:cs="Arial"/>
                <w:sz w:val="20"/>
                <w:szCs w:val="20"/>
              </w:rPr>
            </w:pPr>
            <w:bookmarkStart w:id="543" w:name="STK-0001"/>
            <w:r>
              <w:rPr>
                <w:rFonts w:ascii="Arial" w:hAnsi="Arial" w:cs="Arial"/>
                <w:b/>
                <w:bCs/>
                <w:sz w:val="20"/>
                <w:szCs w:val="20"/>
              </w:rPr>
              <w:t>Participante</w:t>
            </w:r>
          </w:p>
        </w:tc>
        <w:tc>
          <w:tcPr>
            <w:tcW w:w="4085" w:type="pct"/>
            <w:hideMark/>
          </w:tcPr>
          <w:p w:rsidR="001F34E8" w:rsidRDefault="001F34E8">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Miguel Centeno Muñoz</w:t>
            </w:r>
          </w:p>
        </w:tc>
      </w:tr>
      <w:tr w:rsidR="001F34E8"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Organización</w:t>
            </w:r>
          </w:p>
        </w:tc>
        <w:bookmarkEnd w:id="543"/>
        <w:tc>
          <w:tcPr>
            <w:tcW w:w="0" w:type="auto"/>
            <w:hideMark/>
          </w:tcPr>
          <w:p w:rsidR="001F34E8" w:rsidRDefault="001F34E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96693">
              <w:rPr>
                <w:rFonts w:ascii="Arial" w:hAnsi="Arial" w:cs="Arial"/>
                <w:sz w:val="20"/>
                <w:szCs w:val="20"/>
              </w:rPr>
              <w:t>Alumnado</w:t>
            </w:r>
            <w:r>
              <w:rPr>
                <w:rFonts w:ascii="Arial" w:hAnsi="Arial" w:cs="Arial"/>
                <w:sz w:val="20"/>
                <w:szCs w:val="20"/>
              </w:rPr>
              <w:t xml:space="preserve"> </w:t>
            </w:r>
          </w:p>
        </w:tc>
      </w:tr>
      <w:tr w:rsidR="001F34E8" w:rsidTr="00717F1F">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Rol</w:t>
            </w:r>
          </w:p>
        </w:tc>
        <w:tc>
          <w:tcPr>
            <w:tcW w:w="0" w:type="auto"/>
            <w:hideMark/>
          </w:tcPr>
          <w:p w:rsidR="001F34E8" w:rsidRDefault="001F34E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Desarrollador</w:t>
            </w:r>
          </w:p>
        </w:tc>
      </w:tr>
      <w:tr w:rsidR="001F34E8"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rsidR="001F34E8" w:rsidRDefault="001F34E8">
            <w:pPr>
              <w:rPr>
                <w:rFonts w:ascii="Arial" w:hAnsi="Arial" w:cs="Arial"/>
                <w:sz w:val="20"/>
                <w:szCs w:val="20"/>
              </w:rPr>
            </w:pPr>
            <w:r>
              <w:rPr>
                <w:rFonts w:ascii="Arial" w:hAnsi="Arial" w:cs="Arial"/>
                <w:b/>
                <w:bCs/>
                <w:sz w:val="20"/>
                <w:szCs w:val="20"/>
              </w:rPr>
              <w:t>Es desarrollador</w:t>
            </w:r>
          </w:p>
        </w:tc>
        <w:tc>
          <w:tcPr>
            <w:tcW w:w="0" w:type="auto"/>
            <w:hideMark/>
          </w:tcPr>
          <w:p w:rsidR="001F34E8" w:rsidRDefault="001F34E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Sí</w:t>
            </w:r>
          </w:p>
        </w:tc>
      </w:tr>
      <w:tr w:rsidR="001F34E8" w:rsidTr="00717F1F">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Es cliente</w:t>
            </w:r>
          </w:p>
        </w:tc>
        <w:tc>
          <w:tcPr>
            <w:tcW w:w="0" w:type="auto"/>
            <w:hideMark/>
          </w:tcPr>
          <w:p w:rsidR="001F34E8" w:rsidRDefault="001F34E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No</w:t>
            </w:r>
          </w:p>
        </w:tc>
      </w:tr>
      <w:tr w:rsidR="001F34E8"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Es usuario</w:t>
            </w:r>
          </w:p>
        </w:tc>
        <w:tc>
          <w:tcPr>
            <w:tcW w:w="0" w:type="auto"/>
            <w:hideMark/>
          </w:tcPr>
          <w:p w:rsidR="001F34E8" w:rsidRDefault="001F34E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Sí</w:t>
            </w:r>
          </w:p>
        </w:tc>
      </w:tr>
      <w:tr w:rsidR="001F34E8" w:rsidTr="00717F1F">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Comentarios</w:t>
            </w:r>
          </w:p>
        </w:tc>
        <w:tc>
          <w:tcPr>
            <w:tcW w:w="0" w:type="auto"/>
            <w:hideMark/>
          </w:tcPr>
          <w:p w:rsidR="001F34E8" w:rsidRDefault="001F34E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miguelcent@gmail.com</w:t>
            </w:r>
          </w:p>
        </w:tc>
      </w:tr>
    </w:tbl>
    <w:p w:rsidR="001F34E8" w:rsidRDefault="001F34E8" w:rsidP="001F34E8">
      <w:pPr>
        <w:rPr>
          <w:lang w:val="en-US"/>
        </w:rPr>
      </w:pPr>
    </w:p>
    <w:tbl>
      <w:tblPr>
        <w:tblStyle w:val="Listamedia2-nfasis2"/>
        <w:tblW w:w="5000" w:type="pct"/>
        <w:tblLook w:val="04A0" w:firstRow="1" w:lastRow="0" w:firstColumn="1" w:lastColumn="0" w:noHBand="0" w:noVBand="1"/>
      </w:tblPr>
      <w:tblGrid>
        <w:gridCol w:w="1795"/>
        <w:gridCol w:w="7350"/>
      </w:tblGrid>
      <w:tr w:rsidR="00C9669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C96693" w:rsidRDefault="00C96693">
            <w:pPr>
              <w:rPr>
                <w:rFonts w:ascii="Arial" w:hAnsi="Arial" w:cs="Arial"/>
                <w:sz w:val="20"/>
                <w:szCs w:val="20"/>
              </w:rPr>
            </w:pPr>
            <w:bookmarkStart w:id="544" w:name="STK-0002"/>
            <w:r>
              <w:rPr>
                <w:rFonts w:ascii="Arial" w:hAnsi="Arial" w:cs="Arial"/>
                <w:b/>
                <w:bCs/>
                <w:sz w:val="20"/>
                <w:szCs w:val="20"/>
              </w:rPr>
              <w:t>Participante</w:t>
            </w:r>
          </w:p>
        </w:tc>
        <w:tc>
          <w:tcPr>
            <w:tcW w:w="5000" w:type="pct"/>
            <w:hideMark/>
          </w:tcPr>
          <w:p w:rsidR="00C96693" w:rsidRDefault="00C9669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Sergio Segura Rueda</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Organización</w:t>
            </w:r>
          </w:p>
        </w:tc>
        <w:bookmarkEnd w:id="544"/>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96693">
              <w:rPr>
                <w:rFonts w:ascii="Arial" w:hAnsi="Arial" w:cs="Arial"/>
                <w:sz w:val="20"/>
                <w:szCs w:val="20"/>
              </w:rPr>
              <w:t>Dpto. Lenguajes y Sistemas Informáticos</w:t>
            </w:r>
            <w:r>
              <w:rPr>
                <w:rFonts w:ascii="Arial" w:hAnsi="Arial" w:cs="Arial"/>
                <w:sz w:val="20"/>
                <w:szCs w:val="20"/>
              </w:rPr>
              <w:t xml:space="preserve"> </w:t>
            </w:r>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Rol</w:t>
            </w:r>
          </w:p>
        </w:tc>
        <w:tc>
          <w:tcPr>
            <w:tcW w:w="0" w:type="auto"/>
            <w:hideMark/>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Tutor</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rsidR="00C96693" w:rsidRDefault="00C96693">
            <w:pPr>
              <w:rPr>
                <w:rFonts w:ascii="Arial" w:hAnsi="Arial" w:cs="Arial"/>
                <w:sz w:val="20"/>
                <w:szCs w:val="20"/>
              </w:rPr>
            </w:pPr>
            <w:r>
              <w:rPr>
                <w:rFonts w:ascii="Arial" w:hAnsi="Arial" w:cs="Arial"/>
                <w:b/>
                <w:bCs/>
                <w:sz w:val="20"/>
                <w:szCs w:val="20"/>
              </w:rPr>
              <w:t>Es desarrollador</w:t>
            </w:r>
          </w:p>
        </w:tc>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No</w:t>
            </w:r>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Es cliente</w:t>
            </w:r>
          </w:p>
        </w:tc>
        <w:tc>
          <w:tcPr>
            <w:tcW w:w="0" w:type="auto"/>
            <w:hideMark/>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No</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Es usuario</w:t>
            </w:r>
          </w:p>
        </w:tc>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Sí</w:t>
            </w:r>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Comentarios</w:t>
            </w:r>
          </w:p>
        </w:tc>
        <w:tc>
          <w:tcPr>
            <w:tcW w:w="0" w:type="auto"/>
            <w:hideMark/>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sergiosegura@us.es</w:t>
            </w:r>
          </w:p>
        </w:tc>
      </w:tr>
    </w:tbl>
    <w:p w:rsidR="00C96693" w:rsidRDefault="00C96693" w:rsidP="001F34E8">
      <w:pPr>
        <w:rPr>
          <w:lang w:val="en-US"/>
        </w:rPr>
      </w:pPr>
    </w:p>
    <w:p w:rsidR="00C96693" w:rsidRDefault="00C96693" w:rsidP="001F34E8">
      <w:pPr>
        <w:rPr>
          <w:lang w:val="en-US"/>
        </w:rPr>
      </w:pPr>
    </w:p>
    <w:p w:rsidR="00C96693" w:rsidRPr="00C96693" w:rsidRDefault="00C96693" w:rsidP="00D723A7">
      <w:pPr>
        <w:pStyle w:val="Ttulo4"/>
        <w:spacing w:after="240"/>
        <w:ind w:firstLine="708"/>
        <w:rPr>
          <w:lang w:val="en-US"/>
        </w:rPr>
      </w:pPr>
      <w:bookmarkStart w:id="545" w:name="_Toc394538333"/>
      <w:r>
        <w:rPr>
          <w:lang w:val="en-US"/>
        </w:rPr>
        <w:t>5.1.2</w:t>
      </w:r>
      <w:proofErr w:type="gramStart"/>
      <w:r>
        <w:rPr>
          <w:lang w:val="en-US"/>
        </w:rPr>
        <w:t>.-</w:t>
      </w:r>
      <w:proofErr w:type="gramEnd"/>
      <w:r>
        <w:rPr>
          <w:lang w:val="en-US"/>
        </w:rPr>
        <w:t xml:space="preserve"> </w:t>
      </w:r>
      <w:r w:rsidRPr="00C96693">
        <w:t>Organizaciones</w:t>
      </w:r>
      <w:bookmarkEnd w:id="545"/>
    </w:p>
    <w:tbl>
      <w:tblPr>
        <w:tblStyle w:val="Listamedia2-nfasis2"/>
        <w:tblW w:w="5000" w:type="pct"/>
        <w:tblLook w:val="04A0" w:firstRow="1" w:lastRow="0" w:firstColumn="1" w:lastColumn="0" w:noHBand="0" w:noVBand="1"/>
      </w:tblPr>
      <w:tblGrid>
        <w:gridCol w:w="1483"/>
        <w:gridCol w:w="7662"/>
      </w:tblGrid>
      <w:tr w:rsidR="00C96693" w:rsidRPr="00C9669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46" w:author="Miguel Centeno Muñoz" w:date="2014-07-30T19:08:00Z">
                  <w:rPr>
                    <w:rFonts w:ascii="Arial" w:eastAsia="Times New Roman" w:hAnsi="Arial" w:cs="Arial"/>
                    <w:color w:val="auto"/>
                    <w:sz w:val="20"/>
                    <w:szCs w:val="20"/>
                    <w:lang w:eastAsia="es-ES"/>
                  </w:rPr>
                </w:rPrChange>
              </w:rPr>
            </w:pPr>
            <w:bookmarkStart w:id="547" w:name="ORG-0001"/>
            <w:r w:rsidRPr="00D0398E">
              <w:rPr>
                <w:rFonts w:ascii="Arial" w:eastAsia="Times New Roman" w:hAnsi="Arial" w:cs="Arial"/>
                <w:b/>
                <w:sz w:val="20"/>
                <w:szCs w:val="20"/>
                <w:lang w:eastAsia="es-ES"/>
                <w:rPrChange w:id="548" w:author="Miguel Centeno Muñoz" w:date="2014-07-30T19:08:00Z">
                  <w:rPr>
                    <w:rFonts w:ascii="Arial" w:eastAsia="Times New Roman" w:hAnsi="Arial" w:cs="Arial"/>
                    <w:sz w:val="20"/>
                    <w:szCs w:val="20"/>
                    <w:lang w:eastAsia="es-ES"/>
                  </w:rPr>
                </w:rPrChange>
              </w:rPr>
              <w:t>Organización</w:t>
            </w:r>
          </w:p>
        </w:tc>
        <w:tc>
          <w:tcPr>
            <w:tcW w:w="5000" w:type="pct"/>
            <w:hideMark/>
          </w:tcPr>
          <w:p w:rsidR="00C96693" w:rsidRPr="00D0398E" w:rsidRDefault="00C96693" w:rsidP="00C96693">
            <w:pPr>
              <w:spacing w:after="200" w:line="276" w:lineRule="auto"/>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sz w:val="20"/>
                <w:szCs w:val="20"/>
                <w:lang w:eastAsia="es-ES"/>
                <w:rPrChange w:id="549" w:author="Miguel Centeno Muñoz" w:date="2014-07-30T19:08: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50" w:author="Miguel Centeno Muñoz" w:date="2014-07-30T19:08:00Z">
                  <w:rPr>
                    <w:rFonts w:ascii="Arial" w:eastAsia="Times New Roman" w:hAnsi="Arial" w:cs="Arial"/>
                    <w:sz w:val="20"/>
                    <w:szCs w:val="20"/>
                    <w:lang w:eastAsia="es-ES"/>
                  </w:rPr>
                </w:rPrChange>
              </w:rPr>
              <w:t>Dpto. Lenguajes y Sistemas Informáticos</w:t>
            </w:r>
          </w:p>
        </w:tc>
      </w:tr>
      <w:tr w:rsidR="00C96693" w:rsidRP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51" w:author="Miguel Centeno Muñoz" w:date="2014-07-30T19:08: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52" w:author="Miguel Centeno Muñoz" w:date="2014-07-30T19:08:00Z">
                  <w:rPr>
                    <w:rFonts w:ascii="Arial" w:eastAsia="Times New Roman" w:hAnsi="Arial" w:cs="Arial"/>
                    <w:sz w:val="20"/>
                    <w:szCs w:val="20"/>
                    <w:lang w:eastAsia="es-ES"/>
                  </w:rPr>
                </w:rPrChange>
              </w:rPr>
              <w:t>Dirección</w:t>
            </w:r>
          </w:p>
        </w:tc>
        <w:tc>
          <w:tcPr>
            <w:tcW w:w="0" w:type="auto"/>
            <w:hideMark/>
          </w:tcPr>
          <w:p w:rsidR="00C96693" w:rsidRPr="00C96693" w:rsidRDefault="00C96693" w:rsidP="00C96693">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Avenida Reina Mercedes S/N 41012 Sevilla</w:t>
            </w:r>
          </w:p>
        </w:tc>
      </w:tr>
      <w:tr w:rsidR="00C96693" w:rsidRP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53" w:author="Miguel Centeno Muñoz" w:date="2014-07-30T19:08: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54" w:author="Miguel Centeno Muñoz" w:date="2014-07-30T19:08:00Z">
                  <w:rPr>
                    <w:rFonts w:ascii="Arial" w:eastAsia="Times New Roman" w:hAnsi="Arial" w:cs="Arial"/>
                    <w:sz w:val="20"/>
                    <w:szCs w:val="20"/>
                    <w:lang w:eastAsia="es-ES"/>
                  </w:rPr>
                </w:rPrChange>
              </w:rPr>
              <w:t>Teléfono</w:t>
            </w:r>
          </w:p>
        </w:tc>
        <w:tc>
          <w:tcPr>
            <w:tcW w:w="0" w:type="auto"/>
            <w:hideMark/>
          </w:tcPr>
          <w:p w:rsidR="00C96693" w:rsidRPr="00C96693" w:rsidRDefault="00C96693" w:rsidP="00C96693">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954 557 139</w:t>
            </w:r>
          </w:p>
        </w:tc>
      </w:tr>
      <w:tr w:rsidR="00C96693" w:rsidRP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55" w:author="Miguel Centeno Muñoz" w:date="2014-07-30T19:08: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56" w:author="Miguel Centeno Muñoz" w:date="2014-07-30T19:08:00Z">
                  <w:rPr>
                    <w:rFonts w:ascii="Arial" w:eastAsia="Times New Roman" w:hAnsi="Arial" w:cs="Arial"/>
                    <w:sz w:val="20"/>
                    <w:szCs w:val="20"/>
                    <w:lang w:eastAsia="es-ES"/>
                  </w:rPr>
                </w:rPrChange>
              </w:rPr>
              <w:t>Fax</w:t>
            </w:r>
          </w:p>
        </w:tc>
        <w:tc>
          <w:tcPr>
            <w:tcW w:w="0" w:type="auto"/>
            <w:hideMark/>
          </w:tcPr>
          <w:p w:rsidR="00C96693" w:rsidRPr="00C96693" w:rsidRDefault="00C96693" w:rsidP="00C96693">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954 557 139</w:t>
            </w:r>
          </w:p>
        </w:tc>
      </w:tr>
      <w:tr w:rsidR="00C96693" w:rsidRPr="00F17AA9"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57" w:author="Miguel Centeno Muñoz" w:date="2014-07-30T19:08: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58" w:author="Miguel Centeno Muñoz" w:date="2014-07-30T19:08:00Z">
                  <w:rPr>
                    <w:rFonts w:ascii="Arial" w:eastAsia="Times New Roman" w:hAnsi="Arial" w:cs="Arial"/>
                    <w:sz w:val="20"/>
                    <w:szCs w:val="20"/>
                    <w:lang w:eastAsia="es-ES"/>
                  </w:rPr>
                </w:rPrChange>
              </w:rPr>
              <w:t>Comentarios</w:t>
            </w:r>
          </w:p>
        </w:tc>
        <w:tc>
          <w:tcPr>
            <w:tcW w:w="0" w:type="auto"/>
            <w:hideMark/>
          </w:tcPr>
          <w:p w:rsidR="00C96693" w:rsidRPr="00C96693" w:rsidRDefault="00C96693" w:rsidP="00C96693">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es-ES"/>
              </w:rPr>
            </w:pPr>
            <w:r w:rsidRPr="00C96693">
              <w:rPr>
                <w:rFonts w:ascii="Arial" w:eastAsia="Times New Roman" w:hAnsi="Arial" w:cs="Arial"/>
                <w:sz w:val="20"/>
                <w:szCs w:val="20"/>
                <w:lang w:val="en-US" w:eastAsia="es-ES"/>
              </w:rPr>
              <w:t xml:space="preserve">E-mail: lsi@lsi.us.es </w:t>
            </w:r>
            <w:r w:rsidRPr="00C96693">
              <w:rPr>
                <w:rFonts w:ascii="Arial" w:eastAsia="Times New Roman" w:hAnsi="Arial" w:cs="Arial"/>
                <w:sz w:val="20"/>
                <w:szCs w:val="20"/>
                <w:lang w:val="en-US" w:eastAsia="es-ES"/>
              </w:rPr>
              <w:br/>
              <w:t>Web: www.lsi.us.es</w:t>
            </w:r>
          </w:p>
        </w:tc>
      </w:tr>
      <w:bookmarkEnd w:id="547"/>
    </w:tbl>
    <w:p w:rsidR="00C96693" w:rsidRPr="00C96693" w:rsidRDefault="00C96693" w:rsidP="00C96693">
      <w:pPr>
        <w:rPr>
          <w:lang w:val="en-US"/>
        </w:rPr>
      </w:pPr>
    </w:p>
    <w:tbl>
      <w:tblPr>
        <w:tblStyle w:val="Listamedia2-nfasis2"/>
        <w:tblW w:w="5000" w:type="pct"/>
        <w:tblLook w:val="04A0" w:firstRow="1" w:lastRow="0" w:firstColumn="1" w:lastColumn="0" w:noHBand="0" w:noVBand="1"/>
      </w:tblPr>
      <w:tblGrid>
        <w:gridCol w:w="1483"/>
        <w:gridCol w:w="7662"/>
      </w:tblGrid>
      <w:tr w:rsidR="00C96693" w:rsidRPr="00C9669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59" w:author="Miguel Centeno Muñoz" w:date="2014-07-30T19:09:00Z">
                  <w:rPr>
                    <w:rFonts w:ascii="Arial" w:eastAsia="Times New Roman" w:hAnsi="Arial" w:cs="Arial"/>
                    <w:color w:val="auto"/>
                    <w:sz w:val="20"/>
                    <w:szCs w:val="20"/>
                    <w:lang w:eastAsia="es-ES"/>
                  </w:rPr>
                </w:rPrChange>
              </w:rPr>
            </w:pPr>
            <w:bookmarkStart w:id="560" w:name="ORG-0002"/>
            <w:r w:rsidRPr="00D0398E">
              <w:rPr>
                <w:rFonts w:ascii="Arial" w:eastAsia="Times New Roman" w:hAnsi="Arial" w:cs="Arial"/>
                <w:b/>
                <w:sz w:val="20"/>
                <w:szCs w:val="20"/>
                <w:lang w:eastAsia="es-ES"/>
                <w:rPrChange w:id="561" w:author="Miguel Centeno Muñoz" w:date="2014-07-30T19:09:00Z">
                  <w:rPr>
                    <w:rFonts w:ascii="Arial" w:eastAsia="Times New Roman" w:hAnsi="Arial" w:cs="Arial"/>
                    <w:sz w:val="20"/>
                    <w:szCs w:val="20"/>
                    <w:lang w:eastAsia="es-ES"/>
                  </w:rPr>
                </w:rPrChange>
              </w:rPr>
              <w:t>Organización</w:t>
            </w:r>
          </w:p>
        </w:tc>
        <w:tc>
          <w:tcPr>
            <w:tcW w:w="5000" w:type="pct"/>
            <w:hideMark/>
          </w:tcPr>
          <w:p w:rsidR="00C96693" w:rsidRPr="00D0398E" w:rsidRDefault="00C96693" w:rsidP="00C96693">
            <w:pPr>
              <w:spacing w:after="200" w:line="276" w:lineRule="auto"/>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sz w:val="20"/>
                <w:szCs w:val="20"/>
                <w:lang w:eastAsia="es-ES"/>
                <w:rPrChange w:id="562" w:author="Miguel Centeno Muñoz" w:date="2014-07-30T19:09: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63" w:author="Miguel Centeno Muñoz" w:date="2014-07-30T19:09:00Z">
                  <w:rPr>
                    <w:rFonts w:ascii="Arial" w:eastAsia="Times New Roman" w:hAnsi="Arial" w:cs="Arial"/>
                    <w:sz w:val="20"/>
                    <w:szCs w:val="20"/>
                    <w:lang w:eastAsia="es-ES"/>
                  </w:rPr>
                </w:rPrChange>
              </w:rPr>
              <w:t>Alumnado</w:t>
            </w:r>
          </w:p>
        </w:tc>
      </w:tr>
      <w:tr w:rsidR="00C96693" w:rsidRP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64" w:author="Miguel Centeno Muñoz" w:date="2014-07-30T19:09: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65" w:author="Miguel Centeno Muñoz" w:date="2014-07-30T19:09:00Z">
                  <w:rPr>
                    <w:rFonts w:ascii="Arial" w:eastAsia="Times New Roman" w:hAnsi="Arial" w:cs="Arial"/>
                    <w:sz w:val="20"/>
                    <w:szCs w:val="20"/>
                    <w:lang w:eastAsia="es-ES"/>
                  </w:rPr>
                </w:rPrChange>
              </w:rPr>
              <w:t>Dirección</w:t>
            </w:r>
          </w:p>
        </w:tc>
        <w:tc>
          <w:tcPr>
            <w:tcW w:w="0" w:type="auto"/>
            <w:hideMark/>
          </w:tcPr>
          <w:p w:rsidR="00C96693" w:rsidRPr="00C96693" w:rsidRDefault="00C96693" w:rsidP="00C96693">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Luis Montoto, 135 - 2º C</w:t>
            </w:r>
          </w:p>
        </w:tc>
      </w:tr>
      <w:tr w:rsidR="00C96693" w:rsidRP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66" w:author="Miguel Centeno Muñoz" w:date="2014-07-30T19:09: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67" w:author="Miguel Centeno Muñoz" w:date="2014-07-30T19:09:00Z">
                  <w:rPr>
                    <w:rFonts w:ascii="Arial" w:eastAsia="Times New Roman" w:hAnsi="Arial" w:cs="Arial"/>
                    <w:sz w:val="20"/>
                    <w:szCs w:val="20"/>
                    <w:lang w:eastAsia="es-ES"/>
                  </w:rPr>
                </w:rPrChange>
              </w:rPr>
              <w:t>Teléfono</w:t>
            </w:r>
          </w:p>
        </w:tc>
        <w:tc>
          <w:tcPr>
            <w:tcW w:w="0" w:type="auto"/>
            <w:hideMark/>
          </w:tcPr>
          <w:p w:rsidR="00C96693" w:rsidRPr="00C96693" w:rsidRDefault="00C96693" w:rsidP="00C96693">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617673924</w:t>
            </w:r>
          </w:p>
        </w:tc>
      </w:tr>
      <w:tr w:rsidR="00C96693" w:rsidRP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68" w:author="Miguel Centeno Muñoz" w:date="2014-07-30T19:09: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69" w:author="Miguel Centeno Muñoz" w:date="2014-07-30T19:09:00Z">
                  <w:rPr>
                    <w:rFonts w:ascii="Arial" w:eastAsia="Times New Roman" w:hAnsi="Arial" w:cs="Arial"/>
                    <w:sz w:val="20"/>
                    <w:szCs w:val="20"/>
                    <w:lang w:eastAsia="es-ES"/>
                  </w:rPr>
                </w:rPrChange>
              </w:rPr>
              <w:lastRenderedPageBreak/>
              <w:t>Fax</w:t>
            </w:r>
          </w:p>
        </w:tc>
        <w:tc>
          <w:tcPr>
            <w:tcW w:w="0" w:type="auto"/>
            <w:hideMark/>
          </w:tcPr>
          <w:p w:rsidR="00C96693" w:rsidRPr="00C96693" w:rsidRDefault="00C96693" w:rsidP="00C96693">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p>
        </w:tc>
      </w:tr>
      <w:tr w:rsidR="00C96693" w:rsidRP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70" w:author="Miguel Centeno Muñoz" w:date="2014-07-30T19:09: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71" w:author="Miguel Centeno Muñoz" w:date="2014-07-30T19:09:00Z">
                  <w:rPr>
                    <w:rFonts w:ascii="Arial" w:eastAsia="Times New Roman" w:hAnsi="Arial" w:cs="Arial"/>
                    <w:sz w:val="20"/>
                    <w:szCs w:val="20"/>
                    <w:lang w:eastAsia="es-ES"/>
                  </w:rPr>
                </w:rPrChange>
              </w:rPr>
              <w:t>Comentarios</w:t>
            </w:r>
          </w:p>
        </w:tc>
        <w:tc>
          <w:tcPr>
            <w:tcW w:w="0" w:type="auto"/>
            <w:hideMark/>
          </w:tcPr>
          <w:p w:rsidR="00C96693" w:rsidRPr="00C96693" w:rsidRDefault="00C96693" w:rsidP="00C96693">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Organización a la que pertenece el alumno desarrollador</w:t>
            </w:r>
            <w:r>
              <w:rPr>
                <w:rFonts w:ascii="Arial" w:eastAsia="Times New Roman" w:hAnsi="Arial" w:cs="Arial"/>
                <w:sz w:val="20"/>
                <w:szCs w:val="20"/>
                <w:lang w:eastAsia="es-ES"/>
              </w:rPr>
              <w:t xml:space="preserve"> y el cliente.</w:t>
            </w:r>
          </w:p>
        </w:tc>
      </w:tr>
      <w:bookmarkEnd w:id="560"/>
    </w:tbl>
    <w:p w:rsidR="001F34E8" w:rsidRDefault="001F34E8" w:rsidP="001F34E8"/>
    <w:p w:rsidR="004A605A" w:rsidRPr="00C96693" w:rsidRDefault="004A605A" w:rsidP="001F34E8"/>
    <w:p w:rsidR="00C96693" w:rsidRDefault="00C96693" w:rsidP="00D723A7">
      <w:pPr>
        <w:pStyle w:val="Ttulo3"/>
      </w:pPr>
      <w:bookmarkStart w:id="572" w:name="_Toc394538334"/>
      <w:r>
        <w:rPr>
          <w:lang w:val="en-US"/>
        </w:rPr>
        <w:t>5.2</w:t>
      </w:r>
      <w:proofErr w:type="gramStart"/>
      <w:r>
        <w:rPr>
          <w:lang w:val="en-US"/>
        </w:rPr>
        <w:t>.-</w:t>
      </w:r>
      <w:proofErr w:type="gramEnd"/>
      <w:r>
        <w:rPr>
          <w:lang w:val="en-US"/>
        </w:rPr>
        <w:t xml:space="preserve"> </w:t>
      </w:r>
      <w:r w:rsidRPr="00C96693">
        <w:t>Objetivos</w:t>
      </w:r>
      <w:r>
        <w:rPr>
          <w:lang w:val="en-US"/>
        </w:rPr>
        <w:t xml:space="preserve"> del </w:t>
      </w:r>
      <w:r w:rsidRPr="00C96693">
        <w:t>sistema</w:t>
      </w:r>
      <w:bookmarkEnd w:id="572"/>
    </w:p>
    <w:tbl>
      <w:tblPr>
        <w:tblStyle w:val="Listamedia2-nfasis2"/>
        <w:tblW w:w="5000" w:type="pct"/>
        <w:tblLook w:val="04A0" w:firstRow="1" w:lastRow="0" w:firstColumn="1" w:lastColumn="0" w:noHBand="0" w:noVBand="1"/>
        <w:tblPrChange w:id="573" w:author="Miguel Centeno Muñoz" w:date="2014-07-30T19:56:00Z">
          <w:tblPr>
            <w:tblStyle w:val="Listamedia2-nfasis2"/>
            <w:tblW w:w="5000" w:type="pct"/>
            <w:tblLook w:val="04A0" w:firstRow="1" w:lastRow="0" w:firstColumn="1" w:lastColumn="0" w:noHBand="0" w:noVBand="1"/>
          </w:tblPr>
        </w:tblPrChange>
      </w:tblPr>
      <w:tblGrid>
        <w:gridCol w:w="1525"/>
        <w:gridCol w:w="7620"/>
        <w:tblGridChange w:id="574">
          <w:tblGrid>
            <w:gridCol w:w="1400"/>
            <w:gridCol w:w="72"/>
            <w:gridCol w:w="7673"/>
          </w:tblGrid>
        </w:tblGridChange>
      </w:tblGrid>
      <w:tr w:rsidR="00C96693" w:rsidTr="00E0129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34" w:type="pct"/>
            <w:hideMark/>
            <w:tcPrChange w:id="575" w:author="Miguel Centeno Muñoz" w:date="2014-07-30T19:56:00Z">
              <w:tcPr>
                <w:tcW w:w="0" w:type="auto"/>
                <w:hideMark/>
              </w:tcPr>
            </w:tcPrChange>
          </w:tcPr>
          <w:p w:rsidR="00C96693" w:rsidRPr="001B1400" w:rsidRDefault="00C96693">
            <w:pPr>
              <w:cnfStyle w:val="101000000100" w:firstRow="1" w:lastRow="0" w:firstColumn="1" w:lastColumn="0" w:oddVBand="0" w:evenVBand="0" w:oddHBand="0" w:evenHBand="0" w:firstRowFirstColumn="1" w:firstRowLastColumn="0" w:lastRowFirstColumn="0" w:lastRowLastColumn="0"/>
              <w:rPr>
                <w:b/>
                <w:rPrChange w:id="576" w:author="Miguel Centeno Muñoz" w:date="2014-07-30T19:46:00Z">
                  <w:rPr/>
                </w:rPrChange>
              </w:rPr>
            </w:pPr>
            <w:bookmarkStart w:id="577" w:name="OBJ-0001"/>
            <w:r w:rsidRPr="001B1400">
              <w:rPr>
                <w:b/>
                <w:rPrChange w:id="578" w:author="Miguel Centeno Muñoz" w:date="2014-07-30T19:46:00Z">
                  <w:rPr/>
                </w:rPrChange>
              </w:rPr>
              <w:t>OBJ-0001</w:t>
            </w:r>
          </w:p>
        </w:tc>
        <w:tc>
          <w:tcPr>
            <w:tcW w:w="4166" w:type="pct"/>
            <w:hideMark/>
            <w:tcPrChange w:id="579" w:author="Miguel Centeno Muñoz" w:date="2014-07-30T19:56:00Z">
              <w:tcPr>
                <w:tcW w:w="5000" w:type="pct"/>
                <w:gridSpan w:val="2"/>
                <w:hideMark/>
              </w:tcPr>
            </w:tcPrChange>
          </w:tcPr>
          <w:p w:rsidR="00C96693" w:rsidRPr="001B1400" w:rsidRDefault="00C96693">
            <w:pPr>
              <w:cnfStyle w:val="100000000000" w:firstRow="1" w:lastRow="0" w:firstColumn="0" w:lastColumn="0" w:oddVBand="0" w:evenVBand="0" w:oddHBand="0" w:evenHBand="0" w:firstRowFirstColumn="0" w:firstRowLastColumn="0" w:lastRowFirstColumn="0" w:lastRowLastColumn="0"/>
              <w:rPr>
                <w:b/>
                <w:rPrChange w:id="580" w:author="Miguel Centeno Muñoz" w:date="2014-07-30T19:46:00Z">
                  <w:rPr/>
                </w:rPrChange>
              </w:rPr>
            </w:pPr>
            <w:r w:rsidRPr="001B1400">
              <w:rPr>
                <w:b/>
                <w:rPrChange w:id="581" w:author="Miguel Centeno Muñoz" w:date="2014-07-30T19:46:00Z">
                  <w:rPr/>
                </w:rPrChange>
              </w:rPr>
              <w:t xml:space="preserve">Gestión </w:t>
            </w:r>
            <w:ins w:id="582" w:author="Miguel Centeno Muñoz" w:date="2014-07-30T19:38:00Z">
              <w:r w:rsidR="001B1400" w:rsidRPr="001B1400">
                <w:rPr>
                  <w:b/>
                  <w:rPrChange w:id="583" w:author="Miguel Centeno Muñoz" w:date="2014-07-30T19:46:00Z">
                    <w:rPr/>
                  </w:rPrChange>
                </w:rPr>
                <w:t xml:space="preserve">de </w:t>
              </w:r>
            </w:ins>
            <w:r w:rsidRPr="001B1400">
              <w:rPr>
                <w:b/>
                <w:rPrChange w:id="584" w:author="Miguel Centeno Muñoz" w:date="2014-07-30T19:46:00Z">
                  <w:rPr/>
                </w:rPrChange>
              </w:rPr>
              <w:t>Usuarios</w:t>
            </w:r>
            <w:del w:id="585" w:author="Miguel Centeno Muñoz" w:date="2014-07-30T19:38:00Z">
              <w:r w:rsidRPr="001B1400" w:rsidDel="001B1400">
                <w:rPr>
                  <w:b/>
                  <w:rPrChange w:id="586" w:author="Miguel Centeno Muñoz" w:date="2014-07-30T19:46:00Z">
                    <w:rPr/>
                  </w:rPrChange>
                </w:rPr>
                <w:delText xml:space="preserve"> Aplicación</w:delText>
              </w:r>
            </w:del>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587" w:author="Miguel Centeno Muñoz" w:date="2014-07-30T19:56:00Z">
              <w:tcPr>
                <w:tcW w:w="0" w:type="auto"/>
                <w:hideMark/>
              </w:tcPr>
            </w:tcPrChange>
          </w:tcPr>
          <w:p w:rsidR="00C96693" w:rsidRPr="001B1400" w:rsidRDefault="00C96693">
            <w:pPr>
              <w:cnfStyle w:val="001000100000" w:firstRow="0" w:lastRow="0" w:firstColumn="1" w:lastColumn="0" w:oddVBand="0" w:evenVBand="0" w:oddHBand="1" w:evenHBand="0" w:firstRowFirstColumn="0" w:firstRowLastColumn="0" w:lastRowFirstColumn="0" w:lastRowLastColumn="0"/>
              <w:rPr>
                <w:b/>
                <w:rPrChange w:id="588" w:author="Miguel Centeno Muñoz" w:date="2014-07-30T19:46:00Z">
                  <w:rPr/>
                </w:rPrChange>
              </w:rPr>
            </w:pPr>
            <w:r w:rsidRPr="001B1400">
              <w:rPr>
                <w:b/>
                <w:rPrChange w:id="589" w:author="Miguel Centeno Muñoz" w:date="2014-07-30T19:46:00Z">
                  <w:rPr/>
                </w:rPrChange>
              </w:rPr>
              <w:t>Versión</w:t>
            </w:r>
          </w:p>
        </w:tc>
        <w:tc>
          <w:tcPr>
            <w:tcW w:w="4166" w:type="pct"/>
            <w:hideMark/>
            <w:tcPrChange w:id="590" w:author="Miguel Centeno Muñoz" w:date="2014-07-30T19:56:00Z">
              <w:tcPr>
                <w:tcW w:w="0" w:type="auto"/>
                <w:gridSpan w:val="2"/>
                <w:hideMark/>
              </w:tcPr>
            </w:tcPrChange>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( 22/06/2014 ) </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591" w:author="Miguel Centeno Muñoz" w:date="2014-07-30T19:56:00Z">
              <w:tcPr>
                <w:tcW w:w="0" w:type="auto"/>
                <w:hideMark/>
              </w:tcPr>
            </w:tcPrChange>
          </w:tcPr>
          <w:p w:rsidR="00C96693" w:rsidRPr="001B1400" w:rsidRDefault="00C96693">
            <w:pPr>
              <w:rPr>
                <w:b/>
                <w:rPrChange w:id="592" w:author="Miguel Centeno Muñoz" w:date="2014-07-30T19:46:00Z">
                  <w:rPr/>
                </w:rPrChange>
              </w:rPr>
            </w:pPr>
            <w:r w:rsidRPr="001B1400">
              <w:rPr>
                <w:b/>
                <w:rPrChange w:id="593" w:author="Miguel Centeno Muñoz" w:date="2014-07-30T19:46:00Z">
                  <w:rPr/>
                </w:rPrChange>
              </w:rPr>
              <w:t>Autores</w:t>
            </w:r>
          </w:p>
        </w:tc>
        <w:bookmarkEnd w:id="577"/>
        <w:tc>
          <w:tcPr>
            <w:tcW w:w="4166" w:type="pct"/>
            <w:hideMark/>
            <w:tcPrChange w:id="594" w:author="Miguel Centeno Muñoz" w:date="2014-07-30T19:56:00Z">
              <w:tcPr>
                <w:tcW w:w="0" w:type="auto"/>
                <w:gridSpan w:val="2"/>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pPrChange w:id="595" w:author="Miguel Centeno Muñoz" w:date="2014-07-30T19:45:00Z">
                <w:pPr>
                  <w:numPr>
                    <w:numId w:val="1"/>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C96693">
              <w:t>Miguel Centeno Muñoz</w:t>
            </w:r>
            <w:r>
              <w:t xml:space="preserve"> </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596" w:author="Miguel Centeno Muñoz" w:date="2014-07-30T19:56:00Z">
              <w:tcPr>
                <w:tcW w:w="0" w:type="auto"/>
                <w:hideMark/>
              </w:tcPr>
            </w:tcPrChange>
          </w:tcPr>
          <w:p w:rsidR="00C96693" w:rsidRPr="001B1400" w:rsidRDefault="00C96693">
            <w:pPr>
              <w:cnfStyle w:val="001000100000" w:firstRow="0" w:lastRow="0" w:firstColumn="1" w:lastColumn="0" w:oddVBand="0" w:evenVBand="0" w:oddHBand="1" w:evenHBand="0" w:firstRowFirstColumn="0" w:firstRowLastColumn="0" w:lastRowFirstColumn="0" w:lastRowLastColumn="0"/>
              <w:rPr>
                <w:b/>
                <w:rPrChange w:id="597" w:author="Miguel Centeno Muñoz" w:date="2014-07-30T19:46:00Z">
                  <w:rPr/>
                </w:rPrChange>
              </w:rPr>
            </w:pPr>
            <w:r w:rsidRPr="001B1400">
              <w:rPr>
                <w:b/>
                <w:rPrChange w:id="598" w:author="Miguel Centeno Muñoz" w:date="2014-07-30T19:46:00Z">
                  <w:rPr/>
                </w:rPrChange>
              </w:rPr>
              <w:t>Fuentes</w:t>
            </w:r>
          </w:p>
        </w:tc>
        <w:tc>
          <w:tcPr>
            <w:tcW w:w="4166" w:type="pct"/>
            <w:hideMark/>
            <w:tcPrChange w:id="599" w:author="Miguel Centeno Muñoz" w:date="2014-07-30T19:56:00Z">
              <w:tcPr>
                <w:tcW w:w="0" w:type="auto"/>
                <w:gridSpan w:val="2"/>
                <w:hideMark/>
              </w:tcPr>
            </w:tcPrChange>
          </w:tcPr>
          <w:p w:rsidR="00C96693" w:rsidRDefault="001A3969">
            <w:pPr>
              <w:cnfStyle w:val="000000100000" w:firstRow="0" w:lastRow="0" w:firstColumn="0" w:lastColumn="0" w:oddVBand="0" w:evenVBand="0" w:oddHBand="1" w:evenHBand="0" w:firstRowFirstColumn="0" w:firstRowLastColumn="0" w:lastRowFirstColumn="0" w:lastRowLastColumn="0"/>
              <w:pPrChange w:id="600" w:author="Miguel Centeno Muñoz" w:date="2014-07-30T19:45:00Z">
                <w:pPr>
                  <w:numPr>
                    <w:numId w:val="2"/>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t>Sergio Segura Rueda</w:t>
            </w:r>
            <w:r w:rsidR="00C96693">
              <w:t xml:space="preserve"> </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601" w:author="Miguel Centeno Muñoz" w:date="2014-07-30T19:56:00Z">
              <w:tcPr>
                <w:tcW w:w="0" w:type="auto"/>
                <w:hideMark/>
              </w:tcPr>
            </w:tcPrChange>
          </w:tcPr>
          <w:p w:rsidR="00C96693" w:rsidRPr="001B1400" w:rsidRDefault="00C96693">
            <w:pPr>
              <w:rPr>
                <w:b/>
                <w:rPrChange w:id="602" w:author="Miguel Centeno Muñoz" w:date="2014-07-30T19:46:00Z">
                  <w:rPr/>
                </w:rPrChange>
              </w:rPr>
            </w:pPr>
            <w:r w:rsidRPr="001B1400">
              <w:rPr>
                <w:b/>
                <w:rPrChange w:id="603" w:author="Miguel Centeno Muñoz" w:date="2014-07-30T19:46:00Z">
                  <w:rPr/>
                </w:rPrChange>
              </w:rPr>
              <w:t>Descripción</w:t>
            </w:r>
          </w:p>
        </w:tc>
        <w:tc>
          <w:tcPr>
            <w:tcW w:w="4166" w:type="pct"/>
            <w:hideMark/>
            <w:tcPrChange w:id="604" w:author="Miguel Centeno Muñoz" w:date="2014-07-30T19:56:00Z">
              <w:tcPr>
                <w:tcW w:w="0" w:type="auto"/>
                <w:gridSpan w:val="2"/>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pPr>
            <w:r>
              <w:t xml:space="preserve">El sistema deberá </w:t>
            </w:r>
            <w:r>
              <w:rPr>
                <w:rStyle w:val="nfasis"/>
                <w:rFonts w:ascii="Arial" w:hAnsi="Arial" w:cs="Arial"/>
                <w:sz w:val="20"/>
                <w:szCs w:val="20"/>
              </w:rPr>
              <w:t xml:space="preserve">gestionar toda la información referente a los usuarios de la aplicación y sus perfiles, incluyendo la capacidad de </w:t>
            </w:r>
            <w:ins w:id="605" w:author="Miguel Centeno Muñoz" w:date="2014-07-30T19:41:00Z">
              <w:r w:rsidR="001B1400">
                <w:rPr>
                  <w:rStyle w:val="nfasis"/>
                  <w:rFonts w:ascii="Arial" w:hAnsi="Arial" w:cs="Arial"/>
                  <w:sz w:val="20"/>
                  <w:szCs w:val="20"/>
                </w:rPr>
                <w:t xml:space="preserve">identificarse en la aplicación, dar de </w:t>
              </w:r>
            </w:ins>
            <w:ins w:id="606" w:author="Miguel Centeno Muñoz" w:date="2014-07-30T19:40:00Z">
              <w:r w:rsidR="001B1400">
                <w:rPr>
                  <w:rStyle w:val="nfasis"/>
                  <w:rFonts w:ascii="Arial" w:hAnsi="Arial" w:cs="Arial"/>
                  <w:sz w:val="20"/>
                  <w:szCs w:val="20"/>
                </w:rPr>
                <w:t>a</w:t>
              </w:r>
            </w:ins>
            <w:del w:id="607" w:author="Miguel Centeno Muñoz" w:date="2014-07-30T19:40:00Z">
              <w:r w:rsidDel="001B1400">
                <w:rPr>
                  <w:rStyle w:val="nfasis"/>
                  <w:rFonts w:ascii="Arial" w:hAnsi="Arial" w:cs="Arial"/>
                  <w:sz w:val="20"/>
                  <w:szCs w:val="20"/>
                </w:rPr>
                <w:delText>A</w:delText>
              </w:r>
            </w:del>
            <w:r>
              <w:rPr>
                <w:rStyle w:val="nfasis"/>
                <w:rFonts w:ascii="Arial" w:hAnsi="Arial" w:cs="Arial"/>
                <w:sz w:val="20"/>
                <w:szCs w:val="20"/>
              </w:rPr>
              <w:t xml:space="preserve">lta </w:t>
            </w:r>
            <w:ins w:id="608" w:author="Miguel Centeno Muñoz" w:date="2014-07-30T19:41:00Z">
              <w:r w:rsidR="001B1400">
                <w:rPr>
                  <w:rStyle w:val="nfasis"/>
                  <w:rFonts w:ascii="Arial" w:hAnsi="Arial" w:cs="Arial"/>
                  <w:sz w:val="20"/>
                  <w:szCs w:val="20"/>
                </w:rPr>
                <w:t>un</w:t>
              </w:r>
            </w:ins>
            <w:del w:id="609" w:author="Miguel Centeno Muñoz" w:date="2014-07-30T19:41:00Z">
              <w:r w:rsidDel="001B1400">
                <w:rPr>
                  <w:rStyle w:val="nfasis"/>
                  <w:rFonts w:ascii="Arial" w:hAnsi="Arial" w:cs="Arial"/>
                  <w:sz w:val="20"/>
                  <w:szCs w:val="20"/>
                </w:rPr>
                <w:delText>de</w:delText>
              </w:r>
            </w:del>
            <w:r>
              <w:rPr>
                <w:rStyle w:val="nfasis"/>
                <w:rFonts w:ascii="Arial" w:hAnsi="Arial" w:cs="Arial"/>
                <w:sz w:val="20"/>
                <w:szCs w:val="20"/>
              </w:rPr>
              <w:t xml:space="preserve"> usuario, así como la modificación d</w:t>
            </w:r>
            <w:ins w:id="610" w:author="Miguel Centeno Muñoz" w:date="2014-07-30T19:40:00Z">
              <w:r w:rsidR="001B1400">
                <w:rPr>
                  <w:rStyle w:val="nfasis"/>
                  <w:rFonts w:ascii="Arial" w:hAnsi="Arial" w:cs="Arial"/>
                  <w:sz w:val="20"/>
                  <w:szCs w:val="20"/>
                </w:rPr>
                <w:t>e la contraseña</w:t>
              </w:r>
            </w:ins>
            <w:ins w:id="611" w:author="Miguel Centeno Muñoz" w:date="2014-07-30T19:41:00Z">
              <w:r w:rsidR="001B1400">
                <w:rPr>
                  <w:rStyle w:val="nfasis"/>
                  <w:rFonts w:ascii="Arial" w:hAnsi="Arial" w:cs="Arial"/>
                  <w:sz w:val="20"/>
                  <w:szCs w:val="20"/>
                </w:rPr>
                <w:t xml:space="preserve"> y el perfil de usuario y la baja</w:t>
              </w:r>
            </w:ins>
            <w:ins w:id="612" w:author="Miguel Centeno Muñoz" w:date="2014-07-30T19:42:00Z">
              <w:r w:rsidR="001B1400">
                <w:rPr>
                  <w:rStyle w:val="nfasis"/>
                  <w:rFonts w:ascii="Arial" w:hAnsi="Arial" w:cs="Arial"/>
                  <w:sz w:val="20"/>
                  <w:szCs w:val="20"/>
                </w:rPr>
                <w:t xml:space="preserve"> de un usuario.</w:t>
              </w:r>
            </w:ins>
            <w:del w:id="613" w:author="Miguel Centeno Muñoz" w:date="2014-07-30T19:40:00Z">
              <w:r w:rsidDel="001B1400">
                <w:rPr>
                  <w:rStyle w:val="nfasis"/>
                  <w:rFonts w:ascii="Arial" w:hAnsi="Arial" w:cs="Arial"/>
                  <w:sz w:val="20"/>
                  <w:szCs w:val="20"/>
                </w:rPr>
                <w:delText>el perfil de un usuario.</w:delText>
              </w:r>
              <w:r w:rsidDel="001B1400">
                <w:delText xml:space="preserve"> </w:delText>
              </w:r>
            </w:del>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Change w:id="614" w:author="Miguel Centeno Muñoz" w:date="2014-07-30T19:56:00Z">
              <w:tcPr>
                <w:tcW w:w="0" w:type="auto"/>
                <w:gridSpan w:val="2"/>
              </w:tcPr>
            </w:tcPrChange>
          </w:tcPr>
          <w:p w:rsidR="00C96693" w:rsidRPr="001B1400" w:rsidRDefault="00C96693">
            <w:pPr>
              <w:cnfStyle w:val="001000100000" w:firstRow="0" w:lastRow="0" w:firstColumn="1" w:lastColumn="0" w:oddVBand="0" w:evenVBand="0" w:oddHBand="1" w:evenHBand="0" w:firstRowFirstColumn="0" w:firstRowLastColumn="0" w:lastRowFirstColumn="0" w:lastRowLastColumn="0"/>
              <w:rPr>
                <w:b/>
                <w:rPrChange w:id="615" w:author="Miguel Centeno Muñoz" w:date="2014-07-30T19:46:00Z">
                  <w:rPr/>
                </w:rPrChange>
              </w:rPr>
            </w:pPr>
            <w:del w:id="616" w:author="Miguel Centeno Muñoz" w:date="2014-07-30T19:38:00Z">
              <w:r w:rsidRPr="001B1400" w:rsidDel="001B1400">
                <w:rPr>
                  <w:b/>
                  <w:rPrChange w:id="617" w:author="Miguel Centeno Muñoz" w:date="2014-07-30T19:46:00Z">
                    <w:rPr/>
                  </w:rPrChange>
                </w:rPr>
                <w:delText>Subobjetivos</w:delText>
              </w:r>
            </w:del>
          </w:p>
        </w:tc>
        <w:tc>
          <w:tcPr>
            <w:tcW w:w="4166" w:type="pct"/>
            <w:tcPrChange w:id="618" w:author="Miguel Centeno Muñoz" w:date="2014-07-30T19:56:00Z">
              <w:tcPr>
                <w:tcW w:w="0" w:type="auto"/>
              </w:tcPr>
            </w:tcPrChange>
          </w:tcPr>
          <w:p w:rsidR="00C96693" w:rsidDel="001B1400" w:rsidRDefault="00C96693">
            <w:p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del w:id="619" w:author="Miguel Centeno Muñoz" w:date="2014-07-30T19:38:00Z"/>
                <w:rFonts w:ascii="Arial" w:hAnsi="Arial" w:cs="Arial"/>
                <w:sz w:val="20"/>
                <w:szCs w:val="20"/>
              </w:rPr>
              <w:pPrChange w:id="620" w:author="Miguel Centeno Muñoz" w:date="2014-07-30T19:38:00Z">
                <w:pPr>
                  <w:numPr>
                    <w:numId w:val="3"/>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bookmarkStart w:id="621" w:name="OBJ-0002"/>
            <w:del w:id="622" w:author="Miguel Centeno Muñoz" w:date="2014-07-30T19:38:00Z">
              <w:r w:rsidDel="001B1400">
                <w:rPr>
                  <w:rFonts w:ascii="Arial" w:hAnsi="Arial" w:cs="Arial"/>
                  <w:b/>
                  <w:bCs/>
                  <w:sz w:val="20"/>
                  <w:szCs w:val="20"/>
                </w:rPr>
                <w:delText>[OBJ-000</w:delText>
              </w:r>
            </w:del>
            <w:del w:id="623" w:author="Miguel Centeno Muñoz" w:date="2014-07-27T12:22:00Z">
              <w:r w:rsidDel="00E6714C">
                <w:rPr>
                  <w:rFonts w:ascii="Arial" w:hAnsi="Arial" w:cs="Arial"/>
                  <w:b/>
                  <w:bCs/>
                  <w:sz w:val="20"/>
                  <w:szCs w:val="20"/>
                </w:rPr>
                <w:delText>2</w:delText>
              </w:r>
            </w:del>
            <w:del w:id="624" w:author="Miguel Centeno Muñoz" w:date="2014-07-30T19:38:00Z">
              <w:r w:rsidDel="001B1400">
                <w:rPr>
                  <w:rFonts w:ascii="Arial" w:hAnsi="Arial" w:cs="Arial"/>
                  <w:b/>
                  <w:bCs/>
                  <w:sz w:val="20"/>
                  <w:szCs w:val="20"/>
                </w:rPr>
                <w:delText>] Alta de usuario</w:delText>
              </w:r>
              <w:r w:rsidDel="001B1400">
                <w:rPr>
                  <w:rFonts w:ascii="Arial" w:hAnsi="Arial" w:cs="Arial"/>
                  <w:sz w:val="20"/>
                  <w:szCs w:val="20"/>
                </w:rPr>
                <w:delText xml:space="preserve">: El sistema deberá </w:delText>
              </w:r>
              <w:r w:rsidDel="001B1400">
                <w:rPr>
                  <w:rStyle w:val="nfasis"/>
                  <w:rFonts w:ascii="Arial" w:hAnsi="Arial" w:cs="Arial"/>
                  <w:sz w:val="20"/>
                  <w:szCs w:val="20"/>
                </w:rPr>
                <w:delText>gestionar el alta de un nuevo usuario en el sistema</w:delText>
              </w:r>
              <w:r w:rsidDel="001B1400">
                <w:rPr>
                  <w:rFonts w:ascii="Arial" w:hAnsi="Arial" w:cs="Arial"/>
                  <w:sz w:val="20"/>
                  <w:szCs w:val="20"/>
                </w:rPr>
                <w:delText xml:space="preserve"> </w:delText>
              </w:r>
            </w:del>
          </w:p>
          <w:p w:rsidR="00E6714C" w:rsidRDefault="00C96693">
            <w:p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Change w:id="625" w:author="Miguel Centeno Muñoz" w:date="2014-07-30T19:38:00Z">
                <w:pPr>
                  <w:numPr>
                    <w:numId w:val="3"/>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bookmarkStart w:id="626" w:name="OBJ-0003"/>
            <w:bookmarkEnd w:id="621"/>
            <w:del w:id="627" w:author="Miguel Centeno Muñoz" w:date="2014-07-30T19:38:00Z">
              <w:r w:rsidDel="001B1400">
                <w:rPr>
                  <w:rFonts w:ascii="Arial" w:hAnsi="Arial" w:cs="Arial"/>
                  <w:b/>
                  <w:bCs/>
                  <w:sz w:val="20"/>
                  <w:szCs w:val="20"/>
                </w:rPr>
                <w:delText>[OBJ-000</w:delText>
              </w:r>
            </w:del>
            <w:del w:id="628" w:author="Miguel Centeno Muñoz" w:date="2014-07-27T12:22:00Z">
              <w:r w:rsidDel="00E6714C">
                <w:rPr>
                  <w:rFonts w:ascii="Arial" w:hAnsi="Arial" w:cs="Arial"/>
                  <w:b/>
                  <w:bCs/>
                  <w:sz w:val="20"/>
                  <w:szCs w:val="20"/>
                </w:rPr>
                <w:delText>3</w:delText>
              </w:r>
            </w:del>
            <w:del w:id="629" w:author="Miguel Centeno Muñoz" w:date="2014-07-30T19:38:00Z">
              <w:r w:rsidDel="001B1400">
                <w:rPr>
                  <w:rFonts w:ascii="Arial" w:hAnsi="Arial" w:cs="Arial"/>
                  <w:b/>
                  <w:bCs/>
                  <w:sz w:val="20"/>
                  <w:szCs w:val="20"/>
                </w:rPr>
                <w:delText>] Modificación perfil de usuario</w:delText>
              </w:r>
              <w:r w:rsidDel="001B1400">
                <w:rPr>
                  <w:rFonts w:ascii="Arial" w:hAnsi="Arial" w:cs="Arial"/>
                  <w:sz w:val="20"/>
                  <w:szCs w:val="20"/>
                </w:rPr>
                <w:delText xml:space="preserve">: El sistema deberá </w:delText>
              </w:r>
              <w:r w:rsidDel="001B1400">
                <w:rPr>
                  <w:rStyle w:val="nfasis"/>
                  <w:rFonts w:ascii="Arial" w:hAnsi="Arial" w:cs="Arial"/>
                  <w:sz w:val="20"/>
                  <w:szCs w:val="20"/>
                </w:rPr>
                <w:delText>gestionar la modificación del perfil de los usuarios.</w:delText>
              </w:r>
              <w:r w:rsidDel="001B1400">
                <w:rPr>
                  <w:rFonts w:ascii="Arial" w:hAnsi="Arial" w:cs="Arial"/>
                  <w:sz w:val="20"/>
                  <w:szCs w:val="20"/>
                </w:rPr>
                <w:delText xml:space="preserve"> </w:delText>
              </w:r>
            </w:del>
            <w:bookmarkStart w:id="630" w:name="OBJ-0022"/>
            <w:bookmarkEnd w:id="626"/>
            <w:bookmarkEnd w:id="630"/>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631" w:author="Miguel Centeno Muñoz" w:date="2014-07-30T19:56:00Z">
              <w:tcPr>
                <w:tcW w:w="0" w:type="auto"/>
                <w:hideMark/>
              </w:tcPr>
            </w:tcPrChange>
          </w:tcPr>
          <w:p w:rsidR="00C96693" w:rsidRPr="001B1400" w:rsidRDefault="00C96693">
            <w:pPr>
              <w:rPr>
                <w:b/>
                <w:rPrChange w:id="632" w:author="Miguel Centeno Muñoz" w:date="2014-07-30T19:46:00Z">
                  <w:rPr/>
                </w:rPrChange>
              </w:rPr>
            </w:pPr>
            <w:r w:rsidRPr="001B1400">
              <w:rPr>
                <w:b/>
                <w:rPrChange w:id="633" w:author="Miguel Centeno Muñoz" w:date="2014-07-30T19:46:00Z">
                  <w:rPr/>
                </w:rPrChange>
              </w:rPr>
              <w:t>Importancia</w:t>
            </w:r>
          </w:p>
        </w:tc>
        <w:tc>
          <w:tcPr>
            <w:tcW w:w="4166" w:type="pct"/>
            <w:hideMark/>
            <w:tcPrChange w:id="634" w:author="Miguel Centeno Muñoz" w:date="2014-07-30T19:56:00Z">
              <w:tcPr>
                <w:tcW w:w="0" w:type="auto"/>
                <w:gridSpan w:val="2"/>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635" w:author="Miguel Centeno Muñoz" w:date="2014-07-30T19:56:00Z">
              <w:tcPr>
                <w:tcW w:w="0" w:type="auto"/>
                <w:hideMark/>
              </w:tcPr>
            </w:tcPrChange>
          </w:tcPr>
          <w:p w:rsidR="00C96693" w:rsidRPr="001B1400" w:rsidRDefault="00C96693">
            <w:pPr>
              <w:cnfStyle w:val="001000100000" w:firstRow="0" w:lastRow="0" w:firstColumn="1" w:lastColumn="0" w:oddVBand="0" w:evenVBand="0" w:oddHBand="1" w:evenHBand="0" w:firstRowFirstColumn="0" w:firstRowLastColumn="0" w:lastRowFirstColumn="0" w:lastRowLastColumn="0"/>
              <w:rPr>
                <w:b/>
                <w:rPrChange w:id="636" w:author="Miguel Centeno Muñoz" w:date="2014-07-30T19:46:00Z">
                  <w:rPr/>
                </w:rPrChange>
              </w:rPr>
            </w:pPr>
            <w:r w:rsidRPr="001B1400">
              <w:rPr>
                <w:b/>
                <w:rPrChange w:id="637" w:author="Miguel Centeno Muñoz" w:date="2014-07-30T19:46:00Z">
                  <w:rPr/>
                </w:rPrChange>
              </w:rPr>
              <w:t>Urgencia</w:t>
            </w:r>
          </w:p>
        </w:tc>
        <w:tc>
          <w:tcPr>
            <w:tcW w:w="4166" w:type="pct"/>
            <w:hideMark/>
            <w:tcPrChange w:id="638" w:author="Miguel Centeno Muñoz" w:date="2014-07-30T19:56:00Z">
              <w:tcPr>
                <w:tcW w:w="0" w:type="auto"/>
                <w:gridSpan w:val="2"/>
                <w:hideMark/>
              </w:tcPr>
            </w:tcPrChange>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639" w:author="Miguel Centeno Muñoz" w:date="2014-07-30T19:56:00Z">
              <w:tcPr>
                <w:tcW w:w="0" w:type="auto"/>
                <w:hideMark/>
              </w:tcPr>
            </w:tcPrChange>
          </w:tcPr>
          <w:p w:rsidR="00C96693" w:rsidRPr="001B1400" w:rsidRDefault="00C96693">
            <w:pPr>
              <w:rPr>
                <w:b/>
                <w:rPrChange w:id="640" w:author="Miguel Centeno Muñoz" w:date="2014-07-30T19:46:00Z">
                  <w:rPr/>
                </w:rPrChange>
              </w:rPr>
            </w:pPr>
            <w:r w:rsidRPr="001B1400">
              <w:rPr>
                <w:b/>
                <w:rPrChange w:id="641" w:author="Miguel Centeno Muñoz" w:date="2014-07-30T19:46:00Z">
                  <w:rPr/>
                </w:rPrChange>
              </w:rPr>
              <w:t>Estado</w:t>
            </w:r>
          </w:p>
        </w:tc>
        <w:tc>
          <w:tcPr>
            <w:tcW w:w="4166" w:type="pct"/>
            <w:hideMark/>
            <w:tcPrChange w:id="642" w:author="Miguel Centeno Muñoz" w:date="2014-07-30T19:56:00Z">
              <w:tcPr>
                <w:tcW w:w="0" w:type="auto"/>
                <w:gridSpan w:val="2"/>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643" w:author="Miguel Centeno Muñoz" w:date="2014-07-30T19:56:00Z">
              <w:tcPr>
                <w:tcW w:w="0" w:type="auto"/>
                <w:hideMark/>
              </w:tcPr>
            </w:tcPrChange>
          </w:tcPr>
          <w:p w:rsidR="00C96693" w:rsidRPr="001B1400" w:rsidRDefault="00C96693">
            <w:pPr>
              <w:cnfStyle w:val="001000100000" w:firstRow="0" w:lastRow="0" w:firstColumn="1" w:lastColumn="0" w:oddVBand="0" w:evenVBand="0" w:oddHBand="1" w:evenHBand="0" w:firstRowFirstColumn="0" w:firstRowLastColumn="0" w:lastRowFirstColumn="0" w:lastRowLastColumn="0"/>
              <w:rPr>
                <w:b/>
                <w:rPrChange w:id="644" w:author="Miguel Centeno Muñoz" w:date="2014-07-30T19:46:00Z">
                  <w:rPr/>
                </w:rPrChange>
              </w:rPr>
            </w:pPr>
            <w:r w:rsidRPr="001B1400">
              <w:rPr>
                <w:b/>
                <w:rPrChange w:id="645" w:author="Miguel Centeno Muñoz" w:date="2014-07-30T19:46:00Z">
                  <w:rPr/>
                </w:rPrChange>
              </w:rPr>
              <w:t>Estabilidad</w:t>
            </w:r>
          </w:p>
        </w:tc>
        <w:tc>
          <w:tcPr>
            <w:tcW w:w="4166" w:type="pct"/>
            <w:hideMark/>
            <w:tcPrChange w:id="646" w:author="Miguel Centeno Muñoz" w:date="2014-07-30T19:56:00Z">
              <w:tcPr>
                <w:tcW w:w="0" w:type="auto"/>
                <w:gridSpan w:val="2"/>
                <w:hideMark/>
              </w:tcPr>
            </w:tcPrChange>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647" w:author="Miguel Centeno Muñoz" w:date="2014-07-30T19:56:00Z">
              <w:tcPr>
                <w:tcW w:w="0" w:type="auto"/>
                <w:hideMark/>
              </w:tcPr>
            </w:tcPrChange>
          </w:tcPr>
          <w:p w:rsidR="00C96693" w:rsidRPr="001B1400" w:rsidRDefault="00C96693">
            <w:pPr>
              <w:rPr>
                <w:b/>
                <w:rPrChange w:id="648" w:author="Miguel Centeno Muñoz" w:date="2014-07-30T19:46:00Z">
                  <w:rPr/>
                </w:rPrChange>
              </w:rPr>
            </w:pPr>
            <w:r w:rsidRPr="001B1400">
              <w:rPr>
                <w:b/>
                <w:rPrChange w:id="649" w:author="Miguel Centeno Muñoz" w:date="2014-07-30T19:46:00Z">
                  <w:rPr/>
                </w:rPrChange>
              </w:rPr>
              <w:t>Comentarios</w:t>
            </w:r>
          </w:p>
        </w:tc>
        <w:tc>
          <w:tcPr>
            <w:tcW w:w="4166" w:type="pct"/>
            <w:hideMark/>
            <w:tcPrChange w:id="650" w:author="Miguel Centeno Muñoz" w:date="2014-07-30T19:56:00Z">
              <w:tcPr>
                <w:tcW w:w="0" w:type="auto"/>
                <w:gridSpan w:val="2"/>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bl>
    <w:p w:rsidR="00C96693" w:rsidRDefault="00C96693" w:rsidP="00C96693">
      <w:pPr>
        <w:rPr>
          <w:lang w:val="en-US"/>
        </w:rPr>
      </w:pPr>
    </w:p>
    <w:tbl>
      <w:tblPr>
        <w:tblStyle w:val="Listamedia2-nfasis2"/>
        <w:tblW w:w="5000" w:type="pct"/>
        <w:tblLayout w:type="fixed"/>
        <w:tblLook w:val="04A0" w:firstRow="1" w:lastRow="0" w:firstColumn="1" w:lastColumn="0" w:noHBand="0" w:noVBand="1"/>
        <w:tblPrChange w:id="651" w:author="Miguel Centeno Muñoz" w:date="2014-07-30T19:56:00Z">
          <w:tblPr>
            <w:tblStyle w:val="Listamedia2-nfasis2"/>
            <w:tblW w:w="5000" w:type="pct"/>
            <w:tblLook w:val="04A0" w:firstRow="1" w:lastRow="0" w:firstColumn="1" w:lastColumn="0" w:noHBand="0" w:noVBand="1"/>
          </w:tblPr>
        </w:tblPrChange>
      </w:tblPr>
      <w:tblGrid>
        <w:gridCol w:w="1525"/>
        <w:gridCol w:w="7620"/>
        <w:tblGridChange w:id="652">
          <w:tblGrid>
            <w:gridCol w:w="1400"/>
            <w:gridCol w:w="1184"/>
            <w:gridCol w:w="6561"/>
          </w:tblGrid>
        </w:tblGridChange>
      </w:tblGrid>
      <w:tr w:rsidR="00C96693" w:rsidRPr="00522C83" w:rsidTr="00E0129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34" w:type="pct"/>
            <w:hideMark/>
            <w:tcPrChange w:id="653" w:author="Miguel Centeno Muñoz" w:date="2014-07-30T19:56:00Z">
              <w:tcPr>
                <w:tcW w:w="0" w:type="auto"/>
                <w:gridSpan w:val="2"/>
                <w:hideMark/>
              </w:tcPr>
            </w:tcPrChange>
          </w:tcPr>
          <w:p w:rsidR="00C96693" w:rsidRPr="00522C83" w:rsidRDefault="00C96693">
            <w:pPr>
              <w:cnfStyle w:val="101000000100" w:firstRow="1" w:lastRow="0" w:firstColumn="1" w:lastColumn="0" w:oddVBand="0" w:evenVBand="0" w:oddHBand="0" w:evenHBand="0" w:firstRowFirstColumn="1" w:firstRowLastColumn="0" w:lastRowFirstColumn="0" w:lastRowLastColumn="0"/>
              <w:rPr>
                <w:b/>
                <w:rPrChange w:id="654" w:author="Miguel Centeno Muñoz" w:date="2014-07-30T19:48:00Z">
                  <w:rPr/>
                </w:rPrChange>
              </w:rPr>
            </w:pPr>
            <w:bookmarkStart w:id="655" w:name="OBJ-0004"/>
            <w:r w:rsidRPr="00522C83">
              <w:rPr>
                <w:b/>
                <w:rPrChange w:id="656" w:author="Miguel Centeno Muñoz" w:date="2014-07-30T19:48:00Z">
                  <w:rPr/>
                </w:rPrChange>
              </w:rPr>
              <w:t>OBJ-000</w:t>
            </w:r>
            <w:ins w:id="657" w:author="Miguel Centeno Muñoz" w:date="2014-07-27T12:22:00Z">
              <w:r w:rsidR="00E6714C" w:rsidRPr="00522C83">
                <w:rPr>
                  <w:b/>
                  <w:rPrChange w:id="658" w:author="Miguel Centeno Muñoz" w:date="2014-07-30T19:48:00Z">
                    <w:rPr/>
                  </w:rPrChange>
                </w:rPr>
                <w:t>2</w:t>
              </w:r>
            </w:ins>
            <w:del w:id="659" w:author="Miguel Centeno Muñoz" w:date="2014-07-27T12:22:00Z">
              <w:r w:rsidRPr="00522C83" w:rsidDel="00E6714C">
                <w:rPr>
                  <w:b/>
                  <w:rPrChange w:id="660" w:author="Miguel Centeno Muñoz" w:date="2014-07-30T19:48:00Z">
                    <w:rPr/>
                  </w:rPrChange>
                </w:rPr>
                <w:delText>4</w:delText>
              </w:r>
            </w:del>
          </w:p>
        </w:tc>
        <w:tc>
          <w:tcPr>
            <w:tcW w:w="4166" w:type="pct"/>
            <w:hideMark/>
            <w:tcPrChange w:id="661" w:author="Miguel Centeno Muñoz" w:date="2014-07-30T19:56:00Z">
              <w:tcPr>
                <w:tcW w:w="5000" w:type="pct"/>
                <w:hideMark/>
              </w:tcPr>
            </w:tcPrChange>
          </w:tcPr>
          <w:p w:rsidR="00C96693" w:rsidRPr="00522C83" w:rsidRDefault="00C96693">
            <w:pPr>
              <w:cnfStyle w:val="100000000000" w:firstRow="1" w:lastRow="0" w:firstColumn="0" w:lastColumn="0" w:oddVBand="0" w:evenVBand="0" w:oddHBand="0" w:evenHBand="0" w:firstRowFirstColumn="0" w:firstRowLastColumn="0" w:lastRowFirstColumn="0" w:lastRowLastColumn="0"/>
              <w:rPr>
                <w:b/>
                <w:rPrChange w:id="662" w:author="Miguel Centeno Muñoz" w:date="2014-07-30T19:48:00Z">
                  <w:rPr/>
                </w:rPrChange>
              </w:rPr>
            </w:pPr>
            <w:r w:rsidRPr="00522C83">
              <w:rPr>
                <w:b/>
                <w:rPrChange w:id="663" w:author="Miguel Centeno Muñoz" w:date="2014-07-30T19:48:00Z">
                  <w:rPr/>
                </w:rPrChange>
              </w:rPr>
              <w:t>Gestión de Rutas</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664" w:author="Miguel Centeno Muñoz" w:date="2014-07-30T19:56:00Z">
              <w:tcPr>
                <w:tcW w:w="0" w:type="auto"/>
                <w:gridSpan w:val="2"/>
                <w:hideMark/>
              </w:tcPr>
            </w:tcPrChange>
          </w:tcPr>
          <w:p w:rsidR="00C96693" w:rsidRPr="00522C83" w:rsidRDefault="00C96693">
            <w:pPr>
              <w:cnfStyle w:val="001000100000" w:firstRow="0" w:lastRow="0" w:firstColumn="1" w:lastColumn="0" w:oddVBand="0" w:evenVBand="0" w:oddHBand="1" w:evenHBand="0" w:firstRowFirstColumn="0" w:firstRowLastColumn="0" w:lastRowFirstColumn="0" w:lastRowLastColumn="0"/>
              <w:rPr>
                <w:b/>
                <w:rPrChange w:id="665" w:author="Miguel Centeno Muñoz" w:date="2014-07-30T19:48:00Z">
                  <w:rPr/>
                </w:rPrChange>
              </w:rPr>
            </w:pPr>
            <w:r w:rsidRPr="00522C83">
              <w:rPr>
                <w:b/>
                <w:rPrChange w:id="666" w:author="Miguel Centeno Muñoz" w:date="2014-07-30T19:48:00Z">
                  <w:rPr/>
                </w:rPrChange>
              </w:rPr>
              <w:t>Versión</w:t>
            </w:r>
          </w:p>
        </w:tc>
        <w:tc>
          <w:tcPr>
            <w:tcW w:w="4166" w:type="pct"/>
            <w:hideMark/>
            <w:tcPrChange w:id="667" w:author="Miguel Centeno Muñoz" w:date="2014-07-30T19:56:00Z">
              <w:tcPr>
                <w:tcW w:w="0" w:type="auto"/>
                <w:hideMark/>
              </w:tcPr>
            </w:tcPrChange>
          </w:tcPr>
          <w:p w:rsidR="00C96693" w:rsidRDefault="00C96693">
            <w:pPr>
              <w:cnfStyle w:val="000000100000" w:firstRow="0" w:lastRow="0" w:firstColumn="0" w:lastColumn="0" w:oddVBand="0" w:evenVBand="0" w:oddHBand="1" w:evenHBand="0" w:firstRowFirstColumn="0" w:firstRowLastColumn="0" w:lastRowFirstColumn="0" w:lastRowLastColumn="0"/>
            </w:pPr>
            <w:r>
              <w:t xml:space="preserve">1.0 ( 23/06/2014 ) </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668" w:author="Miguel Centeno Muñoz" w:date="2014-07-30T19:56:00Z">
              <w:tcPr>
                <w:tcW w:w="0" w:type="auto"/>
                <w:gridSpan w:val="2"/>
                <w:hideMark/>
              </w:tcPr>
            </w:tcPrChange>
          </w:tcPr>
          <w:p w:rsidR="00C96693" w:rsidRPr="00522C83" w:rsidRDefault="00C96693">
            <w:pPr>
              <w:rPr>
                <w:b/>
                <w:rPrChange w:id="669" w:author="Miguel Centeno Muñoz" w:date="2014-07-30T19:48:00Z">
                  <w:rPr/>
                </w:rPrChange>
              </w:rPr>
            </w:pPr>
            <w:r w:rsidRPr="00522C83">
              <w:rPr>
                <w:b/>
                <w:rPrChange w:id="670" w:author="Miguel Centeno Muñoz" w:date="2014-07-30T19:48:00Z">
                  <w:rPr/>
                </w:rPrChange>
              </w:rPr>
              <w:t>Autores</w:t>
            </w:r>
          </w:p>
        </w:tc>
        <w:bookmarkEnd w:id="655"/>
        <w:tc>
          <w:tcPr>
            <w:tcW w:w="4166" w:type="pct"/>
            <w:hideMark/>
            <w:tcPrChange w:id="671" w:author="Miguel Centeno Muñoz" w:date="2014-07-30T19:56:00Z">
              <w:tcPr>
                <w:tcW w:w="0" w:type="auto"/>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pPrChange w:id="672" w:author="Miguel Centeno Muñoz" w:date="2014-07-30T19:48:00Z">
                <w:pPr>
                  <w:numPr>
                    <w:numId w:val="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C96693">
              <w:t>Miguel Centeno Muñoz</w:t>
            </w:r>
            <w:r>
              <w:t xml:space="preserve"> </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673" w:author="Miguel Centeno Muñoz" w:date="2014-07-30T19:56:00Z">
              <w:tcPr>
                <w:tcW w:w="0" w:type="auto"/>
                <w:gridSpan w:val="2"/>
                <w:hideMark/>
              </w:tcPr>
            </w:tcPrChange>
          </w:tcPr>
          <w:p w:rsidR="00C96693" w:rsidRPr="00522C83" w:rsidRDefault="00C96693">
            <w:pPr>
              <w:cnfStyle w:val="001000100000" w:firstRow="0" w:lastRow="0" w:firstColumn="1" w:lastColumn="0" w:oddVBand="0" w:evenVBand="0" w:oddHBand="1" w:evenHBand="0" w:firstRowFirstColumn="0" w:firstRowLastColumn="0" w:lastRowFirstColumn="0" w:lastRowLastColumn="0"/>
              <w:rPr>
                <w:b/>
                <w:rPrChange w:id="674" w:author="Miguel Centeno Muñoz" w:date="2014-07-30T19:48:00Z">
                  <w:rPr/>
                </w:rPrChange>
              </w:rPr>
            </w:pPr>
            <w:r w:rsidRPr="00522C83">
              <w:rPr>
                <w:b/>
                <w:rPrChange w:id="675" w:author="Miguel Centeno Muñoz" w:date="2014-07-30T19:48:00Z">
                  <w:rPr/>
                </w:rPrChange>
              </w:rPr>
              <w:t>Fuentes</w:t>
            </w:r>
          </w:p>
        </w:tc>
        <w:tc>
          <w:tcPr>
            <w:tcW w:w="4166" w:type="pct"/>
            <w:hideMark/>
            <w:tcPrChange w:id="676" w:author="Miguel Centeno Muñoz" w:date="2014-07-30T19:56:00Z">
              <w:tcPr>
                <w:tcW w:w="0" w:type="auto"/>
                <w:hideMark/>
              </w:tcPr>
            </w:tcPrChange>
          </w:tcPr>
          <w:p w:rsidR="00C96693" w:rsidRDefault="001A3969">
            <w:pPr>
              <w:cnfStyle w:val="000000100000" w:firstRow="0" w:lastRow="0" w:firstColumn="0" w:lastColumn="0" w:oddVBand="0" w:evenVBand="0" w:oddHBand="1" w:evenHBand="0" w:firstRowFirstColumn="0" w:firstRowLastColumn="0" w:lastRowFirstColumn="0" w:lastRowLastColumn="0"/>
              <w:pPrChange w:id="677" w:author="Miguel Centeno Muñoz" w:date="2014-07-30T19:48:00Z">
                <w:pPr>
                  <w:numPr>
                    <w:numId w:val="5"/>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t>Sergio Segura Rueda</w:t>
            </w:r>
            <w:r w:rsidR="00C96693">
              <w:t xml:space="preserve"> </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678" w:author="Miguel Centeno Muñoz" w:date="2014-07-30T19:56:00Z">
              <w:tcPr>
                <w:tcW w:w="0" w:type="auto"/>
                <w:gridSpan w:val="2"/>
                <w:hideMark/>
              </w:tcPr>
            </w:tcPrChange>
          </w:tcPr>
          <w:p w:rsidR="00C96693" w:rsidRPr="00522C83" w:rsidRDefault="00C96693">
            <w:pPr>
              <w:rPr>
                <w:b/>
                <w:rPrChange w:id="679" w:author="Miguel Centeno Muñoz" w:date="2014-07-30T19:48:00Z">
                  <w:rPr/>
                </w:rPrChange>
              </w:rPr>
            </w:pPr>
            <w:r w:rsidRPr="00522C83">
              <w:rPr>
                <w:b/>
                <w:rPrChange w:id="680" w:author="Miguel Centeno Muñoz" w:date="2014-07-30T19:48:00Z">
                  <w:rPr/>
                </w:rPrChange>
              </w:rPr>
              <w:t>Descripción</w:t>
            </w:r>
          </w:p>
        </w:tc>
        <w:tc>
          <w:tcPr>
            <w:tcW w:w="4166" w:type="pct"/>
            <w:hideMark/>
            <w:tcPrChange w:id="681" w:author="Miguel Centeno Muñoz" w:date="2014-07-30T19:56:00Z">
              <w:tcPr>
                <w:tcW w:w="0" w:type="auto"/>
                <w:hideMark/>
              </w:tcPr>
            </w:tcPrChange>
          </w:tcPr>
          <w:p w:rsidR="00C96693" w:rsidRPr="00522C8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Change w:id="682" w:author="Miguel Centeno Muñoz" w:date="2014-07-30T19:49:00Z">
                  <w:rPr/>
                </w:rPrChange>
              </w:rPr>
            </w:pPr>
            <w:r w:rsidRPr="00522C83">
              <w:rPr>
                <w:rFonts w:ascii="Arial" w:hAnsi="Arial" w:cs="Arial"/>
                <w:sz w:val="20"/>
                <w:szCs w:val="20"/>
                <w:rPrChange w:id="683" w:author="Miguel Centeno Muñoz" w:date="2014-07-30T19:49:00Z">
                  <w:rPr/>
                </w:rPrChange>
              </w:rPr>
              <w:t xml:space="preserve">El sistema deberá </w:t>
            </w:r>
            <w:r w:rsidRPr="00522C83">
              <w:rPr>
                <w:rStyle w:val="nfasis"/>
                <w:rFonts w:ascii="Arial" w:hAnsi="Arial" w:cs="Arial"/>
                <w:sz w:val="20"/>
                <w:szCs w:val="20"/>
                <w:rPrChange w:id="684" w:author="Miguel Centeno Muñoz" w:date="2014-07-30T19:49:00Z">
                  <w:rPr>
                    <w:rStyle w:val="nfasis"/>
                    <w:rFonts w:ascii="Arial" w:hAnsi="Arial" w:cs="Arial"/>
                  </w:rPr>
                </w:rPrChange>
              </w:rPr>
              <w:t xml:space="preserve">gestionar toda la información referida a las rutas, </w:t>
            </w:r>
            <w:del w:id="685" w:author="Miguel Centeno Muñoz" w:date="2014-07-30T19:52:00Z">
              <w:r w:rsidRPr="00522C83" w:rsidDel="00522C83">
                <w:rPr>
                  <w:rStyle w:val="nfasis"/>
                  <w:rFonts w:ascii="Arial" w:hAnsi="Arial" w:cs="Arial"/>
                  <w:sz w:val="20"/>
                  <w:szCs w:val="20"/>
                  <w:rPrChange w:id="686" w:author="Miguel Centeno Muñoz" w:date="2014-07-30T19:49:00Z">
                    <w:rPr>
                      <w:rStyle w:val="nfasis"/>
                      <w:rFonts w:ascii="Arial" w:hAnsi="Arial" w:cs="Arial"/>
                    </w:rPr>
                  </w:rPrChange>
                </w:rPr>
                <w:delText xml:space="preserve">indluyendo </w:delText>
              </w:r>
            </w:del>
            <w:ins w:id="687" w:author="Miguel Centeno Muñoz" w:date="2014-07-30T19:52:00Z">
              <w:r w:rsidR="00522C83">
                <w:rPr>
                  <w:rStyle w:val="nfasis"/>
                  <w:rFonts w:ascii="Arial" w:hAnsi="Arial" w:cs="Arial"/>
                  <w:sz w:val="20"/>
                  <w:szCs w:val="20"/>
                </w:rPr>
                <w:t>incluyendo</w:t>
              </w:r>
              <w:r w:rsidR="00522C83" w:rsidRPr="00522C83">
                <w:rPr>
                  <w:rStyle w:val="nfasis"/>
                  <w:rFonts w:ascii="Arial" w:hAnsi="Arial" w:cs="Arial"/>
                  <w:sz w:val="20"/>
                  <w:szCs w:val="20"/>
                  <w:rPrChange w:id="688" w:author="Miguel Centeno Muñoz" w:date="2014-07-30T19:49:00Z">
                    <w:rPr>
                      <w:rStyle w:val="nfasis"/>
                      <w:rFonts w:ascii="Arial" w:hAnsi="Arial" w:cs="Arial"/>
                    </w:rPr>
                  </w:rPrChange>
                </w:rPr>
                <w:t xml:space="preserve"> </w:t>
              </w:r>
            </w:ins>
            <w:r w:rsidRPr="00522C83">
              <w:rPr>
                <w:rStyle w:val="nfasis"/>
                <w:rFonts w:ascii="Arial" w:hAnsi="Arial" w:cs="Arial"/>
                <w:sz w:val="20"/>
                <w:szCs w:val="20"/>
                <w:rPrChange w:id="689" w:author="Miguel Centeno Muñoz" w:date="2014-07-30T19:49:00Z">
                  <w:rPr>
                    <w:rStyle w:val="nfasis"/>
                    <w:rFonts w:ascii="Arial" w:hAnsi="Arial" w:cs="Arial"/>
                  </w:rPr>
                </w:rPrChange>
              </w:rPr>
              <w:t xml:space="preserve">la creación, modificación </w:t>
            </w:r>
            <w:ins w:id="690" w:author="Miguel Centeno Muñoz" w:date="2014-07-30T19:52:00Z">
              <w:r w:rsidR="00522C83">
                <w:rPr>
                  <w:rStyle w:val="nfasis"/>
                  <w:rFonts w:ascii="Arial" w:hAnsi="Arial" w:cs="Arial"/>
                  <w:sz w:val="20"/>
                  <w:szCs w:val="20"/>
                </w:rPr>
                <w:t>y eliminación</w:t>
              </w:r>
            </w:ins>
            <w:ins w:id="691" w:author="Miguel Centeno Muñoz" w:date="2014-07-30T19:57:00Z">
              <w:r w:rsidR="00E0129F">
                <w:rPr>
                  <w:rStyle w:val="nfasis"/>
                  <w:rFonts w:ascii="Arial" w:hAnsi="Arial" w:cs="Arial"/>
                  <w:sz w:val="20"/>
                  <w:szCs w:val="20"/>
                </w:rPr>
                <w:t xml:space="preserve"> </w:t>
              </w:r>
            </w:ins>
            <w:r w:rsidRPr="00522C83">
              <w:rPr>
                <w:rStyle w:val="nfasis"/>
                <w:rFonts w:ascii="Arial" w:hAnsi="Arial" w:cs="Arial"/>
                <w:sz w:val="20"/>
                <w:szCs w:val="20"/>
                <w:rPrChange w:id="692" w:author="Miguel Centeno Muñoz" w:date="2014-07-30T19:49:00Z">
                  <w:rPr>
                    <w:rStyle w:val="nfasis"/>
                    <w:rFonts w:ascii="Arial" w:hAnsi="Arial" w:cs="Arial"/>
                  </w:rPr>
                </w:rPrChange>
              </w:rPr>
              <w:t>de las mismas.</w:t>
            </w:r>
            <w:r w:rsidRPr="00522C83">
              <w:rPr>
                <w:rFonts w:ascii="Arial" w:hAnsi="Arial" w:cs="Arial"/>
                <w:sz w:val="20"/>
                <w:szCs w:val="20"/>
                <w:rPrChange w:id="693" w:author="Miguel Centeno Muñoz" w:date="2014-07-30T19:49:00Z">
                  <w:rPr/>
                </w:rPrChange>
              </w:rPr>
              <w:t xml:space="preserve"> </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694" w:author="Miguel Centeno Muñoz" w:date="2014-07-30T19:56:00Z">
              <w:tcPr>
                <w:tcW w:w="0" w:type="auto"/>
                <w:hideMark/>
              </w:tcPr>
            </w:tcPrChange>
          </w:tcPr>
          <w:p w:rsidR="00C96693" w:rsidRPr="00522C83" w:rsidRDefault="00522C83">
            <w:pPr>
              <w:cnfStyle w:val="001000100000" w:firstRow="0" w:lastRow="0" w:firstColumn="1" w:lastColumn="0" w:oddVBand="0" w:evenVBand="0" w:oddHBand="1" w:evenHBand="0" w:firstRowFirstColumn="0" w:firstRowLastColumn="0" w:lastRowFirstColumn="0" w:lastRowLastColumn="0"/>
              <w:rPr>
                <w:b/>
                <w:rPrChange w:id="695" w:author="Miguel Centeno Muñoz" w:date="2014-07-30T19:48:00Z">
                  <w:rPr/>
                </w:rPrChange>
              </w:rPr>
            </w:pPr>
            <w:ins w:id="696" w:author="Miguel Centeno Muñoz" w:date="2014-07-30T19:55:00Z">
              <w:r>
                <w:rPr>
                  <w:b/>
                </w:rPr>
                <w:t>Subo</w:t>
              </w:r>
            </w:ins>
            <w:ins w:id="697" w:author="Miguel Centeno Muñoz" w:date="2014-07-30T19:56:00Z">
              <w:r>
                <w:rPr>
                  <w:b/>
                </w:rPr>
                <w:t>bjetivos</w:t>
              </w:r>
            </w:ins>
            <w:del w:id="698" w:author="Miguel Centeno Muñoz" w:date="2014-07-30T19:45:00Z">
              <w:r w:rsidR="00C96693" w:rsidRPr="00522C83" w:rsidDel="001B1400">
                <w:rPr>
                  <w:b/>
                  <w:rPrChange w:id="699" w:author="Miguel Centeno Muñoz" w:date="2014-07-30T19:48:00Z">
                    <w:rPr/>
                  </w:rPrChange>
                </w:rPr>
                <w:delText>Subobjetivos</w:delText>
              </w:r>
            </w:del>
          </w:p>
        </w:tc>
        <w:tc>
          <w:tcPr>
            <w:tcW w:w="4166" w:type="pct"/>
            <w:tcPrChange w:id="700" w:author="Miguel Centeno Muñoz" w:date="2014-07-30T19:56:00Z">
              <w:tcPr>
                <w:tcW w:w="0" w:type="auto"/>
                <w:gridSpan w:val="2"/>
              </w:tcPr>
            </w:tcPrChange>
          </w:tcPr>
          <w:p w:rsidR="00E0129F" w:rsidRDefault="00E0129F">
            <w:pPr>
              <w:cnfStyle w:val="000000100000" w:firstRow="0" w:lastRow="0" w:firstColumn="0" w:lastColumn="0" w:oddVBand="0" w:evenVBand="0" w:oddHBand="1" w:evenHBand="0" w:firstRowFirstColumn="0" w:firstRowLastColumn="0" w:lastRowFirstColumn="0" w:lastRowLastColumn="0"/>
              <w:rPr>
                <w:ins w:id="701" w:author="Miguel Centeno Muñoz" w:date="2014-07-30T19:57:00Z"/>
              </w:rPr>
              <w:pPrChange w:id="702" w:author="Miguel Centeno Muñoz" w:date="2014-07-30T19:48:00Z">
                <w:pPr>
                  <w:numPr>
                    <w:numId w:val="6"/>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bookmarkStart w:id="703" w:name="OBJ-0005"/>
            <w:ins w:id="704" w:author="Miguel Centeno Muñoz" w:date="2014-07-30T19:56:00Z">
              <w:r>
                <w:t>[</w:t>
              </w:r>
            </w:ins>
            <w:ins w:id="705" w:author="Miguel Centeno Muñoz" w:date="2014-07-30T19:57:00Z">
              <w:r>
                <w:t>OBJ-0003</w:t>
              </w:r>
            </w:ins>
            <w:ins w:id="706" w:author="Miguel Centeno Muñoz" w:date="2014-07-30T19:56:00Z">
              <w:r>
                <w:t>]</w:t>
              </w:r>
            </w:ins>
            <w:ins w:id="707" w:author="Miguel Centeno Muñoz" w:date="2014-07-30T19:57:00Z">
              <w:r>
                <w:t xml:space="preserve"> Gestión Valoración Rutas</w:t>
              </w:r>
            </w:ins>
          </w:p>
          <w:p w:rsidR="00C96693" w:rsidDel="00522C83" w:rsidRDefault="00E0129F">
            <w:pPr>
              <w:cnfStyle w:val="000000100000" w:firstRow="0" w:lastRow="0" w:firstColumn="0" w:lastColumn="0" w:oddVBand="0" w:evenVBand="0" w:oddHBand="1" w:evenHBand="0" w:firstRowFirstColumn="0" w:firstRowLastColumn="0" w:lastRowFirstColumn="0" w:lastRowLastColumn="0"/>
              <w:rPr>
                <w:del w:id="708" w:author="Miguel Centeno Muñoz" w:date="2014-07-30T19:48:00Z"/>
              </w:rPr>
              <w:pPrChange w:id="709" w:author="Miguel Centeno Muñoz" w:date="2014-07-30T19:48:00Z">
                <w:pPr>
                  <w:numPr>
                    <w:numId w:val="6"/>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ins w:id="710" w:author="Miguel Centeno Muñoz" w:date="2014-07-30T19:57:00Z">
              <w:r>
                <w:t>[OBJ-0004] Gestión Comentarios sobre Rutas</w:t>
              </w:r>
            </w:ins>
            <w:del w:id="711" w:author="Miguel Centeno Muñoz" w:date="2014-07-30T19:48:00Z">
              <w:r w:rsidR="00C96693" w:rsidDel="00522C83">
                <w:delText>[OBJ-000</w:delText>
              </w:r>
            </w:del>
            <w:del w:id="712" w:author="Miguel Centeno Muñoz" w:date="2014-07-27T12:23:00Z">
              <w:r w:rsidR="00C96693" w:rsidDel="00E6714C">
                <w:delText>5</w:delText>
              </w:r>
            </w:del>
            <w:del w:id="713" w:author="Miguel Centeno Muñoz" w:date="2014-07-30T19:48:00Z">
              <w:r w:rsidR="00C96693" w:rsidDel="00522C83">
                <w:delText xml:space="preserve">] Alta de una Ruta: El sistema deberá </w:delText>
              </w:r>
              <w:r w:rsidR="00C96693" w:rsidDel="00522C83">
                <w:rPr>
                  <w:rStyle w:val="nfasis"/>
                  <w:rFonts w:ascii="Arial" w:hAnsi="Arial" w:cs="Arial"/>
                </w:rPr>
                <w:delText>gestionar el alta de una nueva ruta creada por un usuario en el sistema.</w:delText>
              </w:r>
              <w:r w:rsidR="00C96693" w:rsidDel="00522C83">
                <w:delText xml:space="preserve"> </w:delText>
              </w:r>
            </w:del>
          </w:p>
          <w:p w:rsidR="00C96693" w:rsidDel="00522C83" w:rsidRDefault="00C96693">
            <w:pPr>
              <w:cnfStyle w:val="000000100000" w:firstRow="0" w:lastRow="0" w:firstColumn="0" w:lastColumn="0" w:oddVBand="0" w:evenVBand="0" w:oddHBand="1" w:evenHBand="0" w:firstRowFirstColumn="0" w:firstRowLastColumn="0" w:lastRowFirstColumn="0" w:lastRowLastColumn="0"/>
              <w:rPr>
                <w:del w:id="714" w:author="Miguel Centeno Muñoz" w:date="2014-07-30T19:48:00Z"/>
              </w:rPr>
              <w:pPrChange w:id="715" w:author="Miguel Centeno Muñoz" w:date="2014-07-30T19:48:00Z">
                <w:pPr>
                  <w:numPr>
                    <w:numId w:val="6"/>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bookmarkStart w:id="716" w:name="OBJ-0006"/>
            <w:bookmarkEnd w:id="703"/>
            <w:del w:id="717" w:author="Miguel Centeno Muñoz" w:date="2014-07-30T19:48:00Z">
              <w:r w:rsidDel="00522C83">
                <w:delText>[OBJ-000</w:delText>
              </w:r>
            </w:del>
            <w:del w:id="718" w:author="Miguel Centeno Muñoz" w:date="2014-07-27T12:23:00Z">
              <w:r w:rsidDel="00E6714C">
                <w:delText>6</w:delText>
              </w:r>
            </w:del>
            <w:del w:id="719" w:author="Miguel Centeno Muñoz" w:date="2014-07-30T19:48:00Z">
              <w:r w:rsidDel="00522C83">
                <w:delText xml:space="preserve">] Modificación de una Ruta: El sistema deberá </w:delText>
              </w:r>
              <w:r w:rsidDel="00522C83">
                <w:rPr>
                  <w:rStyle w:val="nfasis"/>
                  <w:rFonts w:ascii="Arial" w:hAnsi="Arial" w:cs="Arial"/>
                </w:rPr>
                <w:delText>gestionar la modificación de los atributos propios de una ruta.</w:delText>
              </w:r>
              <w:r w:rsidDel="00522C83">
                <w:delText xml:space="preserve"> </w:delText>
              </w:r>
            </w:del>
          </w:p>
          <w:p w:rsidR="00C96693" w:rsidRDefault="00C96693">
            <w:pPr>
              <w:cnfStyle w:val="000000100000" w:firstRow="0" w:lastRow="0" w:firstColumn="0" w:lastColumn="0" w:oddVBand="0" w:evenVBand="0" w:oddHBand="1" w:evenHBand="0" w:firstRowFirstColumn="0" w:firstRowLastColumn="0" w:lastRowFirstColumn="0" w:lastRowLastColumn="0"/>
              <w:pPrChange w:id="720" w:author="Miguel Centeno Muñoz" w:date="2014-07-30T19:48:00Z">
                <w:pPr>
                  <w:numPr>
                    <w:numId w:val="6"/>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bookmarkStart w:id="721" w:name="OBJ-0007"/>
            <w:bookmarkEnd w:id="716"/>
            <w:del w:id="722" w:author="Miguel Centeno Muñoz" w:date="2014-07-30T19:48:00Z">
              <w:r w:rsidDel="00522C83">
                <w:delText>[OBJ-000</w:delText>
              </w:r>
            </w:del>
            <w:del w:id="723" w:author="Miguel Centeno Muñoz" w:date="2014-07-27T12:23:00Z">
              <w:r w:rsidDel="00E6714C">
                <w:delText>7</w:delText>
              </w:r>
            </w:del>
            <w:del w:id="724" w:author="Miguel Centeno Muñoz" w:date="2014-07-30T19:48:00Z">
              <w:r w:rsidDel="00522C83">
                <w:delText xml:space="preserve">] Eliminación de una Ruta: El sistema deberá </w:delText>
              </w:r>
              <w:r w:rsidDel="00522C83">
                <w:rPr>
                  <w:rStyle w:val="nfasis"/>
                  <w:rFonts w:ascii="Arial" w:hAnsi="Arial" w:cs="Arial"/>
                </w:rPr>
                <w:delText>gestionar la capacidad de un usuario para eliminar una ruta creada por el del sistema.</w:delText>
              </w:r>
              <w:r w:rsidDel="00522C83">
                <w:delText xml:space="preserve"> </w:delText>
              </w:r>
            </w:del>
            <w:bookmarkEnd w:id="721"/>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725" w:author="Miguel Centeno Muñoz" w:date="2014-07-30T19:56:00Z">
              <w:tcPr>
                <w:tcW w:w="0" w:type="auto"/>
                <w:gridSpan w:val="2"/>
                <w:hideMark/>
              </w:tcPr>
            </w:tcPrChange>
          </w:tcPr>
          <w:p w:rsidR="00C96693" w:rsidRPr="00522C83" w:rsidRDefault="00C96693">
            <w:pPr>
              <w:rPr>
                <w:b/>
                <w:rPrChange w:id="726" w:author="Miguel Centeno Muñoz" w:date="2014-07-30T19:48:00Z">
                  <w:rPr/>
                </w:rPrChange>
              </w:rPr>
            </w:pPr>
            <w:r w:rsidRPr="00522C83">
              <w:rPr>
                <w:b/>
                <w:rPrChange w:id="727" w:author="Miguel Centeno Muñoz" w:date="2014-07-30T19:48:00Z">
                  <w:rPr/>
                </w:rPrChange>
              </w:rPr>
              <w:t>Importancia</w:t>
            </w:r>
          </w:p>
        </w:tc>
        <w:tc>
          <w:tcPr>
            <w:tcW w:w="4166" w:type="pct"/>
            <w:hideMark/>
            <w:tcPrChange w:id="728" w:author="Miguel Centeno Muñoz" w:date="2014-07-30T19:56:00Z">
              <w:tcPr>
                <w:tcW w:w="0" w:type="auto"/>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pPr>
            <w:r>
              <w:t>vital</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729" w:author="Miguel Centeno Muñoz" w:date="2014-07-30T19:56:00Z">
              <w:tcPr>
                <w:tcW w:w="0" w:type="auto"/>
                <w:gridSpan w:val="2"/>
                <w:hideMark/>
              </w:tcPr>
            </w:tcPrChange>
          </w:tcPr>
          <w:p w:rsidR="00C96693" w:rsidRPr="00522C83" w:rsidRDefault="00C96693">
            <w:pPr>
              <w:cnfStyle w:val="001000100000" w:firstRow="0" w:lastRow="0" w:firstColumn="1" w:lastColumn="0" w:oddVBand="0" w:evenVBand="0" w:oddHBand="1" w:evenHBand="0" w:firstRowFirstColumn="0" w:firstRowLastColumn="0" w:lastRowFirstColumn="0" w:lastRowLastColumn="0"/>
              <w:rPr>
                <w:b/>
                <w:rPrChange w:id="730" w:author="Miguel Centeno Muñoz" w:date="2014-07-30T19:48:00Z">
                  <w:rPr/>
                </w:rPrChange>
              </w:rPr>
            </w:pPr>
            <w:r w:rsidRPr="00522C83">
              <w:rPr>
                <w:b/>
                <w:rPrChange w:id="731" w:author="Miguel Centeno Muñoz" w:date="2014-07-30T19:48:00Z">
                  <w:rPr/>
                </w:rPrChange>
              </w:rPr>
              <w:t>Urgencia</w:t>
            </w:r>
          </w:p>
        </w:tc>
        <w:tc>
          <w:tcPr>
            <w:tcW w:w="4166" w:type="pct"/>
            <w:hideMark/>
            <w:tcPrChange w:id="732" w:author="Miguel Centeno Muñoz" w:date="2014-07-30T19:56:00Z">
              <w:tcPr>
                <w:tcW w:w="0" w:type="auto"/>
                <w:hideMark/>
              </w:tcPr>
            </w:tcPrChange>
          </w:tcPr>
          <w:p w:rsidR="00C96693" w:rsidRDefault="00C96693">
            <w:pPr>
              <w:cnfStyle w:val="000000100000" w:firstRow="0" w:lastRow="0" w:firstColumn="0" w:lastColumn="0" w:oddVBand="0" w:evenVBand="0" w:oddHBand="1" w:evenHBand="0" w:firstRowFirstColumn="0" w:firstRowLastColumn="0" w:lastRowFirstColumn="0" w:lastRowLastColumn="0"/>
            </w:pPr>
            <w:r>
              <w:t>inmediatamente</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733" w:author="Miguel Centeno Muñoz" w:date="2014-07-30T19:56:00Z">
              <w:tcPr>
                <w:tcW w:w="0" w:type="auto"/>
                <w:gridSpan w:val="2"/>
                <w:hideMark/>
              </w:tcPr>
            </w:tcPrChange>
          </w:tcPr>
          <w:p w:rsidR="00C96693" w:rsidRPr="00522C83" w:rsidRDefault="00C96693">
            <w:pPr>
              <w:rPr>
                <w:b/>
                <w:rPrChange w:id="734" w:author="Miguel Centeno Muñoz" w:date="2014-07-30T19:48:00Z">
                  <w:rPr/>
                </w:rPrChange>
              </w:rPr>
            </w:pPr>
            <w:r w:rsidRPr="00522C83">
              <w:rPr>
                <w:b/>
                <w:rPrChange w:id="735" w:author="Miguel Centeno Muñoz" w:date="2014-07-30T19:48:00Z">
                  <w:rPr/>
                </w:rPrChange>
              </w:rPr>
              <w:t>Estado</w:t>
            </w:r>
          </w:p>
        </w:tc>
        <w:tc>
          <w:tcPr>
            <w:tcW w:w="4166" w:type="pct"/>
            <w:hideMark/>
            <w:tcPrChange w:id="736" w:author="Miguel Centeno Muñoz" w:date="2014-07-30T19:56:00Z">
              <w:tcPr>
                <w:tcW w:w="0" w:type="auto"/>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pPr>
            <w:r>
              <w:t>en construcción</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737" w:author="Miguel Centeno Muñoz" w:date="2014-07-30T19:56:00Z">
              <w:tcPr>
                <w:tcW w:w="0" w:type="auto"/>
                <w:gridSpan w:val="2"/>
                <w:hideMark/>
              </w:tcPr>
            </w:tcPrChange>
          </w:tcPr>
          <w:p w:rsidR="00C96693" w:rsidRPr="00522C83" w:rsidRDefault="00C96693">
            <w:pPr>
              <w:cnfStyle w:val="001000100000" w:firstRow="0" w:lastRow="0" w:firstColumn="1" w:lastColumn="0" w:oddVBand="0" w:evenVBand="0" w:oddHBand="1" w:evenHBand="0" w:firstRowFirstColumn="0" w:firstRowLastColumn="0" w:lastRowFirstColumn="0" w:lastRowLastColumn="0"/>
              <w:rPr>
                <w:b/>
                <w:rPrChange w:id="738" w:author="Miguel Centeno Muñoz" w:date="2014-07-30T19:48:00Z">
                  <w:rPr/>
                </w:rPrChange>
              </w:rPr>
            </w:pPr>
            <w:r w:rsidRPr="00522C83">
              <w:rPr>
                <w:b/>
                <w:rPrChange w:id="739" w:author="Miguel Centeno Muñoz" w:date="2014-07-30T19:48:00Z">
                  <w:rPr/>
                </w:rPrChange>
              </w:rPr>
              <w:t>Estabilidad</w:t>
            </w:r>
          </w:p>
        </w:tc>
        <w:tc>
          <w:tcPr>
            <w:tcW w:w="4166" w:type="pct"/>
            <w:hideMark/>
            <w:tcPrChange w:id="740" w:author="Miguel Centeno Muñoz" w:date="2014-07-30T19:56:00Z">
              <w:tcPr>
                <w:tcW w:w="0" w:type="auto"/>
                <w:hideMark/>
              </w:tcPr>
            </w:tcPrChange>
          </w:tcPr>
          <w:p w:rsidR="00C96693" w:rsidRDefault="00C96693">
            <w:pPr>
              <w:cnfStyle w:val="000000100000" w:firstRow="0" w:lastRow="0" w:firstColumn="0" w:lastColumn="0" w:oddVBand="0" w:evenVBand="0" w:oddHBand="1" w:evenHBand="0" w:firstRowFirstColumn="0" w:firstRowLastColumn="0" w:lastRowFirstColumn="0" w:lastRowLastColumn="0"/>
            </w:pPr>
            <w:r>
              <w:t>alta</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741" w:author="Miguel Centeno Muñoz" w:date="2014-07-30T19:56:00Z">
              <w:tcPr>
                <w:tcW w:w="0" w:type="auto"/>
                <w:gridSpan w:val="2"/>
                <w:hideMark/>
              </w:tcPr>
            </w:tcPrChange>
          </w:tcPr>
          <w:p w:rsidR="00C96693" w:rsidRPr="00522C83" w:rsidRDefault="00C96693">
            <w:pPr>
              <w:rPr>
                <w:b/>
                <w:rPrChange w:id="742" w:author="Miguel Centeno Muñoz" w:date="2014-07-30T19:48:00Z">
                  <w:rPr/>
                </w:rPrChange>
              </w:rPr>
            </w:pPr>
            <w:r w:rsidRPr="00522C83">
              <w:rPr>
                <w:b/>
                <w:rPrChange w:id="743" w:author="Miguel Centeno Muñoz" w:date="2014-07-30T19:48:00Z">
                  <w:rPr/>
                </w:rPrChange>
              </w:rPr>
              <w:t>Comentarios</w:t>
            </w:r>
          </w:p>
        </w:tc>
        <w:tc>
          <w:tcPr>
            <w:tcW w:w="4166" w:type="pct"/>
            <w:hideMark/>
            <w:tcPrChange w:id="744" w:author="Miguel Centeno Muñoz" w:date="2014-07-30T19:56:00Z">
              <w:tcPr>
                <w:tcW w:w="0" w:type="auto"/>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pPr>
            <w:r>
              <w:t>Ninguno</w:t>
            </w:r>
          </w:p>
        </w:tc>
      </w:tr>
    </w:tbl>
    <w:p w:rsidR="00FD7EF9" w:rsidRDefault="00FD7EF9" w:rsidP="00C96693">
      <w:pPr>
        <w:rPr>
          <w:ins w:id="745" w:author="Miguel Centeno Muñoz" w:date="2014-07-27T12:50:00Z"/>
        </w:rPr>
      </w:pPr>
    </w:p>
    <w:tbl>
      <w:tblPr>
        <w:tblStyle w:val="Listamedia2-nfasis2"/>
        <w:tblW w:w="5000" w:type="pct"/>
        <w:tblLook w:val="04A0" w:firstRow="1" w:lastRow="0" w:firstColumn="1" w:lastColumn="0" w:noHBand="0" w:noVBand="1"/>
        <w:tblPrChange w:id="746" w:author="Miguel Centeno Muñoz" w:date="2014-07-27T12:50:00Z">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PrChange>
      </w:tblPr>
      <w:tblGrid>
        <w:gridCol w:w="1400"/>
        <w:gridCol w:w="7745"/>
        <w:tblGridChange w:id="747">
          <w:tblGrid>
            <w:gridCol w:w="1361"/>
            <w:gridCol w:w="7688"/>
          </w:tblGrid>
        </w:tblGridChange>
      </w:tblGrid>
      <w:tr w:rsidR="00FD7EF9" w:rsidRPr="00E0129F" w:rsidTr="00FD7EF9">
        <w:trPr>
          <w:cnfStyle w:val="100000000000" w:firstRow="1" w:lastRow="0" w:firstColumn="0" w:lastColumn="0" w:oddVBand="0" w:evenVBand="0" w:oddHBand="0" w:evenHBand="0" w:firstRowFirstColumn="0" w:firstRowLastColumn="0" w:lastRowFirstColumn="0" w:lastRowLastColumn="0"/>
          <w:ins w:id="748" w:author="Miguel Centeno Muñoz" w:date="2014-07-27T12:50:00Z"/>
          <w:trPrChange w:id="749" w:author="Miguel Centeno Muñoz" w:date="2014-07-27T12:50:00Z">
            <w:trPr>
              <w:tblCellSpacing w:w="15" w:type="dxa"/>
            </w:trPr>
          </w:trPrChange>
        </w:trPr>
        <w:tc>
          <w:tcPr>
            <w:cnfStyle w:val="001000000100" w:firstRow="0" w:lastRow="0" w:firstColumn="1" w:lastColumn="0" w:oddVBand="0" w:evenVBand="0" w:oddHBand="0" w:evenHBand="0" w:firstRowFirstColumn="1" w:firstRowLastColumn="0" w:lastRowFirstColumn="0" w:lastRowLastColumn="0"/>
            <w:tcW w:w="0" w:type="auto"/>
            <w:hideMark/>
            <w:tcPrChange w:id="750" w:author="Miguel Centeno Muñoz" w:date="2014-07-27T12:50:00Z">
              <w:tcPr>
                <w:tcW w:w="0" w:type="auto"/>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Pr="00E0129F" w:rsidRDefault="00522C83">
            <w:pPr>
              <w:cnfStyle w:val="101000000100" w:firstRow="1" w:lastRow="0" w:firstColumn="1" w:lastColumn="0" w:oddVBand="0" w:evenVBand="0" w:oddHBand="0" w:evenHBand="0" w:firstRowFirstColumn="1" w:firstRowLastColumn="0" w:lastRowFirstColumn="0" w:lastRowLastColumn="0"/>
              <w:rPr>
                <w:ins w:id="751" w:author="Miguel Centeno Muñoz" w:date="2014-07-27T12:50:00Z"/>
                <w:b/>
                <w:rPrChange w:id="752" w:author="Miguel Centeno Muñoz" w:date="2014-07-30T19:59:00Z">
                  <w:rPr>
                    <w:ins w:id="753" w:author="Miguel Centeno Muñoz" w:date="2014-07-27T12:50:00Z"/>
                  </w:rPr>
                </w:rPrChange>
              </w:rPr>
            </w:pPr>
            <w:bookmarkStart w:id="754" w:name="OBJ-0028"/>
            <w:ins w:id="755" w:author="Miguel Centeno Muñoz" w:date="2014-07-27T12:50:00Z">
              <w:r w:rsidRPr="00E0129F">
                <w:rPr>
                  <w:b/>
                  <w:rPrChange w:id="756" w:author="Miguel Centeno Muñoz" w:date="2014-07-30T19:59:00Z">
                    <w:rPr/>
                  </w:rPrChange>
                </w:rPr>
                <w:t>OBJ-000</w:t>
              </w:r>
            </w:ins>
            <w:ins w:id="757" w:author="Miguel Centeno Muñoz" w:date="2014-07-30T19:55:00Z">
              <w:r w:rsidRPr="00E0129F">
                <w:rPr>
                  <w:b/>
                  <w:rPrChange w:id="758" w:author="Miguel Centeno Muñoz" w:date="2014-07-30T19:59:00Z">
                    <w:rPr/>
                  </w:rPrChange>
                </w:rPr>
                <w:t>3</w:t>
              </w:r>
            </w:ins>
          </w:p>
        </w:tc>
        <w:tc>
          <w:tcPr>
            <w:tcW w:w="5000" w:type="pct"/>
            <w:hideMark/>
            <w:tcPrChange w:id="759" w:author="Miguel Centeno Muñoz" w:date="2014-07-27T12:50:00Z">
              <w:tcPr>
                <w:tcW w:w="5000" w:type="pct"/>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Pr="00E0129F" w:rsidRDefault="00522C83">
            <w:pPr>
              <w:cnfStyle w:val="100000000000" w:firstRow="1" w:lastRow="0" w:firstColumn="0" w:lastColumn="0" w:oddVBand="0" w:evenVBand="0" w:oddHBand="0" w:evenHBand="0" w:firstRowFirstColumn="0" w:firstRowLastColumn="0" w:lastRowFirstColumn="0" w:lastRowLastColumn="0"/>
              <w:rPr>
                <w:ins w:id="760" w:author="Miguel Centeno Muñoz" w:date="2014-07-27T12:50:00Z"/>
                <w:b/>
                <w:rPrChange w:id="761" w:author="Miguel Centeno Muñoz" w:date="2014-07-30T19:59:00Z">
                  <w:rPr>
                    <w:ins w:id="762" w:author="Miguel Centeno Muñoz" w:date="2014-07-27T12:50:00Z"/>
                  </w:rPr>
                </w:rPrChange>
              </w:rPr>
            </w:pPr>
            <w:ins w:id="763" w:author="Miguel Centeno Muñoz" w:date="2014-07-30T19:55:00Z">
              <w:r w:rsidRPr="00E0129F">
                <w:rPr>
                  <w:b/>
                  <w:rPrChange w:id="764" w:author="Miguel Centeno Muñoz" w:date="2014-07-30T19:59:00Z">
                    <w:rPr/>
                  </w:rPrChange>
                </w:rPr>
                <w:t xml:space="preserve">Gestión </w:t>
              </w:r>
            </w:ins>
            <w:ins w:id="765" w:author="Miguel Centeno Muñoz" w:date="2014-07-30T19:57:00Z">
              <w:r w:rsidR="00E0129F" w:rsidRPr="00E0129F">
                <w:rPr>
                  <w:b/>
                  <w:rPrChange w:id="766" w:author="Miguel Centeno Muñoz" w:date="2014-07-30T19:59:00Z">
                    <w:rPr/>
                  </w:rPrChange>
                </w:rPr>
                <w:t>Búsqueda Rutas</w:t>
              </w:r>
            </w:ins>
          </w:p>
        </w:tc>
      </w:tr>
      <w:tr w:rsidR="00FD7EF9" w:rsidTr="00FD7EF9">
        <w:trPr>
          <w:cnfStyle w:val="000000100000" w:firstRow="0" w:lastRow="0" w:firstColumn="0" w:lastColumn="0" w:oddVBand="0" w:evenVBand="0" w:oddHBand="1" w:evenHBand="0" w:firstRowFirstColumn="0" w:firstRowLastColumn="0" w:lastRowFirstColumn="0" w:lastRowLastColumn="0"/>
          <w:ins w:id="767" w:author="Miguel Centeno Muñoz" w:date="2014-07-27T12:50:00Z"/>
          <w:trPrChange w:id="768"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769"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cnfStyle w:val="001000100000" w:firstRow="0" w:lastRow="0" w:firstColumn="1" w:lastColumn="0" w:oddVBand="0" w:evenVBand="0" w:oddHBand="1" w:evenHBand="0" w:firstRowFirstColumn="0" w:firstRowLastColumn="0" w:lastRowFirstColumn="0" w:lastRowLastColumn="0"/>
              <w:rPr>
                <w:ins w:id="770" w:author="Miguel Centeno Muñoz" w:date="2014-07-27T12:50:00Z"/>
                <w:b/>
                <w:rPrChange w:id="771" w:author="Miguel Centeno Muñoz" w:date="2014-07-30T19:59:00Z">
                  <w:rPr>
                    <w:ins w:id="772" w:author="Miguel Centeno Muñoz" w:date="2014-07-27T12:50:00Z"/>
                  </w:rPr>
                </w:rPrChange>
              </w:rPr>
            </w:pPr>
            <w:ins w:id="773" w:author="Miguel Centeno Muñoz" w:date="2014-07-27T12:50:00Z">
              <w:r w:rsidRPr="00E0129F">
                <w:rPr>
                  <w:b/>
                  <w:rPrChange w:id="774" w:author="Miguel Centeno Muñoz" w:date="2014-07-30T19:59:00Z">
                    <w:rPr/>
                  </w:rPrChange>
                </w:rPr>
                <w:t>Versión</w:t>
              </w:r>
            </w:ins>
          </w:p>
        </w:tc>
        <w:tc>
          <w:tcPr>
            <w:tcW w:w="0" w:type="auto"/>
            <w:hideMark/>
            <w:tcPrChange w:id="775"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776" w:author="Miguel Centeno Muñoz" w:date="2014-07-27T12:50:00Z"/>
              </w:rPr>
            </w:pPr>
            <w:ins w:id="777" w:author="Miguel Centeno Muñoz" w:date="2014-07-27T12:50:00Z">
              <w:r>
                <w:t xml:space="preserve">1.0 ( 27/07/2014 ) </w:t>
              </w:r>
            </w:ins>
          </w:p>
        </w:tc>
      </w:tr>
      <w:tr w:rsidR="00FD7EF9" w:rsidTr="00FD7EF9">
        <w:trPr>
          <w:ins w:id="778" w:author="Miguel Centeno Muñoz" w:date="2014-07-27T12:50:00Z"/>
          <w:trPrChange w:id="779"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780"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rPr>
                <w:ins w:id="781" w:author="Miguel Centeno Muñoz" w:date="2014-07-27T12:50:00Z"/>
                <w:b/>
                <w:rPrChange w:id="782" w:author="Miguel Centeno Muñoz" w:date="2014-07-30T19:59:00Z">
                  <w:rPr>
                    <w:ins w:id="783" w:author="Miguel Centeno Muñoz" w:date="2014-07-27T12:50:00Z"/>
                  </w:rPr>
                </w:rPrChange>
              </w:rPr>
            </w:pPr>
            <w:ins w:id="784" w:author="Miguel Centeno Muñoz" w:date="2014-07-27T12:50:00Z">
              <w:r w:rsidRPr="00E0129F">
                <w:rPr>
                  <w:b/>
                  <w:rPrChange w:id="785" w:author="Miguel Centeno Muñoz" w:date="2014-07-30T19:59:00Z">
                    <w:rPr/>
                  </w:rPrChange>
                </w:rPr>
                <w:t>Autores</w:t>
              </w:r>
            </w:ins>
          </w:p>
        </w:tc>
        <w:bookmarkEnd w:id="754"/>
        <w:tc>
          <w:tcPr>
            <w:tcW w:w="0" w:type="auto"/>
            <w:hideMark/>
            <w:tcPrChange w:id="786"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787" w:author="Miguel Centeno Muñoz" w:date="2014-07-27T12:50:00Z"/>
              </w:rPr>
              <w:pPrChange w:id="788" w:author="Miguel Centeno Muñoz" w:date="2014-07-30T19:58:00Z">
                <w:pPr>
                  <w:numPr>
                    <w:numId w:val="47"/>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ins w:id="789" w:author="Miguel Centeno Muñoz" w:date="2014-07-27T12:50:00Z">
              <w:r w:rsidRPr="00FD7EF9">
                <w:rPr>
                  <w:rFonts w:cstheme="minorBidi"/>
                  <w:color w:val="auto"/>
                  <w:rPrChange w:id="790" w:author="Miguel Centeno Muñoz" w:date="2014-07-27T12:50:00Z">
                    <w:rPr>
                      <w:rStyle w:val="Hipervnculo"/>
                      <w:rFonts w:ascii="Arial" w:hAnsi="Arial" w:cs="Arial"/>
                      <w:sz w:val="20"/>
                      <w:szCs w:val="20"/>
                    </w:rPr>
                  </w:rPrChange>
                </w:rPr>
                <w:t>Miguel Centeno Muñoz</w:t>
              </w:r>
              <w:r>
                <w:t xml:space="preserve"> </w:t>
              </w:r>
            </w:ins>
          </w:p>
        </w:tc>
      </w:tr>
      <w:tr w:rsidR="00FD7EF9" w:rsidTr="00FD7EF9">
        <w:trPr>
          <w:cnfStyle w:val="000000100000" w:firstRow="0" w:lastRow="0" w:firstColumn="0" w:lastColumn="0" w:oddVBand="0" w:evenVBand="0" w:oddHBand="1" w:evenHBand="0" w:firstRowFirstColumn="0" w:firstRowLastColumn="0" w:lastRowFirstColumn="0" w:lastRowLastColumn="0"/>
          <w:ins w:id="791" w:author="Miguel Centeno Muñoz" w:date="2014-07-27T12:50:00Z"/>
          <w:trPrChange w:id="792"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793"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cnfStyle w:val="001000100000" w:firstRow="0" w:lastRow="0" w:firstColumn="1" w:lastColumn="0" w:oddVBand="0" w:evenVBand="0" w:oddHBand="1" w:evenHBand="0" w:firstRowFirstColumn="0" w:firstRowLastColumn="0" w:lastRowFirstColumn="0" w:lastRowLastColumn="0"/>
              <w:rPr>
                <w:ins w:id="794" w:author="Miguel Centeno Muñoz" w:date="2014-07-27T12:50:00Z"/>
                <w:b/>
                <w:rPrChange w:id="795" w:author="Miguel Centeno Muñoz" w:date="2014-07-30T19:59:00Z">
                  <w:rPr>
                    <w:ins w:id="796" w:author="Miguel Centeno Muñoz" w:date="2014-07-27T12:50:00Z"/>
                  </w:rPr>
                </w:rPrChange>
              </w:rPr>
            </w:pPr>
            <w:ins w:id="797" w:author="Miguel Centeno Muñoz" w:date="2014-07-27T12:50:00Z">
              <w:r w:rsidRPr="00E0129F">
                <w:rPr>
                  <w:b/>
                  <w:rPrChange w:id="798" w:author="Miguel Centeno Muñoz" w:date="2014-07-30T19:59:00Z">
                    <w:rPr/>
                  </w:rPrChange>
                </w:rPr>
                <w:t>Fuentes</w:t>
              </w:r>
            </w:ins>
          </w:p>
        </w:tc>
        <w:tc>
          <w:tcPr>
            <w:tcW w:w="0" w:type="auto"/>
            <w:hideMark/>
            <w:tcPrChange w:id="799"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800" w:author="Miguel Centeno Muñoz" w:date="2014-07-27T12:50:00Z"/>
              </w:rPr>
              <w:pPrChange w:id="801" w:author="Miguel Centeno Muñoz" w:date="2014-07-30T19:58:00Z">
                <w:pPr>
                  <w:numPr>
                    <w:numId w:val="48"/>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ins w:id="802" w:author="Miguel Centeno Muñoz" w:date="2014-07-27T12:50:00Z">
              <w:r w:rsidRPr="00FD7EF9">
                <w:rPr>
                  <w:rFonts w:cstheme="minorBidi"/>
                  <w:color w:val="auto"/>
                  <w:rPrChange w:id="803" w:author="Miguel Centeno Muñoz" w:date="2014-07-27T12:50:00Z">
                    <w:rPr>
                      <w:rStyle w:val="Hipervnculo"/>
                      <w:rFonts w:ascii="Arial" w:hAnsi="Arial" w:cs="Arial"/>
                      <w:sz w:val="20"/>
                      <w:szCs w:val="20"/>
                    </w:rPr>
                  </w:rPrChange>
                </w:rPr>
                <w:t>Sergio Segura Rueda</w:t>
              </w:r>
              <w:r>
                <w:t xml:space="preserve"> </w:t>
              </w:r>
            </w:ins>
          </w:p>
        </w:tc>
      </w:tr>
      <w:tr w:rsidR="00FD7EF9" w:rsidTr="00FD7EF9">
        <w:trPr>
          <w:ins w:id="804" w:author="Miguel Centeno Muñoz" w:date="2014-07-27T12:50:00Z"/>
          <w:trPrChange w:id="805"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06"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rPr>
                <w:ins w:id="807" w:author="Miguel Centeno Muñoz" w:date="2014-07-27T12:50:00Z"/>
                <w:b/>
                <w:rPrChange w:id="808" w:author="Miguel Centeno Muñoz" w:date="2014-07-30T19:59:00Z">
                  <w:rPr>
                    <w:ins w:id="809" w:author="Miguel Centeno Muñoz" w:date="2014-07-27T12:50:00Z"/>
                  </w:rPr>
                </w:rPrChange>
              </w:rPr>
            </w:pPr>
            <w:ins w:id="810" w:author="Miguel Centeno Muñoz" w:date="2014-07-27T12:50:00Z">
              <w:r w:rsidRPr="00E0129F">
                <w:rPr>
                  <w:b/>
                  <w:rPrChange w:id="811" w:author="Miguel Centeno Muñoz" w:date="2014-07-30T19:59:00Z">
                    <w:rPr/>
                  </w:rPrChange>
                </w:rPr>
                <w:t>Descripción</w:t>
              </w:r>
            </w:ins>
          </w:p>
        </w:tc>
        <w:tc>
          <w:tcPr>
            <w:tcW w:w="0" w:type="auto"/>
            <w:hideMark/>
            <w:tcPrChange w:id="812"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cnfStyle w:val="000000000000" w:firstRow="0" w:lastRow="0" w:firstColumn="0" w:lastColumn="0" w:oddVBand="0" w:evenVBand="0" w:oddHBand="0" w:evenHBand="0" w:firstRowFirstColumn="0" w:firstRowLastColumn="0" w:lastRowFirstColumn="0" w:lastRowLastColumn="0"/>
              <w:rPr>
                <w:ins w:id="813" w:author="Miguel Centeno Muñoz" w:date="2014-07-27T12:50:00Z"/>
                <w:rFonts w:ascii="Arial" w:hAnsi="Arial" w:cs="Arial"/>
                <w:sz w:val="20"/>
                <w:szCs w:val="20"/>
                <w:rPrChange w:id="814" w:author="Miguel Centeno Muñoz" w:date="2014-07-30T19:58:00Z">
                  <w:rPr>
                    <w:ins w:id="815" w:author="Miguel Centeno Muñoz" w:date="2014-07-27T12:50:00Z"/>
                  </w:rPr>
                </w:rPrChange>
              </w:rPr>
            </w:pPr>
            <w:ins w:id="816" w:author="Miguel Centeno Muñoz" w:date="2014-07-27T12:50:00Z">
              <w:r w:rsidRPr="00E0129F">
                <w:rPr>
                  <w:rFonts w:ascii="Arial" w:hAnsi="Arial" w:cs="Arial"/>
                  <w:sz w:val="20"/>
                  <w:szCs w:val="20"/>
                  <w:rPrChange w:id="817" w:author="Miguel Centeno Muñoz" w:date="2014-07-30T19:58:00Z">
                    <w:rPr/>
                  </w:rPrChange>
                </w:rPr>
                <w:t xml:space="preserve">El sistema deberá </w:t>
              </w:r>
              <w:r w:rsidRPr="00E0129F">
                <w:rPr>
                  <w:rStyle w:val="nfasis"/>
                  <w:rFonts w:ascii="Arial" w:hAnsi="Arial" w:cs="Arial"/>
                  <w:sz w:val="20"/>
                  <w:szCs w:val="20"/>
                  <w:rPrChange w:id="818" w:author="Miguel Centeno Muñoz" w:date="2014-07-30T19:58:00Z">
                    <w:rPr>
                      <w:rStyle w:val="nfasis"/>
                      <w:rFonts w:ascii="Arial" w:hAnsi="Arial" w:cs="Arial"/>
                    </w:rPr>
                  </w:rPrChange>
                </w:rPr>
                <w:t xml:space="preserve">gestionar la información necesaria para poder mostrar los resultados en las búsquedas de rutas realizadas por los usuarios </w:t>
              </w:r>
            </w:ins>
          </w:p>
        </w:tc>
      </w:tr>
      <w:tr w:rsidR="00FD7EF9" w:rsidTr="00FD7EF9">
        <w:trPr>
          <w:cnfStyle w:val="000000100000" w:firstRow="0" w:lastRow="0" w:firstColumn="0" w:lastColumn="0" w:oddVBand="0" w:evenVBand="0" w:oddHBand="1" w:evenHBand="0" w:firstRowFirstColumn="0" w:firstRowLastColumn="0" w:lastRowFirstColumn="0" w:lastRowLastColumn="0"/>
          <w:ins w:id="819" w:author="Miguel Centeno Muñoz" w:date="2014-07-27T12:50:00Z"/>
          <w:trPrChange w:id="820"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21"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cnfStyle w:val="001000100000" w:firstRow="0" w:lastRow="0" w:firstColumn="1" w:lastColumn="0" w:oddVBand="0" w:evenVBand="0" w:oddHBand="1" w:evenHBand="0" w:firstRowFirstColumn="0" w:firstRowLastColumn="0" w:lastRowFirstColumn="0" w:lastRowLastColumn="0"/>
              <w:rPr>
                <w:ins w:id="822" w:author="Miguel Centeno Muñoz" w:date="2014-07-27T12:50:00Z"/>
                <w:b/>
                <w:rPrChange w:id="823" w:author="Miguel Centeno Muñoz" w:date="2014-07-30T19:59:00Z">
                  <w:rPr>
                    <w:ins w:id="824" w:author="Miguel Centeno Muñoz" w:date="2014-07-27T12:50:00Z"/>
                  </w:rPr>
                </w:rPrChange>
              </w:rPr>
            </w:pPr>
            <w:ins w:id="825" w:author="Miguel Centeno Muñoz" w:date="2014-07-27T12:50:00Z">
              <w:r w:rsidRPr="00E0129F">
                <w:rPr>
                  <w:b/>
                  <w:rPrChange w:id="826" w:author="Miguel Centeno Muñoz" w:date="2014-07-30T19:59:00Z">
                    <w:rPr/>
                  </w:rPrChange>
                </w:rPr>
                <w:t>Subobjetivos</w:t>
              </w:r>
            </w:ins>
          </w:p>
        </w:tc>
        <w:tc>
          <w:tcPr>
            <w:tcW w:w="0" w:type="auto"/>
            <w:hideMark/>
            <w:tcPrChange w:id="827"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828" w:author="Miguel Centeno Muñoz" w:date="2014-07-27T12:50:00Z"/>
              </w:rPr>
            </w:pPr>
            <w:ins w:id="829" w:author="Miguel Centeno Muñoz" w:date="2014-07-27T12:50:00Z">
              <w:r>
                <w:t>Ninguno</w:t>
              </w:r>
            </w:ins>
          </w:p>
        </w:tc>
      </w:tr>
      <w:tr w:rsidR="00FD7EF9" w:rsidTr="00FD7EF9">
        <w:trPr>
          <w:ins w:id="830" w:author="Miguel Centeno Muñoz" w:date="2014-07-27T12:50:00Z"/>
          <w:trPrChange w:id="831"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32"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rPr>
                <w:ins w:id="833" w:author="Miguel Centeno Muñoz" w:date="2014-07-27T12:50:00Z"/>
                <w:b/>
                <w:rPrChange w:id="834" w:author="Miguel Centeno Muñoz" w:date="2014-07-30T19:59:00Z">
                  <w:rPr>
                    <w:ins w:id="835" w:author="Miguel Centeno Muñoz" w:date="2014-07-27T12:50:00Z"/>
                  </w:rPr>
                </w:rPrChange>
              </w:rPr>
            </w:pPr>
            <w:ins w:id="836" w:author="Miguel Centeno Muñoz" w:date="2014-07-27T12:50:00Z">
              <w:r w:rsidRPr="00E0129F">
                <w:rPr>
                  <w:b/>
                  <w:rPrChange w:id="837" w:author="Miguel Centeno Muñoz" w:date="2014-07-30T19:59:00Z">
                    <w:rPr/>
                  </w:rPrChange>
                </w:rPr>
                <w:t>Importancia</w:t>
              </w:r>
            </w:ins>
          </w:p>
        </w:tc>
        <w:tc>
          <w:tcPr>
            <w:tcW w:w="0" w:type="auto"/>
            <w:hideMark/>
            <w:tcPrChange w:id="838"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839" w:author="Miguel Centeno Muñoz" w:date="2014-07-27T12:50:00Z"/>
              </w:rPr>
            </w:pPr>
            <w:ins w:id="840" w:author="Miguel Centeno Muñoz" w:date="2014-07-27T12:50:00Z">
              <w:r>
                <w:t>vital</w:t>
              </w:r>
            </w:ins>
          </w:p>
        </w:tc>
      </w:tr>
      <w:tr w:rsidR="00FD7EF9" w:rsidTr="00FD7EF9">
        <w:trPr>
          <w:cnfStyle w:val="000000100000" w:firstRow="0" w:lastRow="0" w:firstColumn="0" w:lastColumn="0" w:oddVBand="0" w:evenVBand="0" w:oddHBand="1" w:evenHBand="0" w:firstRowFirstColumn="0" w:firstRowLastColumn="0" w:lastRowFirstColumn="0" w:lastRowLastColumn="0"/>
          <w:ins w:id="841" w:author="Miguel Centeno Muñoz" w:date="2014-07-27T12:50:00Z"/>
          <w:trPrChange w:id="842"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43"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cnfStyle w:val="001000100000" w:firstRow="0" w:lastRow="0" w:firstColumn="1" w:lastColumn="0" w:oddVBand="0" w:evenVBand="0" w:oddHBand="1" w:evenHBand="0" w:firstRowFirstColumn="0" w:firstRowLastColumn="0" w:lastRowFirstColumn="0" w:lastRowLastColumn="0"/>
              <w:rPr>
                <w:ins w:id="844" w:author="Miguel Centeno Muñoz" w:date="2014-07-27T12:50:00Z"/>
                <w:b/>
                <w:rPrChange w:id="845" w:author="Miguel Centeno Muñoz" w:date="2014-07-30T19:59:00Z">
                  <w:rPr>
                    <w:ins w:id="846" w:author="Miguel Centeno Muñoz" w:date="2014-07-27T12:50:00Z"/>
                  </w:rPr>
                </w:rPrChange>
              </w:rPr>
            </w:pPr>
            <w:ins w:id="847" w:author="Miguel Centeno Muñoz" w:date="2014-07-27T12:50:00Z">
              <w:r w:rsidRPr="00E0129F">
                <w:rPr>
                  <w:b/>
                  <w:rPrChange w:id="848" w:author="Miguel Centeno Muñoz" w:date="2014-07-30T19:59:00Z">
                    <w:rPr/>
                  </w:rPrChange>
                </w:rPr>
                <w:t>Urgencia</w:t>
              </w:r>
            </w:ins>
          </w:p>
        </w:tc>
        <w:tc>
          <w:tcPr>
            <w:tcW w:w="0" w:type="auto"/>
            <w:hideMark/>
            <w:tcPrChange w:id="849"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850" w:author="Miguel Centeno Muñoz" w:date="2014-07-27T12:50:00Z"/>
              </w:rPr>
            </w:pPr>
            <w:ins w:id="851" w:author="Miguel Centeno Muñoz" w:date="2014-07-27T12:50:00Z">
              <w:r>
                <w:t>inmediatamente</w:t>
              </w:r>
            </w:ins>
          </w:p>
        </w:tc>
      </w:tr>
      <w:tr w:rsidR="00FD7EF9" w:rsidTr="00FD7EF9">
        <w:trPr>
          <w:ins w:id="852" w:author="Miguel Centeno Muñoz" w:date="2014-07-27T12:50:00Z"/>
          <w:trPrChange w:id="853"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54"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rPr>
                <w:ins w:id="855" w:author="Miguel Centeno Muñoz" w:date="2014-07-27T12:50:00Z"/>
                <w:b/>
                <w:rPrChange w:id="856" w:author="Miguel Centeno Muñoz" w:date="2014-07-30T19:59:00Z">
                  <w:rPr>
                    <w:ins w:id="857" w:author="Miguel Centeno Muñoz" w:date="2014-07-27T12:50:00Z"/>
                  </w:rPr>
                </w:rPrChange>
              </w:rPr>
            </w:pPr>
            <w:ins w:id="858" w:author="Miguel Centeno Muñoz" w:date="2014-07-27T12:50:00Z">
              <w:r w:rsidRPr="00E0129F">
                <w:rPr>
                  <w:b/>
                  <w:rPrChange w:id="859" w:author="Miguel Centeno Muñoz" w:date="2014-07-30T19:59:00Z">
                    <w:rPr/>
                  </w:rPrChange>
                </w:rPr>
                <w:t>Estado</w:t>
              </w:r>
            </w:ins>
          </w:p>
        </w:tc>
        <w:tc>
          <w:tcPr>
            <w:tcW w:w="0" w:type="auto"/>
            <w:hideMark/>
            <w:tcPrChange w:id="860"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861" w:author="Miguel Centeno Muñoz" w:date="2014-07-27T12:50:00Z"/>
              </w:rPr>
            </w:pPr>
            <w:ins w:id="862" w:author="Miguel Centeno Muñoz" w:date="2014-07-27T12:50:00Z">
              <w:r>
                <w:t>en construcción</w:t>
              </w:r>
            </w:ins>
          </w:p>
        </w:tc>
      </w:tr>
      <w:tr w:rsidR="00FD7EF9" w:rsidTr="00FD7EF9">
        <w:trPr>
          <w:cnfStyle w:val="000000100000" w:firstRow="0" w:lastRow="0" w:firstColumn="0" w:lastColumn="0" w:oddVBand="0" w:evenVBand="0" w:oddHBand="1" w:evenHBand="0" w:firstRowFirstColumn="0" w:firstRowLastColumn="0" w:lastRowFirstColumn="0" w:lastRowLastColumn="0"/>
          <w:ins w:id="863" w:author="Miguel Centeno Muñoz" w:date="2014-07-27T12:50:00Z"/>
          <w:trPrChange w:id="864"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65"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cnfStyle w:val="001000100000" w:firstRow="0" w:lastRow="0" w:firstColumn="1" w:lastColumn="0" w:oddVBand="0" w:evenVBand="0" w:oddHBand="1" w:evenHBand="0" w:firstRowFirstColumn="0" w:firstRowLastColumn="0" w:lastRowFirstColumn="0" w:lastRowLastColumn="0"/>
              <w:rPr>
                <w:ins w:id="866" w:author="Miguel Centeno Muñoz" w:date="2014-07-27T12:50:00Z"/>
                <w:b/>
                <w:rPrChange w:id="867" w:author="Miguel Centeno Muñoz" w:date="2014-07-30T19:59:00Z">
                  <w:rPr>
                    <w:ins w:id="868" w:author="Miguel Centeno Muñoz" w:date="2014-07-27T12:50:00Z"/>
                  </w:rPr>
                </w:rPrChange>
              </w:rPr>
            </w:pPr>
            <w:ins w:id="869" w:author="Miguel Centeno Muñoz" w:date="2014-07-27T12:50:00Z">
              <w:r w:rsidRPr="00E0129F">
                <w:rPr>
                  <w:b/>
                  <w:rPrChange w:id="870" w:author="Miguel Centeno Muñoz" w:date="2014-07-30T19:59:00Z">
                    <w:rPr/>
                  </w:rPrChange>
                </w:rPr>
                <w:t>Estabilidad</w:t>
              </w:r>
            </w:ins>
          </w:p>
        </w:tc>
        <w:tc>
          <w:tcPr>
            <w:tcW w:w="0" w:type="auto"/>
            <w:hideMark/>
            <w:tcPrChange w:id="871"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872" w:author="Miguel Centeno Muñoz" w:date="2014-07-27T12:50:00Z"/>
              </w:rPr>
            </w:pPr>
            <w:ins w:id="873" w:author="Miguel Centeno Muñoz" w:date="2014-07-27T12:50:00Z">
              <w:r>
                <w:t>alta</w:t>
              </w:r>
            </w:ins>
          </w:p>
        </w:tc>
      </w:tr>
      <w:tr w:rsidR="00FD7EF9" w:rsidTr="00FD7EF9">
        <w:trPr>
          <w:ins w:id="874" w:author="Miguel Centeno Muñoz" w:date="2014-07-27T12:50:00Z"/>
          <w:trPrChange w:id="875"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76"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rPr>
                <w:ins w:id="877" w:author="Miguel Centeno Muñoz" w:date="2014-07-27T12:50:00Z"/>
                <w:b/>
                <w:rPrChange w:id="878" w:author="Miguel Centeno Muñoz" w:date="2014-07-30T19:59:00Z">
                  <w:rPr>
                    <w:ins w:id="879" w:author="Miguel Centeno Muñoz" w:date="2014-07-27T12:50:00Z"/>
                  </w:rPr>
                </w:rPrChange>
              </w:rPr>
            </w:pPr>
            <w:ins w:id="880" w:author="Miguel Centeno Muñoz" w:date="2014-07-27T12:50:00Z">
              <w:r w:rsidRPr="00E0129F">
                <w:rPr>
                  <w:b/>
                  <w:rPrChange w:id="881" w:author="Miguel Centeno Muñoz" w:date="2014-07-30T19:59:00Z">
                    <w:rPr/>
                  </w:rPrChange>
                </w:rPr>
                <w:lastRenderedPageBreak/>
                <w:t>Comentarios</w:t>
              </w:r>
            </w:ins>
          </w:p>
        </w:tc>
        <w:tc>
          <w:tcPr>
            <w:tcW w:w="0" w:type="auto"/>
            <w:hideMark/>
            <w:tcPrChange w:id="882"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883" w:author="Miguel Centeno Muñoz" w:date="2014-07-27T12:50:00Z"/>
              </w:rPr>
            </w:pPr>
            <w:ins w:id="884" w:author="Miguel Centeno Muñoz" w:date="2014-07-27T12:50:00Z">
              <w:r>
                <w:t>Ninguno</w:t>
              </w:r>
            </w:ins>
          </w:p>
        </w:tc>
      </w:tr>
    </w:tbl>
    <w:p w:rsidR="00FD7EF9" w:rsidRDefault="00FD7EF9" w:rsidP="00C96693">
      <w:pPr>
        <w:rPr>
          <w:ins w:id="885" w:author="Miguel Centeno Muñoz" w:date="2014-07-27T12:50:00Z"/>
        </w:rPr>
      </w:pPr>
    </w:p>
    <w:p w:rsidR="00FD7EF9" w:rsidRDefault="00FD7EF9" w:rsidP="00C96693">
      <w:pPr>
        <w:rPr>
          <w:ins w:id="886" w:author="Miguel Centeno Muñoz" w:date="2014-07-27T12:50:00Z"/>
        </w:rPr>
      </w:pPr>
    </w:p>
    <w:p w:rsidR="00FD7EF9" w:rsidRDefault="00FD7EF9" w:rsidP="00C96693">
      <w:pPr>
        <w:rPr>
          <w:ins w:id="887" w:author="Miguel Centeno Muñoz" w:date="2014-07-27T12:50:00Z"/>
        </w:rPr>
      </w:pPr>
    </w:p>
    <w:p w:rsidR="00FD7EF9" w:rsidRDefault="00FD7EF9" w:rsidP="00C96693">
      <w:pPr>
        <w:rPr>
          <w:ins w:id="888" w:author="Miguel Centeno Muñoz" w:date="2014-07-27T12:50:00Z"/>
        </w:rPr>
      </w:pPr>
    </w:p>
    <w:p w:rsidR="00FD7EF9" w:rsidRDefault="00FD7EF9" w:rsidP="00C96693">
      <w:pPr>
        <w:rPr>
          <w:ins w:id="889" w:author="Miguel Centeno Muñoz" w:date="2014-07-27T12:50:00Z"/>
        </w:rPr>
      </w:pPr>
    </w:p>
    <w:p w:rsidR="00FD7EF9" w:rsidRDefault="00FD7EF9" w:rsidP="00C96693">
      <w:pPr>
        <w:rPr>
          <w:ins w:id="890" w:author="Miguel Centeno Muñoz" w:date="2014-07-27T12:50:00Z"/>
        </w:rPr>
      </w:pPr>
    </w:p>
    <w:p w:rsidR="00FD7EF9" w:rsidRDefault="00FD7EF9" w:rsidP="00C96693">
      <w:pPr>
        <w:rPr>
          <w:ins w:id="891" w:author="Miguel Centeno Muñoz" w:date="2014-07-27T12:50:00Z"/>
        </w:rPr>
      </w:pPr>
    </w:p>
    <w:p w:rsidR="00FD7EF9" w:rsidRDefault="00FD7EF9" w:rsidP="00C96693">
      <w:pPr>
        <w:rPr>
          <w:ins w:id="892" w:author="Miguel Centeno Muñoz" w:date="2014-07-27T12:50:00Z"/>
        </w:rPr>
      </w:pPr>
    </w:p>
    <w:p w:rsidR="00FD7EF9" w:rsidRDefault="00FD7EF9" w:rsidP="00C96693">
      <w:pPr>
        <w:rPr>
          <w:ins w:id="893" w:author="Miguel Centeno Muñoz" w:date="2014-07-27T12:50:00Z"/>
        </w:rPr>
      </w:pPr>
    </w:p>
    <w:p w:rsidR="00FD7EF9" w:rsidRDefault="00FD7EF9" w:rsidP="00C96693">
      <w:pPr>
        <w:rPr>
          <w:ins w:id="894" w:author="Miguel Centeno Muñoz" w:date="2014-07-27T12:50:00Z"/>
        </w:rPr>
      </w:pPr>
    </w:p>
    <w:p w:rsidR="00FD7EF9" w:rsidRDefault="00FD7EF9" w:rsidP="00C96693">
      <w:pPr>
        <w:rPr>
          <w:ins w:id="895" w:author="Miguel Centeno Muñoz" w:date="2014-07-27T12:50:00Z"/>
        </w:rPr>
      </w:pPr>
    </w:p>
    <w:p w:rsidR="00FD7EF9" w:rsidRDefault="00FD7EF9" w:rsidP="00C96693">
      <w:pPr>
        <w:rPr>
          <w:ins w:id="896" w:author="Miguel Centeno Muñoz" w:date="2014-07-27T12:50:00Z"/>
        </w:rPr>
      </w:pPr>
    </w:p>
    <w:p w:rsidR="00FD7EF9" w:rsidRDefault="00FD7EF9" w:rsidP="00C96693">
      <w:pPr>
        <w:rPr>
          <w:ins w:id="897" w:author="Miguel Centeno Muñoz" w:date="2014-07-27T12:50:00Z"/>
        </w:rPr>
      </w:pPr>
    </w:p>
    <w:p w:rsidR="00FD7EF9" w:rsidRDefault="00FD7EF9" w:rsidP="00C96693">
      <w:pPr>
        <w:rPr>
          <w:ins w:id="898" w:author="Miguel Centeno Muñoz" w:date="2014-07-27T12:50:00Z"/>
        </w:rPr>
      </w:pPr>
    </w:p>
    <w:p w:rsidR="00FD7EF9" w:rsidRDefault="00FD7EF9" w:rsidP="00C96693">
      <w:pPr>
        <w:rPr>
          <w:ins w:id="899" w:author="Miguel Centeno Muñoz" w:date="2014-07-27T12:50:00Z"/>
        </w:rPr>
      </w:pPr>
    </w:p>
    <w:p w:rsidR="00FD7EF9" w:rsidRDefault="00FD7EF9" w:rsidP="00C96693">
      <w:pPr>
        <w:rPr>
          <w:ins w:id="900" w:author="Miguel Centeno Muñoz" w:date="2014-07-27T12:50:00Z"/>
        </w:rPr>
      </w:pPr>
    </w:p>
    <w:p w:rsidR="00FD7EF9" w:rsidRDefault="00FD7EF9" w:rsidP="00C96693">
      <w:pPr>
        <w:rPr>
          <w:ins w:id="901" w:author="Miguel Centeno Muñoz" w:date="2014-07-27T12:50:00Z"/>
        </w:rPr>
      </w:pPr>
    </w:p>
    <w:p w:rsidR="00FD7EF9" w:rsidRDefault="00FD7EF9" w:rsidP="00C96693">
      <w:pPr>
        <w:rPr>
          <w:ins w:id="902" w:author="Miguel Centeno Muñoz" w:date="2014-07-27T12:50:00Z"/>
        </w:rPr>
      </w:pPr>
    </w:p>
    <w:p w:rsidR="00FD7EF9" w:rsidRDefault="00FD7EF9" w:rsidP="00C96693">
      <w:pPr>
        <w:rPr>
          <w:ins w:id="903" w:author="Miguel Centeno Muñoz" w:date="2014-07-27T12:50:00Z"/>
        </w:rPr>
      </w:pPr>
    </w:p>
    <w:p w:rsidR="00FD7EF9" w:rsidRDefault="00FD7EF9" w:rsidP="00C96693"/>
    <w:p w:rsidR="00C96693" w:rsidRDefault="00C96693" w:rsidP="00C96693">
      <w:pPr>
        <w:pStyle w:val="Ttulo2"/>
      </w:pPr>
      <w:bookmarkStart w:id="904" w:name="_Toc394538335"/>
      <w:r>
        <w:t>6.- Elicitación de requisitos</w:t>
      </w:r>
      <w:bookmarkEnd w:id="904"/>
    </w:p>
    <w:p w:rsidR="00C96693" w:rsidRDefault="00C96693" w:rsidP="00C96693">
      <w:r>
        <w:t xml:space="preserve">Se conoce como Elicitación de requisitos a todos los procesos que se realizan anteriormente a la creación del diseño y la implementación de </w:t>
      </w:r>
      <w:r w:rsidR="00950DBB">
        <w:t>un proyecto software. Un requisito es cada una de las funciones que debe realizar el sistema que se quiere realizar. Normalmente se presenta en forma de lista de requisitos.</w:t>
      </w:r>
    </w:p>
    <w:p w:rsidR="00950DBB" w:rsidRDefault="00950DBB" w:rsidP="00C96693">
      <w:r>
        <w:t xml:space="preserve">Para la recopilación de estos requisitos, existen técnicas variadas, desde las más básicas, aplicables a todo tipo de proyectos, como pueden ser las entrevistas, los talleres, las reuniones en grupo… hasta otras herramientas más orientadas a aspectos tecnológicos, aspectos por los que, además pueden ser categorizados los requisitos. Por ejemplo, habrá requisitos de interfaz, requisitos funcionales, o requisitos de información a almacenar. </w:t>
      </w:r>
    </w:p>
    <w:p w:rsidR="00FA0982" w:rsidRDefault="00950DBB" w:rsidP="00D723A7">
      <w:r>
        <w:lastRenderedPageBreak/>
        <w:t xml:space="preserve">Los requisitos y los procesos por los cuáles sean </w:t>
      </w:r>
      <w:proofErr w:type="gramStart"/>
      <w:r>
        <w:t>obtenido</w:t>
      </w:r>
      <w:proofErr w:type="gramEnd"/>
      <w:r>
        <w:t xml:space="preserve"> quedan recogidos habitualmente en un documento de Elicitación de requisitos. Si partimos que el objetivo final del proyecto es, a grandes rasgos, el desarrollo de un aplicación web que presenta rutas en mapas para el desarrollo de actividades diversas, veremos que a partir de este concepto muy generalista nos surgirán requisitos más concretos, pudiéndolos seccionar.</w:t>
      </w:r>
    </w:p>
    <w:p w:rsidR="00D723A7" w:rsidRDefault="00D723A7" w:rsidP="00D723A7"/>
    <w:p w:rsidR="00FA0982" w:rsidRDefault="00950DBB" w:rsidP="00D723A7">
      <w:pPr>
        <w:pStyle w:val="Ttulo3"/>
      </w:pPr>
      <w:bookmarkStart w:id="905" w:name="_Toc394538336"/>
      <w:r>
        <w:t>6.1.- Requisitos de información</w:t>
      </w:r>
      <w:bookmarkEnd w:id="905"/>
    </w:p>
    <w:p w:rsidR="00950DBB" w:rsidRDefault="00950DBB" w:rsidP="00950DBB">
      <w:r>
        <w:t xml:space="preserve">Las tablas que se presentan a continuación, hacen referencia a </w:t>
      </w:r>
      <w:r w:rsidR="00FA0982">
        <w:t>requisitos referentes a la información que el sistema debe almacenar.</w:t>
      </w:r>
    </w:p>
    <w:tbl>
      <w:tblPr>
        <w:tblStyle w:val="Listamedia2-nfasis2"/>
        <w:tblW w:w="5000" w:type="pct"/>
        <w:tblLook w:val="04A0" w:firstRow="1" w:lastRow="0" w:firstColumn="1" w:lastColumn="0" w:noHBand="0" w:noVBand="1"/>
      </w:tblPr>
      <w:tblGrid>
        <w:gridCol w:w="1502"/>
        <w:gridCol w:w="7643"/>
      </w:tblGrid>
      <w:tr w:rsidR="00A52B19"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A52B19" w:rsidRPr="00E0129F" w:rsidRDefault="00DD4F37">
            <w:pPr>
              <w:rPr>
                <w:b/>
                <w:rPrChange w:id="906" w:author="Miguel Centeno Muñoz" w:date="2014-07-30T20:06:00Z">
                  <w:rPr/>
                </w:rPrChange>
              </w:rPr>
            </w:pPr>
            <w:bookmarkStart w:id="907" w:name="IRQ-0002"/>
            <w:r w:rsidRPr="00E0129F">
              <w:rPr>
                <w:b/>
                <w:rPrChange w:id="908" w:author="Miguel Centeno Muñoz" w:date="2014-07-30T20:06:00Z">
                  <w:rPr/>
                </w:rPrChange>
              </w:rPr>
              <w:t>IRQ-0001</w:t>
            </w:r>
          </w:p>
        </w:tc>
        <w:tc>
          <w:tcPr>
            <w:tcW w:w="4183" w:type="pct"/>
            <w:hideMark/>
          </w:tcPr>
          <w:p w:rsidR="00A52B19" w:rsidRPr="00E0129F" w:rsidRDefault="00A52B19">
            <w:pPr>
              <w:cnfStyle w:val="100000000000" w:firstRow="1" w:lastRow="0" w:firstColumn="0" w:lastColumn="0" w:oddVBand="0" w:evenVBand="0" w:oddHBand="0" w:evenHBand="0" w:firstRowFirstColumn="0" w:firstRowLastColumn="0" w:lastRowFirstColumn="0" w:lastRowLastColumn="0"/>
              <w:rPr>
                <w:b/>
                <w:rPrChange w:id="909" w:author="Miguel Centeno Muñoz" w:date="2014-07-30T20:06:00Z">
                  <w:rPr/>
                </w:rPrChange>
              </w:rPr>
            </w:pPr>
            <w:r w:rsidRPr="00E0129F">
              <w:rPr>
                <w:b/>
                <w:rPrChange w:id="910" w:author="Miguel Centeno Muñoz" w:date="2014-07-30T20:06:00Z">
                  <w:rPr/>
                </w:rPrChange>
              </w:rPr>
              <w:t>Información sobre el perfil del usuario</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911" w:author="Miguel Centeno Muñoz" w:date="2014-07-30T20:06:00Z">
                  <w:rPr/>
                </w:rPrChange>
              </w:rPr>
            </w:pPr>
            <w:r w:rsidRPr="00E0129F">
              <w:rPr>
                <w:b/>
                <w:rPrChange w:id="912" w:author="Miguel Centeno Muñoz" w:date="2014-07-30T20:06:00Z">
                  <w:rPr/>
                </w:rPrChange>
              </w:rPr>
              <w:t>Versión</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pPr>
            <w:r>
              <w:t xml:space="preserve">1.0 ( 23/06/2014 ) </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913" w:author="Miguel Centeno Muñoz" w:date="2014-07-30T20:06:00Z">
                  <w:rPr/>
                </w:rPrChange>
              </w:rPr>
            </w:pPr>
            <w:r w:rsidRPr="00E0129F">
              <w:rPr>
                <w:b/>
                <w:rPrChange w:id="914" w:author="Miguel Centeno Muñoz" w:date="2014-07-30T20:06:00Z">
                  <w:rPr/>
                </w:rPrChange>
              </w:rPr>
              <w:t>Autores</w:t>
            </w:r>
          </w:p>
        </w:tc>
        <w:bookmarkEnd w:id="907"/>
        <w:tc>
          <w:tcPr>
            <w:tcW w:w="0" w:type="auto"/>
            <w:hideMark/>
          </w:tcPr>
          <w:p w:rsidR="00A52B19" w:rsidRDefault="00A52B19">
            <w:pPr>
              <w:cnfStyle w:val="000000000000" w:firstRow="0" w:lastRow="0" w:firstColumn="0" w:lastColumn="0" w:oddVBand="0" w:evenVBand="0" w:oddHBand="0" w:evenHBand="0" w:firstRowFirstColumn="0" w:firstRowLastColumn="0" w:lastRowFirstColumn="0" w:lastRowLastColumn="0"/>
              <w:pPrChange w:id="915" w:author="Miguel Centeno Muñoz" w:date="2014-07-30T20:05:00Z">
                <w:pPr>
                  <w:numPr>
                    <w:numId w:val="12"/>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A52B19">
              <w:t>Miguel Centeno Muñoz</w:t>
            </w:r>
            <w:r>
              <w:t xml:space="preserve"> </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916" w:author="Miguel Centeno Muñoz" w:date="2014-07-30T20:06:00Z">
                  <w:rPr/>
                </w:rPrChange>
              </w:rPr>
            </w:pPr>
            <w:r w:rsidRPr="00E0129F">
              <w:rPr>
                <w:b/>
                <w:rPrChange w:id="917" w:author="Miguel Centeno Muñoz" w:date="2014-07-30T20:06:00Z">
                  <w:rPr/>
                </w:rPrChange>
              </w:rPr>
              <w:t>Fuentes</w:t>
            </w:r>
          </w:p>
        </w:tc>
        <w:tc>
          <w:tcPr>
            <w:tcW w:w="0" w:type="auto"/>
            <w:hideMark/>
          </w:tcPr>
          <w:p w:rsidR="00A52B19" w:rsidRDefault="001A3969">
            <w:pPr>
              <w:cnfStyle w:val="000000100000" w:firstRow="0" w:lastRow="0" w:firstColumn="0" w:lastColumn="0" w:oddVBand="0" w:evenVBand="0" w:oddHBand="1" w:evenHBand="0" w:firstRowFirstColumn="0" w:firstRowLastColumn="0" w:lastRowFirstColumn="0" w:lastRowLastColumn="0"/>
              <w:pPrChange w:id="918" w:author="Miguel Centeno Muñoz" w:date="2014-07-30T20:05:00Z">
                <w:pPr>
                  <w:numPr>
                    <w:numId w:val="13"/>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t>Sergio Segura Rueda</w:t>
            </w:r>
            <w:r w:rsidR="00A52B19">
              <w:t xml:space="preserve"> </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919" w:author="Miguel Centeno Muñoz" w:date="2014-07-30T20:06:00Z">
                  <w:rPr/>
                </w:rPrChange>
              </w:rPr>
            </w:pPr>
            <w:r w:rsidRPr="00E0129F">
              <w:rPr>
                <w:b/>
                <w:rPrChange w:id="920" w:author="Miguel Centeno Muñoz" w:date="2014-07-30T20:06:00Z">
                  <w:rPr/>
                </w:rPrChange>
              </w:rPr>
              <w:t>Dependencias</w:t>
            </w:r>
          </w:p>
        </w:tc>
        <w:tc>
          <w:tcPr>
            <w:tcW w:w="0" w:type="auto"/>
            <w:hideMark/>
          </w:tcPr>
          <w:p w:rsidR="00A52B19" w:rsidRDefault="00A52B19">
            <w:pPr>
              <w:cnfStyle w:val="000000000000" w:firstRow="0" w:lastRow="0" w:firstColumn="0" w:lastColumn="0" w:oddVBand="0" w:evenVBand="0" w:oddHBand="0" w:evenHBand="0" w:firstRowFirstColumn="0" w:firstRowLastColumn="0" w:lastRowFirstColumn="0" w:lastRowLastColumn="0"/>
            </w:pPr>
            <w:r>
              <w:t>Ninguno</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921" w:author="Miguel Centeno Muñoz" w:date="2014-07-30T20:06:00Z">
                  <w:rPr/>
                </w:rPrChange>
              </w:rPr>
            </w:pPr>
            <w:r w:rsidRPr="00E0129F">
              <w:rPr>
                <w:b/>
                <w:rPrChange w:id="922" w:author="Miguel Centeno Muñoz" w:date="2014-07-30T20:06:00Z">
                  <w:rPr/>
                </w:rPrChange>
              </w:rPr>
              <w:t>Descripción</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pPr>
            <w:r>
              <w:t xml:space="preserve">El sistema deberá almacenar la información correspondiente a </w:t>
            </w:r>
            <w:r>
              <w:rPr>
                <w:rStyle w:val="nfasis"/>
                <w:rFonts w:ascii="Arial" w:hAnsi="Arial" w:cs="Arial"/>
                <w:sz w:val="20"/>
                <w:szCs w:val="20"/>
              </w:rPr>
              <w:t xml:space="preserve">datos identificativos de cada usuario. </w:t>
            </w:r>
            <w:r>
              <w:t xml:space="preserve">En concreto: </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923" w:author="Miguel Centeno Muñoz" w:date="2014-07-30T20:06:00Z">
                  <w:rPr/>
                </w:rPrChange>
              </w:rPr>
            </w:pPr>
            <w:r w:rsidRPr="00E0129F">
              <w:rPr>
                <w:b/>
                <w:rPrChange w:id="924" w:author="Miguel Centeno Muñoz" w:date="2014-07-30T20:06:00Z">
                  <w:rPr/>
                </w:rPrChange>
              </w:rPr>
              <w:t>Datos específicos</w:t>
            </w:r>
          </w:p>
        </w:tc>
        <w:tc>
          <w:tcPr>
            <w:tcW w:w="0" w:type="auto"/>
            <w:hideMark/>
          </w:tcPr>
          <w:p w:rsidR="00A52B19" w:rsidRDefault="00A52B19">
            <w:pPr>
              <w:cnfStyle w:val="000000000000" w:firstRow="0" w:lastRow="0" w:firstColumn="0" w:lastColumn="0" w:oddVBand="0" w:evenVBand="0" w:oddHBand="0" w:evenHBand="0" w:firstRowFirstColumn="0" w:firstRowLastColumn="0" w:lastRowFirstColumn="0" w:lastRowLastColumn="0"/>
              <w:pPrChange w:id="925"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26" w:name="DAT-0012"/>
            <w:r>
              <w:t xml:space="preserve">Nombre de usuario </w:t>
            </w:r>
          </w:p>
          <w:p w:rsidR="00A52B19" w:rsidRDefault="00A52B19">
            <w:pPr>
              <w:cnfStyle w:val="000000000000" w:firstRow="0" w:lastRow="0" w:firstColumn="0" w:lastColumn="0" w:oddVBand="0" w:evenVBand="0" w:oddHBand="0" w:evenHBand="0" w:firstRowFirstColumn="0" w:firstRowLastColumn="0" w:lastRowFirstColumn="0" w:lastRowLastColumn="0"/>
              <w:pPrChange w:id="927"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28" w:name="DAT-0013"/>
            <w:bookmarkEnd w:id="926"/>
            <w:r>
              <w:t xml:space="preserve">Password </w:t>
            </w:r>
          </w:p>
          <w:p w:rsidR="00A52B19" w:rsidRDefault="00A52B19">
            <w:pPr>
              <w:cnfStyle w:val="000000000000" w:firstRow="0" w:lastRow="0" w:firstColumn="0" w:lastColumn="0" w:oddVBand="0" w:evenVBand="0" w:oddHBand="0" w:evenHBand="0" w:firstRowFirstColumn="0" w:firstRowLastColumn="0" w:lastRowFirstColumn="0" w:lastRowLastColumn="0"/>
              <w:pPrChange w:id="929"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30" w:name="DAT-0003"/>
            <w:bookmarkEnd w:id="928"/>
            <w:r>
              <w:t xml:space="preserve">Email </w:t>
            </w:r>
          </w:p>
          <w:p w:rsidR="00A52B19" w:rsidRDefault="00A52B19">
            <w:pPr>
              <w:cnfStyle w:val="000000000000" w:firstRow="0" w:lastRow="0" w:firstColumn="0" w:lastColumn="0" w:oddVBand="0" w:evenVBand="0" w:oddHBand="0" w:evenHBand="0" w:firstRowFirstColumn="0" w:firstRowLastColumn="0" w:lastRowFirstColumn="0" w:lastRowLastColumn="0"/>
              <w:pPrChange w:id="931"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32" w:name="DAT-0004"/>
            <w:bookmarkEnd w:id="930"/>
            <w:r>
              <w:t xml:space="preserve">Nombre </w:t>
            </w:r>
          </w:p>
          <w:p w:rsidR="00A52B19" w:rsidRDefault="00A52B19">
            <w:pPr>
              <w:cnfStyle w:val="000000000000" w:firstRow="0" w:lastRow="0" w:firstColumn="0" w:lastColumn="0" w:oddVBand="0" w:evenVBand="0" w:oddHBand="0" w:evenHBand="0" w:firstRowFirstColumn="0" w:firstRowLastColumn="0" w:lastRowFirstColumn="0" w:lastRowLastColumn="0"/>
              <w:rPr>
                <w:ins w:id="933" w:author="Miguel Centeno Muñoz" w:date="2014-07-30T20:06:00Z"/>
              </w:rPr>
              <w:pPrChange w:id="934"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35" w:name="DAT-0005"/>
            <w:bookmarkEnd w:id="932"/>
            <w:r>
              <w:t xml:space="preserve">Apellidos </w:t>
            </w:r>
          </w:p>
          <w:p w:rsidR="00653FAD" w:rsidRDefault="00653FAD">
            <w:pPr>
              <w:cnfStyle w:val="000000000000" w:firstRow="0" w:lastRow="0" w:firstColumn="0" w:lastColumn="0" w:oddVBand="0" w:evenVBand="0" w:oddHBand="0" w:evenHBand="0" w:firstRowFirstColumn="0" w:firstRowLastColumn="0" w:lastRowFirstColumn="0" w:lastRowLastColumn="0"/>
              <w:rPr>
                <w:ins w:id="936" w:author="Miguel Centeno Muñoz" w:date="2014-07-30T20:06:00Z"/>
              </w:rPr>
              <w:pPrChange w:id="937"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ins w:id="938" w:author="Miguel Centeno Muñoz" w:date="2014-07-30T20:06:00Z">
              <w:r>
                <w:t>Ciudad</w:t>
              </w:r>
            </w:ins>
          </w:p>
          <w:p w:rsidR="00653FAD" w:rsidRDefault="00653FAD">
            <w:pPr>
              <w:cnfStyle w:val="000000000000" w:firstRow="0" w:lastRow="0" w:firstColumn="0" w:lastColumn="0" w:oddVBand="0" w:evenVBand="0" w:oddHBand="0" w:evenHBand="0" w:firstRowFirstColumn="0" w:firstRowLastColumn="0" w:lastRowFirstColumn="0" w:lastRowLastColumn="0"/>
              <w:pPrChange w:id="939"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ins w:id="940" w:author="Miguel Centeno Muñoz" w:date="2014-07-30T20:06:00Z">
              <w:r>
                <w:t>Código Postal</w:t>
              </w:r>
            </w:ins>
          </w:p>
          <w:p w:rsidR="00A52B19" w:rsidRDefault="00A52B19">
            <w:pPr>
              <w:cnfStyle w:val="000000000000" w:firstRow="0" w:lastRow="0" w:firstColumn="0" w:lastColumn="0" w:oddVBand="0" w:evenVBand="0" w:oddHBand="0" w:evenHBand="0" w:firstRowFirstColumn="0" w:firstRowLastColumn="0" w:lastRowFirstColumn="0" w:lastRowLastColumn="0"/>
              <w:pPrChange w:id="941"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42" w:name="DAT-0006"/>
            <w:bookmarkEnd w:id="935"/>
            <w:r>
              <w:t xml:space="preserve">País </w:t>
            </w:r>
          </w:p>
          <w:p w:rsidR="00A52B19" w:rsidRDefault="00A52B19">
            <w:pPr>
              <w:cnfStyle w:val="000000000000" w:firstRow="0" w:lastRow="0" w:firstColumn="0" w:lastColumn="0" w:oddVBand="0" w:evenVBand="0" w:oddHBand="0" w:evenHBand="0" w:firstRowFirstColumn="0" w:firstRowLastColumn="0" w:lastRowFirstColumn="0" w:lastRowLastColumn="0"/>
              <w:pPrChange w:id="943"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44" w:name="DAT-0007"/>
            <w:bookmarkEnd w:id="942"/>
            <w:r>
              <w:t xml:space="preserve">Foto de perfil </w:t>
            </w:r>
            <w:bookmarkEnd w:id="944"/>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945" w:author="Miguel Centeno Muñoz" w:date="2014-07-30T20:06:00Z">
                  <w:rPr/>
                </w:rPrChange>
              </w:rPr>
            </w:pPr>
            <w:r w:rsidRPr="00E0129F">
              <w:rPr>
                <w:b/>
                <w:rPrChange w:id="946" w:author="Miguel Centeno Muñoz" w:date="2014-07-30T20:06:00Z">
                  <w:rPr/>
                </w:rPrChange>
              </w:rPr>
              <w:t>Importancia</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pPr>
            <w:r>
              <w:t>vital</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947" w:author="Miguel Centeno Muñoz" w:date="2014-07-30T20:06:00Z">
                  <w:rPr/>
                </w:rPrChange>
              </w:rPr>
            </w:pPr>
            <w:r w:rsidRPr="00E0129F">
              <w:rPr>
                <w:b/>
                <w:rPrChange w:id="948" w:author="Miguel Centeno Muñoz" w:date="2014-07-30T20:06:00Z">
                  <w:rPr/>
                </w:rPrChange>
              </w:rPr>
              <w:t>Urgencia</w:t>
            </w:r>
          </w:p>
        </w:tc>
        <w:tc>
          <w:tcPr>
            <w:tcW w:w="0" w:type="auto"/>
            <w:hideMark/>
          </w:tcPr>
          <w:p w:rsidR="00A52B19" w:rsidRDefault="00A52B19">
            <w:pPr>
              <w:cnfStyle w:val="000000000000" w:firstRow="0" w:lastRow="0" w:firstColumn="0" w:lastColumn="0" w:oddVBand="0" w:evenVBand="0" w:oddHBand="0" w:evenHBand="0" w:firstRowFirstColumn="0" w:firstRowLastColumn="0" w:lastRowFirstColumn="0" w:lastRowLastColumn="0"/>
            </w:pPr>
            <w:r>
              <w:t>inmediatamente</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949" w:author="Miguel Centeno Muñoz" w:date="2014-07-30T20:06:00Z">
                  <w:rPr/>
                </w:rPrChange>
              </w:rPr>
            </w:pPr>
            <w:r w:rsidRPr="00E0129F">
              <w:rPr>
                <w:b/>
                <w:rPrChange w:id="950" w:author="Miguel Centeno Muñoz" w:date="2014-07-30T20:06:00Z">
                  <w:rPr/>
                </w:rPrChange>
              </w:rPr>
              <w:t>Estado</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pPr>
            <w:r>
              <w:t>en construcción</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951" w:author="Miguel Centeno Muñoz" w:date="2014-07-30T20:06:00Z">
                  <w:rPr/>
                </w:rPrChange>
              </w:rPr>
            </w:pPr>
            <w:r w:rsidRPr="00E0129F">
              <w:rPr>
                <w:b/>
                <w:rPrChange w:id="952" w:author="Miguel Centeno Muñoz" w:date="2014-07-30T20:06:00Z">
                  <w:rPr/>
                </w:rPrChange>
              </w:rPr>
              <w:t>Estabilidad</w:t>
            </w:r>
          </w:p>
        </w:tc>
        <w:tc>
          <w:tcPr>
            <w:tcW w:w="0" w:type="auto"/>
            <w:hideMark/>
          </w:tcPr>
          <w:p w:rsidR="00A52B19" w:rsidRDefault="00A52B19">
            <w:pPr>
              <w:cnfStyle w:val="000000000000" w:firstRow="0" w:lastRow="0" w:firstColumn="0" w:lastColumn="0" w:oddVBand="0" w:evenVBand="0" w:oddHBand="0" w:evenHBand="0" w:firstRowFirstColumn="0" w:firstRowLastColumn="0" w:lastRowFirstColumn="0" w:lastRowLastColumn="0"/>
            </w:pPr>
            <w:r>
              <w:t>alta</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953" w:author="Miguel Centeno Muñoz" w:date="2014-07-30T20:06:00Z">
                  <w:rPr/>
                </w:rPrChange>
              </w:rPr>
            </w:pPr>
            <w:r w:rsidRPr="00E0129F">
              <w:rPr>
                <w:b/>
                <w:rPrChange w:id="954" w:author="Miguel Centeno Muñoz" w:date="2014-07-30T20:06:00Z">
                  <w:rPr/>
                </w:rPrChange>
              </w:rPr>
              <w:t>Comentarios</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pPr>
            <w:r>
              <w:t>Ninguno</w:t>
            </w:r>
          </w:p>
        </w:tc>
      </w:tr>
    </w:tbl>
    <w:p w:rsidR="00FA0982" w:rsidDel="00653FAD" w:rsidRDefault="00FA0982" w:rsidP="00C96693">
      <w:pPr>
        <w:rPr>
          <w:del w:id="955" w:author="Miguel Centeno Muñoz" w:date="2014-07-27T12:50:00Z"/>
        </w:rPr>
      </w:pPr>
    </w:p>
    <w:p w:rsidR="00653FAD" w:rsidRDefault="00653FAD" w:rsidP="00950DBB">
      <w:pPr>
        <w:rPr>
          <w:ins w:id="956" w:author="Miguel Centeno Muñoz" w:date="2014-07-30T20:13:00Z"/>
        </w:rPr>
      </w:pPr>
    </w:p>
    <w:p w:rsidR="00653FAD" w:rsidRDefault="00653FAD" w:rsidP="00950DBB">
      <w:pPr>
        <w:rPr>
          <w:ins w:id="957" w:author="Miguel Centeno Muñoz" w:date="2014-07-30T20:13:00Z"/>
        </w:rPr>
      </w:pPr>
    </w:p>
    <w:p w:rsidR="00653FAD" w:rsidRDefault="00653FAD" w:rsidP="00950DBB">
      <w:pPr>
        <w:rPr>
          <w:ins w:id="958" w:author="Miguel Centeno Muñoz" w:date="2014-07-30T20:13:00Z"/>
        </w:rPr>
      </w:pPr>
    </w:p>
    <w:p w:rsidR="00653FAD" w:rsidRDefault="00653FAD" w:rsidP="00950DBB">
      <w:pPr>
        <w:rPr>
          <w:ins w:id="959" w:author="Miguel Centeno Muñoz" w:date="2014-07-30T20:13:00Z"/>
        </w:rPr>
      </w:pPr>
    </w:p>
    <w:p w:rsidR="00653FAD" w:rsidRDefault="00653FAD" w:rsidP="00950DBB">
      <w:pPr>
        <w:rPr>
          <w:ins w:id="960" w:author="Miguel Centeno Muñoz" w:date="2014-07-30T20:13:00Z"/>
        </w:rPr>
      </w:pPr>
    </w:p>
    <w:p w:rsidR="00653FAD" w:rsidRDefault="00653FAD" w:rsidP="00950DBB">
      <w:pPr>
        <w:rPr>
          <w:ins w:id="961" w:author="Miguel Centeno Muñoz" w:date="2014-07-30T20:13:00Z"/>
        </w:rPr>
      </w:pPr>
    </w:p>
    <w:p w:rsidR="00653FAD" w:rsidRDefault="00653FAD" w:rsidP="00950DBB">
      <w:pPr>
        <w:rPr>
          <w:ins w:id="962" w:author="Miguel Centeno Muñoz" w:date="2014-07-30T20:13:00Z"/>
        </w:rPr>
      </w:pPr>
    </w:p>
    <w:p w:rsidR="00653FAD" w:rsidRPr="00950DBB" w:rsidRDefault="00653FAD" w:rsidP="00950DBB">
      <w:pPr>
        <w:rPr>
          <w:ins w:id="963" w:author="Miguel Centeno Muñoz" w:date="2014-07-30T20:13:00Z"/>
        </w:rPr>
      </w:pPr>
    </w:p>
    <w:p w:rsidR="00653FAD" w:rsidRDefault="00653FAD" w:rsidP="00C96693"/>
    <w:tbl>
      <w:tblPr>
        <w:tblStyle w:val="Listamedia2-nfasis2"/>
        <w:tblW w:w="5000" w:type="pct"/>
        <w:tblLook w:val="04A0" w:firstRow="1" w:lastRow="0" w:firstColumn="1" w:lastColumn="0" w:noHBand="0" w:noVBand="1"/>
      </w:tblPr>
      <w:tblGrid>
        <w:gridCol w:w="1502"/>
        <w:gridCol w:w="7643"/>
      </w:tblGrid>
      <w:tr w:rsidR="00FA0982" w:rsidRPr="00653FAD"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FA0982" w:rsidRPr="00653FAD" w:rsidRDefault="00DD4F37">
            <w:pPr>
              <w:rPr>
                <w:b/>
                <w:rPrChange w:id="964" w:author="Miguel Centeno Muñoz" w:date="2014-07-30T20:07:00Z">
                  <w:rPr/>
                </w:rPrChange>
              </w:rPr>
            </w:pPr>
            <w:bookmarkStart w:id="965" w:name="IRQ-0003"/>
            <w:r w:rsidRPr="00653FAD">
              <w:rPr>
                <w:b/>
                <w:rPrChange w:id="966" w:author="Miguel Centeno Muñoz" w:date="2014-07-30T20:07:00Z">
                  <w:rPr/>
                </w:rPrChange>
              </w:rPr>
              <w:lastRenderedPageBreak/>
              <w:t>IRQ-0002</w:t>
            </w:r>
          </w:p>
        </w:tc>
        <w:tc>
          <w:tcPr>
            <w:tcW w:w="4183" w:type="pct"/>
            <w:hideMark/>
          </w:tcPr>
          <w:p w:rsidR="00FA0982" w:rsidRPr="00653FAD" w:rsidRDefault="00FA0982">
            <w:pPr>
              <w:cnfStyle w:val="100000000000" w:firstRow="1" w:lastRow="0" w:firstColumn="0" w:lastColumn="0" w:oddVBand="0" w:evenVBand="0" w:oddHBand="0" w:evenHBand="0" w:firstRowFirstColumn="0" w:firstRowLastColumn="0" w:lastRowFirstColumn="0" w:lastRowLastColumn="0"/>
              <w:rPr>
                <w:b/>
                <w:rPrChange w:id="967" w:author="Miguel Centeno Muñoz" w:date="2014-07-30T20:07:00Z">
                  <w:rPr/>
                </w:rPrChange>
              </w:rPr>
            </w:pPr>
            <w:r w:rsidRPr="00653FAD">
              <w:rPr>
                <w:b/>
                <w:rPrChange w:id="968" w:author="Miguel Centeno Muñoz" w:date="2014-07-30T20:07:00Z">
                  <w:rPr/>
                </w:rPrChange>
              </w:rPr>
              <w:t>Información sobre las Rutas</w:t>
            </w:r>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969" w:author="Miguel Centeno Muñoz" w:date="2014-07-30T20:07:00Z">
                  <w:rPr/>
                </w:rPrChange>
              </w:rPr>
            </w:pPr>
            <w:r w:rsidRPr="00653FAD">
              <w:rPr>
                <w:b/>
                <w:rPrChange w:id="970" w:author="Miguel Centeno Muñoz" w:date="2014-07-30T20:07:00Z">
                  <w:rPr/>
                </w:rPrChange>
              </w:rPr>
              <w:t>Versión</w:t>
            </w:r>
          </w:p>
        </w:tc>
        <w:tc>
          <w:tcPr>
            <w:tcW w:w="0" w:type="auto"/>
            <w:hideMark/>
          </w:tcPr>
          <w:p w:rsidR="00FA0982" w:rsidRPr="00653FAD" w:rsidRDefault="00FA0982">
            <w:pPr>
              <w:cnfStyle w:val="000000100000" w:firstRow="0" w:lastRow="0" w:firstColumn="0" w:lastColumn="0" w:oddVBand="0" w:evenVBand="0" w:oddHBand="1" w:evenHBand="0" w:firstRowFirstColumn="0" w:firstRowLastColumn="0" w:lastRowFirstColumn="0" w:lastRowLastColumn="0"/>
            </w:pPr>
            <w:r w:rsidRPr="00653FAD">
              <w:t xml:space="preserve">1.0 ( 23/06/2014 ) </w:t>
            </w:r>
          </w:p>
        </w:tc>
      </w:tr>
      <w:tr w:rsidR="00FA0982" w:rsidRPr="00653FAD"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971" w:author="Miguel Centeno Muñoz" w:date="2014-07-30T20:07:00Z">
                  <w:rPr/>
                </w:rPrChange>
              </w:rPr>
            </w:pPr>
            <w:r w:rsidRPr="00653FAD">
              <w:rPr>
                <w:b/>
                <w:rPrChange w:id="972" w:author="Miguel Centeno Muñoz" w:date="2014-07-30T20:07:00Z">
                  <w:rPr/>
                </w:rPrChange>
              </w:rPr>
              <w:t>Autores</w:t>
            </w:r>
          </w:p>
        </w:tc>
        <w:bookmarkEnd w:id="965"/>
        <w:tc>
          <w:tcPr>
            <w:tcW w:w="0" w:type="auto"/>
            <w:hideMark/>
          </w:tcPr>
          <w:p w:rsidR="00FA0982" w:rsidRPr="00653FAD" w:rsidRDefault="00FA0982">
            <w:pPr>
              <w:cnfStyle w:val="000000000000" w:firstRow="0" w:lastRow="0" w:firstColumn="0" w:lastColumn="0" w:oddVBand="0" w:evenVBand="0" w:oddHBand="0" w:evenHBand="0" w:firstRowFirstColumn="0" w:firstRowLastColumn="0" w:lastRowFirstColumn="0" w:lastRowLastColumn="0"/>
              <w:pPrChange w:id="973" w:author="Miguel Centeno Muñoz" w:date="2014-07-30T20:07:00Z">
                <w:pPr>
                  <w:numPr>
                    <w:numId w:val="7"/>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653FAD">
              <w:t xml:space="preserve">Miguel Centeno Muñoz </w:t>
            </w:r>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974" w:author="Miguel Centeno Muñoz" w:date="2014-07-30T20:07:00Z">
                  <w:rPr/>
                </w:rPrChange>
              </w:rPr>
            </w:pPr>
            <w:r w:rsidRPr="00653FAD">
              <w:rPr>
                <w:b/>
                <w:rPrChange w:id="975" w:author="Miguel Centeno Muñoz" w:date="2014-07-30T20:07:00Z">
                  <w:rPr/>
                </w:rPrChange>
              </w:rPr>
              <w:t>Fuentes</w:t>
            </w:r>
          </w:p>
        </w:tc>
        <w:tc>
          <w:tcPr>
            <w:tcW w:w="0" w:type="auto"/>
            <w:hideMark/>
          </w:tcPr>
          <w:p w:rsidR="00FA0982" w:rsidRPr="00653FAD" w:rsidRDefault="001A3969">
            <w:pPr>
              <w:cnfStyle w:val="000000100000" w:firstRow="0" w:lastRow="0" w:firstColumn="0" w:lastColumn="0" w:oddVBand="0" w:evenVBand="0" w:oddHBand="1" w:evenHBand="0" w:firstRowFirstColumn="0" w:firstRowLastColumn="0" w:lastRowFirstColumn="0" w:lastRowLastColumn="0"/>
              <w:pPrChange w:id="976" w:author="Miguel Centeno Muñoz" w:date="2014-07-30T20:07:00Z">
                <w:pPr>
                  <w:numPr>
                    <w:numId w:val="8"/>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rsidRPr="00653FAD">
              <w:t>Sergio Segura Rueda</w:t>
            </w:r>
            <w:r w:rsidR="00FA0982" w:rsidRPr="00653FAD">
              <w:t xml:space="preserve"> </w:t>
            </w:r>
          </w:p>
        </w:tc>
      </w:tr>
      <w:tr w:rsidR="00FA0982" w:rsidRPr="00653FAD"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977" w:author="Miguel Centeno Muñoz" w:date="2014-07-30T20:07:00Z">
                  <w:rPr/>
                </w:rPrChange>
              </w:rPr>
            </w:pPr>
            <w:r w:rsidRPr="00653FAD">
              <w:rPr>
                <w:b/>
                <w:rPrChange w:id="978" w:author="Miguel Centeno Muñoz" w:date="2014-07-30T20:07:00Z">
                  <w:rPr/>
                </w:rPrChange>
              </w:rPr>
              <w:t>Dependencias</w:t>
            </w:r>
          </w:p>
        </w:tc>
        <w:tc>
          <w:tcPr>
            <w:tcW w:w="0" w:type="auto"/>
            <w:hideMark/>
          </w:tcPr>
          <w:p w:rsidR="00FA0982" w:rsidRPr="00653FAD" w:rsidRDefault="00FA0982">
            <w:pPr>
              <w:cnfStyle w:val="000000000000" w:firstRow="0" w:lastRow="0" w:firstColumn="0" w:lastColumn="0" w:oddVBand="0" w:evenVBand="0" w:oddHBand="0" w:evenHBand="0" w:firstRowFirstColumn="0" w:firstRowLastColumn="0" w:lastRowFirstColumn="0" w:lastRowLastColumn="0"/>
            </w:pPr>
            <w:r w:rsidRPr="00653FAD">
              <w:t>Ninguno</w:t>
            </w:r>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979" w:author="Miguel Centeno Muñoz" w:date="2014-07-30T20:07:00Z">
                  <w:rPr/>
                </w:rPrChange>
              </w:rPr>
            </w:pPr>
            <w:r w:rsidRPr="00653FAD">
              <w:rPr>
                <w:b/>
                <w:rPrChange w:id="980" w:author="Miguel Centeno Muñoz" w:date="2014-07-30T20:07:00Z">
                  <w:rPr/>
                </w:rPrChange>
              </w:rPr>
              <w:t>Descripción</w:t>
            </w:r>
          </w:p>
        </w:tc>
        <w:tc>
          <w:tcPr>
            <w:tcW w:w="0" w:type="auto"/>
            <w:hideMark/>
          </w:tcPr>
          <w:p w:rsidR="00FA0982" w:rsidRPr="00653FAD" w:rsidRDefault="00FA0982">
            <w:pPr>
              <w:cnfStyle w:val="000000100000" w:firstRow="0" w:lastRow="0" w:firstColumn="0" w:lastColumn="0" w:oddVBand="0" w:evenVBand="0" w:oddHBand="1" w:evenHBand="0" w:firstRowFirstColumn="0" w:firstRowLastColumn="0" w:lastRowFirstColumn="0" w:lastRowLastColumn="0"/>
            </w:pPr>
            <w:r w:rsidRPr="00653FAD">
              <w:t xml:space="preserve">El sistema deberá almacenar la información correspondiente a datos </w:t>
            </w:r>
            <w:del w:id="981" w:author="Miguel Centeno Muñoz" w:date="2014-07-30T20:07:00Z">
              <w:r w:rsidRPr="00653FAD" w:rsidDel="00653FAD">
                <w:rPr>
                  <w:rFonts w:cstheme="minorBidi"/>
                  <w:rPrChange w:id="982" w:author="Miguel Centeno Muñoz" w:date="2014-07-30T20:07:00Z">
                    <w:rPr>
                      <w:rStyle w:val="nfasis"/>
                      <w:rFonts w:ascii="Arial" w:hAnsi="Arial" w:cs="Arial"/>
                    </w:rPr>
                  </w:rPrChange>
                </w:rPr>
                <w:delText>identificactivos</w:delText>
              </w:r>
            </w:del>
            <w:ins w:id="983" w:author="Miguel Centeno Muñoz" w:date="2014-07-30T20:07:00Z">
              <w:r w:rsidR="00653FAD" w:rsidRPr="00653FAD">
                <w:t>identificativos</w:t>
              </w:r>
            </w:ins>
            <w:r w:rsidRPr="00653FAD">
              <w:rPr>
                <w:rFonts w:cstheme="minorBidi"/>
                <w:rPrChange w:id="984" w:author="Miguel Centeno Muñoz" w:date="2014-07-30T20:07:00Z">
                  <w:rPr>
                    <w:rStyle w:val="nfasis"/>
                    <w:rFonts w:ascii="Arial" w:hAnsi="Arial" w:cs="Arial"/>
                  </w:rPr>
                </w:rPrChange>
              </w:rPr>
              <w:t xml:space="preserve"> e informativos de cada una de las rutas del sistema.</w:t>
            </w:r>
            <w:del w:id="985" w:author="Miguel Centeno Muñoz" w:date="2014-07-30T20:08:00Z">
              <w:r w:rsidRPr="00653FAD" w:rsidDel="00653FAD">
                <w:rPr>
                  <w:rFonts w:cstheme="minorBidi"/>
                  <w:rPrChange w:id="986" w:author="Miguel Centeno Muñoz" w:date="2014-07-30T20:07:00Z">
                    <w:rPr>
                      <w:rStyle w:val="nfasis"/>
                      <w:rFonts w:ascii="Arial" w:hAnsi="Arial" w:cs="Arial"/>
                    </w:rPr>
                  </w:rPrChange>
                </w:rPr>
                <w:delText>.</w:delText>
              </w:r>
            </w:del>
            <w:r w:rsidRPr="00653FAD">
              <w:rPr>
                <w:rFonts w:cstheme="minorBidi"/>
                <w:rPrChange w:id="987" w:author="Miguel Centeno Muñoz" w:date="2014-07-30T20:07:00Z">
                  <w:rPr>
                    <w:rStyle w:val="nfasis"/>
                    <w:rFonts w:ascii="Arial" w:hAnsi="Arial" w:cs="Arial"/>
                  </w:rPr>
                </w:rPrChange>
              </w:rPr>
              <w:t xml:space="preserve"> En concreto: </w:t>
            </w:r>
          </w:p>
        </w:tc>
      </w:tr>
      <w:tr w:rsidR="00FA0982" w:rsidRPr="00653FAD"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988" w:author="Miguel Centeno Muñoz" w:date="2014-07-30T20:07:00Z">
                  <w:rPr/>
                </w:rPrChange>
              </w:rPr>
            </w:pPr>
            <w:r w:rsidRPr="00653FAD">
              <w:rPr>
                <w:b/>
                <w:rPrChange w:id="989" w:author="Miguel Centeno Muñoz" w:date="2014-07-30T20:07:00Z">
                  <w:rPr/>
                </w:rPrChange>
              </w:rPr>
              <w:t>Datos específicos</w:t>
            </w:r>
          </w:p>
        </w:tc>
        <w:tc>
          <w:tcPr>
            <w:tcW w:w="0" w:type="auto"/>
            <w:hideMark/>
          </w:tcPr>
          <w:p w:rsidR="00FA0982" w:rsidRPr="00653FAD" w:rsidRDefault="00FA0982">
            <w:pPr>
              <w:cnfStyle w:val="000000000000" w:firstRow="0" w:lastRow="0" w:firstColumn="0" w:lastColumn="0" w:oddVBand="0" w:evenVBand="0" w:oddHBand="0" w:evenHBand="0" w:firstRowFirstColumn="0" w:firstRowLastColumn="0" w:lastRowFirstColumn="0" w:lastRowLastColumn="0"/>
              <w:pPrChange w:id="990" w:author="Miguel Centeno Muñoz" w:date="2014-07-30T20:07:00Z">
                <w:pPr>
                  <w:numPr>
                    <w:numId w:val="9"/>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91" w:name="DAT-0008"/>
            <w:r w:rsidRPr="00653FAD">
              <w:t xml:space="preserve">Título de la Ruta </w:t>
            </w:r>
            <w:proofErr w:type="gramStart"/>
            <w:r w:rsidRPr="00653FAD">
              <w:t>( El</w:t>
            </w:r>
            <w:proofErr w:type="gramEnd"/>
            <w:r w:rsidRPr="00653FAD">
              <w:rPr>
                <w:rFonts w:cstheme="minorBidi"/>
                <w:rPrChange w:id="992" w:author="Miguel Centeno Muñoz" w:date="2014-07-30T20:07:00Z">
                  <w:rPr>
                    <w:rStyle w:val="nfasis"/>
                    <w:rFonts w:ascii="Arial" w:hAnsi="Arial" w:cs="Arial"/>
                  </w:rPr>
                </w:rPrChange>
              </w:rPr>
              <w:t xml:space="preserve"> usuario tiene la capacidad de nombrar cada ruta.) </w:t>
            </w:r>
          </w:p>
          <w:p w:rsidR="00653FAD" w:rsidRDefault="00FA0982">
            <w:pPr>
              <w:cnfStyle w:val="000000000000" w:firstRow="0" w:lastRow="0" w:firstColumn="0" w:lastColumn="0" w:oddVBand="0" w:evenVBand="0" w:oddHBand="0" w:evenHBand="0" w:firstRowFirstColumn="0" w:firstRowLastColumn="0" w:lastRowFirstColumn="0" w:lastRowLastColumn="0"/>
              <w:rPr>
                <w:ins w:id="993" w:author="Miguel Centeno Muñoz" w:date="2014-07-30T20:11:00Z"/>
              </w:rPr>
              <w:pPrChange w:id="994" w:author="Miguel Centeno Muñoz" w:date="2014-07-30T20:07:00Z">
                <w:pPr>
                  <w:numPr>
                    <w:numId w:val="9"/>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95" w:name="DAT-0009"/>
            <w:bookmarkEnd w:id="991"/>
            <w:del w:id="996" w:author="Miguel Centeno Muñoz" w:date="2014-07-30T20:12:00Z">
              <w:r w:rsidRPr="00653FAD" w:rsidDel="00653FAD">
                <w:delText>Categoría de la Ruta</w:delText>
              </w:r>
            </w:del>
            <w:del w:id="997" w:author="Miguel Centeno Muñoz" w:date="2014-07-30T20:10:00Z">
              <w:r w:rsidRPr="00653FAD" w:rsidDel="00653FAD">
                <w:delText>:</w:delText>
              </w:r>
            </w:del>
            <w:del w:id="998" w:author="Miguel Centeno Muñoz" w:date="2014-07-30T20:12:00Z">
              <w:r w:rsidRPr="00653FAD" w:rsidDel="00653FAD">
                <w:delText xml:space="preserve"> </w:delText>
              </w:r>
            </w:del>
            <w:ins w:id="999" w:author="Miguel Centeno Muñoz" w:date="2014-07-30T20:12:00Z">
              <w:r w:rsidR="00653FAD">
                <w:t>Fecha de creación de la ruta.</w:t>
              </w:r>
            </w:ins>
          </w:p>
          <w:p w:rsidR="00FA0982" w:rsidRPr="00653FAD" w:rsidDel="00653FAD" w:rsidRDefault="00FA0982">
            <w:pPr>
              <w:cnfStyle w:val="000000000000" w:firstRow="0" w:lastRow="0" w:firstColumn="0" w:lastColumn="0" w:oddVBand="0" w:evenVBand="0" w:oddHBand="0" w:evenHBand="0" w:firstRowFirstColumn="0" w:firstRowLastColumn="0" w:lastRowFirstColumn="0" w:lastRowLastColumn="0"/>
              <w:rPr>
                <w:del w:id="1000" w:author="Miguel Centeno Muñoz" w:date="2014-07-30T20:11:00Z"/>
              </w:rPr>
              <w:pPrChange w:id="1001" w:author="Miguel Centeno Muñoz" w:date="2014-07-30T20:07:00Z">
                <w:pPr>
                  <w:numPr>
                    <w:numId w:val="9"/>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del w:id="1002" w:author="Miguel Centeno Muñoz" w:date="2014-07-30T20:11:00Z">
              <w:r w:rsidRPr="00653FAD" w:rsidDel="00653FAD">
                <w:delText xml:space="preserve">Mountain Bike, Turística, Gastronómica, Senderismo o Jogging. </w:delText>
              </w:r>
            </w:del>
          </w:p>
          <w:p w:rsidR="00653FAD" w:rsidRDefault="00FA0982">
            <w:pPr>
              <w:cnfStyle w:val="000000000000" w:firstRow="0" w:lastRow="0" w:firstColumn="0" w:lastColumn="0" w:oddVBand="0" w:evenVBand="0" w:oddHBand="0" w:evenHBand="0" w:firstRowFirstColumn="0" w:firstRowLastColumn="0" w:lastRowFirstColumn="0" w:lastRowLastColumn="0"/>
              <w:rPr>
                <w:ins w:id="1003" w:author="Miguel Centeno Muñoz" w:date="2014-07-30T20:11:00Z"/>
              </w:rPr>
              <w:pPrChange w:id="1004" w:author="Miguel Centeno Muñoz" w:date="2014-07-30T20:11:00Z">
                <w:pPr>
                  <w:numPr>
                    <w:numId w:val="9"/>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1005" w:name="DAT-0010"/>
            <w:bookmarkEnd w:id="995"/>
            <w:r w:rsidRPr="00653FAD">
              <w:t>Descripción de la ruta</w:t>
            </w:r>
            <w:ins w:id="1006" w:author="Miguel Centeno Muñoz" w:date="2014-07-30T20:11:00Z">
              <w:r w:rsidR="00653FAD">
                <w:t>.</w:t>
              </w:r>
            </w:ins>
          </w:p>
          <w:p w:rsidR="00FA0982" w:rsidRPr="00653FAD" w:rsidDel="00653FAD" w:rsidRDefault="00FA0982">
            <w:pPr>
              <w:cnfStyle w:val="000000000000" w:firstRow="0" w:lastRow="0" w:firstColumn="0" w:lastColumn="0" w:oddVBand="0" w:evenVBand="0" w:oddHBand="0" w:evenHBand="0" w:firstRowFirstColumn="0" w:firstRowLastColumn="0" w:lastRowFirstColumn="0" w:lastRowLastColumn="0"/>
              <w:rPr>
                <w:del w:id="1007" w:author="Miguel Centeno Muñoz" w:date="2014-07-30T20:11:00Z"/>
              </w:rPr>
              <w:pPrChange w:id="1008" w:author="Miguel Centeno Muñoz" w:date="2014-07-30T20:11:00Z">
                <w:pPr>
                  <w:numPr>
                    <w:numId w:val="9"/>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del w:id="1009" w:author="Miguel Centeno Muñoz" w:date="2014-07-30T20:11:00Z">
              <w:r w:rsidRPr="00653FAD" w:rsidDel="00653FAD">
                <w:delText xml:space="preserve">. ( El usuario puede escribir una descripción explicativa sobre cada una de sus rutas) </w:delText>
              </w:r>
            </w:del>
          </w:p>
          <w:p w:rsidR="00FA0982" w:rsidRPr="00653FAD" w:rsidRDefault="00FA0982">
            <w:pPr>
              <w:cnfStyle w:val="000000000000" w:firstRow="0" w:lastRow="0" w:firstColumn="0" w:lastColumn="0" w:oddVBand="0" w:evenVBand="0" w:oddHBand="0" w:evenHBand="0" w:firstRowFirstColumn="0" w:firstRowLastColumn="0" w:lastRowFirstColumn="0" w:lastRowLastColumn="0"/>
              <w:pPrChange w:id="1010" w:author="Miguel Centeno Muñoz" w:date="2014-07-30T20:11:00Z">
                <w:pPr>
                  <w:numPr>
                    <w:numId w:val="9"/>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1011" w:name="DAT-0011"/>
            <w:bookmarkEnd w:id="1005"/>
            <w:r w:rsidRPr="00653FAD">
              <w:t xml:space="preserve">Fichero de la Ruta </w:t>
            </w:r>
            <w:ins w:id="1012" w:author="Miguel Centeno Muñoz" w:date="2014-07-30T20:11:00Z">
              <w:r w:rsidR="00653FAD">
                <w:t>(mapa)</w:t>
              </w:r>
            </w:ins>
            <w:del w:id="1013" w:author="Miguel Centeno Muñoz" w:date="2014-07-30T20:11:00Z">
              <w:r w:rsidRPr="00653FAD" w:rsidDel="00653FAD">
                <w:delText xml:space="preserve">( la ruta específica al fichero físico, así como el fichero en si.) </w:delText>
              </w:r>
            </w:del>
            <w:bookmarkEnd w:id="1011"/>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1014" w:author="Miguel Centeno Muñoz" w:date="2014-07-30T20:07:00Z">
                  <w:rPr/>
                </w:rPrChange>
              </w:rPr>
            </w:pPr>
            <w:r w:rsidRPr="00653FAD">
              <w:rPr>
                <w:b/>
                <w:rPrChange w:id="1015" w:author="Miguel Centeno Muñoz" w:date="2014-07-30T20:07:00Z">
                  <w:rPr/>
                </w:rPrChange>
              </w:rPr>
              <w:t>Importancia</w:t>
            </w:r>
          </w:p>
        </w:tc>
        <w:tc>
          <w:tcPr>
            <w:tcW w:w="0" w:type="auto"/>
            <w:hideMark/>
          </w:tcPr>
          <w:p w:rsidR="00FA0982" w:rsidRPr="00653FAD" w:rsidRDefault="00FA0982">
            <w:pPr>
              <w:cnfStyle w:val="000000100000" w:firstRow="0" w:lastRow="0" w:firstColumn="0" w:lastColumn="0" w:oddVBand="0" w:evenVBand="0" w:oddHBand="1" w:evenHBand="0" w:firstRowFirstColumn="0" w:firstRowLastColumn="0" w:lastRowFirstColumn="0" w:lastRowLastColumn="0"/>
            </w:pPr>
            <w:r w:rsidRPr="00653FAD">
              <w:t>vital</w:t>
            </w:r>
          </w:p>
        </w:tc>
      </w:tr>
      <w:tr w:rsidR="00FA0982" w:rsidRPr="00653FAD"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1016" w:author="Miguel Centeno Muñoz" w:date="2014-07-30T20:07:00Z">
                  <w:rPr/>
                </w:rPrChange>
              </w:rPr>
            </w:pPr>
            <w:r w:rsidRPr="00653FAD">
              <w:rPr>
                <w:b/>
                <w:rPrChange w:id="1017" w:author="Miguel Centeno Muñoz" w:date="2014-07-30T20:07:00Z">
                  <w:rPr/>
                </w:rPrChange>
              </w:rPr>
              <w:t>Urgencia</w:t>
            </w:r>
          </w:p>
        </w:tc>
        <w:tc>
          <w:tcPr>
            <w:tcW w:w="0" w:type="auto"/>
            <w:hideMark/>
          </w:tcPr>
          <w:p w:rsidR="00FA0982" w:rsidRPr="00653FAD" w:rsidRDefault="00FA0982">
            <w:pPr>
              <w:cnfStyle w:val="000000000000" w:firstRow="0" w:lastRow="0" w:firstColumn="0" w:lastColumn="0" w:oddVBand="0" w:evenVBand="0" w:oddHBand="0" w:evenHBand="0" w:firstRowFirstColumn="0" w:firstRowLastColumn="0" w:lastRowFirstColumn="0" w:lastRowLastColumn="0"/>
            </w:pPr>
            <w:r w:rsidRPr="00653FAD">
              <w:t>inmediatamente</w:t>
            </w:r>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1018" w:author="Miguel Centeno Muñoz" w:date="2014-07-30T20:07:00Z">
                  <w:rPr/>
                </w:rPrChange>
              </w:rPr>
            </w:pPr>
            <w:r w:rsidRPr="00653FAD">
              <w:rPr>
                <w:b/>
                <w:rPrChange w:id="1019" w:author="Miguel Centeno Muñoz" w:date="2014-07-30T20:07:00Z">
                  <w:rPr/>
                </w:rPrChange>
              </w:rPr>
              <w:t>Estado</w:t>
            </w:r>
          </w:p>
        </w:tc>
        <w:tc>
          <w:tcPr>
            <w:tcW w:w="0" w:type="auto"/>
            <w:hideMark/>
          </w:tcPr>
          <w:p w:rsidR="00FA0982" w:rsidRPr="00653FAD" w:rsidRDefault="00FA0982">
            <w:pPr>
              <w:cnfStyle w:val="000000100000" w:firstRow="0" w:lastRow="0" w:firstColumn="0" w:lastColumn="0" w:oddVBand="0" w:evenVBand="0" w:oddHBand="1" w:evenHBand="0" w:firstRowFirstColumn="0" w:firstRowLastColumn="0" w:lastRowFirstColumn="0" w:lastRowLastColumn="0"/>
            </w:pPr>
            <w:r w:rsidRPr="00653FAD">
              <w:t>en construcción</w:t>
            </w:r>
          </w:p>
        </w:tc>
      </w:tr>
      <w:tr w:rsidR="00FA0982" w:rsidRPr="00653FAD"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1020" w:author="Miguel Centeno Muñoz" w:date="2014-07-30T20:07:00Z">
                  <w:rPr/>
                </w:rPrChange>
              </w:rPr>
            </w:pPr>
            <w:r w:rsidRPr="00653FAD">
              <w:rPr>
                <w:b/>
                <w:rPrChange w:id="1021" w:author="Miguel Centeno Muñoz" w:date="2014-07-30T20:07:00Z">
                  <w:rPr/>
                </w:rPrChange>
              </w:rPr>
              <w:t>Estabilidad</w:t>
            </w:r>
          </w:p>
        </w:tc>
        <w:tc>
          <w:tcPr>
            <w:tcW w:w="0" w:type="auto"/>
            <w:hideMark/>
          </w:tcPr>
          <w:p w:rsidR="00FA0982" w:rsidRPr="00653FAD" w:rsidRDefault="00FA0982">
            <w:pPr>
              <w:cnfStyle w:val="000000000000" w:firstRow="0" w:lastRow="0" w:firstColumn="0" w:lastColumn="0" w:oddVBand="0" w:evenVBand="0" w:oddHBand="0" w:evenHBand="0" w:firstRowFirstColumn="0" w:firstRowLastColumn="0" w:lastRowFirstColumn="0" w:lastRowLastColumn="0"/>
            </w:pPr>
            <w:r w:rsidRPr="00653FAD">
              <w:t>alta</w:t>
            </w:r>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1022" w:author="Miguel Centeno Muñoz" w:date="2014-07-30T20:07:00Z">
                  <w:rPr/>
                </w:rPrChange>
              </w:rPr>
            </w:pPr>
            <w:r w:rsidRPr="00653FAD">
              <w:rPr>
                <w:b/>
                <w:rPrChange w:id="1023" w:author="Miguel Centeno Muñoz" w:date="2014-07-30T20:07:00Z">
                  <w:rPr/>
                </w:rPrChange>
              </w:rPr>
              <w:t>Comentarios</w:t>
            </w:r>
          </w:p>
        </w:tc>
        <w:tc>
          <w:tcPr>
            <w:tcW w:w="0" w:type="auto"/>
            <w:hideMark/>
          </w:tcPr>
          <w:p w:rsidR="00FA0982" w:rsidRPr="00653FAD" w:rsidRDefault="00FA0982">
            <w:pPr>
              <w:cnfStyle w:val="000000100000" w:firstRow="0" w:lastRow="0" w:firstColumn="0" w:lastColumn="0" w:oddVBand="0" w:evenVBand="0" w:oddHBand="1" w:evenHBand="0" w:firstRowFirstColumn="0" w:firstRowLastColumn="0" w:lastRowFirstColumn="0" w:lastRowLastColumn="0"/>
            </w:pPr>
            <w:r w:rsidRPr="00653FAD">
              <w:t>Ninguno</w:t>
            </w:r>
          </w:p>
        </w:tc>
      </w:tr>
    </w:tbl>
    <w:p w:rsidR="00D723A7" w:rsidDel="00FD7EF9" w:rsidRDefault="00D723A7" w:rsidP="00930F56">
      <w:pPr>
        <w:rPr>
          <w:del w:id="1024" w:author="Miguel Centeno Muñoz" w:date="2014-07-27T12:51:00Z"/>
        </w:rPr>
      </w:pPr>
    </w:p>
    <w:p w:rsidR="00FD7EF9" w:rsidRDefault="00FD7EF9" w:rsidP="00D723A7">
      <w:pPr>
        <w:pStyle w:val="Ttulo3"/>
        <w:rPr>
          <w:ins w:id="1025" w:author="Miguel Centeno Muñoz" w:date="2014-07-27T12:51:00Z"/>
          <w:rFonts w:eastAsiaTheme="minorHAnsi" w:cstheme="minorBidi"/>
          <w:b w:val="0"/>
          <w:bCs w:val="0"/>
          <w:color w:val="auto"/>
          <w:sz w:val="22"/>
        </w:rPr>
      </w:pPr>
    </w:p>
    <w:tbl>
      <w:tblPr>
        <w:tblStyle w:val="Listamedia2-nfasis2"/>
        <w:tblW w:w="5000" w:type="pct"/>
        <w:tblLook w:val="04A0" w:firstRow="1" w:lastRow="0" w:firstColumn="1" w:lastColumn="0" w:noHBand="0" w:noVBand="1"/>
      </w:tblPr>
      <w:tblGrid>
        <w:gridCol w:w="1502"/>
        <w:gridCol w:w="7643"/>
      </w:tblGrid>
      <w:tr w:rsidR="00653FAD" w:rsidRPr="0023022A" w:rsidTr="00640380">
        <w:trPr>
          <w:cnfStyle w:val="100000000000" w:firstRow="1" w:lastRow="0" w:firstColumn="0" w:lastColumn="0" w:oddVBand="0" w:evenVBand="0" w:oddHBand="0" w:evenHBand="0" w:firstRowFirstColumn="0" w:firstRowLastColumn="0" w:lastRowFirstColumn="0" w:lastRowLastColumn="0"/>
          <w:ins w:id="1026" w:author="Miguel Centeno Muñoz" w:date="2014-07-30T20:13:00Z"/>
        </w:trPr>
        <w:tc>
          <w:tcPr>
            <w:cnfStyle w:val="001000000100" w:firstRow="0" w:lastRow="0" w:firstColumn="1" w:lastColumn="0" w:oddVBand="0" w:evenVBand="0" w:oddHBand="0" w:evenHBand="0" w:firstRowFirstColumn="1" w:firstRowLastColumn="0" w:lastRowFirstColumn="0" w:lastRowLastColumn="0"/>
            <w:tcW w:w="0" w:type="auto"/>
            <w:hideMark/>
          </w:tcPr>
          <w:p w:rsidR="00653FAD" w:rsidRPr="0023022A" w:rsidRDefault="00653FAD" w:rsidP="00640380">
            <w:pPr>
              <w:rPr>
                <w:ins w:id="1027" w:author="Miguel Centeno Muñoz" w:date="2014-07-30T20:13:00Z"/>
                <w:b/>
              </w:rPr>
            </w:pPr>
            <w:ins w:id="1028" w:author="Miguel Centeno Muñoz" w:date="2014-07-30T20:13:00Z">
              <w:r>
                <w:rPr>
                  <w:b/>
                </w:rPr>
                <w:t>IRQ-0003</w:t>
              </w:r>
            </w:ins>
          </w:p>
        </w:tc>
        <w:tc>
          <w:tcPr>
            <w:tcW w:w="4183" w:type="pct"/>
            <w:hideMark/>
          </w:tcPr>
          <w:p w:rsidR="00653FAD" w:rsidRPr="0023022A" w:rsidRDefault="00653FAD">
            <w:pPr>
              <w:cnfStyle w:val="100000000000" w:firstRow="1" w:lastRow="0" w:firstColumn="0" w:lastColumn="0" w:oddVBand="0" w:evenVBand="0" w:oddHBand="0" w:evenHBand="0" w:firstRowFirstColumn="0" w:firstRowLastColumn="0" w:lastRowFirstColumn="0" w:lastRowLastColumn="0"/>
              <w:rPr>
                <w:ins w:id="1029" w:author="Miguel Centeno Muñoz" w:date="2014-07-30T20:13:00Z"/>
                <w:b/>
              </w:rPr>
            </w:pPr>
            <w:ins w:id="1030" w:author="Miguel Centeno Muñoz" w:date="2014-07-30T20:13:00Z">
              <w:r w:rsidRPr="0023022A">
                <w:rPr>
                  <w:b/>
                </w:rPr>
                <w:t xml:space="preserve">Información sobre las </w:t>
              </w:r>
              <w:r>
                <w:rPr>
                  <w:b/>
                </w:rPr>
                <w:t>Categorías de Ruta</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031"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32" w:author="Miguel Centeno Muñoz" w:date="2014-07-30T20:13:00Z"/>
                <w:b/>
              </w:rPr>
            </w:pPr>
            <w:ins w:id="1033" w:author="Miguel Centeno Muñoz" w:date="2014-07-30T20:13:00Z">
              <w:r w:rsidRPr="0023022A">
                <w:rPr>
                  <w:b/>
                </w:rPr>
                <w:t>Versión</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034" w:author="Miguel Centeno Muñoz" w:date="2014-07-30T20:13:00Z"/>
              </w:rPr>
            </w:pPr>
            <w:ins w:id="1035" w:author="Miguel Centeno Muñoz" w:date="2014-07-30T20:13:00Z">
              <w:r w:rsidRPr="0023022A">
                <w:t xml:space="preserve">1.0 ( 23/06/2014 ) </w:t>
              </w:r>
            </w:ins>
          </w:p>
        </w:tc>
      </w:tr>
      <w:tr w:rsidR="00653FAD" w:rsidRPr="0023022A" w:rsidTr="00640380">
        <w:trPr>
          <w:ins w:id="1036"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37" w:author="Miguel Centeno Muñoz" w:date="2014-07-30T20:13:00Z"/>
                <w:b/>
              </w:rPr>
            </w:pPr>
            <w:ins w:id="1038" w:author="Miguel Centeno Muñoz" w:date="2014-07-30T20:13:00Z">
              <w:r w:rsidRPr="0023022A">
                <w:rPr>
                  <w:b/>
                </w:rPr>
                <w:t>Autores</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039" w:author="Miguel Centeno Muñoz" w:date="2014-07-30T20:13:00Z"/>
              </w:rPr>
            </w:pPr>
            <w:ins w:id="1040" w:author="Miguel Centeno Muñoz" w:date="2014-07-30T20:13:00Z">
              <w:r w:rsidRPr="0023022A">
                <w:t xml:space="preserve">Miguel Centeno Muñoz </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041"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42" w:author="Miguel Centeno Muñoz" w:date="2014-07-30T20:13:00Z"/>
                <w:b/>
              </w:rPr>
            </w:pPr>
            <w:ins w:id="1043" w:author="Miguel Centeno Muñoz" w:date="2014-07-30T20:13:00Z">
              <w:r w:rsidRPr="0023022A">
                <w:rPr>
                  <w:b/>
                </w:rPr>
                <w:t>Fuentes</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044" w:author="Miguel Centeno Muñoz" w:date="2014-07-30T20:13:00Z"/>
              </w:rPr>
            </w:pPr>
            <w:ins w:id="1045" w:author="Miguel Centeno Muñoz" w:date="2014-07-30T20:13:00Z">
              <w:r w:rsidRPr="0023022A">
                <w:t xml:space="preserve">Sergio Segura Rueda </w:t>
              </w:r>
            </w:ins>
          </w:p>
        </w:tc>
      </w:tr>
      <w:tr w:rsidR="00653FAD" w:rsidRPr="0023022A" w:rsidTr="00640380">
        <w:trPr>
          <w:ins w:id="1046"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47" w:author="Miguel Centeno Muñoz" w:date="2014-07-30T20:13:00Z"/>
                <w:b/>
              </w:rPr>
            </w:pPr>
            <w:ins w:id="1048" w:author="Miguel Centeno Muñoz" w:date="2014-07-30T20:13:00Z">
              <w:r w:rsidRPr="0023022A">
                <w:rPr>
                  <w:b/>
                </w:rPr>
                <w:t>Dependencias</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049" w:author="Miguel Centeno Muñoz" w:date="2014-07-30T20:13:00Z"/>
              </w:rPr>
            </w:pPr>
            <w:ins w:id="1050" w:author="Miguel Centeno Muñoz" w:date="2014-07-30T20:13:00Z">
              <w:r w:rsidRPr="0023022A">
                <w:t>Ninguno</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051"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52" w:author="Miguel Centeno Muñoz" w:date="2014-07-30T20:13:00Z"/>
                <w:b/>
              </w:rPr>
            </w:pPr>
            <w:ins w:id="1053" w:author="Miguel Centeno Muñoz" w:date="2014-07-30T20:13:00Z">
              <w:r w:rsidRPr="0023022A">
                <w:rPr>
                  <w:b/>
                </w:rPr>
                <w:t>Descripción</w:t>
              </w:r>
            </w:ins>
          </w:p>
        </w:tc>
        <w:tc>
          <w:tcPr>
            <w:tcW w:w="0" w:type="auto"/>
            <w:hideMark/>
          </w:tcPr>
          <w:p w:rsidR="00653FAD" w:rsidRPr="0023022A" w:rsidRDefault="00653FAD">
            <w:pPr>
              <w:cnfStyle w:val="000000100000" w:firstRow="0" w:lastRow="0" w:firstColumn="0" w:lastColumn="0" w:oddVBand="0" w:evenVBand="0" w:oddHBand="1" w:evenHBand="0" w:firstRowFirstColumn="0" w:firstRowLastColumn="0" w:lastRowFirstColumn="0" w:lastRowLastColumn="0"/>
              <w:rPr>
                <w:ins w:id="1054" w:author="Miguel Centeno Muñoz" w:date="2014-07-30T20:13:00Z"/>
              </w:rPr>
            </w:pPr>
            <w:ins w:id="1055" w:author="Miguel Centeno Muñoz" w:date="2014-07-30T20:13:00Z">
              <w:r w:rsidRPr="0023022A">
                <w:t xml:space="preserve">El sistema deberá almacenar la información correspondiente a </w:t>
              </w:r>
            </w:ins>
            <w:ins w:id="1056" w:author="Miguel Centeno Muñoz" w:date="2014-07-30T20:14:00Z">
              <w:r>
                <w:t>las categorías a las que pertenecen las rutas</w:t>
              </w:r>
            </w:ins>
            <w:ins w:id="1057" w:author="Miguel Centeno Muñoz" w:date="2014-07-30T20:13:00Z">
              <w:r w:rsidRPr="0023022A">
                <w:t xml:space="preserve">. En concreto: </w:t>
              </w:r>
            </w:ins>
          </w:p>
        </w:tc>
      </w:tr>
      <w:tr w:rsidR="00653FAD" w:rsidRPr="0023022A" w:rsidTr="00640380">
        <w:trPr>
          <w:ins w:id="1058"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59" w:author="Miguel Centeno Muñoz" w:date="2014-07-30T20:13:00Z"/>
                <w:b/>
              </w:rPr>
            </w:pPr>
            <w:ins w:id="1060" w:author="Miguel Centeno Muñoz" w:date="2014-07-30T20:13:00Z">
              <w:r w:rsidRPr="0023022A">
                <w:rPr>
                  <w:b/>
                </w:rPr>
                <w:t>Datos específicos</w:t>
              </w:r>
            </w:ins>
          </w:p>
        </w:tc>
        <w:tc>
          <w:tcPr>
            <w:tcW w:w="0" w:type="auto"/>
            <w:hideMark/>
          </w:tcPr>
          <w:p w:rsidR="00653FAD" w:rsidRDefault="00653FAD" w:rsidP="00640380">
            <w:pPr>
              <w:cnfStyle w:val="000000000000" w:firstRow="0" w:lastRow="0" w:firstColumn="0" w:lastColumn="0" w:oddVBand="0" w:evenVBand="0" w:oddHBand="0" w:evenHBand="0" w:firstRowFirstColumn="0" w:firstRowLastColumn="0" w:lastRowFirstColumn="0" w:lastRowLastColumn="0"/>
              <w:rPr>
                <w:ins w:id="1061" w:author="Miguel Centeno Muñoz" w:date="2014-07-30T20:14:00Z"/>
              </w:rPr>
            </w:pPr>
            <w:ins w:id="1062" w:author="Miguel Centeno Muñoz" w:date="2014-07-30T20:14:00Z">
              <w:r>
                <w:t>Nombre de la categoría</w:t>
              </w:r>
            </w:ins>
          </w:p>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063" w:author="Miguel Centeno Muñoz" w:date="2014-07-30T20:13:00Z"/>
              </w:rPr>
            </w:pPr>
            <w:ins w:id="1064" w:author="Miguel Centeno Muñoz" w:date="2014-07-30T20:14:00Z">
              <w:r>
                <w:t xml:space="preserve">Imagen descriptiva de la categoría de la </w:t>
              </w:r>
            </w:ins>
            <w:ins w:id="1065" w:author="Miguel Centeno Muñoz" w:date="2014-07-30T20:15:00Z">
              <w:r>
                <w:t>ruta.</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066"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67" w:author="Miguel Centeno Muñoz" w:date="2014-07-30T20:13:00Z"/>
                <w:b/>
              </w:rPr>
            </w:pPr>
            <w:ins w:id="1068" w:author="Miguel Centeno Muñoz" w:date="2014-07-30T20:13:00Z">
              <w:r w:rsidRPr="0023022A">
                <w:rPr>
                  <w:b/>
                </w:rPr>
                <w:t>Importancia</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069" w:author="Miguel Centeno Muñoz" w:date="2014-07-30T20:13:00Z"/>
              </w:rPr>
            </w:pPr>
            <w:ins w:id="1070" w:author="Miguel Centeno Muñoz" w:date="2014-07-30T20:13:00Z">
              <w:r w:rsidRPr="0023022A">
                <w:t>vital</w:t>
              </w:r>
            </w:ins>
          </w:p>
        </w:tc>
      </w:tr>
      <w:tr w:rsidR="00653FAD" w:rsidRPr="0023022A" w:rsidTr="00640380">
        <w:trPr>
          <w:ins w:id="1071"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72" w:author="Miguel Centeno Muñoz" w:date="2014-07-30T20:13:00Z"/>
                <w:b/>
              </w:rPr>
            </w:pPr>
            <w:ins w:id="1073" w:author="Miguel Centeno Muñoz" w:date="2014-07-30T20:13:00Z">
              <w:r w:rsidRPr="0023022A">
                <w:rPr>
                  <w:b/>
                </w:rPr>
                <w:t>Urgencia</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074" w:author="Miguel Centeno Muñoz" w:date="2014-07-30T20:13:00Z"/>
              </w:rPr>
            </w:pPr>
            <w:ins w:id="1075" w:author="Miguel Centeno Muñoz" w:date="2014-07-30T20:13:00Z">
              <w:r w:rsidRPr="0023022A">
                <w:t>inmediatamente</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076"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77" w:author="Miguel Centeno Muñoz" w:date="2014-07-30T20:13:00Z"/>
                <w:b/>
              </w:rPr>
            </w:pPr>
            <w:ins w:id="1078" w:author="Miguel Centeno Muñoz" w:date="2014-07-30T20:13:00Z">
              <w:r w:rsidRPr="0023022A">
                <w:rPr>
                  <w:b/>
                </w:rPr>
                <w:t>Estado</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079" w:author="Miguel Centeno Muñoz" w:date="2014-07-30T20:13:00Z"/>
              </w:rPr>
            </w:pPr>
            <w:ins w:id="1080" w:author="Miguel Centeno Muñoz" w:date="2014-07-30T20:13:00Z">
              <w:r w:rsidRPr="0023022A">
                <w:t>en construcción</w:t>
              </w:r>
            </w:ins>
          </w:p>
        </w:tc>
      </w:tr>
      <w:tr w:rsidR="00653FAD" w:rsidRPr="0023022A" w:rsidTr="00640380">
        <w:trPr>
          <w:ins w:id="1081"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82" w:author="Miguel Centeno Muñoz" w:date="2014-07-30T20:13:00Z"/>
                <w:b/>
              </w:rPr>
            </w:pPr>
            <w:ins w:id="1083" w:author="Miguel Centeno Muñoz" w:date="2014-07-30T20:13:00Z">
              <w:r w:rsidRPr="0023022A">
                <w:rPr>
                  <w:b/>
                </w:rPr>
                <w:t>Estabilidad</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084" w:author="Miguel Centeno Muñoz" w:date="2014-07-30T20:13:00Z"/>
              </w:rPr>
            </w:pPr>
            <w:ins w:id="1085" w:author="Miguel Centeno Muñoz" w:date="2014-07-30T20:13:00Z">
              <w:r w:rsidRPr="0023022A">
                <w:t>alta</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086"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87" w:author="Miguel Centeno Muñoz" w:date="2014-07-30T20:13:00Z"/>
                <w:b/>
              </w:rPr>
            </w:pPr>
            <w:ins w:id="1088" w:author="Miguel Centeno Muñoz" w:date="2014-07-30T20:13:00Z">
              <w:r w:rsidRPr="0023022A">
                <w:rPr>
                  <w:b/>
                </w:rPr>
                <w:t>Comentarios</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089" w:author="Miguel Centeno Muñoz" w:date="2014-07-30T20:13:00Z"/>
              </w:rPr>
            </w:pPr>
            <w:ins w:id="1090" w:author="Miguel Centeno Muñoz" w:date="2014-07-30T20:13:00Z">
              <w:r w:rsidRPr="0023022A">
                <w:t>Ninguno</w:t>
              </w:r>
            </w:ins>
          </w:p>
        </w:tc>
      </w:tr>
    </w:tbl>
    <w:p w:rsidR="00FD7EF9" w:rsidRDefault="00FD7EF9">
      <w:pPr>
        <w:rPr>
          <w:ins w:id="1091" w:author="Miguel Centeno Muñoz" w:date="2014-07-30T20:15:00Z"/>
        </w:rPr>
        <w:pPrChange w:id="1092" w:author="Miguel Centeno Muñoz" w:date="2014-07-27T12:51:00Z">
          <w:pPr>
            <w:pStyle w:val="Ttulo3"/>
          </w:pPr>
        </w:pPrChange>
      </w:pPr>
    </w:p>
    <w:tbl>
      <w:tblPr>
        <w:tblStyle w:val="Listamedia2-nfasis2"/>
        <w:tblW w:w="5000" w:type="pct"/>
        <w:tblLook w:val="04A0" w:firstRow="1" w:lastRow="0" w:firstColumn="1" w:lastColumn="0" w:noHBand="0" w:noVBand="1"/>
      </w:tblPr>
      <w:tblGrid>
        <w:gridCol w:w="1502"/>
        <w:gridCol w:w="7643"/>
      </w:tblGrid>
      <w:tr w:rsidR="00653FAD" w:rsidRPr="0023022A" w:rsidTr="00640380">
        <w:trPr>
          <w:cnfStyle w:val="100000000000" w:firstRow="1" w:lastRow="0" w:firstColumn="0" w:lastColumn="0" w:oddVBand="0" w:evenVBand="0" w:oddHBand="0" w:evenHBand="0" w:firstRowFirstColumn="0" w:firstRowLastColumn="0" w:lastRowFirstColumn="0" w:lastRowLastColumn="0"/>
          <w:ins w:id="1093" w:author="Miguel Centeno Muñoz" w:date="2014-07-30T20:15:00Z"/>
        </w:trPr>
        <w:tc>
          <w:tcPr>
            <w:cnfStyle w:val="001000000100" w:firstRow="0" w:lastRow="0" w:firstColumn="1" w:lastColumn="0" w:oddVBand="0" w:evenVBand="0" w:oddHBand="0" w:evenHBand="0" w:firstRowFirstColumn="1" w:firstRowLastColumn="0" w:lastRowFirstColumn="0" w:lastRowLastColumn="0"/>
            <w:tcW w:w="0" w:type="auto"/>
            <w:hideMark/>
          </w:tcPr>
          <w:p w:rsidR="00653FAD" w:rsidRPr="0023022A" w:rsidRDefault="00653FAD" w:rsidP="00640380">
            <w:pPr>
              <w:rPr>
                <w:ins w:id="1094" w:author="Miguel Centeno Muñoz" w:date="2014-07-30T20:15:00Z"/>
                <w:b/>
              </w:rPr>
            </w:pPr>
            <w:ins w:id="1095" w:author="Miguel Centeno Muñoz" w:date="2014-07-30T20:15:00Z">
              <w:r>
                <w:rPr>
                  <w:b/>
                </w:rPr>
                <w:t>IRQ-0004</w:t>
              </w:r>
            </w:ins>
          </w:p>
        </w:tc>
        <w:tc>
          <w:tcPr>
            <w:tcW w:w="4183" w:type="pct"/>
            <w:hideMark/>
          </w:tcPr>
          <w:p w:rsidR="00653FAD" w:rsidRPr="0023022A" w:rsidRDefault="00653FAD">
            <w:pPr>
              <w:cnfStyle w:val="100000000000" w:firstRow="1" w:lastRow="0" w:firstColumn="0" w:lastColumn="0" w:oddVBand="0" w:evenVBand="0" w:oddHBand="0" w:evenHBand="0" w:firstRowFirstColumn="0" w:firstRowLastColumn="0" w:lastRowFirstColumn="0" w:lastRowLastColumn="0"/>
              <w:rPr>
                <w:ins w:id="1096" w:author="Miguel Centeno Muñoz" w:date="2014-07-30T20:15:00Z"/>
                <w:b/>
              </w:rPr>
            </w:pPr>
            <w:ins w:id="1097" w:author="Miguel Centeno Muñoz" w:date="2014-07-30T20:15:00Z">
              <w:r w:rsidRPr="0023022A">
                <w:rPr>
                  <w:b/>
                </w:rPr>
                <w:t xml:space="preserve">Información sobre las </w:t>
              </w:r>
              <w:r>
                <w:rPr>
                  <w:b/>
                </w:rPr>
                <w:t>Valoraciones de Ruta</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098"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99" w:author="Miguel Centeno Muñoz" w:date="2014-07-30T20:15:00Z"/>
                <w:b/>
              </w:rPr>
            </w:pPr>
            <w:ins w:id="1100" w:author="Miguel Centeno Muñoz" w:date="2014-07-30T20:15:00Z">
              <w:r w:rsidRPr="0023022A">
                <w:rPr>
                  <w:b/>
                </w:rPr>
                <w:t>Versión</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101" w:author="Miguel Centeno Muñoz" w:date="2014-07-30T20:15:00Z"/>
              </w:rPr>
            </w:pPr>
            <w:ins w:id="1102" w:author="Miguel Centeno Muñoz" w:date="2014-07-30T20:15:00Z">
              <w:r w:rsidRPr="0023022A">
                <w:t xml:space="preserve">1.0 ( 23/06/2014 ) </w:t>
              </w:r>
            </w:ins>
          </w:p>
        </w:tc>
      </w:tr>
      <w:tr w:rsidR="00653FAD" w:rsidRPr="0023022A" w:rsidTr="00640380">
        <w:trPr>
          <w:ins w:id="1103"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04" w:author="Miguel Centeno Muñoz" w:date="2014-07-30T20:15:00Z"/>
                <w:b/>
              </w:rPr>
            </w:pPr>
            <w:ins w:id="1105" w:author="Miguel Centeno Muñoz" w:date="2014-07-30T20:15:00Z">
              <w:r w:rsidRPr="0023022A">
                <w:rPr>
                  <w:b/>
                </w:rPr>
                <w:t>Autores</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106" w:author="Miguel Centeno Muñoz" w:date="2014-07-30T20:15:00Z"/>
              </w:rPr>
            </w:pPr>
            <w:ins w:id="1107" w:author="Miguel Centeno Muñoz" w:date="2014-07-30T20:15:00Z">
              <w:r w:rsidRPr="0023022A">
                <w:t xml:space="preserve">Miguel Centeno Muñoz </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108"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09" w:author="Miguel Centeno Muñoz" w:date="2014-07-30T20:15:00Z"/>
                <w:b/>
              </w:rPr>
            </w:pPr>
            <w:ins w:id="1110" w:author="Miguel Centeno Muñoz" w:date="2014-07-30T20:15:00Z">
              <w:r w:rsidRPr="0023022A">
                <w:rPr>
                  <w:b/>
                </w:rPr>
                <w:t>Fuentes</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111" w:author="Miguel Centeno Muñoz" w:date="2014-07-30T20:15:00Z"/>
              </w:rPr>
            </w:pPr>
            <w:ins w:id="1112" w:author="Miguel Centeno Muñoz" w:date="2014-07-30T20:15:00Z">
              <w:r w:rsidRPr="0023022A">
                <w:t xml:space="preserve">Sergio Segura Rueda </w:t>
              </w:r>
            </w:ins>
          </w:p>
        </w:tc>
      </w:tr>
      <w:tr w:rsidR="00653FAD" w:rsidRPr="0023022A" w:rsidTr="00640380">
        <w:trPr>
          <w:ins w:id="1113"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14" w:author="Miguel Centeno Muñoz" w:date="2014-07-30T20:15:00Z"/>
                <w:b/>
              </w:rPr>
            </w:pPr>
            <w:ins w:id="1115" w:author="Miguel Centeno Muñoz" w:date="2014-07-30T20:15:00Z">
              <w:r w:rsidRPr="0023022A">
                <w:rPr>
                  <w:b/>
                </w:rPr>
                <w:t>Dependencias</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116" w:author="Miguel Centeno Muñoz" w:date="2014-07-30T20:15:00Z"/>
              </w:rPr>
            </w:pPr>
            <w:ins w:id="1117" w:author="Miguel Centeno Muñoz" w:date="2014-07-30T20:15:00Z">
              <w:r w:rsidRPr="0023022A">
                <w:t>Ninguno</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118"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19" w:author="Miguel Centeno Muñoz" w:date="2014-07-30T20:15:00Z"/>
                <w:b/>
              </w:rPr>
            </w:pPr>
            <w:ins w:id="1120" w:author="Miguel Centeno Muñoz" w:date="2014-07-30T20:15:00Z">
              <w:r w:rsidRPr="0023022A">
                <w:rPr>
                  <w:b/>
                </w:rPr>
                <w:t>Descripción</w:t>
              </w:r>
            </w:ins>
          </w:p>
        </w:tc>
        <w:tc>
          <w:tcPr>
            <w:tcW w:w="0" w:type="auto"/>
            <w:hideMark/>
          </w:tcPr>
          <w:p w:rsidR="00653FAD" w:rsidRPr="0023022A" w:rsidRDefault="00653FAD">
            <w:pPr>
              <w:cnfStyle w:val="000000100000" w:firstRow="0" w:lastRow="0" w:firstColumn="0" w:lastColumn="0" w:oddVBand="0" w:evenVBand="0" w:oddHBand="1" w:evenHBand="0" w:firstRowFirstColumn="0" w:firstRowLastColumn="0" w:lastRowFirstColumn="0" w:lastRowLastColumn="0"/>
              <w:rPr>
                <w:ins w:id="1121" w:author="Miguel Centeno Muñoz" w:date="2014-07-30T20:15:00Z"/>
              </w:rPr>
            </w:pPr>
            <w:ins w:id="1122" w:author="Miguel Centeno Muñoz" w:date="2014-07-30T20:15:00Z">
              <w:r w:rsidRPr="0023022A">
                <w:t xml:space="preserve">El sistema deberá almacenar la información correspondiente a </w:t>
              </w:r>
              <w:r>
                <w:t xml:space="preserve">las </w:t>
              </w:r>
            </w:ins>
            <w:ins w:id="1123" w:author="Miguel Centeno Muñoz" w:date="2014-07-30T20:16:00Z">
              <w:r>
                <w:t>valoraciones que reciben las rutas</w:t>
              </w:r>
            </w:ins>
            <w:ins w:id="1124" w:author="Miguel Centeno Muñoz" w:date="2014-07-30T20:15:00Z">
              <w:r w:rsidRPr="0023022A">
                <w:t xml:space="preserve">. En concreto: </w:t>
              </w:r>
            </w:ins>
          </w:p>
        </w:tc>
      </w:tr>
      <w:tr w:rsidR="00653FAD" w:rsidRPr="0023022A" w:rsidTr="00640380">
        <w:trPr>
          <w:ins w:id="1125"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26" w:author="Miguel Centeno Muñoz" w:date="2014-07-30T20:15:00Z"/>
                <w:b/>
              </w:rPr>
            </w:pPr>
            <w:ins w:id="1127" w:author="Miguel Centeno Muñoz" w:date="2014-07-30T20:15:00Z">
              <w:r w:rsidRPr="0023022A">
                <w:rPr>
                  <w:b/>
                </w:rPr>
                <w:t>Datos específicos</w:t>
              </w:r>
            </w:ins>
          </w:p>
        </w:tc>
        <w:tc>
          <w:tcPr>
            <w:tcW w:w="0" w:type="auto"/>
            <w:hideMark/>
          </w:tcPr>
          <w:p w:rsidR="00653FAD" w:rsidRDefault="00653FAD" w:rsidP="00640380">
            <w:pPr>
              <w:cnfStyle w:val="000000000000" w:firstRow="0" w:lastRow="0" w:firstColumn="0" w:lastColumn="0" w:oddVBand="0" w:evenVBand="0" w:oddHBand="0" w:evenHBand="0" w:firstRowFirstColumn="0" w:firstRowLastColumn="0" w:lastRowFirstColumn="0" w:lastRowLastColumn="0"/>
              <w:rPr>
                <w:ins w:id="1128" w:author="Miguel Centeno Muñoz" w:date="2014-07-30T20:15:00Z"/>
              </w:rPr>
            </w:pPr>
            <w:ins w:id="1129" w:author="Miguel Centeno Muñoz" w:date="2014-07-30T20:16:00Z">
              <w:r>
                <w:t>Número de valoraciones recibidas</w:t>
              </w:r>
            </w:ins>
          </w:p>
          <w:p w:rsidR="00653FAD" w:rsidRPr="0023022A" w:rsidRDefault="00181555" w:rsidP="00640380">
            <w:pPr>
              <w:cnfStyle w:val="000000000000" w:firstRow="0" w:lastRow="0" w:firstColumn="0" w:lastColumn="0" w:oddVBand="0" w:evenVBand="0" w:oddHBand="0" w:evenHBand="0" w:firstRowFirstColumn="0" w:firstRowLastColumn="0" w:lastRowFirstColumn="0" w:lastRowLastColumn="0"/>
              <w:rPr>
                <w:ins w:id="1130" w:author="Miguel Centeno Muñoz" w:date="2014-07-30T20:15:00Z"/>
              </w:rPr>
            </w:pPr>
            <w:ins w:id="1131" w:author="Miguel Centeno Muñoz" w:date="2014-07-30T20:16:00Z">
              <w:r>
                <w:t>Suma de valoraciones recibidas</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132"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33" w:author="Miguel Centeno Muñoz" w:date="2014-07-30T20:15:00Z"/>
                <w:b/>
              </w:rPr>
            </w:pPr>
            <w:ins w:id="1134" w:author="Miguel Centeno Muñoz" w:date="2014-07-30T20:15:00Z">
              <w:r w:rsidRPr="0023022A">
                <w:rPr>
                  <w:b/>
                </w:rPr>
                <w:t>Importancia</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135" w:author="Miguel Centeno Muñoz" w:date="2014-07-30T20:15:00Z"/>
              </w:rPr>
            </w:pPr>
            <w:ins w:id="1136" w:author="Miguel Centeno Muñoz" w:date="2014-07-30T20:15:00Z">
              <w:r w:rsidRPr="0023022A">
                <w:t>vital</w:t>
              </w:r>
            </w:ins>
          </w:p>
        </w:tc>
      </w:tr>
      <w:tr w:rsidR="00653FAD" w:rsidRPr="0023022A" w:rsidTr="00640380">
        <w:trPr>
          <w:ins w:id="1137"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38" w:author="Miguel Centeno Muñoz" w:date="2014-07-30T20:15:00Z"/>
                <w:b/>
              </w:rPr>
            </w:pPr>
            <w:ins w:id="1139" w:author="Miguel Centeno Muñoz" w:date="2014-07-30T20:15:00Z">
              <w:r w:rsidRPr="0023022A">
                <w:rPr>
                  <w:b/>
                </w:rPr>
                <w:t>Urgencia</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140" w:author="Miguel Centeno Muñoz" w:date="2014-07-30T20:15:00Z"/>
              </w:rPr>
            </w:pPr>
            <w:ins w:id="1141" w:author="Miguel Centeno Muñoz" w:date="2014-07-30T20:15:00Z">
              <w:r w:rsidRPr="0023022A">
                <w:t>inmediatamente</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142"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43" w:author="Miguel Centeno Muñoz" w:date="2014-07-30T20:15:00Z"/>
                <w:b/>
              </w:rPr>
            </w:pPr>
            <w:ins w:id="1144" w:author="Miguel Centeno Muñoz" w:date="2014-07-30T20:15:00Z">
              <w:r w:rsidRPr="0023022A">
                <w:rPr>
                  <w:b/>
                </w:rPr>
                <w:t>Estado</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145" w:author="Miguel Centeno Muñoz" w:date="2014-07-30T20:15:00Z"/>
              </w:rPr>
            </w:pPr>
            <w:ins w:id="1146" w:author="Miguel Centeno Muñoz" w:date="2014-07-30T20:15:00Z">
              <w:r w:rsidRPr="0023022A">
                <w:t>en construcción</w:t>
              </w:r>
            </w:ins>
          </w:p>
        </w:tc>
      </w:tr>
      <w:tr w:rsidR="00653FAD" w:rsidRPr="0023022A" w:rsidTr="00640380">
        <w:trPr>
          <w:ins w:id="1147"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48" w:author="Miguel Centeno Muñoz" w:date="2014-07-30T20:15:00Z"/>
                <w:b/>
              </w:rPr>
            </w:pPr>
            <w:ins w:id="1149" w:author="Miguel Centeno Muñoz" w:date="2014-07-30T20:15:00Z">
              <w:r w:rsidRPr="0023022A">
                <w:rPr>
                  <w:b/>
                </w:rPr>
                <w:t>Estabilidad</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150" w:author="Miguel Centeno Muñoz" w:date="2014-07-30T20:15:00Z"/>
              </w:rPr>
            </w:pPr>
            <w:ins w:id="1151" w:author="Miguel Centeno Muñoz" w:date="2014-07-30T20:15:00Z">
              <w:r w:rsidRPr="0023022A">
                <w:t>alta</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152"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53" w:author="Miguel Centeno Muñoz" w:date="2014-07-30T20:15:00Z"/>
                <w:b/>
              </w:rPr>
            </w:pPr>
            <w:ins w:id="1154" w:author="Miguel Centeno Muñoz" w:date="2014-07-30T20:15:00Z">
              <w:r w:rsidRPr="0023022A">
                <w:rPr>
                  <w:b/>
                </w:rPr>
                <w:t>Comentarios</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155" w:author="Miguel Centeno Muñoz" w:date="2014-07-30T20:15:00Z"/>
              </w:rPr>
            </w:pPr>
            <w:ins w:id="1156" w:author="Miguel Centeno Muñoz" w:date="2014-07-30T20:15:00Z">
              <w:r w:rsidRPr="0023022A">
                <w:t>Ninguno</w:t>
              </w:r>
            </w:ins>
          </w:p>
        </w:tc>
      </w:tr>
    </w:tbl>
    <w:p w:rsidR="00653FAD" w:rsidRDefault="00653FAD">
      <w:pPr>
        <w:rPr>
          <w:ins w:id="1157" w:author="Miguel Centeno Muñoz" w:date="2014-07-30T20:16:00Z"/>
        </w:rPr>
        <w:pPrChange w:id="1158" w:author="Miguel Centeno Muñoz" w:date="2014-07-27T12:51:00Z">
          <w:pPr>
            <w:pStyle w:val="Ttulo3"/>
          </w:pPr>
        </w:pPrChange>
      </w:pPr>
    </w:p>
    <w:tbl>
      <w:tblPr>
        <w:tblStyle w:val="Listamedia2-nfasis2"/>
        <w:tblW w:w="5000" w:type="pct"/>
        <w:tblLook w:val="04A0" w:firstRow="1" w:lastRow="0" w:firstColumn="1" w:lastColumn="0" w:noHBand="0" w:noVBand="1"/>
      </w:tblPr>
      <w:tblGrid>
        <w:gridCol w:w="1502"/>
        <w:gridCol w:w="7643"/>
      </w:tblGrid>
      <w:tr w:rsidR="00181555" w:rsidRPr="0023022A" w:rsidTr="00640380">
        <w:trPr>
          <w:cnfStyle w:val="100000000000" w:firstRow="1" w:lastRow="0" w:firstColumn="0" w:lastColumn="0" w:oddVBand="0" w:evenVBand="0" w:oddHBand="0" w:evenHBand="0" w:firstRowFirstColumn="0" w:firstRowLastColumn="0" w:lastRowFirstColumn="0" w:lastRowLastColumn="0"/>
          <w:ins w:id="1159" w:author="Miguel Centeno Muñoz" w:date="2014-07-30T20:16:00Z"/>
        </w:trPr>
        <w:tc>
          <w:tcPr>
            <w:cnfStyle w:val="001000000100" w:firstRow="0" w:lastRow="0" w:firstColumn="1" w:lastColumn="0" w:oddVBand="0" w:evenVBand="0" w:oddHBand="0" w:evenHBand="0" w:firstRowFirstColumn="1" w:firstRowLastColumn="0" w:lastRowFirstColumn="0" w:lastRowLastColumn="0"/>
            <w:tcW w:w="0" w:type="auto"/>
            <w:hideMark/>
          </w:tcPr>
          <w:p w:rsidR="00181555" w:rsidRPr="0023022A" w:rsidRDefault="00181555" w:rsidP="00640380">
            <w:pPr>
              <w:rPr>
                <w:ins w:id="1160" w:author="Miguel Centeno Muñoz" w:date="2014-07-30T20:16:00Z"/>
                <w:b/>
              </w:rPr>
            </w:pPr>
            <w:ins w:id="1161" w:author="Miguel Centeno Muñoz" w:date="2014-07-30T20:16:00Z">
              <w:r>
                <w:rPr>
                  <w:b/>
                </w:rPr>
                <w:lastRenderedPageBreak/>
                <w:t>IRQ-0005</w:t>
              </w:r>
            </w:ins>
          </w:p>
        </w:tc>
        <w:tc>
          <w:tcPr>
            <w:tcW w:w="4183" w:type="pct"/>
            <w:hideMark/>
          </w:tcPr>
          <w:p w:rsidR="00181555" w:rsidRPr="0023022A" w:rsidRDefault="00181555">
            <w:pPr>
              <w:cnfStyle w:val="100000000000" w:firstRow="1" w:lastRow="0" w:firstColumn="0" w:lastColumn="0" w:oddVBand="0" w:evenVBand="0" w:oddHBand="0" w:evenHBand="0" w:firstRowFirstColumn="0" w:firstRowLastColumn="0" w:lastRowFirstColumn="0" w:lastRowLastColumn="0"/>
              <w:rPr>
                <w:ins w:id="1162" w:author="Miguel Centeno Muñoz" w:date="2014-07-30T20:16:00Z"/>
                <w:b/>
              </w:rPr>
            </w:pPr>
            <w:ins w:id="1163" w:author="Miguel Centeno Muñoz" w:date="2014-07-30T20:16:00Z">
              <w:r w:rsidRPr="0023022A">
                <w:rPr>
                  <w:b/>
                </w:rPr>
                <w:t>Información s</w:t>
              </w:r>
              <w:r>
                <w:rPr>
                  <w:b/>
                </w:rPr>
                <w:t>obre lo</w:t>
              </w:r>
              <w:r w:rsidRPr="0023022A">
                <w:rPr>
                  <w:b/>
                </w:rPr>
                <w:t xml:space="preserve">s </w:t>
              </w:r>
              <w:r>
                <w:rPr>
                  <w:b/>
                </w:rPr>
                <w:t>Comentarios de Ruta</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164"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165" w:author="Miguel Centeno Muñoz" w:date="2014-07-30T20:16:00Z"/>
                <w:b/>
              </w:rPr>
            </w:pPr>
            <w:ins w:id="1166" w:author="Miguel Centeno Muñoz" w:date="2014-07-30T20:16:00Z">
              <w:r w:rsidRPr="0023022A">
                <w:rPr>
                  <w:b/>
                </w:rPr>
                <w:t>Versión</w:t>
              </w:r>
            </w:ins>
          </w:p>
        </w:tc>
        <w:tc>
          <w:tcPr>
            <w:tcW w:w="0" w:type="auto"/>
            <w:hideMark/>
          </w:tcPr>
          <w:p w:rsidR="00181555" w:rsidRPr="0023022A" w:rsidRDefault="00181555" w:rsidP="00640380">
            <w:pPr>
              <w:cnfStyle w:val="000000100000" w:firstRow="0" w:lastRow="0" w:firstColumn="0" w:lastColumn="0" w:oddVBand="0" w:evenVBand="0" w:oddHBand="1" w:evenHBand="0" w:firstRowFirstColumn="0" w:firstRowLastColumn="0" w:lastRowFirstColumn="0" w:lastRowLastColumn="0"/>
              <w:rPr>
                <w:ins w:id="1167" w:author="Miguel Centeno Muñoz" w:date="2014-07-30T20:16:00Z"/>
              </w:rPr>
            </w:pPr>
            <w:ins w:id="1168" w:author="Miguel Centeno Muñoz" w:date="2014-07-30T20:16:00Z">
              <w:r w:rsidRPr="0023022A">
                <w:t xml:space="preserve">1.0 ( 23/06/2014 ) </w:t>
              </w:r>
            </w:ins>
          </w:p>
        </w:tc>
      </w:tr>
      <w:tr w:rsidR="00181555" w:rsidRPr="0023022A" w:rsidTr="00640380">
        <w:trPr>
          <w:ins w:id="1169"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170" w:author="Miguel Centeno Muñoz" w:date="2014-07-30T20:16:00Z"/>
                <w:b/>
              </w:rPr>
            </w:pPr>
            <w:ins w:id="1171" w:author="Miguel Centeno Muñoz" w:date="2014-07-30T20:16:00Z">
              <w:r w:rsidRPr="0023022A">
                <w:rPr>
                  <w:b/>
                </w:rPr>
                <w:t>Autores</w:t>
              </w:r>
            </w:ins>
          </w:p>
        </w:tc>
        <w:tc>
          <w:tcPr>
            <w:tcW w:w="0" w:type="auto"/>
            <w:hideMark/>
          </w:tcPr>
          <w:p w:rsidR="00181555" w:rsidRPr="0023022A" w:rsidRDefault="00181555" w:rsidP="00640380">
            <w:pPr>
              <w:cnfStyle w:val="000000000000" w:firstRow="0" w:lastRow="0" w:firstColumn="0" w:lastColumn="0" w:oddVBand="0" w:evenVBand="0" w:oddHBand="0" w:evenHBand="0" w:firstRowFirstColumn="0" w:firstRowLastColumn="0" w:lastRowFirstColumn="0" w:lastRowLastColumn="0"/>
              <w:rPr>
                <w:ins w:id="1172" w:author="Miguel Centeno Muñoz" w:date="2014-07-30T20:16:00Z"/>
              </w:rPr>
            </w:pPr>
            <w:ins w:id="1173" w:author="Miguel Centeno Muñoz" w:date="2014-07-30T20:16:00Z">
              <w:r w:rsidRPr="0023022A">
                <w:t xml:space="preserve">Miguel Centeno Muñoz </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174"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175" w:author="Miguel Centeno Muñoz" w:date="2014-07-30T20:16:00Z"/>
                <w:b/>
              </w:rPr>
            </w:pPr>
            <w:ins w:id="1176" w:author="Miguel Centeno Muñoz" w:date="2014-07-30T20:16:00Z">
              <w:r w:rsidRPr="0023022A">
                <w:rPr>
                  <w:b/>
                </w:rPr>
                <w:t>Fuentes</w:t>
              </w:r>
            </w:ins>
          </w:p>
        </w:tc>
        <w:tc>
          <w:tcPr>
            <w:tcW w:w="0" w:type="auto"/>
            <w:hideMark/>
          </w:tcPr>
          <w:p w:rsidR="00181555" w:rsidRPr="0023022A" w:rsidRDefault="00181555" w:rsidP="00640380">
            <w:pPr>
              <w:cnfStyle w:val="000000100000" w:firstRow="0" w:lastRow="0" w:firstColumn="0" w:lastColumn="0" w:oddVBand="0" w:evenVBand="0" w:oddHBand="1" w:evenHBand="0" w:firstRowFirstColumn="0" w:firstRowLastColumn="0" w:lastRowFirstColumn="0" w:lastRowLastColumn="0"/>
              <w:rPr>
                <w:ins w:id="1177" w:author="Miguel Centeno Muñoz" w:date="2014-07-30T20:16:00Z"/>
              </w:rPr>
            </w:pPr>
            <w:ins w:id="1178" w:author="Miguel Centeno Muñoz" w:date="2014-07-30T20:16:00Z">
              <w:r w:rsidRPr="0023022A">
                <w:t xml:space="preserve">Sergio Segura Rueda </w:t>
              </w:r>
            </w:ins>
          </w:p>
        </w:tc>
      </w:tr>
      <w:tr w:rsidR="00181555" w:rsidRPr="0023022A" w:rsidTr="00640380">
        <w:trPr>
          <w:ins w:id="1179"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180" w:author="Miguel Centeno Muñoz" w:date="2014-07-30T20:16:00Z"/>
                <w:b/>
              </w:rPr>
            </w:pPr>
            <w:ins w:id="1181" w:author="Miguel Centeno Muñoz" w:date="2014-07-30T20:16:00Z">
              <w:r w:rsidRPr="0023022A">
                <w:rPr>
                  <w:b/>
                </w:rPr>
                <w:t>Dependencias</w:t>
              </w:r>
            </w:ins>
          </w:p>
        </w:tc>
        <w:tc>
          <w:tcPr>
            <w:tcW w:w="0" w:type="auto"/>
            <w:hideMark/>
          </w:tcPr>
          <w:p w:rsidR="00181555" w:rsidRPr="0023022A" w:rsidRDefault="00181555" w:rsidP="00640380">
            <w:pPr>
              <w:cnfStyle w:val="000000000000" w:firstRow="0" w:lastRow="0" w:firstColumn="0" w:lastColumn="0" w:oddVBand="0" w:evenVBand="0" w:oddHBand="0" w:evenHBand="0" w:firstRowFirstColumn="0" w:firstRowLastColumn="0" w:lastRowFirstColumn="0" w:lastRowLastColumn="0"/>
              <w:rPr>
                <w:ins w:id="1182" w:author="Miguel Centeno Muñoz" w:date="2014-07-30T20:16:00Z"/>
              </w:rPr>
            </w:pPr>
            <w:ins w:id="1183" w:author="Miguel Centeno Muñoz" w:date="2014-07-30T20:16:00Z">
              <w:r w:rsidRPr="0023022A">
                <w:t>Ninguno</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184"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185" w:author="Miguel Centeno Muñoz" w:date="2014-07-30T20:16:00Z"/>
                <w:b/>
              </w:rPr>
            </w:pPr>
            <w:ins w:id="1186" w:author="Miguel Centeno Muñoz" w:date="2014-07-30T20:16:00Z">
              <w:r w:rsidRPr="0023022A">
                <w:rPr>
                  <w:b/>
                </w:rPr>
                <w:t>Descripción</w:t>
              </w:r>
            </w:ins>
          </w:p>
        </w:tc>
        <w:tc>
          <w:tcPr>
            <w:tcW w:w="0" w:type="auto"/>
            <w:hideMark/>
          </w:tcPr>
          <w:p w:rsidR="00181555" w:rsidRPr="0023022A" w:rsidRDefault="00181555">
            <w:pPr>
              <w:cnfStyle w:val="000000100000" w:firstRow="0" w:lastRow="0" w:firstColumn="0" w:lastColumn="0" w:oddVBand="0" w:evenVBand="0" w:oddHBand="1" w:evenHBand="0" w:firstRowFirstColumn="0" w:firstRowLastColumn="0" w:lastRowFirstColumn="0" w:lastRowLastColumn="0"/>
              <w:rPr>
                <w:ins w:id="1187" w:author="Miguel Centeno Muñoz" w:date="2014-07-30T20:16:00Z"/>
              </w:rPr>
            </w:pPr>
            <w:ins w:id="1188" w:author="Miguel Centeno Muñoz" w:date="2014-07-30T20:16:00Z">
              <w:r w:rsidRPr="0023022A">
                <w:t xml:space="preserve">El sistema deberá almacenar la información correspondiente a </w:t>
              </w:r>
              <w:r w:rsidR="007761C4">
                <w:t>l</w:t>
              </w:r>
            </w:ins>
            <w:ins w:id="1189" w:author="Miguel Centeno Muñoz" w:date="2014-08-02T12:20:00Z">
              <w:r w:rsidR="007761C4">
                <w:t>o</w:t>
              </w:r>
            </w:ins>
            <w:ins w:id="1190" w:author="Miguel Centeno Muñoz" w:date="2014-07-30T20:16:00Z">
              <w:r>
                <w:t xml:space="preserve">s </w:t>
              </w:r>
            </w:ins>
            <w:ins w:id="1191" w:author="Miguel Centeno Muñoz" w:date="2014-07-30T20:17:00Z">
              <w:r>
                <w:t>comentarios</w:t>
              </w:r>
            </w:ins>
            <w:ins w:id="1192" w:author="Miguel Centeno Muñoz" w:date="2014-07-30T20:16:00Z">
              <w:r>
                <w:t xml:space="preserve"> </w:t>
              </w:r>
            </w:ins>
            <w:ins w:id="1193" w:author="Miguel Centeno Muñoz" w:date="2014-07-30T20:17:00Z">
              <w:r>
                <w:t>que reciben las rutas</w:t>
              </w:r>
            </w:ins>
            <w:ins w:id="1194" w:author="Miguel Centeno Muñoz" w:date="2014-07-30T20:16:00Z">
              <w:r w:rsidRPr="0023022A">
                <w:t xml:space="preserve">. En concreto: </w:t>
              </w:r>
            </w:ins>
          </w:p>
        </w:tc>
      </w:tr>
      <w:tr w:rsidR="00181555" w:rsidRPr="0023022A" w:rsidTr="00640380">
        <w:trPr>
          <w:ins w:id="1195"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196" w:author="Miguel Centeno Muñoz" w:date="2014-07-30T20:16:00Z"/>
                <w:b/>
              </w:rPr>
            </w:pPr>
            <w:ins w:id="1197" w:author="Miguel Centeno Muñoz" w:date="2014-07-30T20:16:00Z">
              <w:r w:rsidRPr="0023022A">
                <w:rPr>
                  <w:b/>
                </w:rPr>
                <w:t>Datos específicos</w:t>
              </w:r>
            </w:ins>
          </w:p>
        </w:tc>
        <w:tc>
          <w:tcPr>
            <w:tcW w:w="0" w:type="auto"/>
            <w:hideMark/>
          </w:tcPr>
          <w:p w:rsidR="00181555" w:rsidRPr="0023022A" w:rsidRDefault="00181555" w:rsidP="00640380">
            <w:pPr>
              <w:cnfStyle w:val="000000000000" w:firstRow="0" w:lastRow="0" w:firstColumn="0" w:lastColumn="0" w:oddVBand="0" w:evenVBand="0" w:oddHBand="0" w:evenHBand="0" w:firstRowFirstColumn="0" w:firstRowLastColumn="0" w:lastRowFirstColumn="0" w:lastRowLastColumn="0"/>
              <w:rPr>
                <w:ins w:id="1198" w:author="Miguel Centeno Muñoz" w:date="2014-07-30T20:16:00Z"/>
              </w:rPr>
            </w:pPr>
            <w:ins w:id="1199" w:author="Miguel Centeno Muñoz" w:date="2014-07-30T20:17:00Z">
              <w:r>
                <w:t>Comentario sobre la ruta</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200"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201" w:author="Miguel Centeno Muñoz" w:date="2014-07-30T20:16:00Z"/>
                <w:b/>
              </w:rPr>
            </w:pPr>
            <w:ins w:id="1202" w:author="Miguel Centeno Muñoz" w:date="2014-07-30T20:16:00Z">
              <w:r w:rsidRPr="0023022A">
                <w:rPr>
                  <w:b/>
                </w:rPr>
                <w:t>Importancia</w:t>
              </w:r>
            </w:ins>
          </w:p>
        </w:tc>
        <w:tc>
          <w:tcPr>
            <w:tcW w:w="0" w:type="auto"/>
            <w:hideMark/>
          </w:tcPr>
          <w:p w:rsidR="00181555" w:rsidRPr="0023022A" w:rsidRDefault="00181555" w:rsidP="00640380">
            <w:pPr>
              <w:cnfStyle w:val="000000100000" w:firstRow="0" w:lastRow="0" w:firstColumn="0" w:lastColumn="0" w:oddVBand="0" w:evenVBand="0" w:oddHBand="1" w:evenHBand="0" w:firstRowFirstColumn="0" w:firstRowLastColumn="0" w:lastRowFirstColumn="0" w:lastRowLastColumn="0"/>
              <w:rPr>
                <w:ins w:id="1203" w:author="Miguel Centeno Muñoz" w:date="2014-07-30T20:16:00Z"/>
              </w:rPr>
            </w:pPr>
            <w:ins w:id="1204" w:author="Miguel Centeno Muñoz" w:date="2014-07-30T20:16:00Z">
              <w:r w:rsidRPr="0023022A">
                <w:t>vital</w:t>
              </w:r>
            </w:ins>
          </w:p>
        </w:tc>
      </w:tr>
      <w:tr w:rsidR="00181555" w:rsidRPr="0023022A" w:rsidTr="00640380">
        <w:trPr>
          <w:ins w:id="1205"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206" w:author="Miguel Centeno Muñoz" w:date="2014-07-30T20:16:00Z"/>
                <w:b/>
              </w:rPr>
            </w:pPr>
            <w:ins w:id="1207" w:author="Miguel Centeno Muñoz" w:date="2014-07-30T20:16:00Z">
              <w:r w:rsidRPr="0023022A">
                <w:rPr>
                  <w:b/>
                </w:rPr>
                <w:t>Urgencia</w:t>
              </w:r>
            </w:ins>
          </w:p>
        </w:tc>
        <w:tc>
          <w:tcPr>
            <w:tcW w:w="0" w:type="auto"/>
            <w:hideMark/>
          </w:tcPr>
          <w:p w:rsidR="00181555" w:rsidRPr="0023022A" w:rsidRDefault="00181555" w:rsidP="00640380">
            <w:pPr>
              <w:cnfStyle w:val="000000000000" w:firstRow="0" w:lastRow="0" w:firstColumn="0" w:lastColumn="0" w:oddVBand="0" w:evenVBand="0" w:oddHBand="0" w:evenHBand="0" w:firstRowFirstColumn="0" w:firstRowLastColumn="0" w:lastRowFirstColumn="0" w:lastRowLastColumn="0"/>
              <w:rPr>
                <w:ins w:id="1208" w:author="Miguel Centeno Muñoz" w:date="2014-07-30T20:16:00Z"/>
              </w:rPr>
            </w:pPr>
            <w:ins w:id="1209" w:author="Miguel Centeno Muñoz" w:date="2014-07-30T20:16:00Z">
              <w:r w:rsidRPr="0023022A">
                <w:t>inmediatamente</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210"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211" w:author="Miguel Centeno Muñoz" w:date="2014-07-30T20:16:00Z"/>
                <w:b/>
              </w:rPr>
            </w:pPr>
            <w:ins w:id="1212" w:author="Miguel Centeno Muñoz" w:date="2014-07-30T20:16:00Z">
              <w:r w:rsidRPr="0023022A">
                <w:rPr>
                  <w:b/>
                </w:rPr>
                <w:t>Estado</w:t>
              </w:r>
            </w:ins>
          </w:p>
        </w:tc>
        <w:tc>
          <w:tcPr>
            <w:tcW w:w="0" w:type="auto"/>
            <w:hideMark/>
          </w:tcPr>
          <w:p w:rsidR="00181555" w:rsidRPr="0023022A" w:rsidRDefault="00181555" w:rsidP="00640380">
            <w:pPr>
              <w:cnfStyle w:val="000000100000" w:firstRow="0" w:lastRow="0" w:firstColumn="0" w:lastColumn="0" w:oddVBand="0" w:evenVBand="0" w:oddHBand="1" w:evenHBand="0" w:firstRowFirstColumn="0" w:firstRowLastColumn="0" w:lastRowFirstColumn="0" w:lastRowLastColumn="0"/>
              <w:rPr>
                <w:ins w:id="1213" w:author="Miguel Centeno Muñoz" w:date="2014-07-30T20:16:00Z"/>
              </w:rPr>
            </w:pPr>
            <w:ins w:id="1214" w:author="Miguel Centeno Muñoz" w:date="2014-07-30T20:16:00Z">
              <w:r w:rsidRPr="0023022A">
                <w:t>en construcción</w:t>
              </w:r>
            </w:ins>
          </w:p>
        </w:tc>
      </w:tr>
      <w:tr w:rsidR="00181555" w:rsidRPr="0023022A" w:rsidTr="00640380">
        <w:trPr>
          <w:ins w:id="1215"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216" w:author="Miguel Centeno Muñoz" w:date="2014-07-30T20:16:00Z"/>
                <w:b/>
              </w:rPr>
            </w:pPr>
            <w:ins w:id="1217" w:author="Miguel Centeno Muñoz" w:date="2014-07-30T20:16:00Z">
              <w:r w:rsidRPr="0023022A">
                <w:rPr>
                  <w:b/>
                </w:rPr>
                <w:t>Estabilidad</w:t>
              </w:r>
            </w:ins>
          </w:p>
        </w:tc>
        <w:tc>
          <w:tcPr>
            <w:tcW w:w="0" w:type="auto"/>
            <w:hideMark/>
          </w:tcPr>
          <w:p w:rsidR="00181555" w:rsidRPr="0023022A" w:rsidRDefault="00181555" w:rsidP="00640380">
            <w:pPr>
              <w:cnfStyle w:val="000000000000" w:firstRow="0" w:lastRow="0" w:firstColumn="0" w:lastColumn="0" w:oddVBand="0" w:evenVBand="0" w:oddHBand="0" w:evenHBand="0" w:firstRowFirstColumn="0" w:firstRowLastColumn="0" w:lastRowFirstColumn="0" w:lastRowLastColumn="0"/>
              <w:rPr>
                <w:ins w:id="1218" w:author="Miguel Centeno Muñoz" w:date="2014-07-30T20:16:00Z"/>
              </w:rPr>
            </w:pPr>
            <w:ins w:id="1219" w:author="Miguel Centeno Muñoz" w:date="2014-07-30T20:16:00Z">
              <w:r w:rsidRPr="0023022A">
                <w:t>alta</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220"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221" w:author="Miguel Centeno Muñoz" w:date="2014-07-30T20:16:00Z"/>
                <w:b/>
              </w:rPr>
            </w:pPr>
            <w:ins w:id="1222" w:author="Miguel Centeno Muñoz" w:date="2014-07-30T20:16:00Z">
              <w:r w:rsidRPr="0023022A">
                <w:rPr>
                  <w:b/>
                </w:rPr>
                <w:t>Comentarios</w:t>
              </w:r>
            </w:ins>
          </w:p>
        </w:tc>
        <w:tc>
          <w:tcPr>
            <w:tcW w:w="0" w:type="auto"/>
            <w:hideMark/>
          </w:tcPr>
          <w:p w:rsidR="00181555" w:rsidRPr="0023022A" w:rsidRDefault="00181555" w:rsidP="00640380">
            <w:pPr>
              <w:cnfStyle w:val="000000100000" w:firstRow="0" w:lastRow="0" w:firstColumn="0" w:lastColumn="0" w:oddVBand="0" w:evenVBand="0" w:oddHBand="1" w:evenHBand="0" w:firstRowFirstColumn="0" w:firstRowLastColumn="0" w:lastRowFirstColumn="0" w:lastRowLastColumn="0"/>
              <w:rPr>
                <w:ins w:id="1223" w:author="Miguel Centeno Muñoz" w:date="2014-07-30T20:16:00Z"/>
              </w:rPr>
            </w:pPr>
            <w:ins w:id="1224" w:author="Miguel Centeno Muñoz" w:date="2014-07-30T20:16:00Z">
              <w:r w:rsidRPr="0023022A">
                <w:t>Ninguno</w:t>
              </w:r>
            </w:ins>
          </w:p>
        </w:tc>
      </w:tr>
    </w:tbl>
    <w:p w:rsidR="00930F56" w:rsidDel="007761C4" w:rsidRDefault="00930F56" w:rsidP="00D723A7">
      <w:pPr>
        <w:pStyle w:val="Ttulo3"/>
        <w:rPr>
          <w:del w:id="1225" w:author="Miguel Centeno Muñoz" w:date="2014-07-30T20:18:00Z"/>
        </w:rPr>
      </w:pPr>
    </w:p>
    <w:p w:rsidR="007761C4" w:rsidRDefault="007761C4" w:rsidP="007761C4">
      <w:pPr>
        <w:rPr>
          <w:ins w:id="1226" w:author="Miguel Centeno Muñoz" w:date="2014-08-02T12:17:00Z"/>
        </w:rPr>
        <w:pPrChange w:id="1227" w:author="Miguel Centeno Muñoz" w:date="2014-08-02T12:17:00Z">
          <w:pPr/>
        </w:pPrChange>
      </w:pPr>
    </w:p>
    <w:p w:rsidR="007761C4" w:rsidRDefault="007761C4" w:rsidP="007761C4">
      <w:pPr>
        <w:rPr>
          <w:ins w:id="1228" w:author="Miguel Centeno Muñoz" w:date="2014-08-02T12:17:00Z"/>
        </w:rPr>
        <w:pPrChange w:id="1229" w:author="Miguel Centeno Muñoz" w:date="2014-08-02T12:17:00Z">
          <w:pPr/>
        </w:pPrChange>
      </w:pPr>
    </w:p>
    <w:p w:rsidR="007761C4" w:rsidRDefault="007761C4" w:rsidP="007761C4">
      <w:pPr>
        <w:rPr>
          <w:ins w:id="1230" w:author="Miguel Centeno Muñoz" w:date="2014-08-02T12:17:00Z"/>
        </w:rPr>
        <w:pPrChange w:id="1231" w:author="Miguel Centeno Muñoz" w:date="2014-08-02T12:17:00Z">
          <w:pPr/>
        </w:pPrChange>
      </w:pPr>
    </w:p>
    <w:tbl>
      <w:tblPr>
        <w:tblStyle w:val="Listamedia2-nfasis2"/>
        <w:tblW w:w="5000" w:type="pct"/>
        <w:tblLook w:val="04A0" w:firstRow="1" w:lastRow="0" w:firstColumn="1" w:lastColumn="0" w:noHBand="0" w:noVBand="1"/>
      </w:tblPr>
      <w:tblGrid>
        <w:gridCol w:w="1502"/>
        <w:gridCol w:w="7643"/>
      </w:tblGrid>
      <w:tr w:rsidR="007761C4" w:rsidRPr="0023022A" w:rsidTr="00B85A70">
        <w:trPr>
          <w:cnfStyle w:val="100000000000" w:firstRow="1" w:lastRow="0" w:firstColumn="0" w:lastColumn="0" w:oddVBand="0" w:evenVBand="0" w:oddHBand="0" w:evenHBand="0" w:firstRowFirstColumn="0" w:firstRowLastColumn="0" w:lastRowFirstColumn="0" w:lastRowLastColumn="0"/>
          <w:ins w:id="1232" w:author="Miguel Centeno Muñoz" w:date="2014-08-02T12:20:00Z"/>
        </w:trPr>
        <w:tc>
          <w:tcPr>
            <w:cnfStyle w:val="001000000100" w:firstRow="0" w:lastRow="0" w:firstColumn="1" w:lastColumn="0" w:oddVBand="0" w:evenVBand="0" w:oddHBand="0" w:evenHBand="0" w:firstRowFirstColumn="1" w:firstRowLastColumn="0" w:lastRowFirstColumn="0" w:lastRowLastColumn="0"/>
            <w:tcW w:w="0" w:type="auto"/>
            <w:hideMark/>
          </w:tcPr>
          <w:p w:rsidR="007761C4" w:rsidRPr="0023022A" w:rsidRDefault="007761C4" w:rsidP="00B85A70">
            <w:pPr>
              <w:rPr>
                <w:ins w:id="1233" w:author="Miguel Centeno Muñoz" w:date="2014-08-02T12:20:00Z"/>
                <w:b/>
              </w:rPr>
            </w:pPr>
            <w:ins w:id="1234" w:author="Miguel Centeno Muñoz" w:date="2014-08-02T12:20:00Z">
              <w:r>
                <w:rPr>
                  <w:b/>
                </w:rPr>
                <w:t>IRQ-0006</w:t>
              </w:r>
            </w:ins>
          </w:p>
        </w:tc>
        <w:tc>
          <w:tcPr>
            <w:tcW w:w="4183" w:type="pct"/>
            <w:hideMark/>
          </w:tcPr>
          <w:p w:rsidR="007761C4" w:rsidRPr="0023022A" w:rsidRDefault="007761C4" w:rsidP="007761C4">
            <w:pPr>
              <w:cnfStyle w:val="100000000000" w:firstRow="1" w:lastRow="0" w:firstColumn="0" w:lastColumn="0" w:oddVBand="0" w:evenVBand="0" w:oddHBand="0" w:evenHBand="0" w:firstRowFirstColumn="0" w:firstRowLastColumn="0" w:lastRowFirstColumn="0" w:lastRowLastColumn="0"/>
              <w:rPr>
                <w:ins w:id="1235" w:author="Miguel Centeno Muñoz" w:date="2014-08-02T12:20:00Z"/>
                <w:b/>
              </w:rPr>
              <w:pPrChange w:id="1236" w:author="Miguel Centeno Muñoz" w:date="2014-08-02T12:20:00Z">
                <w:pPr>
                  <w:cnfStyle w:val="100000000000" w:firstRow="1" w:lastRow="0" w:firstColumn="0" w:lastColumn="0" w:oddVBand="0" w:evenVBand="0" w:oddHBand="0" w:evenHBand="0" w:firstRowFirstColumn="0" w:firstRowLastColumn="0" w:lastRowFirstColumn="0" w:lastRowLastColumn="0"/>
                </w:pPr>
              </w:pPrChange>
            </w:pPr>
            <w:ins w:id="1237" w:author="Miguel Centeno Muñoz" w:date="2014-08-02T12:20:00Z">
              <w:r w:rsidRPr="0023022A">
                <w:rPr>
                  <w:b/>
                </w:rPr>
                <w:t>Información s</w:t>
              </w:r>
              <w:r>
                <w:rPr>
                  <w:b/>
                </w:rPr>
                <w:t>obre lo</w:t>
              </w:r>
              <w:r w:rsidRPr="0023022A">
                <w:rPr>
                  <w:b/>
                </w:rPr>
                <w:t xml:space="preserve">s </w:t>
              </w:r>
              <w:r>
                <w:rPr>
                  <w:b/>
                </w:rPr>
                <w:t>Mapas</w:t>
              </w:r>
            </w:ins>
          </w:p>
        </w:tc>
      </w:tr>
      <w:tr w:rsidR="007761C4" w:rsidRPr="0023022A" w:rsidTr="00B85A70">
        <w:trPr>
          <w:cnfStyle w:val="000000100000" w:firstRow="0" w:lastRow="0" w:firstColumn="0" w:lastColumn="0" w:oddVBand="0" w:evenVBand="0" w:oddHBand="1" w:evenHBand="0" w:firstRowFirstColumn="0" w:firstRowLastColumn="0" w:lastRowFirstColumn="0" w:lastRowLastColumn="0"/>
          <w:ins w:id="1238"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B85A70">
            <w:pPr>
              <w:rPr>
                <w:ins w:id="1239" w:author="Miguel Centeno Muñoz" w:date="2014-08-02T12:20:00Z"/>
                <w:b/>
              </w:rPr>
            </w:pPr>
            <w:ins w:id="1240" w:author="Miguel Centeno Muñoz" w:date="2014-08-02T12:20:00Z">
              <w:r w:rsidRPr="0023022A">
                <w:rPr>
                  <w:b/>
                </w:rPr>
                <w:t>Versión</w:t>
              </w:r>
            </w:ins>
          </w:p>
        </w:tc>
        <w:tc>
          <w:tcPr>
            <w:tcW w:w="0" w:type="auto"/>
            <w:hideMark/>
          </w:tcPr>
          <w:p w:rsidR="007761C4" w:rsidRPr="0023022A" w:rsidRDefault="007761C4" w:rsidP="00B85A70">
            <w:pPr>
              <w:cnfStyle w:val="000000100000" w:firstRow="0" w:lastRow="0" w:firstColumn="0" w:lastColumn="0" w:oddVBand="0" w:evenVBand="0" w:oddHBand="1" w:evenHBand="0" w:firstRowFirstColumn="0" w:firstRowLastColumn="0" w:lastRowFirstColumn="0" w:lastRowLastColumn="0"/>
              <w:rPr>
                <w:ins w:id="1241" w:author="Miguel Centeno Muñoz" w:date="2014-08-02T12:20:00Z"/>
              </w:rPr>
            </w:pPr>
            <w:ins w:id="1242" w:author="Miguel Centeno Muñoz" w:date="2014-08-02T12:20:00Z">
              <w:r w:rsidRPr="0023022A">
                <w:t xml:space="preserve">1.0 ( 23/06/2014 ) </w:t>
              </w:r>
            </w:ins>
          </w:p>
        </w:tc>
      </w:tr>
      <w:tr w:rsidR="007761C4" w:rsidRPr="0023022A" w:rsidTr="00B85A70">
        <w:trPr>
          <w:ins w:id="1243"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B85A70">
            <w:pPr>
              <w:rPr>
                <w:ins w:id="1244" w:author="Miguel Centeno Muñoz" w:date="2014-08-02T12:20:00Z"/>
                <w:b/>
              </w:rPr>
            </w:pPr>
            <w:ins w:id="1245" w:author="Miguel Centeno Muñoz" w:date="2014-08-02T12:20:00Z">
              <w:r w:rsidRPr="0023022A">
                <w:rPr>
                  <w:b/>
                </w:rPr>
                <w:t>Autores</w:t>
              </w:r>
            </w:ins>
          </w:p>
        </w:tc>
        <w:tc>
          <w:tcPr>
            <w:tcW w:w="0" w:type="auto"/>
            <w:hideMark/>
          </w:tcPr>
          <w:p w:rsidR="007761C4" w:rsidRPr="0023022A" w:rsidRDefault="007761C4" w:rsidP="00B85A70">
            <w:pPr>
              <w:cnfStyle w:val="000000000000" w:firstRow="0" w:lastRow="0" w:firstColumn="0" w:lastColumn="0" w:oddVBand="0" w:evenVBand="0" w:oddHBand="0" w:evenHBand="0" w:firstRowFirstColumn="0" w:firstRowLastColumn="0" w:lastRowFirstColumn="0" w:lastRowLastColumn="0"/>
              <w:rPr>
                <w:ins w:id="1246" w:author="Miguel Centeno Muñoz" w:date="2014-08-02T12:20:00Z"/>
              </w:rPr>
            </w:pPr>
            <w:ins w:id="1247" w:author="Miguel Centeno Muñoz" w:date="2014-08-02T12:20:00Z">
              <w:r w:rsidRPr="0023022A">
                <w:t xml:space="preserve">Miguel Centeno Muñoz </w:t>
              </w:r>
            </w:ins>
          </w:p>
        </w:tc>
      </w:tr>
      <w:tr w:rsidR="007761C4" w:rsidRPr="0023022A" w:rsidTr="00B85A70">
        <w:trPr>
          <w:cnfStyle w:val="000000100000" w:firstRow="0" w:lastRow="0" w:firstColumn="0" w:lastColumn="0" w:oddVBand="0" w:evenVBand="0" w:oddHBand="1" w:evenHBand="0" w:firstRowFirstColumn="0" w:firstRowLastColumn="0" w:lastRowFirstColumn="0" w:lastRowLastColumn="0"/>
          <w:ins w:id="1248"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B85A70">
            <w:pPr>
              <w:rPr>
                <w:ins w:id="1249" w:author="Miguel Centeno Muñoz" w:date="2014-08-02T12:20:00Z"/>
                <w:b/>
              </w:rPr>
            </w:pPr>
            <w:ins w:id="1250" w:author="Miguel Centeno Muñoz" w:date="2014-08-02T12:20:00Z">
              <w:r w:rsidRPr="0023022A">
                <w:rPr>
                  <w:b/>
                </w:rPr>
                <w:t>Fuentes</w:t>
              </w:r>
            </w:ins>
          </w:p>
        </w:tc>
        <w:tc>
          <w:tcPr>
            <w:tcW w:w="0" w:type="auto"/>
            <w:hideMark/>
          </w:tcPr>
          <w:p w:rsidR="007761C4" w:rsidRPr="0023022A" w:rsidRDefault="007761C4" w:rsidP="00B85A70">
            <w:pPr>
              <w:cnfStyle w:val="000000100000" w:firstRow="0" w:lastRow="0" w:firstColumn="0" w:lastColumn="0" w:oddVBand="0" w:evenVBand="0" w:oddHBand="1" w:evenHBand="0" w:firstRowFirstColumn="0" w:firstRowLastColumn="0" w:lastRowFirstColumn="0" w:lastRowLastColumn="0"/>
              <w:rPr>
                <w:ins w:id="1251" w:author="Miguel Centeno Muñoz" w:date="2014-08-02T12:20:00Z"/>
              </w:rPr>
            </w:pPr>
            <w:ins w:id="1252" w:author="Miguel Centeno Muñoz" w:date="2014-08-02T12:20:00Z">
              <w:r w:rsidRPr="0023022A">
                <w:t xml:space="preserve">Sergio Segura Rueda </w:t>
              </w:r>
            </w:ins>
          </w:p>
        </w:tc>
      </w:tr>
      <w:tr w:rsidR="007761C4" w:rsidRPr="0023022A" w:rsidTr="00B85A70">
        <w:trPr>
          <w:ins w:id="1253"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B85A70">
            <w:pPr>
              <w:rPr>
                <w:ins w:id="1254" w:author="Miguel Centeno Muñoz" w:date="2014-08-02T12:20:00Z"/>
                <w:b/>
              </w:rPr>
            </w:pPr>
            <w:ins w:id="1255" w:author="Miguel Centeno Muñoz" w:date="2014-08-02T12:20:00Z">
              <w:r w:rsidRPr="0023022A">
                <w:rPr>
                  <w:b/>
                </w:rPr>
                <w:t>Dependencias</w:t>
              </w:r>
            </w:ins>
          </w:p>
        </w:tc>
        <w:tc>
          <w:tcPr>
            <w:tcW w:w="0" w:type="auto"/>
            <w:hideMark/>
          </w:tcPr>
          <w:p w:rsidR="007761C4" w:rsidRPr="0023022A" w:rsidRDefault="007761C4" w:rsidP="00B85A70">
            <w:pPr>
              <w:cnfStyle w:val="000000000000" w:firstRow="0" w:lastRow="0" w:firstColumn="0" w:lastColumn="0" w:oddVBand="0" w:evenVBand="0" w:oddHBand="0" w:evenHBand="0" w:firstRowFirstColumn="0" w:firstRowLastColumn="0" w:lastRowFirstColumn="0" w:lastRowLastColumn="0"/>
              <w:rPr>
                <w:ins w:id="1256" w:author="Miguel Centeno Muñoz" w:date="2014-08-02T12:20:00Z"/>
              </w:rPr>
            </w:pPr>
            <w:ins w:id="1257" w:author="Miguel Centeno Muñoz" w:date="2014-08-02T12:20:00Z">
              <w:r w:rsidRPr="0023022A">
                <w:t>Ninguno</w:t>
              </w:r>
            </w:ins>
          </w:p>
        </w:tc>
      </w:tr>
      <w:tr w:rsidR="007761C4" w:rsidRPr="0023022A" w:rsidTr="00B85A70">
        <w:trPr>
          <w:cnfStyle w:val="000000100000" w:firstRow="0" w:lastRow="0" w:firstColumn="0" w:lastColumn="0" w:oddVBand="0" w:evenVBand="0" w:oddHBand="1" w:evenHBand="0" w:firstRowFirstColumn="0" w:firstRowLastColumn="0" w:lastRowFirstColumn="0" w:lastRowLastColumn="0"/>
          <w:ins w:id="1258"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B85A70">
            <w:pPr>
              <w:rPr>
                <w:ins w:id="1259" w:author="Miguel Centeno Muñoz" w:date="2014-08-02T12:20:00Z"/>
                <w:b/>
              </w:rPr>
            </w:pPr>
            <w:ins w:id="1260" w:author="Miguel Centeno Muñoz" w:date="2014-08-02T12:20:00Z">
              <w:r w:rsidRPr="0023022A">
                <w:rPr>
                  <w:b/>
                </w:rPr>
                <w:t>Descripción</w:t>
              </w:r>
            </w:ins>
          </w:p>
        </w:tc>
        <w:tc>
          <w:tcPr>
            <w:tcW w:w="0" w:type="auto"/>
            <w:hideMark/>
          </w:tcPr>
          <w:p w:rsidR="007761C4" w:rsidRPr="0023022A" w:rsidRDefault="007761C4" w:rsidP="007761C4">
            <w:pPr>
              <w:cnfStyle w:val="000000100000" w:firstRow="0" w:lastRow="0" w:firstColumn="0" w:lastColumn="0" w:oddVBand="0" w:evenVBand="0" w:oddHBand="1" w:evenHBand="0" w:firstRowFirstColumn="0" w:firstRowLastColumn="0" w:lastRowFirstColumn="0" w:lastRowLastColumn="0"/>
              <w:rPr>
                <w:ins w:id="1261" w:author="Miguel Centeno Muñoz" w:date="2014-08-02T12:20:00Z"/>
              </w:rPr>
              <w:pPrChange w:id="1262" w:author="Miguel Centeno Muñoz" w:date="2014-08-02T12:21:00Z">
                <w:pPr>
                  <w:cnfStyle w:val="000000100000" w:firstRow="0" w:lastRow="0" w:firstColumn="0" w:lastColumn="0" w:oddVBand="0" w:evenVBand="0" w:oddHBand="1" w:evenHBand="0" w:firstRowFirstColumn="0" w:firstRowLastColumn="0" w:lastRowFirstColumn="0" w:lastRowLastColumn="0"/>
                </w:pPr>
              </w:pPrChange>
            </w:pPr>
            <w:ins w:id="1263" w:author="Miguel Centeno Muñoz" w:date="2014-08-02T12:20:00Z">
              <w:r w:rsidRPr="0023022A">
                <w:t xml:space="preserve">El sistema deberá almacenar la información correspondiente </w:t>
              </w:r>
              <w:r>
                <w:t>los mapas que conforman cada una de las rutas</w:t>
              </w:r>
              <w:r w:rsidRPr="0023022A">
                <w:t xml:space="preserve"> </w:t>
              </w:r>
            </w:ins>
          </w:p>
        </w:tc>
      </w:tr>
      <w:tr w:rsidR="007761C4" w:rsidRPr="0023022A" w:rsidTr="00B85A70">
        <w:trPr>
          <w:ins w:id="1264"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B85A70">
            <w:pPr>
              <w:rPr>
                <w:ins w:id="1265" w:author="Miguel Centeno Muñoz" w:date="2014-08-02T12:20:00Z"/>
                <w:b/>
              </w:rPr>
            </w:pPr>
            <w:ins w:id="1266" w:author="Miguel Centeno Muñoz" w:date="2014-08-02T12:20:00Z">
              <w:r w:rsidRPr="0023022A">
                <w:rPr>
                  <w:b/>
                </w:rPr>
                <w:t>Datos específicos</w:t>
              </w:r>
            </w:ins>
          </w:p>
        </w:tc>
        <w:tc>
          <w:tcPr>
            <w:tcW w:w="0" w:type="auto"/>
            <w:hideMark/>
          </w:tcPr>
          <w:p w:rsidR="007761C4" w:rsidRDefault="007761C4" w:rsidP="00B85A70">
            <w:pPr>
              <w:cnfStyle w:val="000000000000" w:firstRow="0" w:lastRow="0" w:firstColumn="0" w:lastColumn="0" w:oddVBand="0" w:evenVBand="0" w:oddHBand="0" w:evenHBand="0" w:firstRowFirstColumn="0" w:firstRowLastColumn="0" w:lastRowFirstColumn="0" w:lastRowLastColumn="0"/>
              <w:rPr>
                <w:ins w:id="1267" w:author="Miguel Centeno Muñoz" w:date="2014-08-02T12:21:00Z"/>
              </w:rPr>
            </w:pPr>
            <w:ins w:id="1268" w:author="Miguel Centeno Muñoz" w:date="2014-08-02T12:21:00Z">
              <w:r>
                <w:t>Tipo de Mapa</w:t>
              </w:r>
            </w:ins>
          </w:p>
          <w:p w:rsidR="007761C4" w:rsidRPr="0023022A" w:rsidRDefault="007761C4" w:rsidP="00B85A70">
            <w:pPr>
              <w:cnfStyle w:val="000000000000" w:firstRow="0" w:lastRow="0" w:firstColumn="0" w:lastColumn="0" w:oddVBand="0" w:evenVBand="0" w:oddHBand="0" w:evenHBand="0" w:firstRowFirstColumn="0" w:firstRowLastColumn="0" w:lastRowFirstColumn="0" w:lastRowLastColumn="0"/>
              <w:rPr>
                <w:ins w:id="1269" w:author="Miguel Centeno Muñoz" w:date="2014-08-02T12:20:00Z"/>
              </w:rPr>
            </w:pPr>
            <w:ins w:id="1270" w:author="Miguel Centeno Muñoz" w:date="2014-08-02T12:23:00Z">
              <w:r>
                <w:t>Imagen de mapa</w:t>
              </w:r>
            </w:ins>
          </w:p>
        </w:tc>
      </w:tr>
      <w:tr w:rsidR="007761C4" w:rsidRPr="0023022A" w:rsidTr="00B85A70">
        <w:trPr>
          <w:cnfStyle w:val="000000100000" w:firstRow="0" w:lastRow="0" w:firstColumn="0" w:lastColumn="0" w:oddVBand="0" w:evenVBand="0" w:oddHBand="1" w:evenHBand="0" w:firstRowFirstColumn="0" w:firstRowLastColumn="0" w:lastRowFirstColumn="0" w:lastRowLastColumn="0"/>
          <w:ins w:id="1271"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B85A70">
            <w:pPr>
              <w:rPr>
                <w:ins w:id="1272" w:author="Miguel Centeno Muñoz" w:date="2014-08-02T12:20:00Z"/>
                <w:b/>
              </w:rPr>
            </w:pPr>
            <w:ins w:id="1273" w:author="Miguel Centeno Muñoz" w:date="2014-08-02T12:20:00Z">
              <w:r w:rsidRPr="0023022A">
                <w:rPr>
                  <w:b/>
                </w:rPr>
                <w:t>Importancia</w:t>
              </w:r>
            </w:ins>
          </w:p>
        </w:tc>
        <w:tc>
          <w:tcPr>
            <w:tcW w:w="0" w:type="auto"/>
            <w:hideMark/>
          </w:tcPr>
          <w:p w:rsidR="007761C4" w:rsidRPr="0023022A" w:rsidRDefault="007761C4" w:rsidP="00B85A70">
            <w:pPr>
              <w:cnfStyle w:val="000000100000" w:firstRow="0" w:lastRow="0" w:firstColumn="0" w:lastColumn="0" w:oddVBand="0" w:evenVBand="0" w:oddHBand="1" w:evenHBand="0" w:firstRowFirstColumn="0" w:firstRowLastColumn="0" w:lastRowFirstColumn="0" w:lastRowLastColumn="0"/>
              <w:rPr>
                <w:ins w:id="1274" w:author="Miguel Centeno Muñoz" w:date="2014-08-02T12:20:00Z"/>
              </w:rPr>
            </w:pPr>
            <w:ins w:id="1275" w:author="Miguel Centeno Muñoz" w:date="2014-08-02T12:20:00Z">
              <w:r w:rsidRPr="0023022A">
                <w:t>vital</w:t>
              </w:r>
            </w:ins>
          </w:p>
        </w:tc>
      </w:tr>
      <w:tr w:rsidR="007761C4" w:rsidRPr="0023022A" w:rsidTr="00B85A70">
        <w:trPr>
          <w:ins w:id="1276"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B85A70">
            <w:pPr>
              <w:rPr>
                <w:ins w:id="1277" w:author="Miguel Centeno Muñoz" w:date="2014-08-02T12:20:00Z"/>
                <w:b/>
              </w:rPr>
            </w:pPr>
            <w:ins w:id="1278" w:author="Miguel Centeno Muñoz" w:date="2014-08-02T12:20:00Z">
              <w:r w:rsidRPr="0023022A">
                <w:rPr>
                  <w:b/>
                </w:rPr>
                <w:t>Urgencia</w:t>
              </w:r>
            </w:ins>
          </w:p>
        </w:tc>
        <w:tc>
          <w:tcPr>
            <w:tcW w:w="0" w:type="auto"/>
            <w:hideMark/>
          </w:tcPr>
          <w:p w:rsidR="007761C4" w:rsidRPr="0023022A" w:rsidRDefault="007761C4" w:rsidP="00B85A70">
            <w:pPr>
              <w:cnfStyle w:val="000000000000" w:firstRow="0" w:lastRow="0" w:firstColumn="0" w:lastColumn="0" w:oddVBand="0" w:evenVBand="0" w:oddHBand="0" w:evenHBand="0" w:firstRowFirstColumn="0" w:firstRowLastColumn="0" w:lastRowFirstColumn="0" w:lastRowLastColumn="0"/>
              <w:rPr>
                <w:ins w:id="1279" w:author="Miguel Centeno Muñoz" w:date="2014-08-02T12:20:00Z"/>
              </w:rPr>
            </w:pPr>
            <w:ins w:id="1280" w:author="Miguel Centeno Muñoz" w:date="2014-08-02T12:20:00Z">
              <w:r w:rsidRPr="0023022A">
                <w:t>inmediatamente</w:t>
              </w:r>
            </w:ins>
          </w:p>
        </w:tc>
      </w:tr>
      <w:tr w:rsidR="007761C4" w:rsidRPr="0023022A" w:rsidTr="00B85A70">
        <w:trPr>
          <w:cnfStyle w:val="000000100000" w:firstRow="0" w:lastRow="0" w:firstColumn="0" w:lastColumn="0" w:oddVBand="0" w:evenVBand="0" w:oddHBand="1" w:evenHBand="0" w:firstRowFirstColumn="0" w:firstRowLastColumn="0" w:lastRowFirstColumn="0" w:lastRowLastColumn="0"/>
          <w:ins w:id="1281"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B85A70">
            <w:pPr>
              <w:rPr>
                <w:ins w:id="1282" w:author="Miguel Centeno Muñoz" w:date="2014-08-02T12:20:00Z"/>
                <w:b/>
              </w:rPr>
            </w:pPr>
            <w:ins w:id="1283" w:author="Miguel Centeno Muñoz" w:date="2014-08-02T12:20:00Z">
              <w:r w:rsidRPr="0023022A">
                <w:rPr>
                  <w:b/>
                </w:rPr>
                <w:t>Estado</w:t>
              </w:r>
            </w:ins>
          </w:p>
        </w:tc>
        <w:tc>
          <w:tcPr>
            <w:tcW w:w="0" w:type="auto"/>
            <w:hideMark/>
          </w:tcPr>
          <w:p w:rsidR="007761C4" w:rsidRPr="0023022A" w:rsidRDefault="007761C4" w:rsidP="00B85A70">
            <w:pPr>
              <w:cnfStyle w:val="000000100000" w:firstRow="0" w:lastRow="0" w:firstColumn="0" w:lastColumn="0" w:oddVBand="0" w:evenVBand="0" w:oddHBand="1" w:evenHBand="0" w:firstRowFirstColumn="0" w:firstRowLastColumn="0" w:lastRowFirstColumn="0" w:lastRowLastColumn="0"/>
              <w:rPr>
                <w:ins w:id="1284" w:author="Miguel Centeno Muñoz" w:date="2014-08-02T12:20:00Z"/>
              </w:rPr>
            </w:pPr>
            <w:ins w:id="1285" w:author="Miguel Centeno Muñoz" w:date="2014-08-02T12:20:00Z">
              <w:r w:rsidRPr="0023022A">
                <w:t>en construcción</w:t>
              </w:r>
            </w:ins>
          </w:p>
        </w:tc>
      </w:tr>
      <w:tr w:rsidR="007761C4" w:rsidRPr="0023022A" w:rsidTr="00B85A70">
        <w:trPr>
          <w:ins w:id="1286"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B85A70">
            <w:pPr>
              <w:rPr>
                <w:ins w:id="1287" w:author="Miguel Centeno Muñoz" w:date="2014-08-02T12:20:00Z"/>
                <w:b/>
              </w:rPr>
            </w:pPr>
            <w:ins w:id="1288" w:author="Miguel Centeno Muñoz" w:date="2014-08-02T12:20:00Z">
              <w:r w:rsidRPr="0023022A">
                <w:rPr>
                  <w:b/>
                </w:rPr>
                <w:t>Estabilidad</w:t>
              </w:r>
            </w:ins>
          </w:p>
        </w:tc>
        <w:tc>
          <w:tcPr>
            <w:tcW w:w="0" w:type="auto"/>
            <w:hideMark/>
          </w:tcPr>
          <w:p w:rsidR="007761C4" w:rsidRPr="0023022A" w:rsidRDefault="007761C4" w:rsidP="00B85A70">
            <w:pPr>
              <w:cnfStyle w:val="000000000000" w:firstRow="0" w:lastRow="0" w:firstColumn="0" w:lastColumn="0" w:oddVBand="0" w:evenVBand="0" w:oddHBand="0" w:evenHBand="0" w:firstRowFirstColumn="0" w:firstRowLastColumn="0" w:lastRowFirstColumn="0" w:lastRowLastColumn="0"/>
              <w:rPr>
                <w:ins w:id="1289" w:author="Miguel Centeno Muñoz" w:date="2014-08-02T12:20:00Z"/>
              </w:rPr>
            </w:pPr>
            <w:ins w:id="1290" w:author="Miguel Centeno Muñoz" w:date="2014-08-02T12:20:00Z">
              <w:r w:rsidRPr="0023022A">
                <w:t>alta</w:t>
              </w:r>
            </w:ins>
          </w:p>
        </w:tc>
      </w:tr>
      <w:tr w:rsidR="007761C4" w:rsidRPr="0023022A" w:rsidTr="00B85A70">
        <w:trPr>
          <w:cnfStyle w:val="000000100000" w:firstRow="0" w:lastRow="0" w:firstColumn="0" w:lastColumn="0" w:oddVBand="0" w:evenVBand="0" w:oddHBand="1" w:evenHBand="0" w:firstRowFirstColumn="0" w:firstRowLastColumn="0" w:lastRowFirstColumn="0" w:lastRowLastColumn="0"/>
          <w:ins w:id="1291"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B85A70">
            <w:pPr>
              <w:rPr>
                <w:ins w:id="1292" w:author="Miguel Centeno Muñoz" w:date="2014-08-02T12:20:00Z"/>
                <w:b/>
              </w:rPr>
            </w:pPr>
            <w:ins w:id="1293" w:author="Miguel Centeno Muñoz" w:date="2014-08-02T12:20:00Z">
              <w:r w:rsidRPr="0023022A">
                <w:rPr>
                  <w:b/>
                </w:rPr>
                <w:t>Comentarios</w:t>
              </w:r>
            </w:ins>
          </w:p>
        </w:tc>
        <w:tc>
          <w:tcPr>
            <w:tcW w:w="0" w:type="auto"/>
            <w:hideMark/>
          </w:tcPr>
          <w:p w:rsidR="007761C4" w:rsidRPr="0023022A" w:rsidRDefault="007761C4" w:rsidP="00B85A70">
            <w:pPr>
              <w:cnfStyle w:val="000000100000" w:firstRow="0" w:lastRow="0" w:firstColumn="0" w:lastColumn="0" w:oddVBand="0" w:evenVBand="0" w:oddHBand="1" w:evenHBand="0" w:firstRowFirstColumn="0" w:firstRowLastColumn="0" w:lastRowFirstColumn="0" w:lastRowLastColumn="0"/>
              <w:rPr>
                <w:ins w:id="1294" w:author="Miguel Centeno Muñoz" w:date="2014-08-02T12:20:00Z"/>
              </w:rPr>
            </w:pPr>
            <w:ins w:id="1295" w:author="Miguel Centeno Muñoz" w:date="2014-08-02T12:20:00Z">
              <w:r w:rsidRPr="0023022A">
                <w:t>Ninguno</w:t>
              </w:r>
            </w:ins>
          </w:p>
        </w:tc>
      </w:tr>
    </w:tbl>
    <w:p w:rsidR="007761C4" w:rsidRDefault="007761C4" w:rsidP="007761C4">
      <w:pPr>
        <w:rPr>
          <w:ins w:id="1296" w:author="Miguel Centeno Muñoz" w:date="2014-08-02T12:17:00Z"/>
        </w:rPr>
        <w:pPrChange w:id="1297" w:author="Miguel Centeno Muñoz" w:date="2014-08-02T12:17:00Z">
          <w:pPr/>
        </w:pPrChange>
      </w:pPr>
    </w:p>
    <w:p w:rsidR="007761C4" w:rsidRDefault="007761C4" w:rsidP="007761C4">
      <w:pPr>
        <w:rPr>
          <w:ins w:id="1298" w:author="Miguel Centeno Muñoz" w:date="2014-08-02T12:17:00Z"/>
        </w:rPr>
        <w:pPrChange w:id="1299" w:author="Miguel Centeno Muñoz" w:date="2014-08-02T12:17:00Z">
          <w:pPr/>
        </w:pPrChange>
      </w:pPr>
    </w:p>
    <w:p w:rsidR="007761C4" w:rsidRDefault="007761C4" w:rsidP="007761C4">
      <w:pPr>
        <w:rPr>
          <w:ins w:id="1300" w:author="Miguel Centeno Muñoz" w:date="2014-08-02T12:17:00Z"/>
        </w:rPr>
        <w:pPrChange w:id="1301" w:author="Miguel Centeno Muñoz" w:date="2014-08-02T12:17:00Z">
          <w:pPr/>
        </w:pPrChange>
      </w:pPr>
    </w:p>
    <w:p w:rsidR="007761C4" w:rsidRDefault="007761C4" w:rsidP="007761C4">
      <w:pPr>
        <w:rPr>
          <w:ins w:id="1302" w:author="Miguel Centeno Muñoz" w:date="2014-08-02T12:17:00Z"/>
        </w:rPr>
        <w:pPrChange w:id="1303" w:author="Miguel Centeno Muñoz" w:date="2014-08-02T12:17:00Z">
          <w:pPr/>
        </w:pPrChange>
      </w:pPr>
    </w:p>
    <w:p w:rsidR="007761C4" w:rsidRDefault="007761C4" w:rsidP="007761C4">
      <w:pPr>
        <w:rPr>
          <w:ins w:id="1304" w:author="Miguel Centeno Muñoz" w:date="2014-08-02T12:17:00Z"/>
        </w:rPr>
        <w:pPrChange w:id="1305" w:author="Miguel Centeno Muñoz" w:date="2014-08-02T12:17:00Z">
          <w:pPr/>
        </w:pPrChange>
      </w:pPr>
    </w:p>
    <w:p w:rsidR="007761C4" w:rsidRDefault="007761C4" w:rsidP="007761C4">
      <w:pPr>
        <w:rPr>
          <w:ins w:id="1306" w:author="Miguel Centeno Muñoz" w:date="2014-08-02T12:17:00Z"/>
        </w:rPr>
        <w:pPrChange w:id="1307" w:author="Miguel Centeno Muñoz" w:date="2014-08-02T12:17:00Z">
          <w:pPr/>
        </w:pPrChange>
      </w:pPr>
    </w:p>
    <w:p w:rsidR="007761C4" w:rsidRDefault="007761C4" w:rsidP="007761C4">
      <w:pPr>
        <w:rPr>
          <w:ins w:id="1308" w:author="Miguel Centeno Muñoz" w:date="2014-08-02T12:17:00Z"/>
        </w:rPr>
        <w:pPrChange w:id="1309" w:author="Miguel Centeno Muñoz" w:date="2014-08-02T12:17:00Z">
          <w:pPr/>
        </w:pPrChange>
      </w:pPr>
    </w:p>
    <w:p w:rsidR="007761C4" w:rsidRPr="007761C4" w:rsidRDefault="007761C4" w:rsidP="007761C4">
      <w:pPr>
        <w:rPr>
          <w:ins w:id="1310" w:author="Miguel Centeno Muñoz" w:date="2014-08-02T12:17:00Z"/>
          <w:rPrChange w:id="1311" w:author="Miguel Centeno Muñoz" w:date="2014-08-02T12:17:00Z">
            <w:rPr>
              <w:ins w:id="1312" w:author="Miguel Centeno Muñoz" w:date="2014-08-02T12:17:00Z"/>
            </w:rPr>
          </w:rPrChange>
        </w:rPr>
        <w:pPrChange w:id="1313" w:author="Miguel Centeno Muñoz" w:date="2014-08-02T12:17:00Z">
          <w:pPr/>
        </w:pPrChange>
      </w:pPr>
    </w:p>
    <w:p w:rsidR="00FD7EF9" w:rsidRPr="00930F56" w:rsidDel="00181555" w:rsidRDefault="00FD7EF9" w:rsidP="00930F56">
      <w:pPr>
        <w:rPr>
          <w:del w:id="1314" w:author="Miguel Centeno Muñoz" w:date="2014-07-30T20:18:00Z"/>
        </w:rPr>
      </w:pPr>
    </w:p>
    <w:p w:rsidR="00DA0563" w:rsidRDefault="00DA0563" w:rsidP="00D723A7">
      <w:pPr>
        <w:pStyle w:val="Ttulo3"/>
      </w:pPr>
      <w:bookmarkStart w:id="1315" w:name="_Toc394538337"/>
      <w:r>
        <w:t>6.2.- Reglas de negocio y restricciones</w:t>
      </w:r>
      <w:bookmarkEnd w:id="1315"/>
    </w:p>
    <w:tbl>
      <w:tblPr>
        <w:tblStyle w:val="Listamedia2-nfasis2"/>
        <w:tblW w:w="5000" w:type="pct"/>
        <w:tblLook w:val="04A0" w:firstRow="1" w:lastRow="0" w:firstColumn="1" w:lastColumn="0" w:noHBand="0" w:noVBand="1"/>
      </w:tblPr>
      <w:tblGrid>
        <w:gridCol w:w="1502"/>
        <w:gridCol w:w="7643"/>
      </w:tblGrid>
      <w:tr w:rsidR="00DA056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DA0563" w:rsidRPr="00181555" w:rsidRDefault="00DA0563">
            <w:pPr>
              <w:rPr>
                <w:b/>
                <w:rPrChange w:id="1316" w:author="Miguel Centeno Muñoz" w:date="2014-07-30T20:19:00Z">
                  <w:rPr/>
                </w:rPrChange>
              </w:rPr>
            </w:pPr>
            <w:bookmarkStart w:id="1317" w:name="CRQ-0001"/>
            <w:r w:rsidRPr="00181555">
              <w:rPr>
                <w:b/>
                <w:rPrChange w:id="1318" w:author="Miguel Centeno Muñoz" w:date="2014-07-30T20:19:00Z">
                  <w:rPr/>
                </w:rPrChange>
              </w:rPr>
              <w:t>CRQ-0001</w:t>
            </w:r>
          </w:p>
        </w:tc>
        <w:tc>
          <w:tcPr>
            <w:tcW w:w="5000" w:type="pct"/>
            <w:hideMark/>
          </w:tcPr>
          <w:p w:rsidR="00DA0563" w:rsidRPr="00181555" w:rsidRDefault="00DA0563">
            <w:pPr>
              <w:cnfStyle w:val="100000000000" w:firstRow="1" w:lastRow="0" w:firstColumn="0" w:lastColumn="0" w:oddVBand="0" w:evenVBand="0" w:oddHBand="0" w:evenHBand="0" w:firstRowFirstColumn="0" w:firstRowLastColumn="0" w:lastRowFirstColumn="0" w:lastRowLastColumn="0"/>
              <w:rPr>
                <w:b/>
                <w:rPrChange w:id="1319" w:author="Miguel Centeno Muñoz" w:date="2014-07-30T20:19:00Z">
                  <w:rPr/>
                </w:rPrChange>
              </w:rPr>
            </w:pPr>
            <w:r w:rsidRPr="00181555">
              <w:rPr>
                <w:b/>
                <w:rPrChange w:id="1320" w:author="Miguel Centeno Muñoz" w:date="2014-07-30T20:19:00Z">
                  <w:rPr/>
                </w:rPrChange>
              </w:rPr>
              <w:t>Unicidad de los nombres de usuario</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rPr>
                <w:b/>
                <w:rPrChange w:id="1321" w:author="Miguel Centeno Muñoz" w:date="2014-07-30T20:19:00Z">
                  <w:rPr/>
                </w:rPrChange>
              </w:rPr>
            </w:pPr>
            <w:r w:rsidRPr="00181555">
              <w:rPr>
                <w:b/>
                <w:rPrChange w:id="1322" w:author="Miguel Centeno Muñoz" w:date="2014-07-30T20:19:00Z">
                  <w:rPr/>
                </w:rPrChange>
              </w:rPr>
              <w:t>Versión</w:t>
            </w:r>
          </w:p>
        </w:tc>
        <w:tc>
          <w:tcPr>
            <w:tcW w:w="0" w:type="auto"/>
            <w:hideMark/>
          </w:tcPr>
          <w:p w:rsidR="00DA0563" w:rsidRDefault="00DA0563">
            <w:pPr>
              <w:cnfStyle w:val="000000100000" w:firstRow="0" w:lastRow="0" w:firstColumn="0" w:lastColumn="0" w:oddVBand="0" w:evenVBand="0" w:oddHBand="1" w:evenHBand="0" w:firstRowFirstColumn="0" w:firstRowLastColumn="0" w:lastRowFirstColumn="0" w:lastRowLastColumn="0"/>
            </w:pPr>
            <w:r>
              <w:t xml:space="preserve">1.0 ( 23/06/2014 ) </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rPr>
                <w:b/>
                <w:rPrChange w:id="1323" w:author="Miguel Centeno Muñoz" w:date="2014-07-30T20:19:00Z">
                  <w:rPr/>
                </w:rPrChange>
              </w:rPr>
            </w:pPr>
            <w:r w:rsidRPr="00181555">
              <w:rPr>
                <w:b/>
                <w:rPrChange w:id="1324" w:author="Miguel Centeno Muñoz" w:date="2014-07-30T20:19:00Z">
                  <w:rPr/>
                </w:rPrChange>
              </w:rPr>
              <w:t>Autores</w:t>
            </w:r>
          </w:p>
        </w:tc>
        <w:bookmarkEnd w:id="1317"/>
        <w:tc>
          <w:tcPr>
            <w:tcW w:w="0" w:type="auto"/>
            <w:hideMark/>
          </w:tcPr>
          <w:p w:rsidR="00DA0563" w:rsidRDefault="00DA0563">
            <w:pPr>
              <w:cnfStyle w:val="000000000000" w:firstRow="0" w:lastRow="0" w:firstColumn="0" w:lastColumn="0" w:oddVBand="0" w:evenVBand="0" w:oddHBand="0" w:evenHBand="0" w:firstRowFirstColumn="0" w:firstRowLastColumn="0" w:lastRowFirstColumn="0" w:lastRowLastColumn="0"/>
              <w:pPrChange w:id="1325" w:author="Miguel Centeno Muñoz" w:date="2014-07-30T20:19:00Z">
                <w:pPr>
                  <w:numPr>
                    <w:numId w:val="10"/>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DA0563">
              <w:t>Miguel Centeno Muñoz</w:t>
            </w:r>
            <w:r>
              <w:t xml:space="preserve"> </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rPr>
                <w:b/>
                <w:rPrChange w:id="1326" w:author="Miguel Centeno Muñoz" w:date="2014-07-30T20:19:00Z">
                  <w:rPr/>
                </w:rPrChange>
              </w:rPr>
            </w:pPr>
            <w:r w:rsidRPr="00181555">
              <w:rPr>
                <w:b/>
                <w:rPrChange w:id="1327" w:author="Miguel Centeno Muñoz" w:date="2014-07-30T20:19:00Z">
                  <w:rPr/>
                </w:rPrChange>
              </w:rPr>
              <w:t>Fuentes</w:t>
            </w:r>
          </w:p>
        </w:tc>
        <w:tc>
          <w:tcPr>
            <w:tcW w:w="0" w:type="auto"/>
            <w:hideMark/>
          </w:tcPr>
          <w:p w:rsidR="00DA0563" w:rsidRDefault="001A3969">
            <w:pPr>
              <w:cnfStyle w:val="000000100000" w:firstRow="0" w:lastRow="0" w:firstColumn="0" w:lastColumn="0" w:oddVBand="0" w:evenVBand="0" w:oddHBand="1" w:evenHBand="0" w:firstRowFirstColumn="0" w:firstRowLastColumn="0" w:lastRowFirstColumn="0" w:lastRowLastColumn="0"/>
              <w:pPrChange w:id="1328" w:author="Miguel Centeno Muñoz" w:date="2014-07-30T20:19:00Z">
                <w:pPr>
                  <w:numPr>
                    <w:numId w:val="11"/>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t>Sergio Segura Rueda</w:t>
            </w:r>
            <w:r w:rsidR="00DA0563">
              <w:t xml:space="preserve"> </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rPr>
                <w:b/>
                <w:rPrChange w:id="1329" w:author="Miguel Centeno Muñoz" w:date="2014-07-30T20:19:00Z">
                  <w:rPr/>
                </w:rPrChange>
              </w:rPr>
            </w:pPr>
            <w:r w:rsidRPr="00181555">
              <w:rPr>
                <w:b/>
                <w:rPrChange w:id="1330" w:author="Miguel Centeno Muñoz" w:date="2014-07-30T20:19:00Z">
                  <w:rPr/>
                </w:rPrChange>
              </w:rPr>
              <w:t>Dependencias</w:t>
            </w:r>
          </w:p>
        </w:tc>
        <w:tc>
          <w:tcPr>
            <w:tcW w:w="0" w:type="auto"/>
            <w:hideMark/>
          </w:tcPr>
          <w:p w:rsidR="00DA0563" w:rsidRDefault="00DA0563">
            <w:pPr>
              <w:cnfStyle w:val="000000000000" w:firstRow="0" w:lastRow="0" w:firstColumn="0" w:lastColumn="0" w:oddVBand="0" w:evenVBand="0" w:oddHBand="0" w:evenHBand="0" w:firstRowFirstColumn="0" w:firstRowLastColumn="0" w:lastRowFirstColumn="0" w:lastRowLastColumn="0"/>
            </w:pPr>
            <w:r>
              <w:t>Ninguno</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rPr>
                <w:b/>
                <w:rPrChange w:id="1331" w:author="Miguel Centeno Muñoz" w:date="2014-07-30T20:19:00Z">
                  <w:rPr/>
                </w:rPrChange>
              </w:rPr>
            </w:pPr>
            <w:r w:rsidRPr="00181555">
              <w:rPr>
                <w:b/>
                <w:rPrChange w:id="1332" w:author="Miguel Centeno Muñoz" w:date="2014-07-30T20:19:00Z">
                  <w:rPr/>
                </w:rPrChange>
              </w:rPr>
              <w:t>Descripción</w:t>
            </w:r>
          </w:p>
        </w:tc>
        <w:tc>
          <w:tcPr>
            <w:tcW w:w="0" w:type="auto"/>
            <w:hideMark/>
          </w:tcPr>
          <w:p w:rsidR="00DA0563" w:rsidRDefault="00DA0563">
            <w:pPr>
              <w:cnfStyle w:val="000000100000" w:firstRow="0" w:lastRow="0" w:firstColumn="0" w:lastColumn="0" w:oddVBand="0" w:evenVBand="0" w:oddHBand="1" w:evenHBand="0" w:firstRowFirstColumn="0" w:firstRowLastColumn="0" w:lastRowFirstColumn="0" w:lastRowLastColumn="0"/>
            </w:pPr>
            <w:r>
              <w:t xml:space="preserve">La información almacenada por el sistema deberá satisfacer la siguiente restricción: </w:t>
            </w:r>
            <w:r>
              <w:rPr>
                <w:rStyle w:val="nfasis"/>
                <w:rFonts w:ascii="Arial" w:hAnsi="Arial" w:cs="Arial"/>
                <w:sz w:val="20"/>
                <w:szCs w:val="20"/>
              </w:rPr>
              <w:t>La información que el sistema almacene como nombr</w:t>
            </w:r>
            <w:ins w:id="1333" w:author="Miguel Centeno Muñoz" w:date="2014-07-30T20:19:00Z">
              <w:r w:rsidR="00181555">
                <w:rPr>
                  <w:rStyle w:val="nfasis"/>
                  <w:rFonts w:ascii="Arial" w:hAnsi="Arial" w:cs="Arial"/>
                  <w:sz w:val="20"/>
                  <w:szCs w:val="20"/>
                </w:rPr>
                <w:t>e</w:t>
              </w:r>
            </w:ins>
            <w:r>
              <w:rPr>
                <w:rStyle w:val="nfasis"/>
                <w:rFonts w:ascii="Arial" w:hAnsi="Arial" w:cs="Arial"/>
                <w:sz w:val="20"/>
                <w:szCs w:val="20"/>
              </w:rPr>
              <w:t xml:space="preserve"> de usuario de un usuario debe ser única.</w:t>
            </w:r>
            <w:r>
              <w:t xml:space="preserve"> </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rPr>
                <w:b/>
                <w:rPrChange w:id="1334" w:author="Miguel Centeno Muñoz" w:date="2014-07-30T20:19:00Z">
                  <w:rPr/>
                </w:rPrChange>
              </w:rPr>
            </w:pPr>
            <w:r w:rsidRPr="00181555">
              <w:rPr>
                <w:b/>
                <w:rPrChange w:id="1335" w:author="Miguel Centeno Muñoz" w:date="2014-07-30T20:19:00Z">
                  <w:rPr/>
                </w:rPrChange>
              </w:rPr>
              <w:t>Importancia</w:t>
            </w:r>
          </w:p>
        </w:tc>
        <w:tc>
          <w:tcPr>
            <w:tcW w:w="0" w:type="auto"/>
            <w:hideMark/>
          </w:tcPr>
          <w:p w:rsidR="00DA0563" w:rsidRDefault="00DA0563">
            <w:pPr>
              <w:cnfStyle w:val="000000000000" w:firstRow="0" w:lastRow="0" w:firstColumn="0" w:lastColumn="0" w:oddVBand="0" w:evenVBand="0" w:oddHBand="0" w:evenHBand="0" w:firstRowFirstColumn="0" w:firstRowLastColumn="0" w:lastRowFirstColumn="0" w:lastRowLastColumn="0"/>
            </w:pPr>
            <w:r>
              <w:t>vital</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rPr>
                <w:b/>
                <w:rPrChange w:id="1336" w:author="Miguel Centeno Muñoz" w:date="2014-07-30T20:19:00Z">
                  <w:rPr/>
                </w:rPrChange>
              </w:rPr>
            </w:pPr>
            <w:r w:rsidRPr="00181555">
              <w:rPr>
                <w:b/>
                <w:rPrChange w:id="1337" w:author="Miguel Centeno Muñoz" w:date="2014-07-30T20:19:00Z">
                  <w:rPr/>
                </w:rPrChange>
              </w:rPr>
              <w:t>Urgencia</w:t>
            </w:r>
          </w:p>
        </w:tc>
        <w:tc>
          <w:tcPr>
            <w:tcW w:w="0" w:type="auto"/>
            <w:hideMark/>
          </w:tcPr>
          <w:p w:rsidR="00DA0563" w:rsidRDefault="00DA0563">
            <w:pPr>
              <w:cnfStyle w:val="000000100000" w:firstRow="0" w:lastRow="0" w:firstColumn="0" w:lastColumn="0" w:oddVBand="0" w:evenVBand="0" w:oddHBand="1" w:evenHBand="0" w:firstRowFirstColumn="0" w:firstRowLastColumn="0" w:lastRowFirstColumn="0" w:lastRowLastColumn="0"/>
            </w:pPr>
            <w:r>
              <w:t>hay presión</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rPr>
                <w:b/>
                <w:rPrChange w:id="1338" w:author="Miguel Centeno Muñoz" w:date="2014-07-30T20:19:00Z">
                  <w:rPr/>
                </w:rPrChange>
              </w:rPr>
            </w:pPr>
            <w:r w:rsidRPr="00181555">
              <w:rPr>
                <w:b/>
                <w:rPrChange w:id="1339" w:author="Miguel Centeno Muñoz" w:date="2014-07-30T20:19:00Z">
                  <w:rPr/>
                </w:rPrChange>
              </w:rPr>
              <w:t>Estado</w:t>
            </w:r>
          </w:p>
        </w:tc>
        <w:tc>
          <w:tcPr>
            <w:tcW w:w="0" w:type="auto"/>
            <w:hideMark/>
          </w:tcPr>
          <w:p w:rsidR="00DA0563" w:rsidRDefault="00DA0563">
            <w:pPr>
              <w:cnfStyle w:val="000000000000" w:firstRow="0" w:lastRow="0" w:firstColumn="0" w:lastColumn="0" w:oddVBand="0" w:evenVBand="0" w:oddHBand="0" w:evenHBand="0" w:firstRowFirstColumn="0" w:firstRowLastColumn="0" w:lastRowFirstColumn="0" w:lastRowLastColumn="0"/>
            </w:pPr>
            <w:r>
              <w:t>en construcción</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rPr>
                <w:b/>
                <w:rPrChange w:id="1340" w:author="Miguel Centeno Muñoz" w:date="2014-07-30T20:19:00Z">
                  <w:rPr/>
                </w:rPrChange>
              </w:rPr>
            </w:pPr>
            <w:r w:rsidRPr="00181555">
              <w:rPr>
                <w:b/>
                <w:rPrChange w:id="1341" w:author="Miguel Centeno Muñoz" w:date="2014-07-30T20:19:00Z">
                  <w:rPr/>
                </w:rPrChange>
              </w:rPr>
              <w:t>Estabilidad</w:t>
            </w:r>
          </w:p>
        </w:tc>
        <w:tc>
          <w:tcPr>
            <w:tcW w:w="0" w:type="auto"/>
            <w:hideMark/>
          </w:tcPr>
          <w:p w:rsidR="00DA0563" w:rsidRDefault="00DA0563">
            <w:pPr>
              <w:cnfStyle w:val="000000100000" w:firstRow="0" w:lastRow="0" w:firstColumn="0" w:lastColumn="0" w:oddVBand="0" w:evenVBand="0" w:oddHBand="1" w:evenHBand="0" w:firstRowFirstColumn="0" w:firstRowLastColumn="0" w:lastRowFirstColumn="0" w:lastRowLastColumn="0"/>
            </w:pPr>
            <w:r>
              <w:t>alta</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rPr>
                <w:b/>
                <w:rPrChange w:id="1342" w:author="Miguel Centeno Muñoz" w:date="2014-07-30T20:19:00Z">
                  <w:rPr/>
                </w:rPrChange>
              </w:rPr>
            </w:pPr>
            <w:r w:rsidRPr="00181555">
              <w:rPr>
                <w:b/>
                <w:rPrChange w:id="1343" w:author="Miguel Centeno Muñoz" w:date="2014-07-30T20:19:00Z">
                  <w:rPr/>
                </w:rPrChange>
              </w:rPr>
              <w:t>Comentarios</w:t>
            </w:r>
          </w:p>
        </w:tc>
        <w:tc>
          <w:tcPr>
            <w:tcW w:w="0" w:type="auto"/>
            <w:hideMark/>
          </w:tcPr>
          <w:p w:rsidR="00DA0563" w:rsidRDefault="00DA0563">
            <w:pPr>
              <w:cnfStyle w:val="000000000000" w:firstRow="0" w:lastRow="0" w:firstColumn="0" w:lastColumn="0" w:oddVBand="0" w:evenVBand="0" w:oddHBand="0" w:evenHBand="0" w:firstRowFirstColumn="0" w:firstRowLastColumn="0" w:lastRowFirstColumn="0" w:lastRowLastColumn="0"/>
            </w:pPr>
            <w:r>
              <w:t>Ninguno</w:t>
            </w:r>
          </w:p>
        </w:tc>
      </w:tr>
    </w:tbl>
    <w:p w:rsidR="00D723A7" w:rsidDel="00FD7EF9" w:rsidRDefault="00D723A7" w:rsidP="00D723A7">
      <w:pPr>
        <w:pStyle w:val="Ttulo3"/>
        <w:rPr>
          <w:del w:id="1344" w:author="Miguel Centeno Muñoz" w:date="2014-07-27T12:51:00Z"/>
          <w:rFonts w:eastAsiaTheme="minorHAnsi" w:cstheme="minorBidi"/>
          <w:b w:val="0"/>
          <w:bCs w:val="0"/>
          <w:color w:val="auto"/>
          <w:sz w:val="22"/>
        </w:rPr>
      </w:pPr>
    </w:p>
    <w:p w:rsidR="00930F56" w:rsidDel="00FD7EF9" w:rsidRDefault="00930F56" w:rsidP="00930F56">
      <w:pPr>
        <w:rPr>
          <w:del w:id="1345" w:author="Miguel Centeno Muñoz" w:date="2014-07-27T12:51:00Z"/>
        </w:rPr>
      </w:pPr>
    </w:p>
    <w:p w:rsidR="00930F56" w:rsidDel="00FD7EF9" w:rsidRDefault="00930F56" w:rsidP="00930F56">
      <w:pPr>
        <w:rPr>
          <w:del w:id="1346" w:author="Miguel Centeno Muñoz" w:date="2014-07-27T12:51:00Z"/>
        </w:rPr>
      </w:pPr>
    </w:p>
    <w:p w:rsidR="00930F56" w:rsidRDefault="00930F56" w:rsidP="00930F56"/>
    <w:tbl>
      <w:tblPr>
        <w:tblStyle w:val="Listamedia2-nfasis2"/>
        <w:tblW w:w="5000" w:type="pct"/>
        <w:tblLook w:val="04A0" w:firstRow="1" w:lastRow="0" w:firstColumn="1" w:lastColumn="0" w:noHBand="0" w:noVBand="1"/>
      </w:tblPr>
      <w:tblGrid>
        <w:gridCol w:w="1502"/>
        <w:gridCol w:w="7643"/>
      </w:tblGrid>
      <w:tr w:rsidR="00930F56" w:rsidTr="00930F5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930F56" w:rsidRPr="00181555" w:rsidRDefault="00930F56">
            <w:pPr>
              <w:rPr>
                <w:b/>
                <w:rPrChange w:id="1347" w:author="Miguel Centeno Muñoz" w:date="2014-07-30T20:20:00Z">
                  <w:rPr/>
                </w:rPrChange>
              </w:rPr>
            </w:pPr>
            <w:bookmarkStart w:id="1348" w:name="CRQ-0002"/>
            <w:r w:rsidRPr="00181555">
              <w:rPr>
                <w:b/>
                <w:rPrChange w:id="1349" w:author="Miguel Centeno Muñoz" w:date="2014-07-30T20:20:00Z">
                  <w:rPr/>
                </w:rPrChange>
              </w:rPr>
              <w:t>CRQ-0002</w:t>
            </w:r>
          </w:p>
        </w:tc>
        <w:tc>
          <w:tcPr>
            <w:tcW w:w="5000" w:type="pct"/>
            <w:hideMark/>
          </w:tcPr>
          <w:p w:rsidR="00930F56" w:rsidRPr="00181555" w:rsidRDefault="00930F56">
            <w:pPr>
              <w:cnfStyle w:val="100000000000" w:firstRow="1" w:lastRow="0" w:firstColumn="0" w:lastColumn="0" w:oddVBand="0" w:evenVBand="0" w:oddHBand="0" w:evenHBand="0" w:firstRowFirstColumn="0" w:firstRowLastColumn="0" w:lastRowFirstColumn="0" w:lastRowLastColumn="0"/>
              <w:rPr>
                <w:b/>
                <w:rPrChange w:id="1350" w:author="Miguel Centeno Muñoz" w:date="2014-07-30T20:20:00Z">
                  <w:rPr/>
                </w:rPrChange>
              </w:rPr>
            </w:pPr>
            <w:r w:rsidRPr="00181555">
              <w:rPr>
                <w:b/>
                <w:rPrChange w:id="1351" w:author="Miguel Centeno Muñoz" w:date="2014-07-30T20:20:00Z">
                  <w:rPr/>
                </w:rPrChange>
              </w:rPr>
              <w:t>Usuario puede valorar ruta una sola vez</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352" w:author="Miguel Centeno Muñoz" w:date="2014-07-30T20:20:00Z">
                  <w:rPr/>
                </w:rPrChange>
              </w:rPr>
            </w:pPr>
            <w:r w:rsidRPr="00181555">
              <w:rPr>
                <w:b/>
                <w:rPrChange w:id="1353" w:author="Miguel Centeno Muñoz" w:date="2014-07-30T20:20:00Z">
                  <w:rPr/>
                </w:rPrChange>
              </w:rPr>
              <w:t>Versión</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 xml:space="preserve">1.0 ( 25/07/2014 )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354" w:author="Miguel Centeno Muñoz" w:date="2014-07-30T20:20:00Z">
                  <w:rPr/>
                </w:rPrChange>
              </w:rPr>
            </w:pPr>
            <w:r w:rsidRPr="00181555">
              <w:rPr>
                <w:b/>
                <w:rPrChange w:id="1355" w:author="Miguel Centeno Muñoz" w:date="2014-07-30T20:20:00Z">
                  <w:rPr/>
                </w:rPrChange>
              </w:rPr>
              <w:t>Autores</w:t>
            </w:r>
          </w:p>
        </w:tc>
        <w:bookmarkEnd w:id="1348"/>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Change w:id="1356" w:author="Miguel Centeno Muñoz" w:date="2014-07-30T20:19:00Z">
                <w:pPr>
                  <w:numPr>
                    <w:numId w:val="33"/>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930F56">
              <w:t>Miguel Centeno Muñoz</w:t>
            </w:r>
            <w:r>
              <w:t xml:space="preserve"> </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357" w:author="Miguel Centeno Muñoz" w:date="2014-07-30T20:20:00Z">
                  <w:rPr/>
                </w:rPrChange>
              </w:rPr>
            </w:pPr>
            <w:r w:rsidRPr="00181555">
              <w:rPr>
                <w:b/>
                <w:rPrChange w:id="1358" w:author="Miguel Centeno Muñoz" w:date="2014-07-30T20:20:00Z">
                  <w:rPr/>
                </w:rPrChange>
              </w:rPr>
              <w:t>Fuentes</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Change w:id="1359" w:author="Miguel Centeno Muñoz" w:date="2014-07-30T20:19:00Z">
                <w:pPr>
                  <w:numPr>
                    <w:numId w:val="34"/>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rsidRPr="00930F56">
              <w:t>Sergio Segura Rueda</w:t>
            </w:r>
            <w:r>
              <w:t xml:space="preserve">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360" w:author="Miguel Centeno Muñoz" w:date="2014-07-30T20:20:00Z">
                  <w:rPr/>
                </w:rPrChange>
              </w:rPr>
            </w:pPr>
            <w:r w:rsidRPr="00181555">
              <w:rPr>
                <w:b/>
                <w:rPrChange w:id="1361" w:author="Miguel Centeno Muñoz" w:date="2014-07-30T20:20:00Z">
                  <w:rPr/>
                </w:rPrChange>
              </w:rPr>
              <w:t>Dependencias</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Ninguno</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362" w:author="Miguel Centeno Muñoz" w:date="2014-07-30T20:20:00Z">
                  <w:rPr/>
                </w:rPrChange>
              </w:rPr>
            </w:pPr>
            <w:r w:rsidRPr="00181555">
              <w:rPr>
                <w:b/>
                <w:rPrChange w:id="1363" w:author="Miguel Centeno Muñoz" w:date="2014-07-30T20:20:00Z">
                  <w:rPr/>
                </w:rPrChange>
              </w:rPr>
              <w:t>Descripción</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 xml:space="preserve">La información almacenada por el sistema deberá satisfacer la siguiente restricción: </w:t>
            </w:r>
            <w:r w:rsidRPr="00181555">
              <w:rPr>
                <w:rStyle w:val="nfasis"/>
                <w:rFonts w:cs="Arial"/>
                <w:rPrChange w:id="1364" w:author="Miguel Centeno Muñoz" w:date="2014-07-30T20:22:00Z">
                  <w:rPr>
                    <w:rStyle w:val="nfasis"/>
                    <w:rFonts w:ascii="Arial" w:hAnsi="Arial" w:cs="Arial"/>
                  </w:rPr>
                </w:rPrChange>
              </w:rPr>
              <w:t>Un usuario sólo podrá valorar una ruta en una ocasión.</w:t>
            </w:r>
            <w:r>
              <w:t xml:space="preserve">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365" w:author="Miguel Centeno Muñoz" w:date="2014-07-30T20:20:00Z">
                  <w:rPr/>
                </w:rPrChange>
              </w:rPr>
            </w:pPr>
            <w:r w:rsidRPr="00181555">
              <w:rPr>
                <w:b/>
                <w:rPrChange w:id="1366" w:author="Miguel Centeno Muñoz" w:date="2014-07-30T20:20:00Z">
                  <w:rPr/>
                </w:rPrChange>
              </w:rPr>
              <w:t>Importancia</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vital</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367" w:author="Miguel Centeno Muñoz" w:date="2014-07-30T20:20:00Z">
                  <w:rPr/>
                </w:rPrChange>
              </w:rPr>
            </w:pPr>
            <w:r w:rsidRPr="00181555">
              <w:rPr>
                <w:b/>
                <w:rPrChange w:id="1368" w:author="Miguel Centeno Muñoz" w:date="2014-07-30T20:20:00Z">
                  <w:rPr/>
                </w:rPrChange>
              </w:rPr>
              <w:t>Urgencia</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inmediatamente</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369" w:author="Miguel Centeno Muñoz" w:date="2014-07-30T20:20:00Z">
                  <w:rPr/>
                </w:rPrChange>
              </w:rPr>
            </w:pPr>
            <w:r w:rsidRPr="00181555">
              <w:rPr>
                <w:b/>
                <w:rPrChange w:id="1370" w:author="Miguel Centeno Muñoz" w:date="2014-07-30T20:20:00Z">
                  <w:rPr/>
                </w:rPrChange>
              </w:rPr>
              <w:t>Estado</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en construcción</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371" w:author="Miguel Centeno Muñoz" w:date="2014-07-30T20:20:00Z">
                  <w:rPr/>
                </w:rPrChange>
              </w:rPr>
            </w:pPr>
            <w:r w:rsidRPr="00181555">
              <w:rPr>
                <w:b/>
                <w:rPrChange w:id="1372" w:author="Miguel Centeno Muñoz" w:date="2014-07-30T20:20:00Z">
                  <w:rPr/>
                </w:rPrChange>
              </w:rPr>
              <w:t>Estabilidad</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alta</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373" w:author="Miguel Centeno Muñoz" w:date="2014-07-30T20:20:00Z">
                  <w:rPr/>
                </w:rPrChange>
              </w:rPr>
            </w:pPr>
            <w:r w:rsidRPr="00181555">
              <w:rPr>
                <w:b/>
                <w:rPrChange w:id="1374" w:author="Miguel Centeno Muñoz" w:date="2014-07-30T20:20:00Z">
                  <w:rPr/>
                </w:rPrChange>
              </w:rPr>
              <w:t>Comentarios</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Ninguno</w:t>
            </w:r>
          </w:p>
        </w:tc>
      </w:tr>
    </w:tbl>
    <w:p w:rsidR="00930F56" w:rsidRDefault="00930F56" w:rsidP="00930F56">
      <w:pPr>
        <w:rPr>
          <w:ins w:id="1375" w:author="Miguel Centeno Muñoz" w:date="2014-07-30T20:21:00Z"/>
        </w:rPr>
      </w:pPr>
    </w:p>
    <w:tbl>
      <w:tblPr>
        <w:tblStyle w:val="Listamedia2-nfasis2"/>
        <w:tblW w:w="5000" w:type="pct"/>
        <w:tblLook w:val="04A0" w:firstRow="1" w:lastRow="0" w:firstColumn="1" w:lastColumn="0" w:noHBand="0" w:noVBand="1"/>
      </w:tblPr>
      <w:tblGrid>
        <w:gridCol w:w="1502"/>
        <w:gridCol w:w="7643"/>
      </w:tblGrid>
      <w:tr w:rsidR="00181555" w:rsidTr="00181555">
        <w:trPr>
          <w:cnfStyle w:val="100000000000" w:firstRow="1" w:lastRow="0" w:firstColumn="0" w:lastColumn="0" w:oddVBand="0" w:evenVBand="0" w:oddHBand="0" w:evenHBand="0" w:firstRowFirstColumn="0" w:firstRowLastColumn="0" w:lastRowFirstColumn="0" w:lastRowLastColumn="0"/>
          <w:ins w:id="1376" w:author="Miguel Centeno Muñoz" w:date="2014-07-30T20:22:00Z"/>
        </w:trPr>
        <w:tc>
          <w:tcPr>
            <w:cnfStyle w:val="001000000100" w:firstRow="0" w:lastRow="0" w:firstColumn="1" w:lastColumn="0" w:oddVBand="0" w:evenVBand="0" w:oddHBand="0" w:evenHBand="0" w:firstRowFirstColumn="1" w:firstRowLastColumn="0" w:lastRowFirstColumn="0" w:lastRowLastColumn="0"/>
            <w:tcW w:w="0" w:type="auto"/>
            <w:hideMark/>
          </w:tcPr>
          <w:p w:rsidR="00181555" w:rsidRPr="0023022A" w:rsidRDefault="00181555" w:rsidP="00640380">
            <w:pPr>
              <w:rPr>
                <w:ins w:id="1377" w:author="Miguel Centeno Muñoz" w:date="2014-07-30T20:22:00Z"/>
                <w:b/>
              </w:rPr>
            </w:pPr>
            <w:ins w:id="1378" w:author="Miguel Centeno Muñoz" w:date="2014-07-30T20:22:00Z">
              <w:r>
                <w:rPr>
                  <w:b/>
                </w:rPr>
                <w:t>CRQ-0003</w:t>
              </w:r>
            </w:ins>
          </w:p>
        </w:tc>
        <w:tc>
          <w:tcPr>
            <w:tcW w:w="4179" w:type="pct"/>
            <w:hideMark/>
          </w:tcPr>
          <w:p w:rsidR="00181555" w:rsidRPr="0023022A" w:rsidRDefault="00181555" w:rsidP="00640380">
            <w:pPr>
              <w:cnfStyle w:val="100000000000" w:firstRow="1" w:lastRow="0" w:firstColumn="0" w:lastColumn="0" w:oddVBand="0" w:evenVBand="0" w:oddHBand="0" w:evenHBand="0" w:firstRowFirstColumn="0" w:firstRowLastColumn="0" w:lastRowFirstColumn="0" w:lastRowLastColumn="0"/>
              <w:rPr>
                <w:ins w:id="1379" w:author="Miguel Centeno Muñoz" w:date="2014-07-30T20:22:00Z"/>
                <w:b/>
              </w:rPr>
            </w:pPr>
            <w:ins w:id="1380" w:author="Miguel Centeno Muñoz" w:date="2014-07-30T20:22:00Z">
              <w:r>
                <w:rPr>
                  <w:b/>
                </w:rPr>
                <w:t>Un usuario puede subir un máximo de diez rutas al día</w:t>
              </w:r>
            </w:ins>
          </w:p>
        </w:tc>
      </w:tr>
      <w:tr w:rsidR="00181555" w:rsidTr="00640380">
        <w:trPr>
          <w:cnfStyle w:val="000000100000" w:firstRow="0" w:lastRow="0" w:firstColumn="0" w:lastColumn="0" w:oddVBand="0" w:evenVBand="0" w:oddHBand="1" w:evenHBand="0" w:firstRowFirstColumn="0" w:firstRowLastColumn="0" w:lastRowFirstColumn="0" w:lastRowLastColumn="0"/>
          <w:ins w:id="1381"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82" w:author="Miguel Centeno Muñoz" w:date="2014-07-30T20:22:00Z"/>
                <w:b/>
              </w:rPr>
            </w:pPr>
            <w:ins w:id="1383" w:author="Miguel Centeno Muñoz" w:date="2014-07-30T20:22:00Z">
              <w:r w:rsidRPr="0023022A">
                <w:rPr>
                  <w:b/>
                </w:rPr>
                <w:t>Versión</w:t>
              </w:r>
            </w:ins>
          </w:p>
        </w:tc>
        <w:tc>
          <w:tcPr>
            <w:tcW w:w="0" w:type="auto"/>
            <w:hideMark/>
          </w:tcPr>
          <w:p w:rsidR="00181555" w:rsidRDefault="00181555" w:rsidP="00640380">
            <w:pPr>
              <w:cnfStyle w:val="000000100000" w:firstRow="0" w:lastRow="0" w:firstColumn="0" w:lastColumn="0" w:oddVBand="0" w:evenVBand="0" w:oddHBand="1" w:evenHBand="0" w:firstRowFirstColumn="0" w:firstRowLastColumn="0" w:lastRowFirstColumn="0" w:lastRowLastColumn="0"/>
              <w:rPr>
                <w:ins w:id="1384" w:author="Miguel Centeno Muñoz" w:date="2014-07-30T20:22:00Z"/>
              </w:rPr>
            </w:pPr>
            <w:ins w:id="1385" w:author="Miguel Centeno Muñoz" w:date="2014-07-30T20:22:00Z">
              <w:r>
                <w:t xml:space="preserve">1.0 ( 25/07/2014 ) </w:t>
              </w:r>
            </w:ins>
          </w:p>
        </w:tc>
      </w:tr>
      <w:tr w:rsidR="00181555" w:rsidTr="00640380">
        <w:trPr>
          <w:ins w:id="1386"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87" w:author="Miguel Centeno Muñoz" w:date="2014-07-30T20:22:00Z"/>
                <w:b/>
              </w:rPr>
            </w:pPr>
            <w:ins w:id="1388" w:author="Miguel Centeno Muñoz" w:date="2014-07-30T20:22:00Z">
              <w:r w:rsidRPr="0023022A">
                <w:rPr>
                  <w:b/>
                </w:rPr>
                <w:t>Autores</w:t>
              </w:r>
            </w:ins>
          </w:p>
        </w:tc>
        <w:tc>
          <w:tcPr>
            <w:tcW w:w="0" w:type="auto"/>
            <w:hideMark/>
          </w:tcPr>
          <w:p w:rsidR="00181555" w:rsidRDefault="00181555" w:rsidP="00640380">
            <w:pPr>
              <w:cnfStyle w:val="000000000000" w:firstRow="0" w:lastRow="0" w:firstColumn="0" w:lastColumn="0" w:oddVBand="0" w:evenVBand="0" w:oddHBand="0" w:evenHBand="0" w:firstRowFirstColumn="0" w:firstRowLastColumn="0" w:lastRowFirstColumn="0" w:lastRowLastColumn="0"/>
              <w:rPr>
                <w:ins w:id="1389" w:author="Miguel Centeno Muñoz" w:date="2014-07-30T20:22:00Z"/>
              </w:rPr>
            </w:pPr>
            <w:ins w:id="1390" w:author="Miguel Centeno Muñoz" w:date="2014-07-30T20:22:00Z">
              <w:r w:rsidRPr="00930F56">
                <w:t>Miguel Centeno Muñoz</w:t>
              </w:r>
              <w:r>
                <w:t xml:space="preserve"> </w:t>
              </w:r>
            </w:ins>
          </w:p>
        </w:tc>
      </w:tr>
      <w:tr w:rsidR="00181555" w:rsidTr="00640380">
        <w:trPr>
          <w:cnfStyle w:val="000000100000" w:firstRow="0" w:lastRow="0" w:firstColumn="0" w:lastColumn="0" w:oddVBand="0" w:evenVBand="0" w:oddHBand="1" w:evenHBand="0" w:firstRowFirstColumn="0" w:firstRowLastColumn="0" w:lastRowFirstColumn="0" w:lastRowLastColumn="0"/>
          <w:ins w:id="1391"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92" w:author="Miguel Centeno Muñoz" w:date="2014-07-30T20:22:00Z"/>
                <w:b/>
              </w:rPr>
            </w:pPr>
            <w:ins w:id="1393" w:author="Miguel Centeno Muñoz" w:date="2014-07-30T20:22:00Z">
              <w:r w:rsidRPr="0023022A">
                <w:rPr>
                  <w:b/>
                </w:rPr>
                <w:t>Fuentes</w:t>
              </w:r>
            </w:ins>
          </w:p>
        </w:tc>
        <w:tc>
          <w:tcPr>
            <w:tcW w:w="0" w:type="auto"/>
            <w:hideMark/>
          </w:tcPr>
          <w:p w:rsidR="00181555" w:rsidRDefault="00181555" w:rsidP="00640380">
            <w:pPr>
              <w:cnfStyle w:val="000000100000" w:firstRow="0" w:lastRow="0" w:firstColumn="0" w:lastColumn="0" w:oddVBand="0" w:evenVBand="0" w:oddHBand="1" w:evenHBand="0" w:firstRowFirstColumn="0" w:firstRowLastColumn="0" w:lastRowFirstColumn="0" w:lastRowLastColumn="0"/>
              <w:rPr>
                <w:ins w:id="1394" w:author="Miguel Centeno Muñoz" w:date="2014-07-30T20:22:00Z"/>
              </w:rPr>
            </w:pPr>
            <w:ins w:id="1395" w:author="Miguel Centeno Muñoz" w:date="2014-07-30T20:22:00Z">
              <w:r w:rsidRPr="00930F56">
                <w:t>Sergio Segura Rueda</w:t>
              </w:r>
              <w:r>
                <w:t xml:space="preserve"> </w:t>
              </w:r>
            </w:ins>
          </w:p>
        </w:tc>
      </w:tr>
      <w:tr w:rsidR="00181555" w:rsidTr="00640380">
        <w:trPr>
          <w:ins w:id="1396"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97" w:author="Miguel Centeno Muñoz" w:date="2014-07-30T20:22:00Z"/>
                <w:b/>
              </w:rPr>
            </w:pPr>
            <w:ins w:id="1398" w:author="Miguel Centeno Muñoz" w:date="2014-07-30T20:22:00Z">
              <w:r w:rsidRPr="0023022A">
                <w:rPr>
                  <w:b/>
                </w:rPr>
                <w:t>Dependencias</w:t>
              </w:r>
            </w:ins>
          </w:p>
        </w:tc>
        <w:tc>
          <w:tcPr>
            <w:tcW w:w="0" w:type="auto"/>
            <w:hideMark/>
          </w:tcPr>
          <w:p w:rsidR="00181555" w:rsidRDefault="00181555" w:rsidP="00640380">
            <w:pPr>
              <w:cnfStyle w:val="000000000000" w:firstRow="0" w:lastRow="0" w:firstColumn="0" w:lastColumn="0" w:oddVBand="0" w:evenVBand="0" w:oddHBand="0" w:evenHBand="0" w:firstRowFirstColumn="0" w:firstRowLastColumn="0" w:lastRowFirstColumn="0" w:lastRowLastColumn="0"/>
              <w:rPr>
                <w:ins w:id="1399" w:author="Miguel Centeno Muñoz" w:date="2014-07-30T20:22:00Z"/>
              </w:rPr>
            </w:pPr>
            <w:ins w:id="1400" w:author="Miguel Centeno Muñoz" w:date="2014-07-30T20:22:00Z">
              <w:r>
                <w:t>Ninguno</w:t>
              </w:r>
            </w:ins>
          </w:p>
        </w:tc>
      </w:tr>
      <w:tr w:rsidR="00181555" w:rsidTr="00640380">
        <w:trPr>
          <w:cnfStyle w:val="000000100000" w:firstRow="0" w:lastRow="0" w:firstColumn="0" w:lastColumn="0" w:oddVBand="0" w:evenVBand="0" w:oddHBand="1" w:evenHBand="0" w:firstRowFirstColumn="0" w:firstRowLastColumn="0" w:lastRowFirstColumn="0" w:lastRowLastColumn="0"/>
          <w:ins w:id="1401"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402" w:author="Miguel Centeno Muñoz" w:date="2014-07-30T20:22:00Z"/>
                <w:b/>
              </w:rPr>
            </w:pPr>
            <w:ins w:id="1403" w:author="Miguel Centeno Muñoz" w:date="2014-07-30T20:22:00Z">
              <w:r w:rsidRPr="0023022A">
                <w:rPr>
                  <w:b/>
                </w:rPr>
                <w:t>Descripción</w:t>
              </w:r>
            </w:ins>
          </w:p>
        </w:tc>
        <w:tc>
          <w:tcPr>
            <w:tcW w:w="0" w:type="auto"/>
            <w:hideMark/>
          </w:tcPr>
          <w:p w:rsidR="00181555" w:rsidRDefault="00181555">
            <w:pPr>
              <w:cnfStyle w:val="000000100000" w:firstRow="0" w:lastRow="0" w:firstColumn="0" w:lastColumn="0" w:oddVBand="0" w:evenVBand="0" w:oddHBand="1" w:evenHBand="0" w:firstRowFirstColumn="0" w:firstRowLastColumn="0" w:lastRowFirstColumn="0" w:lastRowLastColumn="0"/>
              <w:rPr>
                <w:ins w:id="1404" w:author="Miguel Centeno Muñoz" w:date="2014-07-30T20:22:00Z"/>
              </w:rPr>
            </w:pPr>
            <w:ins w:id="1405" w:author="Miguel Centeno Muñoz" w:date="2014-07-30T20:23:00Z">
              <w:r>
                <w:t xml:space="preserve">La información almacenada por el sistema deberá satisfacer la siguiente restricción: </w:t>
              </w:r>
              <w:r>
                <w:rPr>
                  <w:rStyle w:val="nfasis"/>
                  <w:rFonts w:cs="Arial"/>
                </w:rPr>
                <w:t>un usuario puede subir un máximo de diez rutas por día-</w:t>
              </w:r>
            </w:ins>
          </w:p>
        </w:tc>
      </w:tr>
      <w:tr w:rsidR="00181555" w:rsidTr="00640380">
        <w:trPr>
          <w:ins w:id="1406"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407" w:author="Miguel Centeno Muñoz" w:date="2014-07-30T20:22:00Z"/>
                <w:b/>
              </w:rPr>
            </w:pPr>
            <w:ins w:id="1408" w:author="Miguel Centeno Muñoz" w:date="2014-07-30T20:22:00Z">
              <w:r w:rsidRPr="0023022A">
                <w:rPr>
                  <w:b/>
                </w:rPr>
                <w:t>Importancia</w:t>
              </w:r>
            </w:ins>
          </w:p>
        </w:tc>
        <w:tc>
          <w:tcPr>
            <w:tcW w:w="0" w:type="auto"/>
            <w:hideMark/>
          </w:tcPr>
          <w:p w:rsidR="00181555" w:rsidRDefault="00181555" w:rsidP="00640380">
            <w:pPr>
              <w:cnfStyle w:val="000000000000" w:firstRow="0" w:lastRow="0" w:firstColumn="0" w:lastColumn="0" w:oddVBand="0" w:evenVBand="0" w:oddHBand="0" w:evenHBand="0" w:firstRowFirstColumn="0" w:firstRowLastColumn="0" w:lastRowFirstColumn="0" w:lastRowLastColumn="0"/>
              <w:rPr>
                <w:ins w:id="1409" w:author="Miguel Centeno Muñoz" w:date="2014-07-30T20:22:00Z"/>
              </w:rPr>
            </w:pPr>
            <w:ins w:id="1410" w:author="Miguel Centeno Muñoz" w:date="2014-07-30T20:22:00Z">
              <w:r>
                <w:t>vital</w:t>
              </w:r>
            </w:ins>
          </w:p>
        </w:tc>
      </w:tr>
      <w:tr w:rsidR="00181555" w:rsidTr="00640380">
        <w:trPr>
          <w:cnfStyle w:val="000000100000" w:firstRow="0" w:lastRow="0" w:firstColumn="0" w:lastColumn="0" w:oddVBand="0" w:evenVBand="0" w:oddHBand="1" w:evenHBand="0" w:firstRowFirstColumn="0" w:firstRowLastColumn="0" w:lastRowFirstColumn="0" w:lastRowLastColumn="0"/>
          <w:ins w:id="1411"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412" w:author="Miguel Centeno Muñoz" w:date="2014-07-30T20:22:00Z"/>
                <w:b/>
              </w:rPr>
            </w:pPr>
            <w:ins w:id="1413" w:author="Miguel Centeno Muñoz" w:date="2014-07-30T20:22:00Z">
              <w:r w:rsidRPr="0023022A">
                <w:rPr>
                  <w:b/>
                </w:rPr>
                <w:t>Urgencia</w:t>
              </w:r>
            </w:ins>
          </w:p>
        </w:tc>
        <w:tc>
          <w:tcPr>
            <w:tcW w:w="0" w:type="auto"/>
            <w:hideMark/>
          </w:tcPr>
          <w:p w:rsidR="00181555" w:rsidRDefault="00181555" w:rsidP="00640380">
            <w:pPr>
              <w:cnfStyle w:val="000000100000" w:firstRow="0" w:lastRow="0" w:firstColumn="0" w:lastColumn="0" w:oddVBand="0" w:evenVBand="0" w:oddHBand="1" w:evenHBand="0" w:firstRowFirstColumn="0" w:firstRowLastColumn="0" w:lastRowFirstColumn="0" w:lastRowLastColumn="0"/>
              <w:rPr>
                <w:ins w:id="1414" w:author="Miguel Centeno Muñoz" w:date="2014-07-30T20:22:00Z"/>
              </w:rPr>
            </w:pPr>
            <w:ins w:id="1415" w:author="Miguel Centeno Muñoz" w:date="2014-07-30T20:22:00Z">
              <w:r>
                <w:t>inmediatamente</w:t>
              </w:r>
            </w:ins>
          </w:p>
        </w:tc>
      </w:tr>
      <w:tr w:rsidR="00181555" w:rsidTr="00640380">
        <w:trPr>
          <w:ins w:id="1416"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417" w:author="Miguel Centeno Muñoz" w:date="2014-07-30T20:22:00Z"/>
                <w:b/>
              </w:rPr>
            </w:pPr>
            <w:ins w:id="1418" w:author="Miguel Centeno Muñoz" w:date="2014-07-30T20:22:00Z">
              <w:r w:rsidRPr="0023022A">
                <w:rPr>
                  <w:b/>
                </w:rPr>
                <w:t>Estado</w:t>
              </w:r>
            </w:ins>
          </w:p>
        </w:tc>
        <w:tc>
          <w:tcPr>
            <w:tcW w:w="0" w:type="auto"/>
            <w:hideMark/>
          </w:tcPr>
          <w:p w:rsidR="00181555" w:rsidRDefault="00181555" w:rsidP="00640380">
            <w:pPr>
              <w:cnfStyle w:val="000000000000" w:firstRow="0" w:lastRow="0" w:firstColumn="0" w:lastColumn="0" w:oddVBand="0" w:evenVBand="0" w:oddHBand="0" w:evenHBand="0" w:firstRowFirstColumn="0" w:firstRowLastColumn="0" w:lastRowFirstColumn="0" w:lastRowLastColumn="0"/>
              <w:rPr>
                <w:ins w:id="1419" w:author="Miguel Centeno Muñoz" w:date="2014-07-30T20:22:00Z"/>
              </w:rPr>
            </w:pPr>
            <w:ins w:id="1420" w:author="Miguel Centeno Muñoz" w:date="2014-07-30T20:22:00Z">
              <w:r>
                <w:t>en construcción</w:t>
              </w:r>
            </w:ins>
          </w:p>
        </w:tc>
      </w:tr>
      <w:tr w:rsidR="00181555" w:rsidTr="00640380">
        <w:trPr>
          <w:cnfStyle w:val="000000100000" w:firstRow="0" w:lastRow="0" w:firstColumn="0" w:lastColumn="0" w:oddVBand="0" w:evenVBand="0" w:oddHBand="1" w:evenHBand="0" w:firstRowFirstColumn="0" w:firstRowLastColumn="0" w:lastRowFirstColumn="0" w:lastRowLastColumn="0"/>
          <w:ins w:id="1421"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422" w:author="Miguel Centeno Muñoz" w:date="2014-07-30T20:22:00Z"/>
                <w:b/>
              </w:rPr>
            </w:pPr>
            <w:ins w:id="1423" w:author="Miguel Centeno Muñoz" w:date="2014-07-30T20:22:00Z">
              <w:r w:rsidRPr="0023022A">
                <w:rPr>
                  <w:b/>
                </w:rPr>
                <w:t>Estabilidad</w:t>
              </w:r>
            </w:ins>
          </w:p>
        </w:tc>
        <w:tc>
          <w:tcPr>
            <w:tcW w:w="0" w:type="auto"/>
            <w:hideMark/>
          </w:tcPr>
          <w:p w:rsidR="00181555" w:rsidRDefault="00181555" w:rsidP="00640380">
            <w:pPr>
              <w:cnfStyle w:val="000000100000" w:firstRow="0" w:lastRow="0" w:firstColumn="0" w:lastColumn="0" w:oddVBand="0" w:evenVBand="0" w:oddHBand="1" w:evenHBand="0" w:firstRowFirstColumn="0" w:firstRowLastColumn="0" w:lastRowFirstColumn="0" w:lastRowLastColumn="0"/>
              <w:rPr>
                <w:ins w:id="1424" w:author="Miguel Centeno Muñoz" w:date="2014-07-30T20:22:00Z"/>
              </w:rPr>
            </w:pPr>
            <w:ins w:id="1425" w:author="Miguel Centeno Muñoz" w:date="2014-07-30T20:22:00Z">
              <w:r>
                <w:t>alta</w:t>
              </w:r>
            </w:ins>
          </w:p>
        </w:tc>
      </w:tr>
      <w:tr w:rsidR="00181555" w:rsidTr="00640380">
        <w:trPr>
          <w:ins w:id="1426"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427" w:author="Miguel Centeno Muñoz" w:date="2014-07-30T20:22:00Z"/>
                <w:b/>
              </w:rPr>
            </w:pPr>
            <w:ins w:id="1428" w:author="Miguel Centeno Muñoz" w:date="2014-07-30T20:22:00Z">
              <w:r w:rsidRPr="0023022A">
                <w:rPr>
                  <w:b/>
                </w:rPr>
                <w:t>Comentarios</w:t>
              </w:r>
            </w:ins>
          </w:p>
        </w:tc>
        <w:tc>
          <w:tcPr>
            <w:tcW w:w="0" w:type="auto"/>
            <w:hideMark/>
          </w:tcPr>
          <w:p w:rsidR="00181555" w:rsidRDefault="00181555" w:rsidP="00640380">
            <w:pPr>
              <w:cnfStyle w:val="000000000000" w:firstRow="0" w:lastRow="0" w:firstColumn="0" w:lastColumn="0" w:oddVBand="0" w:evenVBand="0" w:oddHBand="0" w:evenHBand="0" w:firstRowFirstColumn="0" w:firstRowLastColumn="0" w:lastRowFirstColumn="0" w:lastRowLastColumn="0"/>
              <w:rPr>
                <w:ins w:id="1429" w:author="Miguel Centeno Muñoz" w:date="2014-07-30T20:22:00Z"/>
              </w:rPr>
            </w:pPr>
            <w:ins w:id="1430" w:author="Miguel Centeno Muñoz" w:date="2014-07-30T20:22:00Z">
              <w:r>
                <w:t>Ninguno</w:t>
              </w:r>
            </w:ins>
          </w:p>
        </w:tc>
      </w:tr>
    </w:tbl>
    <w:p w:rsidR="00181555" w:rsidRDefault="00181555" w:rsidP="00930F56">
      <w:pPr>
        <w:rPr>
          <w:ins w:id="1431" w:author="Miguel Centeno Muñoz" w:date="2014-08-02T12:23:00Z"/>
        </w:rPr>
      </w:pPr>
    </w:p>
    <w:p w:rsidR="007761C4" w:rsidRDefault="007761C4" w:rsidP="00930F56">
      <w:pPr>
        <w:rPr>
          <w:ins w:id="1432" w:author="Miguel Centeno Muñoz" w:date="2014-08-02T12:23:00Z"/>
        </w:rPr>
      </w:pPr>
    </w:p>
    <w:p w:rsidR="007761C4" w:rsidRDefault="007761C4" w:rsidP="00930F56">
      <w:pPr>
        <w:rPr>
          <w:ins w:id="1433" w:author="Miguel Centeno Muñoz" w:date="2014-08-02T12:23:00Z"/>
        </w:rPr>
      </w:pPr>
    </w:p>
    <w:p w:rsidR="007761C4" w:rsidRDefault="007761C4" w:rsidP="00930F56"/>
    <w:tbl>
      <w:tblPr>
        <w:tblStyle w:val="Listamedia2-nfasis2"/>
        <w:tblW w:w="5000" w:type="pct"/>
        <w:tblLook w:val="04A0" w:firstRow="1" w:lastRow="0" w:firstColumn="1" w:lastColumn="0" w:noHBand="0" w:noVBand="1"/>
      </w:tblPr>
      <w:tblGrid>
        <w:gridCol w:w="1573"/>
        <w:gridCol w:w="7572"/>
      </w:tblGrid>
      <w:tr w:rsidR="00930F56" w:rsidTr="0018155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930F56" w:rsidRPr="00181555" w:rsidRDefault="00930F56">
            <w:pPr>
              <w:rPr>
                <w:b/>
                <w:rPrChange w:id="1434" w:author="Miguel Centeno Muñoz" w:date="2014-07-30T20:20:00Z">
                  <w:rPr/>
                </w:rPrChange>
              </w:rPr>
            </w:pPr>
            <w:bookmarkStart w:id="1435" w:name="CRQ-0003"/>
            <w:r w:rsidRPr="00181555">
              <w:rPr>
                <w:b/>
                <w:rPrChange w:id="1436" w:author="Miguel Centeno Muñoz" w:date="2014-07-30T20:20:00Z">
                  <w:rPr/>
                </w:rPrChange>
              </w:rPr>
              <w:lastRenderedPageBreak/>
              <w:t>CRQ-000</w:t>
            </w:r>
            <w:ins w:id="1437" w:author="Miguel Centeno Muñoz" w:date="2014-07-30T20:18:00Z">
              <w:r w:rsidR="00181555" w:rsidRPr="00181555">
                <w:rPr>
                  <w:b/>
                  <w:rPrChange w:id="1438" w:author="Miguel Centeno Muñoz" w:date="2014-07-30T20:20:00Z">
                    <w:rPr/>
                  </w:rPrChange>
                </w:rPr>
                <w:t>4</w:t>
              </w:r>
            </w:ins>
            <w:del w:id="1439" w:author="Miguel Centeno Muñoz" w:date="2014-07-30T20:18:00Z">
              <w:r w:rsidRPr="00181555" w:rsidDel="00181555">
                <w:rPr>
                  <w:b/>
                  <w:rPrChange w:id="1440" w:author="Miguel Centeno Muñoz" w:date="2014-07-30T20:20:00Z">
                    <w:rPr/>
                  </w:rPrChange>
                </w:rPr>
                <w:delText>3</w:delText>
              </w:r>
            </w:del>
          </w:p>
        </w:tc>
        <w:tc>
          <w:tcPr>
            <w:tcW w:w="4140" w:type="pct"/>
            <w:hideMark/>
          </w:tcPr>
          <w:p w:rsidR="00930F56" w:rsidRPr="00181555" w:rsidRDefault="00930F56">
            <w:pPr>
              <w:cnfStyle w:val="100000000000" w:firstRow="1" w:lastRow="0" w:firstColumn="0" w:lastColumn="0" w:oddVBand="0" w:evenVBand="0" w:oddHBand="0" w:evenHBand="0" w:firstRowFirstColumn="0" w:firstRowLastColumn="0" w:lastRowFirstColumn="0" w:lastRowLastColumn="0"/>
              <w:rPr>
                <w:b/>
                <w:rPrChange w:id="1441" w:author="Miguel Centeno Muñoz" w:date="2014-07-30T20:20:00Z">
                  <w:rPr/>
                </w:rPrChange>
              </w:rPr>
            </w:pPr>
            <w:del w:id="1442" w:author="Miguel Centeno Muñoz" w:date="2014-07-30T20:18:00Z">
              <w:r w:rsidRPr="00181555" w:rsidDel="00181555">
                <w:rPr>
                  <w:b/>
                  <w:rPrChange w:id="1443" w:author="Miguel Centeno Muñoz" w:date="2014-07-30T20:20:00Z">
                    <w:rPr/>
                  </w:rPrChange>
                </w:rPr>
                <w:delText>Límite subida rutas en un día por usuario</w:delText>
              </w:r>
            </w:del>
            <w:ins w:id="1444" w:author="Miguel Centeno Muñoz" w:date="2014-07-30T20:18:00Z">
              <w:r w:rsidR="00181555" w:rsidRPr="00181555">
                <w:rPr>
                  <w:b/>
                  <w:rPrChange w:id="1445" w:author="Miguel Centeno Muñoz" w:date="2014-07-30T20:20:00Z">
                    <w:rPr/>
                  </w:rPrChange>
                </w:rPr>
                <w:t>Uni</w:t>
              </w:r>
            </w:ins>
            <w:ins w:id="1446" w:author="Miguel Centeno Muñoz" w:date="2014-07-30T20:19:00Z">
              <w:r w:rsidR="00181555" w:rsidRPr="00181555">
                <w:rPr>
                  <w:b/>
                  <w:rPrChange w:id="1447" w:author="Miguel Centeno Muñoz" w:date="2014-07-30T20:20:00Z">
                    <w:rPr/>
                  </w:rPrChange>
                </w:rPr>
                <w:t>cidad sobre los nombres de Ruta</w:t>
              </w:r>
            </w:ins>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448" w:author="Miguel Centeno Muñoz" w:date="2014-07-30T20:20:00Z">
                  <w:rPr/>
                </w:rPrChange>
              </w:rPr>
            </w:pPr>
            <w:r w:rsidRPr="00181555">
              <w:rPr>
                <w:b/>
                <w:rPrChange w:id="1449" w:author="Miguel Centeno Muñoz" w:date="2014-07-30T20:20:00Z">
                  <w:rPr/>
                </w:rPrChange>
              </w:rPr>
              <w:t>Versión</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 xml:space="preserve">1.0 ( 25/07/2014 )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450" w:author="Miguel Centeno Muñoz" w:date="2014-07-30T20:20:00Z">
                  <w:rPr/>
                </w:rPrChange>
              </w:rPr>
            </w:pPr>
            <w:r w:rsidRPr="00181555">
              <w:rPr>
                <w:b/>
                <w:rPrChange w:id="1451" w:author="Miguel Centeno Muñoz" w:date="2014-07-30T20:20:00Z">
                  <w:rPr/>
                </w:rPrChange>
              </w:rPr>
              <w:t>Autores</w:t>
            </w:r>
          </w:p>
        </w:tc>
        <w:bookmarkEnd w:id="1435"/>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Change w:id="1452" w:author="Miguel Centeno Muñoz" w:date="2014-07-30T20:20:00Z">
                <w:pPr>
                  <w:numPr>
                    <w:numId w:val="35"/>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CE4EC3">
              <w:t>Miguel Centeno Muñoz</w:t>
            </w:r>
            <w:r>
              <w:t xml:space="preserve"> </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453" w:author="Miguel Centeno Muñoz" w:date="2014-07-30T20:20:00Z">
                  <w:rPr/>
                </w:rPrChange>
              </w:rPr>
            </w:pPr>
            <w:r w:rsidRPr="00181555">
              <w:rPr>
                <w:b/>
                <w:rPrChange w:id="1454" w:author="Miguel Centeno Muñoz" w:date="2014-07-30T20:20:00Z">
                  <w:rPr/>
                </w:rPrChange>
              </w:rPr>
              <w:t>Fuentes</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Change w:id="1455" w:author="Miguel Centeno Muñoz" w:date="2014-07-30T20:20:00Z">
                <w:pPr>
                  <w:numPr>
                    <w:numId w:val="36"/>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rsidRPr="00CE4EC3">
              <w:t>Sergio Segura Rueda</w:t>
            </w:r>
            <w:r>
              <w:t xml:space="preserve">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456" w:author="Miguel Centeno Muñoz" w:date="2014-07-30T20:20:00Z">
                  <w:rPr/>
                </w:rPrChange>
              </w:rPr>
            </w:pPr>
            <w:r w:rsidRPr="00181555">
              <w:rPr>
                <w:b/>
                <w:rPrChange w:id="1457" w:author="Miguel Centeno Muñoz" w:date="2014-07-30T20:20:00Z">
                  <w:rPr/>
                </w:rPrChange>
              </w:rPr>
              <w:t>Dependencias</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Ninguno</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458" w:author="Miguel Centeno Muñoz" w:date="2014-07-30T20:20:00Z">
                  <w:rPr/>
                </w:rPrChange>
              </w:rPr>
            </w:pPr>
            <w:r w:rsidRPr="00181555">
              <w:rPr>
                <w:b/>
                <w:rPrChange w:id="1459" w:author="Miguel Centeno Muñoz" w:date="2014-07-30T20:20:00Z">
                  <w:rPr/>
                </w:rPrChange>
              </w:rPr>
              <w:t>Descripción</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La información almacenada por el sistema deberá satisfacer la siguiente restricción</w:t>
            </w:r>
            <w:r w:rsidRPr="00181555">
              <w:t xml:space="preserve">: </w:t>
            </w:r>
            <w:del w:id="1460" w:author="Miguel Centeno Muñoz" w:date="2014-07-30T20:19:00Z">
              <w:r w:rsidRPr="00181555" w:rsidDel="00181555">
                <w:rPr>
                  <w:rStyle w:val="nfasis"/>
                  <w:rFonts w:cs="Arial"/>
                  <w:rPrChange w:id="1461" w:author="Miguel Centeno Muñoz" w:date="2014-07-30T20:20:00Z">
                    <w:rPr>
                      <w:rStyle w:val="nfasis"/>
                      <w:rFonts w:ascii="Arial" w:hAnsi="Arial" w:cs="Arial"/>
                    </w:rPr>
                  </w:rPrChange>
                </w:rPr>
                <w:delText>Un usuario no puede subir más de 10 rutas al día por motivos de seguridad</w:delText>
              </w:r>
            </w:del>
            <w:ins w:id="1462" w:author="Miguel Centeno Muñoz" w:date="2014-07-30T20:19:00Z">
              <w:r w:rsidR="00181555" w:rsidRPr="00181555">
                <w:rPr>
                  <w:rStyle w:val="nfasis"/>
                  <w:rFonts w:cs="Arial"/>
                  <w:rPrChange w:id="1463" w:author="Miguel Centeno Muñoz" w:date="2014-07-30T20:20:00Z">
                    <w:rPr>
                      <w:rStyle w:val="nfasis"/>
                      <w:rFonts w:ascii="Arial" w:hAnsi="Arial" w:cs="Arial"/>
                    </w:rPr>
                  </w:rPrChange>
                </w:rPr>
                <w:t>El nombre dado por un usuario a una ruta debe ser único.</w:t>
              </w:r>
            </w:ins>
            <w:r>
              <w:t xml:space="preserve">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464" w:author="Miguel Centeno Muñoz" w:date="2014-07-30T20:20:00Z">
                  <w:rPr/>
                </w:rPrChange>
              </w:rPr>
            </w:pPr>
            <w:r w:rsidRPr="00181555">
              <w:rPr>
                <w:b/>
                <w:rPrChange w:id="1465" w:author="Miguel Centeno Muñoz" w:date="2014-07-30T20:20:00Z">
                  <w:rPr/>
                </w:rPrChange>
              </w:rPr>
              <w:t>Importancia</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vital</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466" w:author="Miguel Centeno Muñoz" w:date="2014-07-30T20:20:00Z">
                  <w:rPr/>
                </w:rPrChange>
              </w:rPr>
            </w:pPr>
            <w:r w:rsidRPr="00181555">
              <w:rPr>
                <w:b/>
                <w:rPrChange w:id="1467" w:author="Miguel Centeno Muñoz" w:date="2014-07-30T20:20:00Z">
                  <w:rPr/>
                </w:rPrChange>
              </w:rPr>
              <w:t>Urgencia</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inmediatamente</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468" w:author="Miguel Centeno Muñoz" w:date="2014-07-30T20:20:00Z">
                  <w:rPr/>
                </w:rPrChange>
              </w:rPr>
            </w:pPr>
            <w:r w:rsidRPr="00181555">
              <w:rPr>
                <w:b/>
                <w:rPrChange w:id="1469" w:author="Miguel Centeno Muñoz" w:date="2014-07-30T20:20:00Z">
                  <w:rPr/>
                </w:rPrChange>
              </w:rPr>
              <w:t>Estado</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en construcción</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470" w:author="Miguel Centeno Muñoz" w:date="2014-07-30T20:20:00Z">
                  <w:rPr/>
                </w:rPrChange>
              </w:rPr>
            </w:pPr>
            <w:r w:rsidRPr="00181555">
              <w:rPr>
                <w:b/>
                <w:rPrChange w:id="1471" w:author="Miguel Centeno Muñoz" w:date="2014-07-30T20:20:00Z">
                  <w:rPr/>
                </w:rPrChange>
              </w:rPr>
              <w:t>Estabilidad</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alta</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472" w:author="Miguel Centeno Muñoz" w:date="2014-07-30T20:20:00Z">
                  <w:rPr/>
                </w:rPrChange>
              </w:rPr>
            </w:pPr>
            <w:r w:rsidRPr="00181555">
              <w:rPr>
                <w:b/>
                <w:rPrChange w:id="1473" w:author="Miguel Centeno Muñoz" w:date="2014-07-30T20:20:00Z">
                  <w:rPr/>
                </w:rPrChange>
              </w:rPr>
              <w:t>Comentarios</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Ninguno</w:t>
            </w:r>
          </w:p>
        </w:tc>
      </w:tr>
    </w:tbl>
    <w:p w:rsidR="00FD7EF9" w:rsidRDefault="00FD7EF9" w:rsidP="00D723A7">
      <w:pPr>
        <w:pStyle w:val="Ttulo3"/>
        <w:rPr>
          <w:ins w:id="1474" w:author="Miguel Centeno Muñoz" w:date="2014-07-27T12:51:00Z"/>
        </w:rPr>
      </w:pPr>
    </w:p>
    <w:p w:rsidR="00DA0563" w:rsidRDefault="00DA0563" w:rsidP="00D723A7">
      <w:pPr>
        <w:pStyle w:val="Ttulo3"/>
      </w:pPr>
      <w:bookmarkStart w:id="1475" w:name="_Toc394538338"/>
      <w:r>
        <w:t>6.3.- Requisitos funcionales</w:t>
      </w:r>
      <w:bookmarkEnd w:id="1475"/>
    </w:p>
    <w:p w:rsidR="00DA0563" w:rsidRDefault="00DA0563" w:rsidP="00DA0563">
      <w:r>
        <w:t>A continuación se representan los requisitos funcionales que deberá satisfacer la aplicación a desarrollar. Se categorizan en Subsistemas diferenciados por la información con la que tratan.</w:t>
      </w:r>
    </w:p>
    <w:p w:rsidR="00326FDB" w:rsidRDefault="00326FDB" w:rsidP="00D723A7">
      <w:pPr>
        <w:pStyle w:val="Ttulo4"/>
        <w:ind w:firstLine="708"/>
      </w:pPr>
      <w:bookmarkStart w:id="1476" w:name="_Toc394538339"/>
      <w:r>
        <w:t>6.3.1 Diagrama de subsistemas del sistema</w:t>
      </w:r>
      <w:bookmarkEnd w:id="1476"/>
    </w:p>
    <w:p w:rsidR="00326FDB" w:rsidRDefault="00A52B19" w:rsidP="00326FDB">
      <w:r>
        <w:rPr>
          <w:noProof/>
          <w:lang w:eastAsia="es-ES"/>
        </w:rPr>
        <w:drawing>
          <wp:anchor distT="0" distB="0" distL="114300" distR="114300" simplePos="0" relativeHeight="251670528" behindDoc="1" locked="0" layoutInCell="1" allowOverlap="1" wp14:anchorId="0626D33E" wp14:editId="1A82B02B">
            <wp:simplePos x="0" y="0"/>
            <wp:positionH relativeFrom="column">
              <wp:posOffset>139700</wp:posOffset>
            </wp:positionH>
            <wp:positionV relativeFrom="paragraph">
              <wp:posOffset>84455</wp:posOffset>
            </wp:positionV>
            <wp:extent cx="2524125" cy="2800350"/>
            <wp:effectExtent l="0" t="0" r="9525" b="0"/>
            <wp:wrapThrough wrapText="bothSides">
              <wp:wrapPolygon edited="0">
                <wp:start x="0" y="0"/>
                <wp:lineTo x="0" y="21453"/>
                <wp:lineTo x="21518" y="21453"/>
                <wp:lineTo x="21518" y="0"/>
                <wp:lineTo x="0" y="0"/>
              </wp:wrapPolygon>
            </wp:wrapThrough>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ubsistemas de la aplicacion.png"/>
                    <pic:cNvPicPr/>
                  </pic:nvPicPr>
                  <pic:blipFill>
                    <a:blip r:embed="rId20">
                      <a:extLst>
                        <a:ext uri="{28A0092B-C50C-407E-A947-70E740481C1C}">
                          <a14:useLocalDpi xmlns:a14="http://schemas.microsoft.com/office/drawing/2010/main" val="0"/>
                        </a:ext>
                      </a:extLst>
                    </a:blip>
                    <a:stretch>
                      <a:fillRect/>
                    </a:stretch>
                  </pic:blipFill>
                  <pic:spPr>
                    <a:xfrm>
                      <a:off x="0" y="0"/>
                      <a:ext cx="2524125" cy="2800350"/>
                    </a:xfrm>
                    <a:prstGeom prst="rect">
                      <a:avLst/>
                    </a:prstGeom>
                  </pic:spPr>
                </pic:pic>
              </a:graphicData>
            </a:graphic>
            <wp14:sizeRelH relativeFrom="page">
              <wp14:pctWidth>0</wp14:pctWidth>
            </wp14:sizeRelH>
            <wp14:sizeRelV relativeFrom="page">
              <wp14:pctHeight>0</wp14:pctHeight>
            </wp14:sizeRelV>
          </wp:anchor>
        </w:drawing>
      </w:r>
    </w:p>
    <w:p w:rsidR="00326FDB" w:rsidRDefault="00326FDB" w:rsidP="00326FDB"/>
    <w:p w:rsidR="00326FDB" w:rsidRDefault="00326FDB" w:rsidP="00326FDB"/>
    <w:p w:rsidR="00326FDB" w:rsidRDefault="00326FDB" w:rsidP="00326FDB"/>
    <w:p w:rsidR="00326FDB" w:rsidRDefault="00326FDB" w:rsidP="00326FDB"/>
    <w:p w:rsidR="00326FDB" w:rsidRDefault="00326FDB" w:rsidP="00326FDB"/>
    <w:p w:rsidR="00930F56" w:rsidRDefault="00930F56" w:rsidP="00326FDB">
      <w:pPr>
        <w:rPr>
          <w:ins w:id="1477" w:author="Miguel Centeno Muñoz" w:date="2014-08-02T12:18:00Z"/>
        </w:rPr>
      </w:pPr>
    </w:p>
    <w:p w:rsidR="007761C4" w:rsidRDefault="007761C4" w:rsidP="00326FDB">
      <w:pPr>
        <w:rPr>
          <w:ins w:id="1478" w:author="Miguel Centeno Muñoz" w:date="2014-08-02T12:18:00Z"/>
        </w:rPr>
      </w:pPr>
    </w:p>
    <w:p w:rsidR="007761C4" w:rsidRDefault="007761C4" w:rsidP="00326FDB"/>
    <w:p w:rsidR="00326FDB" w:rsidRDefault="00A52B19" w:rsidP="00A72EF1">
      <w:pPr>
        <w:pStyle w:val="western"/>
        <w:jc w:val="center"/>
        <w:rPr>
          <w:ins w:id="1479" w:author="Miguel Centeno Muñoz" w:date="2014-08-02T12:18:00Z"/>
          <w:sz w:val="18"/>
          <w:szCs w:val="18"/>
        </w:rPr>
      </w:pPr>
      <w:r>
        <w:rPr>
          <w:sz w:val="18"/>
          <w:szCs w:val="18"/>
        </w:rPr>
        <w:t>Imagen X: Diagrama subsistemas de la aplicación</w:t>
      </w:r>
    </w:p>
    <w:p w:rsidR="007761C4" w:rsidDel="007761C4" w:rsidRDefault="007761C4" w:rsidP="00D723A7">
      <w:pPr>
        <w:pStyle w:val="Ttulo4"/>
        <w:ind w:firstLine="708"/>
        <w:rPr>
          <w:del w:id="1480" w:author="Miguel Centeno Muñoz" w:date="2014-08-02T12:18:00Z"/>
        </w:rPr>
      </w:pPr>
    </w:p>
    <w:p w:rsidR="007761C4" w:rsidRDefault="007761C4" w:rsidP="007761C4">
      <w:pPr>
        <w:rPr>
          <w:ins w:id="1481" w:author="Miguel Centeno Muñoz" w:date="2014-08-02T12:19:00Z"/>
        </w:rPr>
        <w:pPrChange w:id="1482" w:author="Miguel Centeno Muñoz" w:date="2014-08-02T12:19:00Z">
          <w:pPr>
            <w:pStyle w:val="western"/>
            <w:jc w:val="center"/>
          </w:pPr>
        </w:pPrChange>
      </w:pPr>
    </w:p>
    <w:p w:rsidR="007761C4" w:rsidRDefault="007761C4" w:rsidP="007761C4">
      <w:pPr>
        <w:rPr>
          <w:ins w:id="1483" w:author="Miguel Centeno Muñoz" w:date="2014-08-02T12:19:00Z"/>
        </w:rPr>
        <w:pPrChange w:id="1484" w:author="Miguel Centeno Muñoz" w:date="2014-08-02T12:19:00Z">
          <w:pPr>
            <w:pStyle w:val="western"/>
            <w:jc w:val="center"/>
          </w:pPr>
        </w:pPrChange>
      </w:pPr>
    </w:p>
    <w:p w:rsidR="007761C4" w:rsidRDefault="007761C4" w:rsidP="007761C4">
      <w:pPr>
        <w:rPr>
          <w:ins w:id="1485" w:author="Miguel Centeno Muñoz" w:date="2014-08-02T12:19:00Z"/>
        </w:rPr>
        <w:pPrChange w:id="1486" w:author="Miguel Centeno Muñoz" w:date="2014-08-02T12:19:00Z">
          <w:pPr>
            <w:pStyle w:val="western"/>
            <w:jc w:val="center"/>
          </w:pPr>
        </w:pPrChange>
      </w:pPr>
    </w:p>
    <w:p w:rsidR="007761C4" w:rsidRDefault="007761C4" w:rsidP="007761C4">
      <w:pPr>
        <w:rPr>
          <w:ins w:id="1487" w:author="Miguel Centeno Muñoz" w:date="2014-08-02T12:19:00Z"/>
        </w:rPr>
        <w:pPrChange w:id="1488" w:author="Miguel Centeno Muñoz" w:date="2014-08-02T12:19:00Z">
          <w:pPr>
            <w:pStyle w:val="western"/>
            <w:jc w:val="center"/>
          </w:pPr>
        </w:pPrChange>
      </w:pPr>
    </w:p>
    <w:p w:rsidR="007761C4" w:rsidRDefault="007761C4" w:rsidP="007761C4">
      <w:pPr>
        <w:rPr>
          <w:ins w:id="1489" w:author="Miguel Centeno Muñoz" w:date="2014-08-02T12:19:00Z"/>
        </w:rPr>
        <w:pPrChange w:id="1490" w:author="Miguel Centeno Muñoz" w:date="2014-08-02T12:19:00Z">
          <w:pPr>
            <w:pStyle w:val="western"/>
            <w:jc w:val="center"/>
          </w:pPr>
        </w:pPrChange>
      </w:pPr>
    </w:p>
    <w:p w:rsidR="00326FDB" w:rsidRDefault="00326FDB" w:rsidP="00D723A7">
      <w:pPr>
        <w:pStyle w:val="Ttulo4"/>
        <w:ind w:firstLine="708"/>
      </w:pPr>
      <w:bookmarkStart w:id="1491" w:name="_Toc394538340"/>
      <w:del w:id="1492" w:author="Miguel Centeno Muñoz" w:date="2014-08-02T12:18:00Z">
        <w:r w:rsidDel="007761C4">
          <w:lastRenderedPageBreak/>
          <w:delText>6</w:delText>
        </w:r>
      </w:del>
      <w:ins w:id="1493" w:author="Miguel Centeno Muñoz" w:date="2014-08-02T12:19:00Z">
        <w:r w:rsidR="007761C4">
          <w:t>6</w:t>
        </w:r>
      </w:ins>
      <w:r>
        <w:t>.3.2.- Diagramas de casos de uso</w:t>
      </w:r>
      <w:bookmarkEnd w:id="1491"/>
    </w:p>
    <w:p w:rsidR="00A52B19" w:rsidRDefault="00A52B19" w:rsidP="00D723A7">
      <w:pPr>
        <w:pStyle w:val="Ttulo5"/>
        <w:ind w:left="708" w:firstLine="708"/>
      </w:pPr>
      <w:r>
        <w:t>6.3.2.1</w:t>
      </w:r>
      <w:r w:rsidR="00A72EF1">
        <w:t>.-</w:t>
      </w:r>
      <w:r>
        <w:t xml:space="preserve"> Subsistema de Gestión de Usuarios</w:t>
      </w:r>
    </w:p>
    <w:p w:rsidR="00A52B19" w:rsidDel="00640380" w:rsidRDefault="00A52B19" w:rsidP="00A52B19">
      <w:pPr>
        <w:rPr>
          <w:del w:id="1494" w:author="Miguel Centeno Muñoz" w:date="2014-07-30T20:54:00Z"/>
        </w:rPr>
      </w:pPr>
      <w:r>
        <w:t>En el Subsistema de Gestión de Usuarios se gestiona toda la información referente al perfil d</w:t>
      </w:r>
      <w:r w:rsidR="00A72EF1">
        <w:t>e los usuarios de la aplicación, incluyendo modificación de la contraseña y los datos identificativos.</w:t>
      </w:r>
    </w:p>
    <w:p w:rsidR="00A72EF1" w:rsidRDefault="00A72EF1">
      <w:pPr>
        <w:pPrChange w:id="1495" w:author="Miguel Centeno Muñoz" w:date="2014-07-30T20:54:00Z">
          <w:pPr>
            <w:pStyle w:val="western"/>
            <w:jc w:val="center"/>
          </w:pPr>
        </w:pPrChange>
      </w:pPr>
    </w:p>
    <w:p w:rsidR="00A72EF1" w:rsidDel="007761C4" w:rsidRDefault="00A72EF1" w:rsidP="00A72EF1">
      <w:pPr>
        <w:pStyle w:val="western"/>
        <w:jc w:val="center"/>
        <w:rPr>
          <w:del w:id="1496" w:author="Miguel Centeno Muñoz" w:date="2014-08-02T12:18:00Z"/>
          <w:sz w:val="18"/>
          <w:szCs w:val="18"/>
        </w:rPr>
      </w:pPr>
    </w:p>
    <w:p w:rsidR="00A72EF1" w:rsidDel="007761C4" w:rsidRDefault="00A72EF1" w:rsidP="00A72EF1">
      <w:pPr>
        <w:pStyle w:val="western"/>
        <w:jc w:val="center"/>
        <w:rPr>
          <w:del w:id="1497" w:author="Miguel Centeno Muñoz" w:date="2014-08-02T12:18:00Z"/>
          <w:sz w:val="18"/>
          <w:szCs w:val="18"/>
        </w:rPr>
      </w:pPr>
    </w:p>
    <w:p w:rsidR="00A72EF1" w:rsidDel="007761C4" w:rsidRDefault="00A72EF1" w:rsidP="00A72EF1">
      <w:pPr>
        <w:pStyle w:val="western"/>
        <w:jc w:val="center"/>
        <w:rPr>
          <w:del w:id="1498" w:author="Miguel Centeno Muñoz" w:date="2014-08-02T12:18:00Z"/>
          <w:sz w:val="18"/>
          <w:szCs w:val="18"/>
        </w:rPr>
      </w:pPr>
    </w:p>
    <w:p w:rsidR="00A72EF1" w:rsidDel="007761C4" w:rsidRDefault="00A72EF1" w:rsidP="00A72EF1">
      <w:pPr>
        <w:pStyle w:val="western"/>
        <w:jc w:val="center"/>
        <w:rPr>
          <w:del w:id="1499" w:author="Miguel Centeno Muñoz" w:date="2014-08-02T12:18:00Z"/>
          <w:sz w:val="18"/>
          <w:szCs w:val="18"/>
        </w:rPr>
      </w:pPr>
    </w:p>
    <w:p w:rsidR="00A72EF1" w:rsidDel="007761C4" w:rsidRDefault="00A72EF1" w:rsidP="00A72EF1">
      <w:pPr>
        <w:pStyle w:val="western"/>
        <w:jc w:val="center"/>
        <w:rPr>
          <w:del w:id="1500" w:author="Miguel Centeno Muñoz" w:date="2014-08-02T12:18:00Z"/>
          <w:sz w:val="18"/>
          <w:szCs w:val="18"/>
        </w:rPr>
      </w:pPr>
    </w:p>
    <w:p w:rsidR="00A72EF1" w:rsidRDefault="00A72EF1" w:rsidP="00A72EF1">
      <w:pPr>
        <w:pStyle w:val="western"/>
        <w:jc w:val="center"/>
        <w:rPr>
          <w:sz w:val="18"/>
          <w:szCs w:val="18"/>
        </w:rPr>
      </w:pPr>
    </w:p>
    <w:p w:rsidR="00A72EF1" w:rsidRDefault="007761C4" w:rsidP="00A72EF1">
      <w:pPr>
        <w:pStyle w:val="western"/>
        <w:jc w:val="center"/>
        <w:rPr>
          <w:sz w:val="18"/>
          <w:szCs w:val="18"/>
        </w:rPr>
      </w:pPr>
      <w:r>
        <w:rPr>
          <w:noProof/>
        </w:rPr>
        <w:drawing>
          <wp:anchor distT="0" distB="0" distL="114300" distR="114300" simplePos="0" relativeHeight="251671552" behindDoc="0" locked="0" layoutInCell="1" allowOverlap="1" wp14:anchorId="77CC5E9D" wp14:editId="76569602">
            <wp:simplePos x="0" y="0"/>
            <wp:positionH relativeFrom="column">
              <wp:posOffset>278590</wp:posOffset>
            </wp:positionH>
            <wp:positionV relativeFrom="paragraph">
              <wp:posOffset>109220</wp:posOffset>
            </wp:positionV>
            <wp:extent cx="4540250" cy="3943985"/>
            <wp:effectExtent l="0" t="0" r="0" b="0"/>
            <wp:wrapNone/>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istema de gestion de usuarios.png"/>
                    <pic:cNvPicPr/>
                  </pic:nvPicPr>
                  <pic:blipFill>
                    <a:blip r:embed="rId21">
                      <a:extLst>
                        <a:ext uri="{28A0092B-C50C-407E-A947-70E740481C1C}">
                          <a14:useLocalDpi xmlns:a14="http://schemas.microsoft.com/office/drawing/2010/main" val="0"/>
                        </a:ext>
                      </a:extLst>
                    </a:blip>
                    <a:stretch>
                      <a:fillRect/>
                    </a:stretch>
                  </pic:blipFill>
                  <pic:spPr>
                    <a:xfrm>
                      <a:off x="0" y="0"/>
                      <a:ext cx="4540250" cy="3943985"/>
                    </a:xfrm>
                    <a:prstGeom prst="rect">
                      <a:avLst/>
                    </a:prstGeom>
                  </pic:spPr>
                </pic:pic>
              </a:graphicData>
            </a:graphic>
            <wp14:sizeRelH relativeFrom="page">
              <wp14:pctWidth>0</wp14:pctWidth>
            </wp14:sizeRelH>
            <wp14:sizeRelV relativeFrom="page">
              <wp14:pctHeight>0</wp14:pctHeight>
            </wp14:sizeRelV>
          </wp:anchor>
        </w:drawing>
      </w:r>
    </w:p>
    <w:p w:rsidR="00640380" w:rsidRDefault="00640380" w:rsidP="00A72EF1">
      <w:pPr>
        <w:pStyle w:val="western"/>
        <w:jc w:val="center"/>
        <w:rPr>
          <w:ins w:id="1501" w:author="Miguel Centeno Muñoz" w:date="2014-07-30T20:58:00Z"/>
          <w:sz w:val="18"/>
          <w:szCs w:val="18"/>
        </w:rPr>
      </w:pPr>
    </w:p>
    <w:p w:rsidR="00D11BB0" w:rsidRDefault="00D11BB0" w:rsidP="00A72EF1">
      <w:pPr>
        <w:pStyle w:val="western"/>
        <w:jc w:val="center"/>
        <w:rPr>
          <w:ins w:id="1502" w:author="Miguel Centeno Muñoz" w:date="2014-08-02T12:18:00Z"/>
          <w:sz w:val="18"/>
          <w:szCs w:val="18"/>
        </w:rPr>
      </w:pPr>
    </w:p>
    <w:p w:rsidR="007761C4" w:rsidRDefault="007761C4" w:rsidP="00A72EF1">
      <w:pPr>
        <w:pStyle w:val="western"/>
        <w:jc w:val="center"/>
        <w:rPr>
          <w:ins w:id="1503" w:author="Miguel Centeno Muñoz" w:date="2014-08-02T12:18:00Z"/>
          <w:sz w:val="18"/>
          <w:szCs w:val="18"/>
        </w:rPr>
      </w:pPr>
    </w:p>
    <w:p w:rsidR="007761C4" w:rsidRDefault="007761C4" w:rsidP="00A72EF1">
      <w:pPr>
        <w:pStyle w:val="western"/>
        <w:jc w:val="center"/>
        <w:rPr>
          <w:ins w:id="1504" w:author="Miguel Centeno Muñoz" w:date="2014-08-02T12:18:00Z"/>
          <w:sz w:val="18"/>
          <w:szCs w:val="18"/>
        </w:rPr>
      </w:pPr>
    </w:p>
    <w:p w:rsidR="007761C4" w:rsidRDefault="007761C4" w:rsidP="00A72EF1">
      <w:pPr>
        <w:pStyle w:val="western"/>
        <w:jc w:val="center"/>
        <w:rPr>
          <w:ins w:id="1505" w:author="Miguel Centeno Muñoz" w:date="2014-07-30T20:58:00Z"/>
          <w:sz w:val="18"/>
          <w:szCs w:val="18"/>
        </w:rPr>
      </w:pPr>
    </w:p>
    <w:p w:rsidR="00D11BB0" w:rsidRDefault="00D11BB0" w:rsidP="00A72EF1">
      <w:pPr>
        <w:pStyle w:val="western"/>
        <w:jc w:val="center"/>
        <w:rPr>
          <w:ins w:id="1506" w:author="Miguel Centeno Muñoz" w:date="2014-08-02T12:17:00Z"/>
          <w:sz w:val="18"/>
          <w:szCs w:val="18"/>
        </w:rPr>
      </w:pPr>
    </w:p>
    <w:p w:rsidR="007761C4" w:rsidRDefault="007761C4" w:rsidP="00A72EF1">
      <w:pPr>
        <w:pStyle w:val="western"/>
        <w:jc w:val="center"/>
        <w:rPr>
          <w:ins w:id="1507" w:author="Miguel Centeno Muñoz" w:date="2014-08-02T12:17:00Z"/>
          <w:sz w:val="18"/>
          <w:szCs w:val="18"/>
        </w:rPr>
      </w:pPr>
    </w:p>
    <w:p w:rsidR="007761C4" w:rsidRDefault="007761C4" w:rsidP="00A72EF1">
      <w:pPr>
        <w:pStyle w:val="western"/>
        <w:jc w:val="center"/>
        <w:rPr>
          <w:ins w:id="1508" w:author="Miguel Centeno Muñoz" w:date="2014-08-02T12:17:00Z"/>
          <w:sz w:val="18"/>
          <w:szCs w:val="18"/>
        </w:rPr>
      </w:pPr>
    </w:p>
    <w:p w:rsidR="007761C4" w:rsidRDefault="007761C4" w:rsidP="00A72EF1">
      <w:pPr>
        <w:pStyle w:val="western"/>
        <w:jc w:val="center"/>
        <w:rPr>
          <w:ins w:id="1509" w:author="Miguel Centeno Muñoz" w:date="2014-07-30T20:58:00Z"/>
          <w:sz w:val="18"/>
          <w:szCs w:val="18"/>
        </w:rPr>
      </w:pPr>
    </w:p>
    <w:p w:rsidR="00D11BB0" w:rsidRDefault="00D11BB0" w:rsidP="00A72EF1">
      <w:pPr>
        <w:pStyle w:val="western"/>
        <w:jc w:val="center"/>
        <w:rPr>
          <w:ins w:id="1510" w:author="Miguel Centeno Muñoz" w:date="2014-07-30T20:58:00Z"/>
          <w:sz w:val="18"/>
          <w:szCs w:val="18"/>
        </w:rPr>
      </w:pPr>
    </w:p>
    <w:p w:rsidR="00D11BB0" w:rsidRDefault="00D11BB0" w:rsidP="00A72EF1">
      <w:pPr>
        <w:pStyle w:val="western"/>
        <w:jc w:val="center"/>
        <w:rPr>
          <w:ins w:id="1511" w:author="Miguel Centeno Muñoz" w:date="2014-07-30T20:53:00Z"/>
          <w:sz w:val="18"/>
          <w:szCs w:val="18"/>
        </w:rPr>
      </w:pPr>
    </w:p>
    <w:p w:rsidR="00640380" w:rsidRDefault="00640380" w:rsidP="00A72EF1">
      <w:pPr>
        <w:pStyle w:val="western"/>
        <w:jc w:val="center"/>
        <w:rPr>
          <w:ins w:id="1512" w:author="Miguel Centeno Muñoz" w:date="2014-07-30T20:53:00Z"/>
          <w:sz w:val="18"/>
          <w:szCs w:val="18"/>
        </w:rPr>
      </w:pPr>
    </w:p>
    <w:p w:rsidR="00A72EF1" w:rsidDel="007761C4" w:rsidRDefault="00A72EF1" w:rsidP="00A72EF1">
      <w:pPr>
        <w:pStyle w:val="western"/>
        <w:jc w:val="center"/>
        <w:rPr>
          <w:del w:id="1513" w:author="Miguel Centeno Muñoz" w:date="2014-08-02T12:18:00Z"/>
        </w:rPr>
      </w:pPr>
      <w:r>
        <w:rPr>
          <w:sz w:val="18"/>
          <w:szCs w:val="18"/>
        </w:rPr>
        <w:t>Imagen X: Subsistema de gestión de usuarios</w:t>
      </w:r>
    </w:p>
    <w:p w:rsidR="00AC15B6" w:rsidRDefault="00AC15B6" w:rsidP="007761C4">
      <w:pPr>
        <w:pStyle w:val="western"/>
        <w:jc w:val="center"/>
        <w:rPr>
          <w:ins w:id="1514" w:author="Miguel Centeno Muñoz" w:date="2014-07-31T02:36:00Z"/>
        </w:rPr>
        <w:pPrChange w:id="1515" w:author="Miguel Centeno Muñoz" w:date="2014-08-02T12:18:00Z">
          <w:pPr>
            <w:pStyle w:val="Ttulo5"/>
            <w:ind w:left="708" w:firstLine="708"/>
          </w:pPr>
        </w:pPrChange>
      </w:pPr>
    </w:p>
    <w:p w:rsidR="00AC15B6" w:rsidRDefault="00AC15B6">
      <w:pPr>
        <w:rPr>
          <w:ins w:id="1516" w:author="Miguel Centeno Muñoz" w:date="2014-07-31T02:36:00Z"/>
        </w:rPr>
        <w:pPrChange w:id="1517" w:author="Miguel Centeno Muñoz" w:date="2014-07-31T02:36:00Z">
          <w:pPr>
            <w:pStyle w:val="Ttulo5"/>
            <w:ind w:left="708" w:firstLine="708"/>
          </w:pPr>
        </w:pPrChange>
      </w:pPr>
    </w:p>
    <w:p w:rsidR="007761C4" w:rsidRDefault="007761C4">
      <w:pPr>
        <w:pStyle w:val="Ttulo5"/>
        <w:ind w:left="708" w:firstLine="708"/>
        <w:rPr>
          <w:ins w:id="1518" w:author="Miguel Centeno Muñoz" w:date="2014-08-02T12:19:00Z"/>
        </w:rPr>
      </w:pPr>
    </w:p>
    <w:p w:rsidR="007761C4" w:rsidRDefault="007761C4">
      <w:pPr>
        <w:pStyle w:val="Ttulo5"/>
        <w:ind w:left="708" w:firstLine="708"/>
        <w:rPr>
          <w:ins w:id="1519" w:author="Miguel Centeno Muñoz" w:date="2014-08-02T12:19:00Z"/>
        </w:rPr>
      </w:pPr>
    </w:p>
    <w:p w:rsidR="007761C4" w:rsidRDefault="007761C4">
      <w:pPr>
        <w:pStyle w:val="Ttulo5"/>
        <w:ind w:left="708" w:firstLine="708"/>
        <w:rPr>
          <w:ins w:id="1520" w:author="Miguel Centeno Muñoz" w:date="2014-08-02T12:19:00Z"/>
        </w:rPr>
      </w:pPr>
    </w:p>
    <w:p w:rsidR="007761C4" w:rsidRDefault="007761C4">
      <w:pPr>
        <w:pStyle w:val="Ttulo5"/>
        <w:ind w:left="708" w:firstLine="708"/>
        <w:rPr>
          <w:ins w:id="1521" w:author="Miguel Centeno Muñoz" w:date="2014-08-02T12:19:00Z"/>
        </w:rPr>
      </w:pPr>
    </w:p>
    <w:p w:rsidR="007761C4" w:rsidRDefault="007761C4">
      <w:pPr>
        <w:pStyle w:val="Ttulo5"/>
        <w:ind w:left="708" w:firstLine="708"/>
        <w:rPr>
          <w:ins w:id="1522" w:author="Miguel Centeno Muñoz" w:date="2014-08-02T12:19:00Z"/>
        </w:rPr>
      </w:pPr>
    </w:p>
    <w:p w:rsidR="007761C4" w:rsidRDefault="007761C4" w:rsidP="007761C4">
      <w:pPr>
        <w:rPr>
          <w:ins w:id="1523" w:author="Miguel Centeno Muñoz" w:date="2014-08-02T12:19:00Z"/>
        </w:rPr>
        <w:pPrChange w:id="1524" w:author="Miguel Centeno Muñoz" w:date="2014-08-02T12:19:00Z">
          <w:pPr>
            <w:pStyle w:val="Ttulo5"/>
            <w:ind w:left="708" w:firstLine="708"/>
          </w:pPr>
        </w:pPrChange>
      </w:pPr>
    </w:p>
    <w:p w:rsidR="007761C4" w:rsidRPr="007761C4" w:rsidRDefault="007761C4" w:rsidP="007761C4">
      <w:pPr>
        <w:rPr>
          <w:ins w:id="1525" w:author="Miguel Centeno Muñoz" w:date="2014-08-02T12:19:00Z"/>
          <w:rPrChange w:id="1526" w:author="Miguel Centeno Muñoz" w:date="2014-08-02T12:19:00Z">
            <w:rPr>
              <w:ins w:id="1527" w:author="Miguel Centeno Muñoz" w:date="2014-08-02T12:19:00Z"/>
            </w:rPr>
          </w:rPrChange>
        </w:rPr>
        <w:pPrChange w:id="1528" w:author="Miguel Centeno Muñoz" w:date="2014-08-02T12:19:00Z">
          <w:pPr>
            <w:pStyle w:val="Ttulo5"/>
            <w:ind w:left="708" w:firstLine="708"/>
          </w:pPr>
        </w:pPrChange>
      </w:pPr>
    </w:p>
    <w:p w:rsidR="00A72EF1" w:rsidRDefault="00A72EF1">
      <w:pPr>
        <w:pStyle w:val="Ttulo5"/>
        <w:ind w:left="708" w:firstLine="708"/>
      </w:pPr>
      <w:r>
        <w:lastRenderedPageBreak/>
        <w:t>6.3.2.2.- Subsistema de Gestión de Rutas</w:t>
      </w:r>
    </w:p>
    <w:p w:rsidR="00A72EF1" w:rsidRDefault="00A72EF1" w:rsidP="00A72EF1">
      <w:r>
        <w:t>En el Subsistema de Gestión de Rutas se gestiona toda la información referente a las rutas de la aplicación, incluyendo alta, modificación y eliminación de las mismas.</w:t>
      </w:r>
    </w:p>
    <w:p w:rsidR="00930F56" w:rsidRDefault="00AC15B6" w:rsidP="00A72EF1">
      <w:pPr>
        <w:pStyle w:val="western"/>
        <w:jc w:val="center"/>
        <w:rPr>
          <w:sz w:val="18"/>
          <w:szCs w:val="18"/>
        </w:rPr>
      </w:pPr>
      <w:r>
        <w:rPr>
          <w:noProof/>
        </w:rPr>
        <w:drawing>
          <wp:anchor distT="0" distB="0" distL="114300" distR="114300" simplePos="0" relativeHeight="251672576" behindDoc="0" locked="0" layoutInCell="1" allowOverlap="1" wp14:anchorId="00940698" wp14:editId="49CDB103">
            <wp:simplePos x="0" y="0"/>
            <wp:positionH relativeFrom="column">
              <wp:posOffset>669290</wp:posOffset>
            </wp:positionH>
            <wp:positionV relativeFrom="paragraph">
              <wp:posOffset>60851</wp:posOffset>
            </wp:positionV>
            <wp:extent cx="3899535" cy="4844415"/>
            <wp:effectExtent l="0" t="0" r="5715" b="0"/>
            <wp:wrapNone/>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istema de gestion de rutas.png"/>
                    <pic:cNvPicPr/>
                  </pic:nvPicPr>
                  <pic:blipFill>
                    <a:blip r:embed="rId22">
                      <a:extLst>
                        <a:ext uri="{28A0092B-C50C-407E-A947-70E740481C1C}">
                          <a14:useLocalDpi xmlns:a14="http://schemas.microsoft.com/office/drawing/2010/main" val="0"/>
                        </a:ext>
                      </a:extLst>
                    </a:blip>
                    <a:stretch>
                      <a:fillRect/>
                    </a:stretch>
                  </pic:blipFill>
                  <pic:spPr>
                    <a:xfrm>
                      <a:off x="0" y="0"/>
                      <a:ext cx="3899535" cy="4844415"/>
                    </a:xfrm>
                    <a:prstGeom prst="rect">
                      <a:avLst/>
                    </a:prstGeom>
                  </pic:spPr>
                </pic:pic>
              </a:graphicData>
            </a:graphic>
            <wp14:sizeRelH relativeFrom="page">
              <wp14:pctWidth>0</wp14:pctWidth>
            </wp14:sizeRelH>
            <wp14:sizeRelV relativeFrom="page">
              <wp14:pctHeight>0</wp14:pctHeight>
            </wp14:sizeRelV>
          </wp:anchor>
        </w:drawing>
      </w: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ins w:id="1529" w:author="Miguel Centeno Muñoz" w:date="2014-07-30T20:57:00Z"/>
          <w:sz w:val="18"/>
          <w:szCs w:val="18"/>
        </w:rPr>
      </w:pPr>
    </w:p>
    <w:p w:rsidR="00D11BB0" w:rsidRDefault="00D11BB0" w:rsidP="00A72EF1">
      <w:pPr>
        <w:pStyle w:val="western"/>
        <w:jc w:val="center"/>
        <w:rPr>
          <w:ins w:id="1530" w:author="Miguel Centeno Muñoz" w:date="2014-07-30T20:57:00Z"/>
          <w:sz w:val="18"/>
          <w:szCs w:val="18"/>
        </w:rPr>
      </w:pPr>
    </w:p>
    <w:p w:rsidR="00D11BB0" w:rsidRDefault="00D11BB0" w:rsidP="00A72EF1">
      <w:pPr>
        <w:pStyle w:val="western"/>
        <w:jc w:val="center"/>
        <w:rPr>
          <w:ins w:id="1531" w:author="Miguel Centeno Muñoz" w:date="2014-07-30T20:57:00Z"/>
          <w:sz w:val="18"/>
          <w:szCs w:val="18"/>
        </w:rPr>
      </w:pPr>
    </w:p>
    <w:p w:rsidR="00D11BB0" w:rsidRDefault="00D11BB0" w:rsidP="00A72EF1">
      <w:pPr>
        <w:pStyle w:val="western"/>
        <w:jc w:val="center"/>
        <w:rPr>
          <w:ins w:id="1532" w:author="Miguel Centeno Muñoz" w:date="2014-07-30T20:58:00Z"/>
          <w:sz w:val="18"/>
          <w:szCs w:val="18"/>
        </w:rPr>
      </w:pPr>
    </w:p>
    <w:p w:rsidR="00D11BB0" w:rsidRDefault="00D11BB0" w:rsidP="00A72EF1">
      <w:pPr>
        <w:pStyle w:val="western"/>
        <w:jc w:val="center"/>
        <w:rPr>
          <w:ins w:id="1533" w:author="Miguel Centeno Muñoz" w:date="2014-07-30T20:58:00Z"/>
          <w:sz w:val="18"/>
          <w:szCs w:val="18"/>
        </w:rPr>
      </w:pPr>
    </w:p>
    <w:p w:rsidR="00D11BB0" w:rsidDel="00AC15B6" w:rsidRDefault="00D11BB0" w:rsidP="00A72EF1">
      <w:pPr>
        <w:pStyle w:val="western"/>
        <w:jc w:val="center"/>
        <w:rPr>
          <w:del w:id="1534" w:author="Miguel Centeno Muñoz" w:date="2014-07-31T02:36:00Z"/>
          <w:sz w:val="18"/>
          <w:szCs w:val="18"/>
        </w:rPr>
      </w:pPr>
    </w:p>
    <w:p w:rsidR="00AC15B6" w:rsidRDefault="00AC15B6" w:rsidP="00A72EF1">
      <w:pPr>
        <w:pStyle w:val="western"/>
        <w:jc w:val="center"/>
        <w:rPr>
          <w:ins w:id="1535" w:author="Miguel Centeno Muñoz" w:date="2014-07-31T02:36:00Z"/>
          <w:sz w:val="18"/>
          <w:szCs w:val="18"/>
        </w:rPr>
      </w:pPr>
    </w:p>
    <w:p w:rsidR="00930F56" w:rsidDel="00AC15B6" w:rsidRDefault="00930F56" w:rsidP="00A72EF1">
      <w:pPr>
        <w:pStyle w:val="western"/>
        <w:jc w:val="center"/>
        <w:rPr>
          <w:del w:id="1536" w:author="Miguel Centeno Muñoz" w:date="2014-07-31T02:36:00Z"/>
          <w:sz w:val="18"/>
          <w:szCs w:val="18"/>
        </w:rPr>
      </w:pPr>
    </w:p>
    <w:p w:rsidR="00930F56" w:rsidRDefault="00930F56" w:rsidP="00A72EF1">
      <w:pPr>
        <w:pStyle w:val="western"/>
        <w:jc w:val="center"/>
        <w:rPr>
          <w:sz w:val="18"/>
          <w:szCs w:val="18"/>
        </w:rPr>
      </w:pPr>
    </w:p>
    <w:p w:rsidR="00A72EF1" w:rsidRDefault="00A72EF1" w:rsidP="00A72EF1">
      <w:pPr>
        <w:pStyle w:val="western"/>
        <w:jc w:val="center"/>
      </w:pPr>
      <w:r>
        <w:rPr>
          <w:sz w:val="18"/>
          <w:szCs w:val="18"/>
        </w:rPr>
        <w:t>Imagen X: Subsistema de gestión de rutas</w:t>
      </w:r>
    </w:p>
    <w:p w:rsidR="006439C4" w:rsidDel="00FD7EF9" w:rsidRDefault="006439C4" w:rsidP="00D723A7">
      <w:pPr>
        <w:pStyle w:val="Ttulo4"/>
        <w:ind w:firstLine="708"/>
        <w:rPr>
          <w:del w:id="1537" w:author="Miguel Centeno Muñoz" w:date="2014-07-27T12:35:00Z"/>
        </w:rPr>
      </w:pPr>
    </w:p>
    <w:p w:rsidR="00FD7EF9" w:rsidRPr="00FD7EF9" w:rsidRDefault="00FD7EF9">
      <w:pPr>
        <w:rPr>
          <w:ins w:id="1538" w:author="Miguel Centeno Muñoz" w:date="2014-07-27T12:51:00Z"/>
        </w:rPr>
      </w:pPr>
    </w:p>
    <w:p w:rsidR="00104A97" w:rsidDel="00AC15B6" w:rsidRDefault="00104A97" w:rsidP="00D723A7">
      <w:pPr>
        <w:pStyle w:val="Ttulo4"/>
        <w:ind w:firstLine="708"/>
        <w:rPr>
          <w:del w:id="1539" w:author="Miguel Centeno Muñoz" w:date="2014-07-27T12:35:00Z"/>
        </w:rPr>
      </w:pPr>
    </w:p>
    <w:p w:rsidR="00AC15B6" w:rsidRDefault="00AC15B6">
      <w:pPr>
        <w:rPr>
          <w:ins w:id="1540" w:author="Miguel Centeno Muñoz" w:date="2014-07-31T02:37:00Z"/>
        </w:rPr>
      </w:pPr>
    </w:p>
    <w:p w:rsidR="00AC15B6" w:rsidRDefault="00AC15B6">
      <w:pPr>
        <w:rPr>
          <w:ins w:id="1541" w:author="Miguel Centeno Muñoz" w:date="2014-08-02T12:19:00Z"/>
        </w:rPr>
      </w:pPr>
    </w:p>
    <w:p w:rsidR="007761C4" w:rsidRDefault="007761C4">
      <w:pPr>
        <w:rPr>
          <w:ins w:id="1542" w:author="Miguel Centeno Muñoz" w:date="2014-08-02T12:19:00Z"/>
        </w:rPr>
      </w:pPr>
    </w:p>
    <w:p w:rsidR="007761C4" w:rsidRDefault="007761C4">
      <w:pPr>
        <w:rPr>
          <w:ins w:id="1543" w:author="Miguel Centeno Muñoz" w:date="2014-08-02T12:19:00Z"/>
        </w:rPr>
      </w:pPr>
    </w:p>
    <w:p w:rsidR="007761C4" w:rsidRDefault="007761C4">
      <w:pPr>
        <w:rPr>
          <w:ins w:id="1544" w:author="Miguel Centeno Muñoz" w:date="2014-08-02T12:19:00Z"/>
        </w:rPr>
      </w:pPr>
    </w:p>
    <w:p w:rsidR="007761C4" w:rsidRDefault="007761C4">
      <w:pPr>
        <w:rPr>
          <w:ins w:id="1545" w:author="Miguel Centeno Muñoz" w:date="2014-08-02T12:19:00Z"/>
        </w:rPr>
      </w:pPr>
    </w:p>
    <w:p w:rsidR="007761C4" w:rsidRPr="00AC15B6" w:rsidRDefault="007761C4">
      <w:pPr>
        <w:rPr>
          <w:ins w:id="1546" w:author="Miguel Centeno Muñoz" w:date="2014-07-31T02:37:00Z"/>
        </w:rPr>
      </w:pPr>
    </w:p>
    <w:p w:rsidR="00104A97" w:rsidDel="00D41DBE" w:rsidRDefault="00104A97" w:rsidP="00A52B19">
      <w:pPr>
        <w:rPr>
          <w:del w:id="1547" w:author="Miguel Centeno Muñoz" w:date="2014-07-27T12:35:00Z"/>
        </w:rPr>
      </w:pPr>
    </w:p>
    <w:p w:rsidR="006439C4" w:rsidRDefault="006439C4" w:rsidP="00D723A7">
      <w:pPr>
        <w:pStyle w:val="Ttulo4"/>
        <w:ind w:firstLine="708"/>
      </w:pPr>
      <w:bookmarkStart w:id="1548" w:name="_Toc394538341"/>
      <w:r>
        <w:t>6.3.2.- Definición de actores</w:t>
      </w:r>
      <w:bookmarkEnd w:id="1548"/>
    </w:p>
    <w:p w:rsidR="00794F0E" w:rsidRPr="00794F0E" w:rsidRDefault="00794F0E" w:rsidP="00794F0E"/>
    <w:tbl>
      <w:tblPr>
        <w:tblStyle w:val="Listamedia2-nfasis2"/>
        <w:tblW w:w="5000" w:type="pct"/>
        <w:tblLook w:val="04A0" w:firstRow="1" w:lastRow="0" w:firstColumn="1" w:lastColumn="0" w:noHBand="0" w:noVBand="1"/>
      </w:tblPr>
      <w:tblGrid>
        <w:gridCol w:w="1383"/>
        <w:gridCol w:w="7762"/>
      </w:tblGrid>
      <w:tr w:rsidR="006439C4"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6439C4" w:rsidRPr="00D11BB0" w:rsidRDefault="006439C4">
            <w:pPr>
              <w:rPr>
                <w:b/>
                <w:rPrChange w:id="1549" w:author="Miguel Centeno Muñoz" w:date="2014-07-30T20:59:00Z">
                  <w:rPr/>
                </w:rPrChange>
              </w:rPr>
            </w:pPr>
            <w:bookmarkStart w:id="1550" w:name="ACT-0001"/>
            <w:r w:rsidRPr="00D11BB0">
              <w:rPr>
                <w:b/>
                <w:rPrChange w:id="1551" w:author="Miguel Centeno Muñoz" w:date="2014-07-30T20:59:00Z">
                  <w:rPr/>
                </w:rPrChange>
              </w:rPr>
              <w:t>ACT-0001</w:t>
            </w:r>
          </w:p>
        </w:tc>
        <w:tc>
          <w:tcPr>
            <w:tcW w:w="5000" w:type="pct"/>
            <w:hideMark/>
          </w:tcPr>
          <w:p w:rsidR="006439C4" w:rsidRPr="00D11BB0" w:rsidRDefault="006439C4">
            <w:pPr>
              <w:cnfStyle w:val="100000000000" w:firstRow="1" w:lastRow="0" w:firstColumn="0" w:lastColumn="0" w:oddVBand="0" w:evenVBand="0" w:oddHBand="0" w:evenHBand="0" w:firstRowFirstColumn="0" w:firstRowLastColumn="0" w:lastRowFirstColumn="0" w:lastRowLastColumn="0"/>
              <w:rPr>
                <w:b/>
                <w:rPrChange w:id="1552" w:author="Miguel Centeno Muñoz" w:date="2014-07-30T20:59:00Z">
                  <w:rPr/>
                </w:rPrChange>
              </w:rPr>
            </w:pPr>
            <w:r w:rsidRPr="00D11BB0">
              <w:rPr>
                <w:b/>
                <w:rPrChange w:id="1553" w:author="Miguel Centeno Muñoz" w:date="2014-07-30T20:59:00Z">
                  <w:rPr/>
                </w:rPrChange>
              </w:rPr>
              <w:t>Usuario</w:t>
            </w:r>
          </w:p>
        </w:tc>
      </w:tr>
      <w:tr w:rsidR="006439C4"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439C4" w:rsidRPr="00D11BB0" w:rsidRDefault="006439C4">
            <w:pPr>
              <w:rPr>
                <w:b/>
                <w:rPrChange w:id="1554" w:author="Miguel Centeno Muñoz" w:date="2014-07-30T20:59:00Z">
                  <w:rPr/>
                </w:rPrChange>
              </w:rPr>
            </w:pPr>
            <w:r w:rsidRPr="00D11BB0">
              <w:rPr>
                <w:b/>
                <w:rPrChange w:id="1555" w:author="Miguel Centeno Muñoz" w:date="2014-07-30T20:59:00Z">
                  <w:rPr/>
                </w:rPrChange>
              </w:rPr>
              <w:t>Versión</w:t>
            </w:r>
          </w:p>
        </w:tc>
        <w:tc>
          <w:tcPr>
            <w:tcW w:w="0" w:type="auto"/>
            <w:hideMark/>
          </w:tcPr>
          <w:p w:rsidR="006439C4" w:rsidRDefault="006439C4">
            <w:pPr>
              <w:cnfStyle w:val="000000100000" w:firstRow="0" w:lastRow="0" w:firstColumn="0" w:lastColumn="0" w:oddVBand="0" w:evenVBand="0" w:oddHBand="1" w:evenHBand="0" w:firstRowFirstColumn="0" w:firstRowLastColumn="0" w:lastRowFirstColumn="0" w:lastRowLastColumn="0"/>
            </w:pPr>
            <w:r>
              <w:t xml:space="preserve">1.0 ( 21/06/2014 ) </w:t>
            </w:r>
          </w:p>
        </w:tc>
      </w:tr>
      <w:tr w:rsidR="006439C4" w:rsidTr="00717F1F">
        <w:tc>
          <w:tcPr>
            <w:cnfStyle w:val="001000000000" w:firstRow="0" w:lastRow="0" w:firstColumn="1" w:lastColumn="0" w:oddVBand="0" w:evenVBand="0" w:oddHBand="0" w:evenHBand="0" w:firstRowFirstColumn="0" w:firstRowLastColumn="0" w:lastRowFirstColumn="0" w:lastRowLastColumn="0"/>
            <w:tcW w:w="0" w:type="auto"/>
            <w:hideMark/>
          </w:tcPr>
          <w:p w:rsidR="006439C4" w:rsidRPr="00D11BB0" w:rsidRDefault="006439C4">
            <w:pPr>
              <w:rPr>
                <w:b/>
                <w:rPrChange w:id="1556" w:author="Miguel Centeno Muñoz" w:date="2014-07-30T20:59:00Z">
                  <w:rPr/>
                </w:rPrChange>
              </w:rPr>
            </w:pPr>
            <w:r w:rsidRPr="00D11BB0">
              <w:rPr>
                <w:b/>
                <w:rPrChange w:id="1557" w:author="Miguel Centeno Muñoz" w:date="2014-07-30T20:59:00Z">
                  <w:rPr/>
                </w:rPrChange>
              </w:rPr>
              <w:t>Autores</w:t>
            </w:r>
          </w:p>
        </w:tc>
        <w:bookmarkEnd w:id="1550"/>
        <w:tc>
          <w:tcPr>
            <w:tcW w:w="0" w:type="auto"/>
            <w:hideMark/>
          </w:tcPr>
          <w:p w:rsidR="006439C4" w:rsidRDefault="006439C4">
            <w:pPr>
              <w:cnfStyle w:val="000000000000" w:firstRow="0" w:lastRow="0" w:firstColumn="0" w:lastColumn="0" w:oddVBand="0" w:evenVBand="0" w:oddHBand="0" w:evenHBand="0" w:firstRowFirstColumn="0" w:firstRowLastColumn="0" w:lastRowFirstColumn="0" w:lastRowLastColumn="0"/>
              <w:pPrChange w:id="1558" w:author="Miguel Centeno Muñoz" w:date="2014-07-30T20:59:00Z">
                <w:pPr>
                  <w:numPr>
                    <w:numId w:val="15"/>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6439C4">
              <w:t>Miguel Centeno Muñoz</w:t>
            </w:r>
            <w:r>
              <w:t xml:space="preserve"> </w:t>
            </w:r>
          </w:p>
        </w:tc>
      </w:tr>
      <w:tr w:rsidR="006439C4"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439C4" w:rsidRPr="00D11BB0" w:rsidRDefault="006439C4">
            <w:pPr>
              <w:rPr>
                <w:b/>
                <w:rPrChange w:id="1559" w:author="Miguel Centeno Muñoz" w:date="2014-07-30T20:59:00Z">
                  <w:rPr/>
                </w:rPrChange>
              </w:rPr>
            </w:pPr>
            <w:r w:rsidRPr="00D11BB0">
              <w:rPr>
                <w:b/>
                <w:rPrChange w:id="1560" w:author="Miguel Centeno Muñoz" w:date="2014-07-30T20:59:00Z">
                  <w:rPr/>
                </w:rPrChange>
              </w:rPr>
              <w:t>Fuentes</w:t>
            </w:r>
          </w:p>
        </w:tc>
        <w:tc>
          <w:tcPr>
            <w:tcW w:w="0" w:type="auto"/>
            <w:hideMark/>
          </w:tcPr>
          <w:p w:rsidR="006439C4" w:rsidRDefault="001A3969">
            <w:pPr>
              <w:cnfStyle w:val="000000100000" w:firstRow="0" w:lastRow="0" w:firstColumn="0" w:lastColumn="0" w:oddVBand="0" w:evenVBand="0" w:oddHBand="1" w:evenHBand="0" w:firstRowFirstColumn="0" w:firstRowLastColumn="0" w:lastRowFirstColumn="0" w:lastRowLastColumn="0"/>
              <w:pPrChange w:id="1561" w:author="Miguel Centeno Muñoz" w:date="2014-07-30T20:59:00Z">
                <w:pPr>
                  <w:numPr>
                    <w:numId w:val="16"/>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t>Sergio Segura Rueda</w:t>
            </w:r>
            <w:r w:rsidR="006439C4">
              <w:t xml:space="preserve"> </w:t>
            </w:r>
          </w:p>
        </w:tc>
      </w:tr>
      <w:tr w:rsidR="006439C4" w:rsidTr="00717F1F">
        <w:tc>
          <w:tcPr>
            <w:cnfStyle w:val="001000000000" w:firstRow="0" w:lastRow="0" w:firstColumn="1" w:lastColumn="0" w:oddVBand="0" w:evenVBand="0" w:oddHBand="0" w:evenHBand="0" w:firstRowFirstColumn="0" w:firstRowLastColumn="0" w:lastRowFirstColumn="0" w:lastRowLastColumn="0"/>
            <w:tcW w:w="0" w:type="auto"/>
            <w:hideMark/>
          </w:tcPr>
          <w:p w:rsidR="006439C4" w:rsidRPr="00D11BB0" w:rsidRDefault="006439C4">
            <w:pPr>
              <w:rPr>
                <w:b/>
                <w:rPrChange w:id="1562" w:author="Miguel Centeno Muñoz" w:date="2014-07-30T20:59:00Z">
                  <w:rPr/>
                </w:rPrChange>
              </w:rPr>
            </w:pPr>
            <w:r w:rsidRPr="00D11BB0">
              <w:rPr>
                <w:b/>
                <w:rPrChange w:id="1563" w:author="Miguel Centeno Muñoz" w:date="2014-07-30T20:59:00Z">
                  <w:rPr/>
                </w:rPrChange>
              </w:rPr>
              <w:t>Descripción</w:t>
            </w:r>
          </w:p>
        </w:tc>
        <w:tc>
          <w:tcPr>
            <w:tcW w:w="0" w:type="auto"/>
            <w:hideMark/>
          </w:tcPr>
          <w:p w:rsidR="006439C4" w:rsidRDefault="006439C4">
            <w:pPr>
              <w:cnfStyle w:val="000000000000" w:firstRow="0" w:lastRow="0" w:firstColumn="0" w:lastColumn="0" w:oddVBand="0" w:evenVBand="0" w:oddHBand="0" w:evenHBand="0" w:firstRowFirstColumn="0" w:firstRowLastColumn="0" w:lastRowFirstColumn="0" w:lastRowLastColumn="0"/>
            </w:pPr>
            <w:r>
              <w:t xml:space="preserve">Este actor representa </w:t>
            </w:r>
            <w:r>
              <w:rPr>
                <w:rStyle w:val="nfasis"/>
                <w:rFonts w:ascii="Arial" w:hAnsi="Arial" w:cs="Arial"/>
                <w:sz w:val="20"/>
                <w:szCs w:val="20"/>
              </w:rPr>
              <w:t>el usuario registrado en el sistema</w:t>
            </w:r>
            <w:r>
              <w:t xml:space="preserve"> </w:t>
            </w:r>
          </w:p>
        </w:tc>
      </w:tr>
      <w:tr w:rsidR="006439C4"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439C4" w:rsidRPr="00D11BB0" w:rsidRDefault="006439C4">
            <w:pPr>
              <w:rPr>
                <w:b/>
                <w:rPrChange w:id="1564" w:author="Miguel Centeno Muñoz" w:date="2014-07-30T20:59:00Z">
                  <w:rPr/>
                </w:rPrChange>
              </w:rPr>
            </w:pPr>
            <w:r w:rsidRPr="00D11BB0">
              <w:rPr>
                <w:b/>
                <w:rPrChange w:id="1565" w:author="Miguel Centeno Muñoz" w:date="2014-07-30T20:59:00Z">
                  <w:rPr/>
                </w:rPrChange>
              </w:rPr>
              <w:t>Comentarios</w:t>
            </w:r>
          </w:p>
        </w:tc>
        <w:tc>
          <w:tcPr>
            <w:tcW w:w="0" w:type="auto"/>
            <w:hideMark/>
          </w:tcPr>
          <w:p w:rsidR="006439C4" w:rsidRDefault="006439C4">
            <w:pPr>
              <w:cnfStyle w:val="000000100000" w:firstRow="0" w:lastRow="0" w:firstColumn="0" w:lastColumn="0" w:oddVBand="0" w:evenVBand="0" w:oddHBand="1" w:evenHBand="0" w:firstRowFirstColumn="0" w:firstRowLastColumn="0" w:lastRowFirstColumn="0" w:lastRowLastColumn="0"/>
            </w:pPr>
            <w:r>
              <w:t>Ninguno</w:t>
            </w:r>
          </w:p>
        </w:tc>
      </w:tr>
    </w:tbl>
    <w:p w:rsidR="00533654" w:rsidDel="007761C4" w:rsidRDefault="00533654" w:rsidP="006439C4">
      <w:pPr>
        <w:rPr>
          <w:del w:id="1566" w:author="Miguel Centeno Muñoz" w:date="2014-08-02T12:19:00Z"/>
        </w:rPr>
      </w:pPr>
    </w:p>
    <w:p w:rsidR="007761C4" w:rsidRDefault="007761C4">
      <w:pPr>
        <w:pStyle w:val="Ttulo4"/>
        <w:ind w:firstLine="708"/>
        <w:rPr>
          <w:ins w:id="1567" w:author="Miguel Centeno Muñoz" w:date="2014-08-02T12:19:00Z"/>
        </w:rPr>
      </w:pPr>
      <w:bookmarkStart w:id="1568" w:name="_Toc394538342"/>
    </w:p>
    <w:p w:rsidR="00533654" w:rsidRDefault="00533654">
      <w:pPr>
        <w:pStyle w:val="Ttulo4"/>
        <w:ind w:firstLine="708"/>
      </w:pPr>
      <w:r>
        <w:t>6.3.3.- Casos de uso del sistema</w:t>
      </w:r>
      <w:bookmarkEnd w:id="1568"/>
    </w:p>
    <w:p w:rsidR="00533654" w:rsidRDefault="00533654" w:rsidP="00533654">
      <w:pPr>
        <w:pStyle w:val="Ttulo5"/>
        <w:ind w:left="708" w:firstLine="708"/>
      </w:pPr>
      <w:r>
        <w:t>6.3.3.1.- Subsistema de gestión de usuarios</w:t>
      </w:r>
    </w:p>
    <w:tbl>
      <w:tblPr>
        <w:tblStyle w:val="Listamedia2-nfasis2"/>
        <w:tblW w:w="5000" w:type="pct"/>
        <w:tblLook w:val="04A0" w:firstRow="1" w:lastRow="0" w:firstColumn="1" w:lastColumn="0" w:noHBand="0" w:noVBand="1"/>
      </w:tblPr>
      <w:tblGrid>
        <w:gridCol w:w="1502"/>
        <w:gridCol w:w="695"/>
        <w:gridCol w:w="6948"/>
      </w:tblGrid>
      <w:tr w:rsidR="005C7CFD" w:rsidRPr="00584BB5"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5C7CFD" w:rsidRPr="00584BB5" w:rsidRDefault="005C7CFD">
            <w:pPr>
              <w:rPr>
                <w:b/>
                <w:rPrChange w:id="1569" w:author="Miguel Centeno Muñoz" w:date="2014-07-30T21:09:00Z">
                  <w:rPr/>
                </w:rPrChange>
              </w:rPr>
            </w:pPr>
            <w:bookmarkStart w:id="1570" w:name="UC-0001"/>
            <w:r w:rsidRPr="00584BB5">
              <w:rPr>
                <w:b/>
                <w:rPrChange w:id="1571" w:author="Miguel Centeno Muñoz" w:date="2014-07-30T21:09:00Z">
                  <w:rPr/>
                </w:rPrChange>
              </w:rPr>
              <w:t>UC-0001</w:t>
            </w:r>
          </w:p>
        </w:tc>
        <w:tc>
          <w:tcPr>
            <w:tcW w:w="4183" w:type="pct"/>
            <w:gridSpan w:val="2"/>
            <w:hideMark/>
          </w:tcPr>
          <w:p w:rsidR="005C7CFD" w:rsidRPr="00584BB5" w:rsidRDefault="005C7CFD">
            <w:pPr>
              <w:cnfStyle w:val="100000000000" w:firstRow="1" w:lastRow="0" w:firstColumn="0" w:lastColumn="0" w:oddVBand="0" w:evenVBand="0" w:oddHBand="0" w:evenHBand="0" w:firstRowFirstColumn="0" w:firstRowLastColumn="0" w:lastRowFirstColumn="0" w:lastRowLastColumn="0"/>
              <w:rPr>
                <w:b/>
                <w:rPrChange w:id="1572" w:author="Miguel Centeno Muñoz" w:date="2014-07-30T21:09:00Z">
                  <w:rPr/>
                </w:rPrChange>
              </w:rPr>
            </w:pPr>
            <w:r w:rsidRPr="00584BB5">
              <w:rPr>
                <w:b/>
                <w:rPrChange w:id="1573" w:author="Miguel Centeno Muñoz" w:date="2014-07-30T21:09:00Z">
                  <w:rPr/>
                </w:rPrChange>
              </w:rPr>
              <w:t>Identificación de usuario</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574" w:author="Miguel Centeno Muñoz" w:date="2014-07-30T21:09:00Z">
                  <w:rPr/>
                </w:rPrChange>
              </w:rPr>
            </w:pPr>
            <w:r w:rsidRPr="00584BB5">
              <w:rPr>
                <w:b/>
                <w:rPrChange w:id="1575" w:author="Miguel Centeno Muñoz" w:date="2014-07-30T21:09:00Z">
                  <w:rPr/>
                </w:rPrChange>
              </w:rPr>
              <w:t>Versión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 xml:space="preserve">1.0 ( 21/06/2014 )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576" w:author="Miguel Centeno Muñoz" w:date="2014-07-30T21:09:00Z">
                  <w:rPr/>
                </w:rPrChange>
              </w:rPr>
            </w:pPr>
            <w:r w:rsidRPr="00584BB5">
              <w:rPr>
                <w:b/>
                <w:rPrChange w:id="1577" w:author="Miguel Centeno Muñoz" w:date="2014-07-30T21:09:00Z">
                  <w:rPr/>
                </w:rPrChange>
              </w:rPr>
              <w:t>Autores</w:t>
            </w:r>
          </w:p>
        </w:tc>
        <w:bookmarkEnd w:id="1570"/>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Change w:id="1578" w:author="Miguel Centeno Muñoz" w:date="2014-07-30T21:09:00Z">
                <w:pPr>
                  <w:numPr>
                    <w:numId w:val="17"/>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5C7CFD">
              <w:t>Miguel Centeno Muñoz</w:t>
            </w:r>
            <w: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579" w:author="Miguel Centeno Muñoz" w:date="2014-07-30T21:09:00Z">
                  <w:rPr/>
                </w:rPrChange>
              </w:rPr>
            </w:pPr>
            <w:r w:rsidRPr="00584BB5">
              <w:rPr>
                <w:b/>
                <w:rPrChange w:id="1580" w:author="Miguel Centeno Muñoz" w:date="2014-07-30T21:09:00Z">
                  <w:rPr/>
                </w:rPrChange>
              </w:rPr>
              <w:t>Fuentes</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Change w:id="1581" w:author="Miguel Centeno Muñoz" w:date="2014-07-30T21:09:00Z">
                <w:pPr>
                  <w:numPr>
                    <w:numId w:val="18"/>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rsidRPr="005C7CFD">
              <w:t>Sergio Segura Rueda</w:t>
            </w:r>
            <w: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582" w:author="Miguel Centeno Muñoz" w:date="2014-07-30T21:09:00Z">
                  <w:rPr/>
                </w:rPrChange>
              </w:rPr>
            </w:pPr>
            <w:r w:rsidRPr="00584BB5">
              <w:rPr>
                <w:b/>
                <w:rPrChange w:id="1583" w:author="Miguel Centeno Muñoz" w:date="2014-07-30T21:09:00Z">
                  <w:rPr/>
                </w:rPrChange>
              </w:rPr>
              <w:t>Dependencias</w:t>
            </w:r>
          </w:p>
        </w:tc>
        <w:tc>
          <w:tcPr>
            <w:tcW w:w="0" w:type="auto"/>
            <w:gridSpan w:val="2"/>
            <w:hideMark/>
          </w:tcPr>
          <w:p w:rsidR="005C7CFD" w:rsidRPr="007761C4" w:rsidRDefault="005C7CFD" w:rsidP="007761C4">
            <w:pPr>
              <w:pStyle w:val="Prrafodelista"/>
              <w:numPr>
                <w:ilvl w:val="0"/>
                <w:numId w:val="30"/>
              </w:numPr>
              <w:cnfStyle w:val="000000000000" w:firstRow="0" w:lastRow="0" w:firstColumn="0" w:lastColumn="0" w:oddVBand="0" w:evenVBand="0" w:oddHBand="0" w:evenHBand="0" w:firstRowFirstColumn="0" w:firstRowLastColumn="0" w:lastRowFirstColumn="0" w:lastRowLastColumn="0"/>
              <w:rPr>
                <w:rPrChange w:id="1584" w:author="Miguel Centeno Muñoz" w:date="2014-08-02T12:27:00Z">
                  <w:rPr/>
                </w:rPrChange>
              </w:rPr>
              <w:pPrChange w:id="1585" w:author="Miguel Centeno Muñoz" w:date="2014-08-02T12:27:00Z">
                <w:pPr>
                  <w:jc w:val="left"/>
                  <w:cnfStyle w:val="000000000000" w:firstRow="0" w:lastRow="0" w:firstColumn="0" w:lastColumn="0" w:oddVBand="0" w:evenVBand="0" w:oddHBand="0" w:evenHBand="0" w:firstRowFirstColumn="0" w:firstRowLastColumn="0" w:lastRowFirstColumn="0" w:lastRowLastColumn="0"/>
                </w:pPr>
              </w:pPrChange>
            </w:pPr>
            <w:del w:id="1586" w:author="Miguel Centeno Muñoz" w:date="2014-08-02T12:27:00Z">
              <w:r w:rsidRPr="007761C4" w:rsidDel="007761C4">
                <w:rPr>
                  <w:rFonts w:hAnsi="Symbol"/>
                  <w:rPrChange w:id="1587" w:author="Miguel Centeno Muñoz" w:date="2014-08-02T12:27:00Z">
                    <w:rPr>
                      <w:rFonts w:hAnsi="Symbol"/>
                    </w:rPr>
                  </w:rPrChange>
                </w:rPr>
                <w:delText></w:delText>
              </w:r>
              <w:r w:rsidRPr="007761C4" w:rsidDel="007761C4">
                <w:rPr>
                  <w:rPrChange w:id="1588" w:author="Miguel Centeno Muñoz" w:date="2014-08-02T12:27:00Z">
                    <w:rPr/>
                  </w:rPrChange>
                </w:rPr>
                <w:delText xml:space="preserve">  </w:delText>
              </w:r>
            </w:del>
            <w:r w:rsidRPr="007761C4">
              <w:rPr>
                <w:rPrChange w:id="1589" w:author="Miguel Centeno Muñoz" w:date="2014-08-02T12:27:00Z">
                  <w:rPr/>
                </w:rPrChange>
              </w:rPr>
              <w:t xml:space="preserve">[OBJ-0001] Gestión Usuarios Aplicación </w:t>
            </w:r>
          </w:p>
          <w:p w:rsidR="007761C4" w:rsidRPr="007761C4" w:rsidRDefault="005C7CFD" w:rsidP="007761C4">
            <w:pPr>
              <w:pStyle w:val="Prrafodelista"/>
              <w:numPr>
                <w:ilvl w:val="0"/>
                <w:numId w:val="30"/>
              </w:numPr>
              <w:cnfStyle w:val="000000000000" w:firstRow="0" w:lastRow="0" w:firstColumn="0" w:lastColumn="0" w:oddVBand="0" w:evenVBand="0" w:oddHBand="0" w:evenHBand="0" w:firstRowFirstColumn="0" w:firstRowLastColumn="0" w:lastRowFirstColumn="0" w:lastRowLastColumn="0"/>
              <w:rPr>
                <w:ins w:id="1590" w:author="Miguel Centeno Muñoz" w:date="2014-08-02T12:27:00Z"/>
                <w:rPrChange w:id="1591" w:author="Miguel Centeno Muñoz" w:date="2014-08-02T12:27:00Z">
                  <w:rPr>
                    <w:ins w:id="1592" w:author="Miguel Centeno Muñoz" w:date="2014-08-02T12:27:00Z"/>
                  </w:rPr>
                </w:rPrChange>
              </w:rPr>
              <w:pPrChange w:id="1593" w:author="Miguel Centeno Muñoz" w:date="2014-08-02T12:27:00Z">
                <w:pPr>
                  <w:cnfStyle w:val="000000000000" w:firstRow="0" w:lastRow="0" w:firstColumn="0" w:lastColumn="0" w:oddVBand="0" w:evenVBand="0" w:oddHBand="0" w:evenHBand="0" w:firstRowFirstColumn="0" w:firstRowLastColumn="0" w:lastRowFirstColumn="0" w:lastRowLastColumn="0"/>
                </w:pPr>
              </w:pPrChange>
            </w:pPr>
            <w:del w:id="1594" w:author="Miguel Centeno Muñoz" w:date="2014-08-02T12:27:00Z">
              <w:r w:rsidRPr="007761C4" w:rsidDel="007761C4">
                <w:rPr>
                  <w:rFonts w:hAnsi="Symbol"/>
                  <w:rPrChange w:id="1595" w:author="Miguel Centeno Muñoz" w:date="2014-08-02T12:27:00Z">
                    <w:rPr>
                      <w:rFonts w:hAnsi="Symbol"/>
                    </w:rPr>
                  </w:rPrChange>
                </w:rPr>
                <w:delText></w:delText>
              </w:r>
              <w:r w:rsidRPr="007761C4" w:rsidDel="007761C4">
                <w:rPr>
                  <w:rPrChange w:id="1596" w:author="Miguel Centeno Muñoz" w:date="2014-08-02T12:27:00Z">
                    <w:rPr/>
                  </w:rPrChange>
                </w:rPr>
                <w:delText xml:space="preserve">  </w:delText>
              </w:r>
            </w:del>
            <w:ins w:id="1597" w:author="Miguel Centeno Muñoz" w:date="2014-08-02T12:27:00Z">
              <w:r w:rsidR="007761C4" w:rsidRPr="007761C4">
                <w:rPr>
                  <w:rPrChange w:id="1598" w:author="Miguel Centeno Muñoz" w:date="2014-08-02T12:27:00Z">
                    <w:rPr/>
                  </w:rPrChange>
                </w:rPr>
                <w:t>[IRQ-0001] Información sobre Usuario</w:t>
              </w:r>
            </w:ins>
          </w:p>
          <w:p w:rsidR="007761C4" w:rsidRPr="007761C4" w:rsidRDefault="007761C4" w:rsidP="007761C4">
            <w:pPr>
              <w:pStyle w:val="Prrafodelista"/>
              <w:numPr>
                <w:ilvl w:val="0"/>
                <w:numId w:val="30"/>
              </w:numPr>
              <w:cnfStyle w:val="000000000000" w:firstRow="0" w:lastRow="0" w:firstColumn="0" w:lastColumn="0" w:oddVBand="0" w:evenVBand="0" w:oddHBand="0" w:evenHBand="0" w:firstRowFirstColumn="0" w:firstRowLastColumn="0" w:lastRowFirstColumn="0" w:lastRowLastColumn="0"/>
              <w:rPr>
                <w:rPrChange w:id="1599" w:author="Miguel Centeno Muñoz" w:date="2014-08-02T12:27:00Z">
                  <w:rPr/>
                </w:rPrChange>
              </w:rPr>
              <w:pPrChange w:id="1600" w:author="Miguel Centeno Muñoz" w:date="2014-08-02T12:27:00Z">
                <w:pPr>
                  <w:cnfStyle w:val="000000000000" w:firstRow="0" w:lastRow="0" w:firstColumn="0" w:lastColumn="0" w:oddVBand="0" w:evenVBand="0" w:oddHBand="0" w:evenHBand="0" w:firstRowFirstColumn="0" w:firstRowLastColumn="0" w:lastRowFirstColumn="0" w:lastRowLastColumn="0"/>
                </w:pPr>
              </w:pPrChange>
            </w:pPr>
            <w:ins w:id="1601" w:author="Miguel Centeno Muñoz" w:date="2014-08-02T12:27:00Z">
              <w:r>
                <w:t>[</w:t>
              </w:r>
              <w:r w:rsidR="00F23850">
                <w:t>CRQ-0001</w:t>
              </w:r>
              <w:r>
                <w:t>]</w:t>
              </w:r>
              <w:r w:rsidR="00F23850">
                <w:t xml:space="preserve"> </w:t>
              </w:r>
            </w:ins>
            <w:ins w:id="1602" w:author="Miguel Centeno Muñoz" w:date="2014-08-02T12:28:00Z">
              <w:r w:rsidR="00F23850">
                <w:t>Unicidad de los nombres de Usuario</w:t>
              </w:r>
            </w:ins>
            <w:del w:id="1603" w:author="Miguel Centeno Muñoz" w:date="2014-08-02T12:26:00Z">
              <w:r w:rsidR="005C7CFD" w:rsidRPr="007761C4" w:rsidDel="007761C4">
                <w:rPr>
                  <w:rPrChange w:id="1604" w:author="Miguel Centeno Muñoz" w:date="2014-08-02T12:27:00Z">
                    <w:rPr/>
                  </w:rPrChange>
                </w:rPr>
                <w:delText>[IRQ-0001] Información sobre Usuari</w:delText>
              </w:r>
            </w:del>
            <w:del w:id="1605" w:author="Miguel Centeno Muñoz" w:date="2014-08-02T12:25:00Z">
              <w:r w:rsidR="005C7CFD" w:rsidRPr="007761C4" w:rsidDel="007761C4">
                <w:rPr>
                  <w:rPrChange w:id="1606" w:author="Miguel Centeno Muñoz" w:date="2014-08-02T12:27:00Z">
                    <w:rPr/>
                  </w:rPrChange>
                </w:rPr>
                <w:delText xml:space="preserve">o </w:delText>
              </w:r>
            </w:del>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607" w:author="Miguel Centeno Muñoz" w:date="2014-07-30T21:09:00Z">
                  <w:rPr/>
                </w:rPrChange>
              </w:rPr>
            </w:pPr>
            <w:r w:rsidRPr="00584BB5">
              <w:rPr>
                <w:b/>
                <w:rPrChange w:id="1608" w:author="Miguel Centeno Muñoz" w:date="2014-07-30T21:09:00Z">
                  <w:rPr/>
                </w:rPrChange>
              </w:rPr>
              <w:t>Descripción</w:t>
            </w:r>
          </w:p>
        </w:tc>
        <w:tc>
          <w:tcPr>
            <w:tcW w:w="0" w:type="auto"/>
            <w:gridSpan w:val="2"/>
            <w:hideMark/>
          </w:tcPr>
          <w:p w:rsidR="00584BB5" w:rsidRDefault="005C7CFD">
            <w:pPr>
              <w:cnfStyle w:val="000000100000" w:firstRow="0" w:lastRow="0" w:firstColumn="0" w:lastColumn="0" w:oddVBand="0" w:evenVBand="0" w:oddHBand="1" w:evenHBand="0" w:firstRowFirstColumn="0" w:firstRowLastColumn="0" w:lastRowFirstColumn="0" w:lastRowLastColumn="0"/>
              <w:rPr>
                <w:ins w:id="1609" w:author="Miguel Centeno Muñoz" w:date="2014-07-30T21:05:00Z"/>
              </w:rPr>
            </w:pPr>
            <w:r>
              <w:t xml:space="preserve">El sistema deberá comportarse tal como se describe en el siguiente caso de uso abstracto durante la realización de los siguientes casos de uso: </w:t>
            </w:r>
          </w:p>
          <w:p w:rsidR="005C7CFD" w:rsidRDefault="005C7CFD">
            <w:pPr>
              <w:cnfStyle w:val="000000100000" w:firstRow="0" w:lastRow="0" w:firstColumn="0" w:lastColumn="0" w:oddVBand="0" w:evenVBand="0" w:oddHBand="1" w:evenHBand="0" w:firstRowFirstColumn="0" w:firstRowLastColumn="0" w:lastRowFirstColumn="0" w:lastRowLastColumn="0"/>
            </w:pPr>
            <w:r w:rsidRPr="005C7CFD">
              <w:t>[UC-0002] Modificación contraseña</w:t>
            </w:r>
            <w:r>
              <w:t xml:space="preserve">, </w:t>
            </w:r>
            <w:r w:rsidRPr="005C7CFD">
              <w:t>[UC-0003] Modificación informaci</w:t>
            </w:r>
            <w:del w:id="1610" w:author="Miguel Centeno Muñoz" w:date="2014-07-30T21:00:00Z">
              <w:r w:rsidRPr="005C7CFD" w:rsidDel="00D11BB0">
                <w:delText>ñ</w:delText>
              </w:r>
            </w:del>
            <w:r w:rsidRPr="005C7CFD">
              <w:t>ón del usuario</w:t>
            </w:r>
            <w:r>
              <w:t xml:space="preserve">, </w:t>
            </w:r>
            <w:r w:rsidRPr="005C7CFD">
              <w:t xml:space="preserve">[UC-0004] </w:t>
            </w:r>
            <w:del w:id="1611" w:author="Miguel Centeno Muñoz" w:date="2014-07-30T21:00:00Z">
              <w:r w:rsidRPr="005C7CFD" w:rsidDel="00D11BB0">
                <w:delText>Alta ruta</w:delText>
              </w:r>
            </w:del>
            <w:ins w:id="1612" w:author="Miguel Centeno Muñoz" w:date="2014-07-30T21:00:00Z">
              <w:r w:rsidR="00D11BB0">
                <w:t>Baja usuario</w:t>
              </w:r>
            </w:ins>
            <w:r>
              <w:t xml:space="preserve">, </w:t>
            </w:r>
            <w:ins w:id="1613" w:author="Miguel Centeno Muñoz" w:date="2014-07-30T21:05:00Z">
              <w:r w:rsidR="00D11BB0" w:rsidRPr="005C7CFD">
                <w:t>[UC-000</w:t>
              </w:r>
              <w:r w:rsidR="00D11BB0">
                <w:t>6</w:t>
              </w:r>
              <w:r w:rsidR="00D11BB0" w:rsidRPr="005C7CFD">
                <w:t xml:space="preserve">] </w:t>
              </w:r>
              <w:r w:rsidR="00D11BB0">
                <w:t>Alta</w:t>
              </w:r>
              <w:r w:rsidR="00D11BB0" w:rsidRPr="005C7CFD">
                <w:t xml:space="preserve"> ruta</w:t>
              </w:r>
              <w:r w:rsidR="00D11BB0">
                <w:t xml:space="preserve">, </w:t>
              </w:r>
            </w:ins>
            <w:r w:rsidRPr="005C7CFD">
              <w:t>[UC-000</w:t>
            </w:r>
            <w:del w:id="1614" w:author="Miguel Centeno Muñoz" w:date="2014-07-30T21:01:00Z">
              <w:r w:rsidRPr="005C7CFD" w:rsidDel="00D11BB0">
                <w:delText>5</w:delText>
              </w:r>
            </w:del>
            <w:ins w:id="1615" w:author="Miguel Centeno Muñoz" w:date="2014-07-30T21:04:00Z">
              <w:r w:rsidR="00D11BB0">
                <w:t>7</w:t>
              </w:r>
            </w:ins>
            <w:r w:rsidRPr="005C7CFD">
              <w:t>] Modificación ruta</w:t>
            </w:r>
            <w:r>
              <w:t xml:space="preserve">, </w:t>
            </w:r>
            <w:r w:rsidRPr="005C7CFD">
              <w:t>[UC-000</w:t>
            </w:r>
            <w:ins w:id="1616" w:author="Miguel Centeno Muñoz" w:date="2014-07-30T21:05:00Z">
              <w:r w:rsidR="00584BB5">
                <w:t>8</w:t>
              </w:r>
            </w:ins>
            <w:del w:id="1617" w:author="Miguel Centeno Muñoz" w:date="2014-07-30T21:05:00Z">
              <w:r w:rsidRPr="005C7CFD" w:rsidDel="00584BB5">
                <w:delText>6</w:delText>
              </w:r>
            </w:del>
            <w:r w:rsidRPr="005C7CFD">
              <w:t>] Eliminación ruta</w:t>
            </w:r>
            <w:ins w:id="1618" w:author="Miguel Centeno Muñoz" w:date="2014-07-30T21:05:00Z">
              <w:r w:rsidR="00584BB5">
                <w:t xml:space="preserve">. </w:t>
              </w:r>
            </w:ins>
            <w:ins w:id="1619" w:author="Miguel Centeno Muñoz" w:date="2014-07-30T21:06:00Z">
              <w:r w:rsidR="00584BB5">
                <w:t>[UC-009] Valoración Ruta y [UC-010] Comentario Ruta</w:t>
              </w:r>
            </w:ins>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620" w:author="Miguel Centeno Muñoz" w:date="2014-07-30T21:09:00Z">
                  <w:rPr/>
                </w:rPrChange>
              </w:rPr>
            </w:pPr>
            <w:r w:rsidRPr="00584BB5">
              <w:rPr>
                <w:b/>
                <w:rPrChange w:id="1621" w:author="Miguel Centeno Muñoz" w:date="2014-07-30T21:09:00Z">
                  <w:rPr/>
                </w:rPrChange>
              </w:rPr>
              <w:t>Precondición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Ninguna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RPr="00584BB5" w:rsidRDefault="005C7CFD">
            <w:pPr>
              <w:rPr>
                <w:b/>
                <w:rPrChange w:id="1622" w:author="Miguel Centeno Muñoz" w:date="2014-07-30T21:09:00Z">
                  <w:rPr/>
                </w:rPrChange>
              </w:rPr>
            </w:pPr>
            <w:r w:rsidRPr="00584BB5">
              <w:rPr>
                <w:b/>
                <w:rPrChange w:id="1623" w:author="Miguel Centeno Muñoz" w:date="2014-07-30T21:09:00Z">
                  <w:rPr/>
                </w:rPrChange>
              </w:rPr>
              <w:t>Secuencia normal</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Change w:id="1624" w:author="Miguel Centeno Muñoz" w:date="2014-07-30T21:09:00Z">
                <w:pPr>
                  <w:jc w:val="center"/>
                  <w:cnfStyle w:val="000000100000" w:firstRow="0" w:lastRow="0" w:firstColumn="0" w:lastColumn="0" w:oddVBand="0" w:evenVBand="0" w:oddHBand="1" w:evenHBand="0" w:firstRowFirstColumn="0" w:firstRowLastColumn="0" w:lastRowFirstColumn="0" w:lastRowLastColumn="0"/>
                </w:pPr>
              </w:pPrChange>
            </w:pPr>
            <w:r>
              <w:t>Paso</w:t>
            </w:r>
          </w:p>
        </w:tc>
        <w:tc>
          <w:tcPr>
            <w:tcW w:w="3803" w:type="pct"/>
            <w:hideMark/>
          </w:tcPr>
          <w:p w:rsidR="005C7CFD" w:rsidRDefault="005C7CFD">
            <w:pPr>
              <w:cnfStyle w:val="000000100000" w:firstRow="0" w:lastRow="0" w:firstColumn="0" w:lastColumn="0" w:oddVBand="0" w:evenVBand="0" w:oddHBand="1" w:evenHBand="0" w:firstRowFirstColumn="0" w:firstRowLastColumn="0" w:lastRowFirstColumn="0" w:lastRowLastColumn="0"/>
            </w:pPr>
            <w:r>
              <w:t>Acción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rPr>
                <w:b/>
                <w:rPrChange w:id="1625" w:author="Miguel Centeno Muñoz" w:date="2014-07-30T21:09:00Z">
                  <w:rPr/>
                </w:rPrChange>
              </w:rPr>
            </w:pPr>
            <w:bookmarkStart w:id="1626" w:name="STP-0014" w:colFirst="2" w:colLast="2"/>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Change w:id="1627" w:author="Miguel Centeno Muñoz" w:date="2014-07-30T21:09:00Z">
                <w:pPr>
                  <w:jc w:val="center"/>
                  <w:cnfStyle w:val="000000000000" w:firstRow="0" w:lastRow="0" w:firstColumn="0" w:lastColumn="0" w:oddVBand="0" w:evenVBand="0" w:oddHBand="0" w:evenHBand="0" w:firstRowFirstColumn="0" w:firstRowLastColumn="0" w:lastRowFirstColumn="0" w:lastRowLastColumn="0"/>
                </w:pPr>
              </w:pPrChange>
            </w:pPr>
            <w:r>
              <w:t>1</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
            <w:r>
              <w:t>El sistema</w:t>
            </w:r>
            <w:r>
              <w:rPr>
                <w:rStyle w:val="nfasis"/>
                <w:rFonts w:ascii="Arial" w:hAnsi="Arial" w:cs="Arial"/>
                <w:sz w:val="20"/>
                <w:szCs w:val="20"/>
              </w:rPr>
              <w:t xml:space="preserve"> solicita los datos de identificación del usuario</w:t>
            </w:r>
            <w:r>
              <w:t xml:space="preserve"> </w:t>
            </w:r>
          </w:p>
        </w:tc>
      </w:tr>
      <w:bookmarkEnd w:id="1626"/>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rPr>
                <w:b/>
                <w:rPrChange w:id="1628" w:author="Miguel Centeno Muñoz" w:date="2014-07-30T21:09:00Z">
                  <w:rPr/>
                </w:rPrChange>
              </w:rPr>
            </w:pP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Change w:id="1629" w:author="Miguel Centeno Muñoz" w:date="2014-07-30T21:09:00Z">
                <w:pPr>
                  <w:jc w:val="center"/>
                  <w:cnfStyle w:val="000000100000" w:firstRow="0" w:lastRow="0" w:firstColumn="0" w:lastColumn="0" w:oddVBand="0" w:evenVBand="0" w:oddHBand="1" w:evenHBand="0" w:firstRowFirstColumn="0" w:firstRowLastColumn="0" w:lastRowFirstColumn="0" w:lastRowLastColumn="0"/>
                </w:pPr>
              </w:pPrChange>
            </w:pPr>
            <w:bookmarkStart w:id="1630" w:name="STP-0015"/>
            <w:r>
              <w:t>2</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
            <w:r>
              <w:t>El actor</w:t>
            </w:r>
            <w:bookmarkEnd w:id="1630"/>
            <w:r w:rsidRPr="005C7CFD">
              <w:t xml:space="preserve"> Usuario (ACT-0001) </w:t>
            </w:r>
            <w:r>
              <w:rPr>
                <w:rStyle w:val="nfasis"/>
                <w:rFonts w:ascii="Arial" w:hAnsi="Arial" w:cs="Arial"/>
                <w:sz w:val="20"/>
                <w:szCs w:val="20"/>
              </w:rPr>
              <w:t>introduce los datos de identificación</w:t>
            </w:r>
            <w: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rPr>
                <w:b/>
                <w:rPrChange w:id="1631" w:author="Miguel Centeno Muñoz" w:date="2014-07-30T21:09:00Z">
                  <w:rPr/>
                </w:rPrChange>
              </w:rPr>
            </w:pPr>
            <w:bookmarkStart w:id="1632" w:name="STP-0016" w:colFirst="2" w:colLast="2"/>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Change w:id="1633" w:author="Miguel Centeno Muñoz" w:date="2014-07-30T21:09:00Z">
                <w:pPr>
                  <w:jc w:val="center"/>
                  <w:cnfStyle w:val="000000000000" w:firstRow="0" w:lastRow="0" w:firstColumn="0" w:lastColumn="0" w:oddVBand="0" w:evenVBand="0" w:oddHBand="0" w:evenHBand="0" w:firstRowFirstColumn="0" w:firstRowLastColumn="0" w:lastRowFirstColumn="0" w:lastRowLastColumn="0"/>
                </w:pPr>
              </w:pPrChange>
            </w:pPr>
            <w:r>
              <w:t>3</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
            <w:r>
              <w:t>El sistema</w:t>
            </w:r>
            <w:r>
              <w:rPr>
                <w:rStyle w:val="nfasis"/>
                <w:rFonts w:ascii="Arial" w:hAnsi="Arial" w:cs="Arial"/>
                <w:sz w:val="20"/>
                <w:szCs w:val="20"/>
              </w:rPr>
              <w:t xml:space="preserve"> valida los datos introducidos por el usuario mostrando un mensaje de confirmación</w:t>
            </w:r>
            <w:r>
              <w:t xml:space="preserve"> </w:t>
            </w:r>
          </w:p>
        </w:tc>
      </w:tr>
      <w:bookmarkEnd w:id="1632"/>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634" w:author="Miguel Centeno Muñoz" w:date="2014-07-30T21:09:00Z">
                  <w:rPr/>
                </w:rPrChange>
              </w:rPr>
            </w:pPr>
            <w:r w:rsidRPr="00584BB5">
              <w:rPr>
                <w:b/>
                <w:rPrChange w:id="1635" w:author="Miguel Centeno Muñoz" w:date="2014-07-30T21:09:00Z">
                  <w:rPr/>
                </w:rPrChange>
              </w:rPr>
              <w:t>Postcondición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Usuario reconocido por la aplicación, asignándosele sus respectivos permisos.</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RPr="00584BB5" w:rsidRDefault="005C7CFD">
            <w:pPr>
              <w:rPr>
                <w:b/>
                <w:rPrChange w:id="1636" w:author="Miguel Centeno Muñoz" w:date="2014-07-30T21:09:00Z">
                  <w:rPr/>
                </w:rPrChange>
              </w:rPr>
            </w:pPr>
            <w:r w:rsidRPr="00584BB5">
              <w:rPr>
                <w:b/>
                <w:rPrChange w:id="1637" w:author="Miguel Centeno Muñoz" w:date="2014-07-30T21:09:00Z">
                  <w:rPr/>
                </w:rPrChange>
              </w:rPr>
              <w:t>Excepciones</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Change w:id="1638" w:author="Miguel Centeno Muñoz" w:date="2014-07-30T21:09:00Z">
                <w:pPr>
                  <w:jc w:val="center"/>
                  <w:cnfStyle w:val="000000000000" w:firstRow="0" w:lastRow="0" w:firstColumn="0" w:lastColumn="0" w:oddVBand="0" w:evenVBand="0" w:oddHBand="0" w:evenHBand="0" w:firstRowFirstColumn="0" w:firstRowLastColumn="0" w:lastRowFirstColumn="0" w:lastRowLastColumn="0"/>
                </w:pPr>
              </w:pPrChange>
            </w:pPr>
            <w:r>
              <w:t>Paso</w:t>
            </w:r>
          </w:p>
        </w:tc>
        <w:tc>
          <w:tcPr>
            <w:tcW w:w="3803" w:type="pct"/>
            <w:hideMark/>
          </w:tcPr>
          <w:p w:rsidR="005C7CFD" w:rsidRDefault="005C7CFD">
            <w:pPr>
              <w:cnfStyle w:val="000000000000" w:firstRow="0" w:lastRow="0" w:firstColumn="0" w:lastColumn="0" w:oddVBand="0" w:evenVBand="0" w:oddHBand="0" w:evenHBand="0" w:firstRowFirstColumn="0" w:firstRowLastColumn="0" w:lastRowFirstColumn="0" w:lastRowLastColumn="0"/>
            </w:pPr>
            <w:r>
              <w:t>Acción</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rPr>
                <w:b/>
                <w:rPrChange w:id="1639" w:author="Miguel Centeno Muñoz" w:date="2014-07-30T21:09:00Z">
                  <w:rPr/>
                </w:rPrChange>
              </w:rPr>
            </w:pPr>
            <w:bookmarkStart w:id="1640" w:name="STX-0001" w:colFirst="2" w:colLast="2"/>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Change w:id="1641" w:author="Miguel Centeno Muñoz" w:date="2014-07-30T21:09:00Z">
                <w:pPr>
                  <w:jc w:val="center"/>
                  <w:cnfStyle w:val="000000100000" w:firstRow="0" w:lastRow="0" w:firstColumn="0" w:lastColumn="0" w:oddVBand="0" w:evenVBand="0" w:oddHBand="1" w:evenHBand="0" w:firstRowFirstColumn="0" w:firstRowLastColumn="0" w:lastRowFirstColumn="0" w:lastRowLastColumn="0"/>
                </w:pPr>
              </w:pPrChange>
            </w:pPr>
            <w:r>
              <w:t>3</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
            <w:r>
              <w:t>Si</w:t>
            </w:r>
            <w:r>
              <w:rPr>
                <w:rStyle w:val="nfasis"/>
                <w:rFonts w:ascii="Arial" w:hAnsi="Arial" w:cs="Arial"/>
                <w:sz w:val="20"/>
                <w:szCs w:val="20"/>
              </w:rPr>
              <w:t xml:space="preserve"> alguno de los datos aportados por el usuario no es correcto, </w:t>
            </w:r>
            <w:r>
              <w:t>el sistema</w:t>
            </w:r>
            <w:r>
              <w:rPr>
                <w:rStyle w:val="nfasis"/>
                <w:rFonts w:ascii="Arial" w:hAnsi="Arial" w:cs="Arial"/>
                <w:sz w:val="20"/>
                <w:szCs w:val="20"/>
              </w:rPr>
              <w:t xml:space="preserve"> muestra un mensaje informando de la no-correcta introducción de los datos de usuario.</w:t>
            </w:r>
            <w:r w:rsidR="00B05AEB">
              <w:rPr>
                <w:rStyle w:val="nfasis"/>
                <w:rFonts w:ascii="Arial" w:hAnsi="Arial" w:cs="Arial"/>
                <w:sz w:val="20"/>
                <w:szCs w:val="20"/>
              </w:rPr>
              <w:t xml:space="preserve"> </w:t>
            </w:r>
            <w:r>
              <w:rPr>
                <w:rStyle w:val="nfasis"/>
                <w:rFonts w:ascii="Arial" w:hAnsi="Arial" w:cs="Arial"/>
                <w:sz w:val="20"/>
                <w:szCs w:val="20"/>
              </w:rPr>
              <w:t xml:space="preserve">El sistema permite modificar los datos introducidos </w:t>
            </w:r>
            <w:r w:rsidR="00B05AEB">
              <w:rPr>
                <w:rStyle w:val="nfasis"/>
                <w:rFonts w:ascii="Arial" w:hAnsi="Arial" w:cs="Arial"/>
                <w:sz w:val="20"/>
                <w:szCs w:val="20"/>
              </w:rPr>
              <w:t>erróneamente</w:t>
            </w:r>
            <w:r>
              <w:rPr>
                <w:rStyle w:val="nfasis"/>
                <w:rFonts w:ascii="Arial" w:hAnsi="Arial" w:cs="Arial"/>
                <w:sz w:val="20"/>
                <w:szCs w:val="20"/>
              </w:rPr>
              <w:t>.</w:t>
            </w:r>
            <w:r>
              <w:t xml:space="preserve">, a continuación este caso de uso </w:t>
            </w:r>
            <w:r>
              <w:rPr>
                <w:rStyle w:val="nfasis"/>
                <w:rFonts w:ascii="Arial" w:hAnsi="Arial" w:cs="Arial"/>
                <w:sz w:val="20"/>
                <w:szCs w:val="20"/>
              </w:rPr>
              <w:t>continúa</w:t>
            </w:r>
            <w:r>
              <w:t xml:space="preserve"> </w:t>
            </w:r>
          </w:p>
        </w:tc>
      </w:tr>
      <w:bookmarkEnd w:id="1640"/>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642" w:author="Miguel Centeno Muñoz" w:date="2014-07-30T21:09:00Z">
                  <w:rPr/>
                </w:rPrChange>
              </w:rPr>
            </w:pPr>
            <w:r w:rsidRPr="00584BB5">
              <w:rPr>
                <w:b/>
                <w:rPrChange w:id="1643" w:author="Miguel Centeno Muñoz" w:date="2014-07-30T21:09:00Z">
                  <w:rPr/>
                </w:rPrChange>
              </w:rPr>
              <w:t>Importancia</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vital</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644" w:author="Miguel Centeno Muñoz" w:date="2014-07-30T21:09:00Z">
                  <w:rPr/>
                </w:rPrChange>
              </w:rPr>
            </w:pPr>
            <w:r w:rsidRPr="00584BB5">
              <w:rPr>
                <w:b/>
                <w:rPrChange w:id="1645" w:author="Miguel Centeno Muñoz" w:date="2014-07-30T21:09:00Z">
                  <w:rPr/>
                </w:rPrChange>
              </w:rPr>
              <w:t>Urgencia</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inmediatamente</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646" w:author="Miguel Centeno Muñoz" w:date="2014-07-30T21:09:00Z">
                  <w:rPr/>
                </w:rPrChange>
              </w:rPr>
            </w:pPr>
            <w:r w:rsidRPr="00584BB5">
              <w:rPr>
                <w:b/>
                <w:rPrChange w:id="1647" w:author="Miguel Centeno Muñoz" w:date="2014-07-30T21:09:00Z">
                  <w:rPr/>
                </w:rPrChange>
              </w:rPr>
              <w:t>Estado</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en construcción</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648" w:author="Miguel Centeno Muñoz" w:date="2014-07-30T21:09:00Z">
                  <w:rPr/>
                </w:rPrChange>
              </w:rPr>
            </w:pPr>
            <w:r w:rsidRPr="00584BB5">
              <w:rPr>
                <w:b/>
                <w:rPrChange w:id="1649" w:author="Miguel Centeno Muñoz" w:date="2014-07-30T21:09:00Z">
                  <w:rPr/>
                </w:rPrChange>
              </w:rPr>
              <w:t>Estabilidad</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alta</w:t>
            </w:r>
          </w:p>
        </w:tc>
      </w:tr>
    </w:tbl>
    <w:p w:rsidR="005C7CFD" w:rsidDel="00AC15B6" w:rsidRDefault="005C7CFD" w:rsidP="00533654">
      <w:pPr>
        <w:rPr>
          <w:del w:id="1650" w:author="Miguel Centeno Muñoz" w:date="2014-07-27T12:51:00Z"/>
        </w:rPr>
      </w:pPr>
    </w:p>
    <w:p w:rsidR="00AC15B6" w:rsidRDefault="00AC15B6" w:rsidP="00533654">
      <w:pPr>
        <w:rPr>
          <w:ins w:id="1651" w:author="Miguel Centeno Muñoz" w:date="2014-07-31T02:42:00Z"/>
        </w:rPr>
      </w:pPr>
    </w:p>
    <w:p w:rsidR="00AC15B6" w:rsidRDefault="00AC15B6" w:rsidP="00533654">
      <w:pPr>
        <w:rPr>
          <w:ins w:id="1652" w:author="Miguel Centeno Muñoz" w:date="2014-07-31T02:42:00Z"/>
        </w:rPr>
      </w:pPr>
    </w:p>
    <w:p w:rsidR="00AC15B6" w:rsidRDefault="00AC15B6" w:rsidP="00533654">
      <w:pPr>
        <w:rPr>
          <w:ins w:id="1653" w:author="Miguel Centeno Muñoz" w:date="2014-07-31T02:42:00Z"/>
        </w:rPr>
      </w:pPr>
    </w:p>
    <w:p w:rsidR="00AC15B6" w:rsidRDefault="00AC15B6" w:rsidP="00533654">
      <w:pPr>
        <w:rPr>
          <w:ins w:id="1654" w:author="Miguel Centeno Muñoz" w:date="2014-07-31T02:42:00Z"/>
        </w:rPr>
      </w:pPr>
    </w:p>
    <w:p w:rsidR="00AC15B6" w:rsidRDefault="00AC15B6" w:rsidP="00533654">
      <w:pPr>
        <w:rPr>
          <w:ins w:id="1655" w:author="Miguel Centeno Muñoz" w:date="2014-07-31T02:42:00Z"/>
        </w:rPr>
      </w:pPr>
    </w:p>
    <w:p w:rsidR="00D41DBE" w:rsidDel="00FD7EF9" w:rsidRDefault="00D41DBE" w:rsidP="00533654">
      <w:pPr>
        <w:rPr>
          <w:del w:id="1656" w:author="Miguel Centeno Muñoz" w:date="2014-07-27T12:51:00Z"/>
        </w:rPr>
      </w:pPr>
    </w:p>
    <w:p w:rsidR="00104A97" w:rsidDel="007761C4" w:rsidRDefault="00104A97" w:rsidP="00533654">
      <w:pPr>
        <w:rPr>
          <w:del w:id="1657" w:author="Miguel Centeno Muñoz" w:date="2014-08-02T12:19:00Z"/>
        </w:rPr>
      </w:pPr>
    </w:p>
    <w:p w:rsidR="00104A97" w:rsidDel="00D41DBE" w:rsidRDefault="00104A97" w:rsidP="00533654">
      <w:pPr>
        <w:rPr>
          <w:del w:id="1658" w:author="Miguel Centeno Muñoz" w:date="2014-07-27T12:35:00Z"/>
        </w:rPr>
      </w:pPr>
    </w:p>
    <w:p w:rsidR="00104A97" w:rsidDel="00D41DBE" w:rsidRDefault="00104A97" w:rsidP="00533654">
      <w:pPr>
        <w:rPr>
          <w:del w:id="1659" w:author="Miguel Centeno Muñoz" w:date="2014-07-27T12:35:00Z"/>
        </w:rPr>
      </w:pPr>
    </w:p>
    <w:p w:rsidR="00104A97" w:rsidDel="00D41DBE" w:rsidRDefault="00104A97" w:rsidP="00533654">
      <w:pPr>
        <w:rPr>
          <w:del w:id="1660" w:author="Miguel Centeno Muñoz" w:date="2014-07-27T12:35:00Z"/>
        </w:rPr>
      </w:pPr>
    </w:p>
    <w:tbl>
      <w:tblPr>
        <w:tblStyle w:val="Listamedia2-nfasis2"/>
        <w:tblW w:w="5000" w:type="pct"/>
        <w:tblLook w:val="04A0" w:firstRow="1" w:lastRow="0" w:firstColumn="1" w:lastColumn="0" w:noHBand="0" w:noVBand="1"/>
      </w:tblPr>
      <w:tblGrid>
        <w:gridCol w:w="1595"/>
        <w:gridCol w:w="695"/>
        <w:gridCol w:w="6855"/>
      </w:tblGrid>
      <w:tr w:rsidR="005C7CFD" w:rsidRPr="00584BB5" w:rsidTr="00930F5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5C7CFD" w:rsidRPr="00584BB5" w:rsidRDefault="005C7CFD">
            <w:pPr>
              <w:rPr>
                <w:b/>
                <w:rPrChange w:id="1661" w:author="Miguel Centeno Muñoz" w:date="2014-07-30T21:09:00Z">
                  <w:rPr/>
                </w:rPrChange>
              </w:rPr>
            </w:pPr>
            <w:bookmarkStart w:id="1662" w:name="UC-0002"/>
            <w:r w:rsidRPr="00584BB5">
              <w:rPr>
                <w:b/>
                <w:rPrChange w:id="1663" w:author="Miguel Centeno Muñoz" w:date="2014-07-30T21:09:00Z">
                  <w:rPr/>
                </w:rPrChange>
              </w:rPr>
              <w:t>UC-0002</w:t>
            </w:r>
          </w:p>
        </w:tc>
        <w:tc>
          <w:tcPr>
            <w:tcW w:w="4128" w:type="pct"/>
            <w:gridSpan w:val="2"/>
            <w:hideMark/>
          </w:tcPr>
          <w:p w:rsidR="005C7CFD" w:rsidRPr="00584BB5" w:rsidRDefault="005C7CFD">
            <w:pPr>
              <w:cnfStyle w:val="100000000000" w:firstRow="1" w:lastRow="0" w:firstColumn="0" w:lastColumn="0" w:oddVBand="0" w:evenVBand="0" w:oddHBand="0" w:evenHBand="0" w:firstRowFirstColumn="0" w:firstRowLastColumn="0" w:lastRowFirstColumn="0" w:lastRowLastColumn="0"/>
              <w:rPr>
                <w:b/>
                <w:rPrChange w:id="1664" w:author="Miguel Centeno Muñoz" w:date="2014-07-30T21:09:00Z">
                  <w:rPr/>
                </w:rPrChange>
              </w:rPr>
            </w:pPr>
            <w:r w:rsidRPr="00584BB5">
              <w:rPr>
                <w:b/>
                <w:rPrChange w:id="1665" w:author="Miguel Centeno Muñoz" w:date="2014-07-30T21:09:00Z">
                  <w:rPr/>
                </w:rPrChange>
              </w:rPr>
              <w:t>Modificación contraseña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666" w:author="Miguel Centeno Muñoz" w:date="2014-07-30T21:09:00Z">
                  <w:rPr/>
                </w:rPrChange>
              </w:rPr>
            </w:pPr>
            <w:r w:rsidRPr="00584BB5">
              <w:rPr>
                <w:b/>
                <w:rPrChange w:id="1667" w:author="Miguel Centeno Muñoz" w:date="2014-07-30T21:09:00Z">
                  <w:rPr/>
                </w:rPrChange>
              </w:rPr>
              <w:t>Versión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 xml:space="preserve">1.0 ( 21/06/2014 )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668" w:author="Miguel Centeno Muñoz" w:date="2014-07-30T21:09:00Z">
                  <w:rPr/>
                </w:rPrChange>
              </w:rPr>
            </w:pPr>
            <w:r w:rsidRPr="00584BB5">
              <w:rPr>
                <w:b/>
                <w:rPrChange w:id="1669" w:author="Miguel Centeno Muñoz" w:date="2014-07-30T21:09:00Z">
                  <w:rPr/>
                </w:rPrChange>
              </w:rPr>
              <w:t>Autores</w:t>
            </w:r>
          </w:p>
        </w:tc>
        <w:bookmarkEnd w:id="1662"/>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Change w:id="1670" w:author="Miguel Centeno Muñoz" w:date="2014-07-30T21:09:00Z">
                <w:pPr>
                  <w:numPr>
                    <w:numId w:val="19"/>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5C7CFD">
              <w:t>Miguel Centeno Muñoz</w:t>
            </w:r>
            <w: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671" w:author="Miguel Centeno Muñoz" w:date="2014-07-30T21:09:00Z">
                  <w:rPr/>
                </w:rPrChange>
              </w:rPr>
            </w:pPr>
            <w:r w:rsidRPr="00584BB5">
              <w:rPr>
                <w:b/>
                <w:rPrChange w:id="1672" w:author="Miguel Centeno Muñoz" w:date="2014-07-30T21:09:00Z">
                  <w:rPr/>
                </w:rPrChange>
              </w:rPr>
              <w:t>Fuentes</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Change w:id="1673" w:author="Miguel Centeno Muñoz" w:date="2014-07-30T21:09:00Z">
                <w:pPr>
                  <w:numPr>
                    <w:numId w:val="20"/>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rsidRPr="005C7CFD">
              <w:t>Sergio Segura Rueda</w:t>
            </w:r>
            <w: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674" w:author="Miguel Centeno Muñoz" w:date="2014-07-30T21:09:00Z">
                  <w:rPr/>
                </w:rPrChange>
              </w:rPr>
            </w:pPr>
            <w:r w:rsidRPr="00584BB5">
              <w:rPr>
                <w:b/>
                <w:rPrChange w:id="1675" w:author="Miguel Centeno Muñoz" w:date="2014-07-30T21:09:00Z">
                  <w:rPr/>
                </w:rPrChange>
              </w:rPr>
              <w:t>Dependencias</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Change w:id="1676" w:author="Miguel Centeno Muñoz" w:date="2014-07-30T21:09:00Z">
                <w:pPr>
                  <w:jc w:val="left"/>
                  <w:cnfStyle w:val="000000000000" w:firstRow="0" w:lastRow="0" w:firstColumn="0" w:lastColumn="0" w:oddVBand="0" w:evenVBand="0" w:oddHBand="0" w:evenHBand="0" w:firstRowFirstColumn="0" w:firstRowLastColumn="0" w:lastRowFirstColumn="0" w:lastRowLastColumn="0"/>
                </w:pPr>
              </w:pPrChange>
            </w:pPr>
            <w:r>
              <w:rPr>
                <w:rFonts w:hAnsi="Symbol"/>
              </w:rPr>
              <w:t></w:t>
            </w:r>
            <w:r>
              <w:t xml:space="preserve">  </w:t>
            </w:r>
            <w:r w:rsidRPr="005C7CFD">
              <w:t>[OBJ-0001] Gestión Usuarios Aplicación</w:t>
            </w:r>
            <w:r>
              <w:t xml:space="preserve"> </w:t>
            </w:r>
          </w:p>
          <w:p w:rsidR="005C7CFD" w:rsidRDefault="005C7CFD">
            <w:pPr>
              <w:cnfStyle w:val="000000000000" w:firstRow="0" w:lastRow="0" w:firstColumn="0" w:lastColumn="0" w:oddVBand="0" w:evenVBand="0" w:oddHBand="0" w:evenHBand="0" w:firstRowFirstColumn="0" w:firstRowLastColumn="0" w:lastRowFirstColumn="0" w:lastRowLastColumn="0"/>
            </w:pPr>
            <w:r>
              <w:rPr>
                <w:rFonts w:hAnsi="Symbol"/>
              </w:rPr>
              <w:t></w:t>
            </w:r>
            <w:r>
              <w:t xml:space="preserve">  </w:t>
            </w:r>
            <w:r w:rsidRPr="005C7CFD">
              <w:t>[IRQ-0001] Información sobre Usuario</w:t>
            </w:r>
            <w: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677" w:author="Miguel Centeno Muñoz" w:date="2014-07-30T21:09:00Z">
                  <w:rPr/>
                </w:rPrChange>
              </w:rPr>
            </w:pPr>
            <w:r w:rsidRPr="00584BB5">
              <w:rPr>
                <w:b/>
                <w:rPrChange w:id="1678" w:author="Miguel Centeno Muñoz" w:date="2014-07-30T21:09:00Z">
                  <w:rPr/>
                </w:rPrChange>
              </w:rPr>
              <w:t>Descripción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 xml:space="preserve">El sistema deberá comportarse tal como se describe en el siguiente caso de uso cuando </w:t>
            </w:r>
            <w:del w:id="1679" w:author="Miguel Centeno Muñoz" w:date="2014-07-30T23:30:00Z">
              <w:r w:rsidDel="00834472">
                <w:rPr>
                  <w:rStyle w:val="nfasis"/>
                  <w:rFonts w:ascii="Arial" w:hAnsi="Arial" w:cs="Arial"/>
                </w:rPr>
                <w:delText xml:space="preserve">cuando </w:delText>
              </w:r>
            </w:del>
            <w:r>
              <w:rPr>
                <w:rStyle w:val="nfasis"/>
                <w:rFonts w:ascii="Arial" w:hAnsi="Arial" w:cs="Arial"/>
              </w:rPr>
              <w:t>un usuario solicite cambiar su contraseña.</w:t>
            </w:r>
            <w: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680" w:author="Miguel Centeno Muñoz" w:date="2014-07-30T21:09:00Z">
                  <w:rPr/>
                </w:rPrChange>
              </w:rPr>
            </w:pPr>
            <w:r w:rsidRPr="00584BB5">
              <w:rPr>
                <w:b/>
                <w:rPrChange w:id="1681" w:author="Miguel Centeno Muñoz" w:date="2014-07-30T21:09:00Z">
                  <w:rPr/>
                </w:rPrChange>
              </w:rPr>
              <w:t>Precondición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Ninguna</w:t>
            </w:r>
          </w:p>
        </w:tc>
      </w:tr>
      <w:tr w:rsidR="005C7CFD"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RPr="00584BB5" w:rsidRDefault="005C7CFD">
            <w:pPr>
              <w:rPr>
                <w:b/>
                <w:rPrChange w:id="1682" w:author="Miguel Centeno Muñoz" w:date="2014-07-30T21:09:00Z">
                  <w:rPr/>
                </w:rPrChange>
              </w:rPr>
            </w:pPr>
            <w:r w:rsidRPr="00584BB5">
              <w:rPr>
                <w:b/>
                <w:rPrChange w:id="1683" w:author="Miguel Centeno Muñoz" w:date="2014-07-30T21:09:00Z">
                  <w:rPr/>
                </w:rPrChange>
              </w:rPr>
              <w:t>Secuencia normal</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Change w:id="1684" w:author="Miguel Centeno Muñoz" w:date="2014-07-30T21:09:00Z">
                <w:pPr>
                  <w:jc w:val="center"/>
                  <w:cnfStyle w:val="000000100000" w:firstRow="0" w:lastRow="0" w:firstColumn="0" w:lastColumn="0" w:oddVBand="0" w:evenVBand="0" w:oddHBand="1" w:evenHBand="0" w:firstRowFirstColumn="0" w:firstRowLastColumn="0" w:lastRowFirstColumn="0" w:lastRowLastColumn="0"/>
                </w:pPr>
              </w:pPrChange>
            </w:pPr>
            <w:r>
              <w:t>Paso</w:t>
            </w:r>
          </w:p>
        </w:tc>
        <w:tc>
          <w:tcPr>
            <w:tcW w:w="3748" w:type="pct"/>
            <w:hideMark/>
          </w:tcPr>
          <w:p w:rsidR="005C7CFD" w:rsidRDefault="005C7CFD">
            <w:pPr>
              <w:cnfStyle w:val="000000100000" w:firstRow="0" w:lastRow="0" w:firstColumn="0" w:lastColumn="0" w:oddVBand="0" w:evenVBand="0" w:oddHBand="1" w:evenHBand="0" w:firstRowFirstColumn="0" w:firstRowLastColumn="0" w:lastRowFirstColumn="0" w:lastRowLastColumn="0"/>
            </w:pPr>
            <w:r>
              <w:t>Acción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rPr>
                <w:b/>
                <w:rPrChange w:id="1685" w:author="Miguel Centeno Muñoz" w:date="2014-07-30T21:09:00Z">
                  <w:rPr/>
                </w:rPrChange>
              </w:rPr>
            </w:pP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Change w:id="1686" w:author="Miguel Centeno Muñoz" w:date="2014-07-30T21:09:00Z">
                <w:pPr>
                  <w:jc w:val="center"/>
                  <w:cnfStyle w:val="000000000000" w:firstRow="0" w:lastRow="0" w:firstColumn="0" w:lastColumn="0" w:oddVBand="0" w:evenVBand="0" w:oddHBand="0" w:evenHBand="0" w:firstRowFirstColumn="0" w:firstRowLastColumn="0" w:lastRowFirstColumn="0" w:lastRowLastColumn="0"/>
                </w:pPr>
              </w:pPrChange>
            </w:pPr>
            <w:bookmarkStart w:id="1687" w:name="STP-0040"/>
            <w:r>
              <w:t>1</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
            <w:r>
              <w:t xml:space="preserve">Se realiza el caso de uso </w:t>
            </w:r>
            <w:bookmarkEnd w:id="1687"/>
            <w:r w:rsidRPr="005C7CFD">
              <w:t xml:space="preserve">Identificación de usuario (UC-0001)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rPr>
                <w:b/>
                <w:rPrChange w:id="1688" w:author="Miguel Centeno Muñoz" w:date="2014-07-30T21:09:00Z">
                  <w:rPr/>
                </w:rPrChange>
              </w:rPr>
            </w:pPr>
            <w:bookmarkStart w:id="1689" w:name="STP-0041" w:colFirst="2" w:colLast="2"/>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Change w:id="1690" w:author="Miguel Centeno Muñoz" w:date="2014-07-30T21:09:00Z">
                <w:pPr>
                  <w:jc w:val="center"/>
                  <w:cnfStyle w:val="000000100000" w:firstRow="0" w:lastRow="0" w:firstColumn="0" w:lastColumn="0" w:oddVBand="0" w:evenVBand="0" w:oddHBand="1" w:evenHBand="0" w:firstRowFirstColumn="0" w:firstRowLastColumn="0" w:lastRowFirstColumn="0" w:lastRowLastColumn="0"/>
                </w:pPr>
              </w:pPrChange>
            </w:pPr>
            <w:r>
              <w:t>2</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
            <w:r>
              <w:t>El sistema</w:t>
            </w:r>
            <w:r>
              <w:rPr>
                <w:rStyle w:val="nfasis"/>
                <w:rFonts w:ascii="Arial" w:hAnsi="Arial" w:cs="Arial"/>
              </w:rPr>
              <w:t xml:space="preserve"> solicita al usuario una nueva contraseña (por duplicado para evitar confusiones)</w:t>
            </w:r>
            <w:r>
              <w:t xml:space="preserve"> </w:t>
            </w:r>
          </w:p>
        </w:tc>
      </w:tr>
      <w:bookmarkEnd w:id="1689"/>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rPr>
                <w:b/>
                <w:rPrChange w:id="1691" w:author="Miguel Centeno Muñoz" w:date="2014-07-30T21:09:00Z">
                  <w:rPr/>
                </w:rPrChange>
              </w:rPr>
            </w:pP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Change w:id="1692" w:author="Miguel Centeno Muñoz" w:date="2014-07-30T21:09:00Z">
                <w:pPr>
                  <w:jc w:val="center"/>
                  <w:cnfStyle w:val="000000000000" w:firstRow="0" w:lastRow="0" w:firstColumn="0" w:lastColumn="0" w:oddVBand="0" w:evenVBand="0" w:oddHBand="0" w:evenHBand="0" w:firstRowFirstColumn="0" w:firstRowLastColumn="0" w:lastRowFirstColumn="0" w:lastRowLastColumn="0"/>
                </w:pPr>
              </w:pPrChange>
            </w:pPr>
            <w:bookmarkStart w:id="1693" w:name="STP-0042"/>
            <w:r>
              <w:t>3</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
            <w:r>
              <w:t>El actor</w:t>
            </w:r>
            <w:bookmarkEnd w:id="1693"/>
            <w:r w:rsidRPr="005C7CFD">
              <w:t xml:space="preserve"> Usuario (ACT-0001) </w:t>
            </w:r>
            <w:r>
              <w:rPr>
                <w:rStyle w:val="nfasis"/>
                <w:rFonts w:ascii="Arial" w:hAnsi="Arial" w:cs="Arial"/>
              </w:rPr>
              <w:t>introduce la nueva contraseña</w:t>
            </w:r>
            <w: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rPr>
                <w:b/>
                <w:rPrChange w:id="1694" w:author="Miguel Centeno Muñoz" w:date="2014-07-30T21:09:00Z">
                  <w:rPr/>
                </w:rPrChange>
              </w:rPr>
            </w:pPr>
            <w:bookmarkStart w:id="1695" w:name="STP-0043" w:colFirst="2" w:colLast="2"/>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Change w:id="1696" w:author="Miguel Centeno Muñoz" w:date="2014-07-30T21:09:00Z">
                <w:pPr>
                  <w:jc w:val="center"/>
                  <w:cnfStyle w:val="000000100000" w:firstRow="0" w:lastRow="0" w:firstColumn="0" w:lastColumn="0" w:oddVBand="0" w:evenVBand="0" w:oddHBand="1" w:evenHBand="0" w:firstRowFirstColumn="0" w:firstRowLastColumn="0" w:lastRowFirstColumn="0" w:lastRowLastColumn="0"/>
                </w:pPr>
              </w:pPrChange>
            </w:pPr>
            <w:r>
              <w:t>4</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
            <w:r>
              <w:t>El sistema</w:t>
            </w:r>
            <w:r>
              <w:rPr>
                <w:rStyle w:val="nfasis"/>
                <w:rFonts w:ascii="Arial" w:hAnsi="Arial" w:cs="Arial"/>
              </w:rPr>
              <w:t xml:space="preserve"> Registra y asigna nueva contraseña al usuario y muestra confirmación por pantalla</w:t>
            </w:r>
            <w:r>
              <w:t xml:space="preserve"> </w:t>
            </w:r>
          </w:p>
        </w:tc>
      </w:tr>
      <w:bookmarkEnd w:id="1695"/>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697" w:author="Miguel Centeno Muñoz" w:date="2014-07-30T21:09:00Z">
                  <w:rPr/>
                </w:rPrChange>
              </w:rPr>
            </w:pPr>
            <w:r w:rsidRPr="00584BB5">
              <w:rPr>
                <w:b/>
                <w:rPrChange w:id="1698" w:author="Miguel Centeno Muñoz" w:date="2014-07-30T21:09:00Z">
                  <w:rPr/>
                </w:rPrChange>
              </w:rPr>
              <w:t>Postcondición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El sistema asigna una nueva contraseña al usuario</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699" w:author="Miguel Centeno Muñoz" w:date="2014-07-30T21:09:00Z">
                  <w:rPr/>
                </w:rPrChange>
              </w:rPr>
            </w:pPr>
            <w:r w:rsidRPr="00584BB5">
              <w:rPr>
                <w:b/>
                <w:rPrChange w:id="1700" w:author="Miguel Centeno Muñoz" w:date="2014-07-30T21:09:00Z">
                  <w:rPr/>
                </w:rPrChange>
              </w:rPr>
              <w:t>Importancia</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vital</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701" w:author="Miguel Centeno Muñoz" w:date="2014-07-30T21:09:00Z">
                  <w:rPr/>
                </w:rPrChange>
              </w:rPr>
            </w:pPr>
            <w:r w:rsidRPr="00584BB5">
              <w:rPr>
                <w:b/>
                <w:rPrChange w:id="1702" w:author="Miguel Centeno Muñoz" w:date="2014-07-30T21:09:00Z">
                  <w:rPr/>
                </w:rPrChange>
              </w:rPr>
              <w:t>Urgencia</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inmediatamente</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703" w:author="Miguel Centeno Muñoz" w:date="2014-07-30T21:09:00Z">
                  <w:rPr/>
                </w:rPrChange>
              </w:rPr>
            </w:pPr>
            <w:r w:rsidRPr="00584BB5">
              <w:rPr>
                <w:b/>
                <w:rPrChange w:id="1704" w:author="Miguel Centeno Muñoz" w:date="2014-07-30T21:09:00Z">
                  <w:rPr/>
                </w:rPrChange>
              </w:rPr>
              <w:t>Estado</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en construcción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705" w:author="Miguel Centeno Muñoz" w:date="2014-07-30T21:09:00Z">
                  <w:rPr/>
                </w:rPrChange>
              </w:rPr>
            </w:pPr>
            <w:r w:rsidRPr="00584BB5">
              <w:rPr>
                <w:b/>
                <w:rPrChange w:id="1706" w:author="Miguel Centeno Muñoz" w:date="2014-07-30T21:09:00Z">
                  <w:rPr/>
                </w:rPrChange>
              </w:rPr>
              <w:t>Estabilidad</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alta</w:t>
            </w:r>
          </w:p>
        </w:tc>
      </w:tr>
    </w:tbl>
    <w:p w:rsidR="00AC15B6" w:rsidRDefault="00AC15B6" w:rsidP="00533654">
      <w:pPr>
        <w:rPr>
          <w:ins w:id="1707" w:author="Miguel Centeno Muñoz" w:date="2014-07-31T02:43:00Z"/>
        </w:rPr>
      </w:pPr>
    </w:p>
    <w:p w:rsidR="00AC15B6" w:rsidRDefault="00AC15B6" w:rsidP="00533654"/>
    <w:tbl>
      <w:tblPr>
        <w:tblStyle w:val="Listamedia2-nfasis2"/>
        <w:tblW w:w="5000" w:type="pct"/>
        <w:tblLook w:val="04A0" w:firstRow="1" w:lastRow="0" w:firstColumn="1" w:lastColumn="0" w:noHBand="0" w:noVBand="1"/>
        <w:tblPrChange w:id="1708" w:author="Miguel Centeno Muñoz" w:date="2014-07-27T12:52:00Z">
          <w:tblPr>
            <w:tblStyle w:val="Listamedia2-nfasis2"/>
            <w:tblW w:w="5000" w:type="pct"/>
            <w:tblLook w:val="04A0" w:firstRow="1" w:lastRow="0" w:firstColumn="1" w:lastColumn="0" w:noHBand="0" w:noVBand="1"/>
          </w:tblPr>
        </w:tblPrChange>
      </w:tblPr>
      <w:tblGrid>
        <w:gridCol w:w="1595"/>
        <w:gridCol w:w="695"/>
        <w:gridCol w:w="6855"/>
        <w:tblGridChange w:id="1709">
          <w:tblGrid>
            <w:gridCol w:w="108"/>
            <w:gridCol w:w="219"/>
            <w:gridCol w:w="1267"/>
            <w:gridCol w:w="109"/>
            <w:gridCol w:w="107"/>
            <w:gridCol w:w="479"/>
            <w:gridCol w:w="90"/>
            <w:gridCol w:w="19"/>
            <w:gridCol w:w="6747"/>
            <w:gridCol w:w="108"/>
            <w:gridCol w:w="123"/>
          </w:tblGrid>
        </w:tblGridChange>
      </w:tblGrid>
      <w:tr w:rsidR="005C7CFD" w:rsidTr="00FD7EF9">
        <w:trPr>
          <w:cnfStyle w:val="100000000000" w:firstRow="1" w:lastRow="0" w:firstColumn="0" w:lastColumn="0" w:oddVBand="0" w:evenVBand="0" w:oddHBand="0" w:evenHBand="0" w:firstRowFirstColumn="0" w:firstRowLastColumn="0" w:lastRowFirstColumn="0" w:lastRowLastColumn="0"/>
          <w:trPrChange w:id="1710" w:author="Miguel Centeno Muñoz" w:date="2014-07-27T12:52:00Z">
            <w:trPr>
              <w:gridAfter w:val="0"/>
            </w:trPr>
          </w:trPrChange>
        </w:trPr>
        <w:tc>
          <w:tcPr>
            <w:cnfStyle w:val="001000000100" w:firstRow="0" w:lastRow="0" w:firstColumn="1" w:lastColumn="0" w:oddVBand="0" w:evenVBand="0" w:oddHBand="0" w:evenHBand="0" w:firstRowFirstColumn="1" w:firstRowLastColumn="0" w:lastRowFirstColumn="0" w:lastRowLastColumn="0"/>
            <w:tcW w:w="0" w:type="auto"/>
            <w:hideMark/>
            <w:tcPrChange w:id="1711" w:author="Miguel Centeno Muñoz" w:date="2014-07-27T12:52:00Z">
              <w:tcPr>
                <w:tcW w:w="0" w:type="auto"/>
                <w:gridSpan w:val="3"/>
                <w:hideMark/>
              </w:tcPr>
            </w:tcPrChange>
          </w:tcPr>
          <w:p w:rsidR="005C7CFD" w:rsidRDefault="005C7CFD">
            <w:pPr>
              <w:cnfStyle w:val="101000000100" w:firstRow="1" w:lastRow="0" w:firstColumn="1" w:lastColumn="0" w:oddVBand="0" w:evenVBand="0" w:oddHBand="0" w:evenHBand="0" w:firstRowFirstColumn="1" w:firstRowLastColumn="0" w:lastRowFirstColumn="0" w:lastRowLastColumn="0"/>
              <w:rPr>
                <w:rFonts w:ascii="Arial" w:hAnsi="Arial" w:cs="Arial"/>
                <w:sz w:val="20"/>
                <w:szCs w:val="20"/>
              </w:rPr>
            </w:pPr>
            <w:bookmarkStart w:id="1712" w:name="UC-0003"/>
            <w:r>
              <w:rPr>
                <w:rFonts w:ascii="Arial" w:hAnsi="Arial" w:cs="Arial"/>
                <w:b/>
                <w:bCs/>
                <w:sz w:val="20"/>
                <w:szCs w:val="20"/>
              </w:rPr>
              <w:t>UC-0003</w:t>
            </w:r>
          </w:p>
        </w:tc>
        <w:tc>
          <w:tcPr>
            <w:tcW w:w="4128" w:type="pct"/>
            <w:gridSpan w:val="2"/>
            <w:hideMark/>
            <w:tcPrChange w:id="1713" w:author="Miguel Centeno Muñoz" w:date="2014-07-27T12:52:00Z">
              <w:tcPr>
                <w:tcW w:w="4183" w:type="pct"/>
                <w:gridSpan w:val="6"/>
                <w:hideMark/>
              </w:tcPr>
            </w:tcPrChange>
          </w:tcPr>
          <w:p w:rsidR="005C7CFD" w:rsidRDefault="00104A97">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Modificación informaci</w:t>
            </w:r>
            <w:r w:rsidR="005C7CFD">
              <w:rPr>
                <w:rFonts w:ascii="Arial" w:hAnsi="Arial" w:cs="Arial"/>
                <w:b/>
                <w:bCs/>
                <w:sz w:val="20"/>
                <w:szCs w:val="20"/>
              </w:rPr>
              <w:t>ón del usuario</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Versión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( 25/06/2014 )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Autores</w:t>
            </w:r>
          </w:p>
        </w:tc>
        <w:bookmarkEnd w:id="1712"/>
        <w:tc>
          <w:tcPr>
            <w:tcW w:w="0" w:type="auto"/>
            <w:gridSpan w:val="2"/>
            <w:hideMark/>
          </w:tcPr>
          <w:p w:rsidR="005C7CFD" w:rsidRPr="00F23850" w:rsidRDefault="005C7CFD" w:rsidP="00F23850">
            <w:pPr>
              <w:pStyle w:val="Prrafodelista"/>
              <w:numPr>
                <w:ilvl w:val="0"/>
                <w:numId w:val="56"/>
              </w:numPr>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Change w:id="1714" w:author="Miguel Centeno Muñoz" w:date="2014-08-02T12:28:00Z">
                  <w:rPr/>
                </w:rPrChange>
              </w:rPr>
              <w:pPrChange w:id="1715" w:author="Miguel Centeno Muñoz" w:date="2014-08-02T12:28:00Z">
                <w:pPr>
                  <w:numPr>
                    <w:numId w:val="21"/>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F23850">
              <w:rPr>
                <w:rFonts w:ascii="Arial" w:hAnsi="Arial" w:cs="Arial"/>
                <w:sz w:val="20"/>
                <w:szCs w:val="20"/>
                <w:rPrChange w:id="1716" w:author="Miguel Centeno Muñoz" w:date="2014-08-02T12:28:00Z">
                  <w:rPr/>
                </w:rPrChange>
              </w:rPr>
              <w:t xml:space="preserve">Miguel Centeno Muñoz </w:t>
            </w:r>
          </w:p>
        </w:tc>
      </w:tr>
      <w:tr w:rsidR="005C7CFD" w:rsidTr="00F23850">
        <w:trPr>
          <w:cnfStyle w:val="000000100000" w:firstRow="0" w:lastRow="0" w:firstColumn="0" w:lastColumn="0" w:oddVBand="0" w:evenVBand="0" w:oddHBand="1" w:evenHBand="0" w:firstRowFirstColumn="0" w:firstRowLastColumn="0" w:lastRowFirstColumn="0" w:lastRowLastColumn="0"/>
          <w:trHeight w:val="403"/>
          <w:trPrChange w:id="1717" w:author="Miguel Centeno Muñoz" w:date="2014-08-02T12:29: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718" w:author="Miguel Centeno Muñoz" w:date="2014-08-02T12:29:00Z">
              <w:tcPr>
                <w:tcW w:w="0" w:type="auto"/>
                <w:gridSpan w:val="3"/>
                <w:hideMark/>
              </w:tcPr>
            </w:tcPrChange>
          </w:tcPr>
          <w:p w:rsidR="005C7CFD" w:rsidRDefault="005C7CFD">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r>
              <w:rPr>
                <w:rFonts w:ascii="Arial" w:hAnsi="Arial" w:cs="Arial"/>
                <w:b/>
                <w:bCs/>
                <w:sz w:val="20"/>
                <w:szCs w:val="20"/>
              </w:rPr>
              <w:t>Fuentes</w:t>
            </w:r>
          </w:p>
        </w:tc>
        <w:tc>
          <w:tcPr>
            <w:tcW w:w="0" w:type="auto"/>
            <w:gridSpan w:val="2"/>
            <w:hideMark/>
            <w:tcPrChange w:id="1719" w:author="Miguel Centeno Muñoz" w:date="2014-08-02T12:29:00Z">
              <w:tcPr>
                <w:tcW w:w="0" w:type="auto"/>
                <w:gridSpan w:val="6"/>
                <w:hideMark/>
              </w:tcPr>
            </w:tcPrChange>
          </w:tcPr>
          <w:p w:rsidR="005C7CFD" w:rsidRPr="00F23850" w:rsidRDefault="005C7CFD" w:rsidP="00F23850">
            <w:pPr>
              <w:pStyle w:val="Prrafodelista"/>
              <w:numPr>
                <w:ilvl w:val="0"/>
                <w:numId w:val="56"/>
              </w:numPr>
              <w:spacing w:before="100" w:beforeAutospacing="1" w:after="100" w:afterAutospacing="1"/>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Change w:id="1720" w:author="Miguel Centeno Muñoz" w:date="2014-08-02T12:28:00Z">
                  <w:rPr/>
                </w:rPrChange>
              </w:rPr>
              <w:pPrChange w:id="1721" w:author="Miguel Centeno Muñoz" w:date="2014-08-02T12:28:00Z">
                <w:pPr>
                  <w:numPr>
                    <w:numId w:val="22"/>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rsidRPr="00F23850">
              <w:rPr>
                <w:rFonts w:ascii="Arial" w:hAnsi="Arial" w:cs="Arial"/>
                <w:sz w:val="20"/>
                <w:szCs w:val="20"/>
                <w:rPrChange w:id="1722" w:author="Miguel Centeno Muñoz" w:date="2014-08-02T12:28:00Z">
                  <w:rPr/>
                </w:rPrChange>
              </w:rPr>
              <w:t xml:space="preserve">Sergio Segura Rueda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Dependencias</w:t>
            </w:r>
          </w:p>
        </w:tc>
        <w:tc>
          <w:tcPr>
            <w:tcW w:w="0" w:type="auto"/>
            <w:gridSpan w:val="2"/>
            <w:hideMark/>
          </w:tcPr>
          <w:p w:rsidR="005C7CFD" w:rsidRPr="00F23850" w:rsidDel="00F23850" w:rsidRDefault="005C7CFD" w:rsidP="00F23850">
            <w:pPr>
              <w:jc w:val="left"/>
              <w:cnfStyle w:val="000000000000" w:firstRow="0" w:lastRow="0" w:firstColumn="0" w:lastColumn="0" w:oddVBand="0" w:evenVBand="0" w:oddHBand="0" w:evenHBand="0" w:firstRowFirstColumn="0" w:firstRowLastColumn="0" w:lastRowFirstColumn="0" w:lastRowLastColumn="0"/>
              <w:rPr>
                <w:del w:id="1723" w:author="Miguel Centeno Muñoz" w:date="2014-08-02T12:28:00Z"/>
                <w:rFonts w:cs="Arial"/>
                <w:szCs w:val="20"/>
                <w:rPrChange w:id="1724" w:author="Miguel Centeno Muñoz" w:date="2014-08-02T12:32:00Z">
                  <w:rPr>
                    <w:del w:id="1725" w:author="Miguel Centeno Muñoz" w:date="2014-08-02T12:28:00Z"/>
                    <w:rFonts w:ascii="Arial" w:hAnsi="Arial" w:cs="Arial"/>
                    <w:sz w:val="20"/>
                    <w:szCs w:val="20"/>
                  </w:rPr>
                </w:rPrChange>
              </w:rPr>
              <w:pPrChange w:id="1726" w:author="Miguel Centeno Muñoz" w:date="2014-08-02T12:28:00Z">
                <w:pPr>
                  <w:cnfStyle w:val="000000000000" w:firstRow="0" w:lastRow="0" w:firstColumn="0" w:lastColumn="0" w:oddVBand="0" w:evenVBand="0" w:oddHBand="0" w:evenHBand="0" w:firstRowFirstColumn="0" w:firstRowLastColumn="0" w:lastRowFirstColumn="0" w:lastRowLastColumn="0"/>
                </w:pPr>
              </w:pPrChange>
            </w:pPr>
            <w:del w:id="1727" w:author="Miguel Centeno Muñoz" w:date="2014-08-02T12:29:00Z">
              <w:r w:rsidRPr="00F23850" w:rsidDel="00F23850">
                <w:rPr>
                  <w:rFonts w:cs="Arial"/>
                  <w:szCs w:val="20"/>
                  <w:rPrChange w:id="1728" w:author="Miguel Centeno Muñoz" w:date="2014-08-02T12:32:00Z">
                    <w:rPr>
                      <w:rFonts w:hAnsi="Symbol"/>
                    </w:rPr>
                  </w:rPrChange>
                </w:rPr>
                <w:delText xml:space="preserve"> </w:delText>
              </w:r>
            </w:del>
            <w:del w:id="1729" w:author="Miguel Centeno Muñoz" w:date="2014-08-02T12:30:00Z">
              <w:r w:rsidRPr="00F23850" w:rsidDel="00F23850">
                <w:rPr>
                  <w:rFonts w:cs="Arial"/>
                  <w:szCs w:val="20"/>
                  <w:rPrChange w:id="1730" w:author="Miguel Centeno Muñoz" w:date="2014-08-02T12:32:00Z">
                    <w:rPr/>
                  </w:rPrChange>
                </w:rPr>
                <w:delText xml:space="preserve"> </w:delText>
              </w:r>
            </w:del>
            <w:r w:rsidRPr="00F23850">
              <w:rPr>
                <w:rFonts w:cs="Arial"/>
                <w:szCs w:val="20"/>
                <w:rPrChange w:id="1731" w:author="Miguel Centeno Muñoz" w:date="2014-08-02T12:32:00Z">
                  <w:rPr/>
                </w:rPrChange>
              </w:rPr>
              <w:t xml:space="preserve">[IRQ-0001] Información sobre Usuario </w:t>
            </w:r>
          </w:p>
          <w:p w:rsidR="00F23850" w:rsidRPr="00F23850" w:rsidRDefault="00F23850" w:rsidP="00F23850">
            <w:pPr>
              <w:jc w:val="left"/>
              <w:cnfStyle w:val="000000000000" w:firstRow="0" w:lastRow="0" w:firstColumn="0" w:lastColumn="0" w:oddVBand="0" w:evenVBand="0" w:oddHBand="0" w:evenHBand="0" w:firstRowFirstColumn="0" w:firstRowLastColumn="0" w:lastRowFirstColumn="0" w:lastRowLastColumn="0"/>
              <w:rPr>
                <w:ins w:id="1732" w:author="Miguel Centeno Muñoz" w:date="2014-08-02T12:30:00Z"/>
                <w:rFonts w:cs="Arial"/>
                <w:szCs w:val="20"/>
                <w:rPrChange w:id="1733" w:author="Miguel Centeno Muñoz" w:date="2014-08-02T12:32:00Z">
                  <w:rPr>
                    <w:ins w:id="1734" w:author="Miguel Centeno Muñoz" w:date="2014-08-02T12:30:00Z"/>
                  </w:rPr>
                </w:rPrChange>
              </w:rPr>
              <w:pPrChange w:id="1735" w:author="Miguel Centeno Muñoz" w:date="2014-08-02T12:30:00Z">
                <w:pPr>
                  <w:jc w:val="left"/>
                  <w:cnfStyle w:val="000000000000" w:firstRow="0" w:lastRow="0" w:firstColumn="0" w:lastColumn="0" w:oddVBand="0" w:evenVBand="0" w:oddHBand="0" w:evenHBand="0" w:firstRowFirstColumn="0" w:firstRowLastColumn="0" w:lastRowFirstColumn="0" w:lastRowLastColumn="0"/>
                </w:pPr>
              </w:pPrChange>
            </w:pPr>
          </w:p>
          <w:p w:rsidR="005C7CFD" w:rsidRDefault="00F23850" w:rsidP="00F23850">
            <w:pPr>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Change w:id="1736" w:author="Miguel Centeno Muñoz" w:date="2014-08-02T12:32:00Z">
                <w:pPr>
                  <w:cnfStyle w:val="000000000000" w:firstRow="0" w:lastRow="0" w:firstColumn="0" w:lastColumn="0" w:oddVBand="0" w:evenVBand="0" w:oddHBand="0" w:evenHBand="0" w:firstRowFirstColumn="0" w:firstRowLastColumn="0" w:lastRowFirstColumn="0" w:lastRowLastColumn="0"/>
                </w:pPr>
              </w:pPrChange>
            </w:pPr>
            <w:ins w:id="1737" w:author="Miguel Centeno Muñoz" w:date="2014-08-02T12:30:00Z">
              <w:r w:rsidRPr="00F23850">
                <w:rPr>
                  <w:rFonts w:cs="Arial"/>
                  <w:szCs w:val="20"/>
                  <w:rPrChange w:id="1738" w:author="Miguel Centeno Muñoz" w:date="2014-08-02T12:32:00Z">
                    <w:rPr>
                      <w:rFonts w:ascii="Arial" w:hAnsi="Symbol" w:cs="Arial"/>
                      <w:sz w:val="20"/>
                      <w:szCs w:val="20"/>
                    </w:rPr>
                  </w:rPrChange>
                </w:rPr>
                <w:t>[OBJ-001] Gesti</w:t>
              </w:r>
            </w:ins>
            <w:ins w:id="1739" w:author="Miguel Centeno Muñoz" w:date="2014-08-02T12:31:00Z">
              <w:r w:rsidRPr="00F23850">
                <w:rPr>
                  <w:rFonts w:cs="Arial"/>
                  <w:szCs w:val="20"/>
                  <w:rPrChange w:id="1740" w:author="Miguel Centeno Muñoz" w:date="2014-08-02T12:32:00Z">
                    <w:rPr>
                      <w:rFonts w:ascii="Arial" w:hAnsi="Symbol" w:cs="Arial"/>
                      <w:sz w:val="20"/>
                      <w:szCs w:val="20"/>
                    </w:rPr>
                  </w:rPrChange>
                </w:rPr>
                <w:t></w:t>
              </w:r>
            </w:ins>
            <w:ins w:id="1741" w:author="Miguel Centeno Muñoz" w:date="2014-08-02T12:30:00Z">
              <w:r w:rsidRPr="00F23850">
                <w:rPr>
                  <w:rFonts w:cs="Arial"/>
                  <w:szCs w:val="20"/>
                  <w:rPrChange w:id="1742" w:author="Miguel Centeno Muñoz" w:date="2014-08-02T12:32:00Z">
                    <w:rPr>
                      <w:rFonts w:ascii="Arial" w:hAnsi="Symbol" w:cs="Arial"/>
                      <w:sz w:val="20"/>
                      <w:szCs w:val="20"/>
                    </w:rPr>
                  </w:rPrChange>
                </w:rPr>
                <w:t>n de Usuarios</w:t>
              </w:r>
            </w:ins>
            <w:del w:id="1743" w:author="Miguel Centeno Muñoz" w:date="2014-08-02T12:28:00Z">
              <w:r w:rsidR="005C7CFD" w:rsidDel="00F23850">
                <w:rPr>
                  <w:rFonts w:ascii="Arial" w:hAnsi="Symbol" w:cs="Arial"/>
                  <w:sz w:val="20"/>
                  <w:szCs w:val="20"/>
                </w:rPr>
                <w:delText></w:delText>
              </w:r>
              <w:r w:rsidR="005C7CFD" w:rsidDel="00F23850">
                <w:rPr>
                  <w:rFonts w:ascii="Arial" w:hAnsi="Arial" w:cs="Arial"/>
                  <w:sz w:val="20"/>
                  <w:szCs w:val="20"/>
                </w:rPr>
                <w:delText xml:space="preserve">  </w:delText>
              </w:r>
              <w:r w:rsidR="005C7CFD" w:rsidRPr="005C7CFD" w:rsidDel="00F23850">
                <w:rPr>
                  <w:rFonts w:ascii="Arial" w:hAnsi="Arial" w:cs="Arial"/>
                  <w:sz w:val="20"/>
                  <w:szCs w:val="20"/>
                </w:rPr>
                <w:delText>[OBJ-0003] Modificación perfil de usuario</w:delText>
              </w:r>
              <w:r w:rsidR="005C7CFD" w:rsidDel="00F23850">
                <w:rPr>
                  <w:rFonts w:ascii="Arial" w:hAnsi="Arial" w:cs="Arial"/>
                  <w:sz w:val="20"/>
                  <w:szCs w:val="20"/>
                </w:rPr>
                <w:delText xml:space="preserve"> </w:delText>
              </w:r>
            </w:del>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Descripción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rPr>
              <w:t>el usuario solicita la modificación/actualización de los datos de su perfil</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Precondición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r w:rsidR="005C7CFD" w:rsidTr="00FD7EF9">
        <w:trPr>
          <w:cnfStyle w:val="000000100000" w:firstRow="0" w:lastRow="0" w:firstColumn="0" w:lastColumn="0" w:oddVBand="0" w:evenVBand="0" w:oddHBand="1" w:evenHBand="0" w:firstRowFirstColumn="0" w:firstRowLastColumn="0" w:lastRowFirstColumn="0" w:lastRowLastColumn="0"/>
          <w:trPrChange w:id="1744" w:author="Miguel Centeno Muñoz" w:date="2014-07-27T12:52: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auto"/>
            <w:vMerge w:val="restart"/>
            <w:hideMark/>
            <w:tcPrChange w:id="1745" w:author="Miguel Centeno Muñoz" w:date="2014-07-27T12:52:00Z">
              <w:tcPr>
                <w:tcW w:w="0" w:type="auto"/>
                <w:gridSpan w:val="3"/>
                <w:vMerge w:val="restart"/>
                <w:hideMark/>
              </w:tcPr>
            </w:tcPrChange>
          </w:tcPr>
          <w:p w:rsidR="005C7CFD" w:rsidRDefault="005C7CFD">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r>
              <w:rPr>
                <w:rFonts w:ascii="Arial" w:hAnsi="Arial" w:cs="Arial"/>
                <w:b/>
                <w:bCs/>
                <w:sz w:val="20"/>
                <w:szCs w:val="20"/>
              </w:rPr>
              <w:t>Secuencia normal</w:t>
            </w:r>
          </w:p>
        </w:tc>
        <w:tc>
          <w:tcPr>
            <w:tcW w:w="0" w:type="auto"/>
            <w:hideMark/>
            <w:tcPrChange w:id="1746" w:author="Miguel Centeno Muñoz" w:date="2014-07-27T12:52:00Z">
              <w:tcPr>
                <w:tcW w:w="0" w:type="auto"/>
                <w:gridSpan w:val="3"/>
                <w:hideMark/>
              </w:tcPr>
            </w:tcPrChange>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Paso</w:t>
            </w:r>
          </w:p>
        </w:tc>
        <w:tc>
          <w:tcPr>
            <w:tcW w:w="3748" w:type="pct"/>
            <w:hideMark/>
            <w:tcPrChange w:id="1747" w:author="Miguel Centeno Muñoz" w:date="2014-07-27T12:52:00Z">
              <w:tcPr>
                <w:tcW w:w="3803" w:type="pct"/>
                <w:gridSpan w:val="3"/>
                <w:hideMark/>
              </w:tcPr>
            </w:tcPrChange>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Acción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1748" w:name="STP-0044"/>
            <w:r>
              <w:rPr>
                <w:rFonts w:ascii="Arial" w:hAnsi="Arial" w:cs="Arial"/>
                <w:sz w:val="20"/>
                <w:szCs w:val="20"/>
              </w:rPr>
              <w:t>1</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Se realiza el caso de uso </w:t>
            </w:r>
            <w:bookmarkEnd w:id="1748"/>
            <w:r w:rsidRPr="005C7CFD">
              <w:rPr>
                <w:rFonts w:ascii="Arial" w:hAnsi="Arial" w:cs="Arial"/>
                <w:sz w:val="20"/>
                <w:szCs w:val="20"/>
              </w:rPr>
              <w:t xml:space="preserve">Identificación de usuario (UC-0001)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1749" w:name="STP-0045" w:colFirst="2" w:colLast="2"/>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rPr>
              <w:t xml:space="preserve"> solicita al usuario los datos del perfil que desea actualizar</w:t>
            </w:r>
            <w:r>
              <w:rPr>
                <w:rFonts w:ascii="Arial" w:hAnsi="Arial" w:cs="Arial"/>
                <w:sz w:val="20"/>
                <w:szCs w:val="20"/>
              </w:rPr>
              <w:t xml:space="preserve"> </w:t>
            </w:r>
          </w:p>
        </w:tc>
      </w:tr>
      <w:bookmarkEnd w:id="1749"/>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1750" w:name="STP-0046"/>
            <w:r>
              <w:rPr>
                <w:rFonts w:ascii="Arial" w:hAnsi="Arial" w:cs="Arial"/>
                <w:sz w:val="20"/>
                <w:szCs w:val="20"/>
              </w:rPr>
              <w:t>3</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actor</w:t>
            </w:r>
            <w:bookmarkEnd w:id="1750"/>
            <w:r w:rsidRPr="005C7CFD">
              <w:rPr>
                <w:rFonts w:ascii="Arial" w:hAnsi="Arial" w:cs="Arial"/>
                <w:sz w:val="20"/>
                <w:szCs w:val="20"/>
              </w:rPr>
              <w:t xml:space="preserve"> Usuario (ACT-0001) </w:t>
            </w:r>
            <w:r>
              <w:rPr>
                <w:rStyle w:val="nfasis"/>
                <w:rFonts w:ascii="Arial" w:hAnsi="Arial" w:cs="Arial"/>
              </w:rPr>
              <w:t>rellena los datos del perfil que desea actualizar</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bookmarkStart w:id="1751" w:name="STP-0047"/>
            <w:r>
              <w:rPr>
                <w:rFonts w:ascii="Arial" w:hAnsi="Arial" w:cs="Arial"/>
                <w:sz w:val="20"/>
                <w:szCs w:val="20"/>
              </w:rPr>
              <w:t>4</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Si</w:t>
            </w:r>
            <w:r>
              <w:rPr>
                <w:rStyle w:val="nfasis"/>
                <w:rFonts w:ascii="Arial" w:hAnsi="Arial" w:cs="Arial"/>
              </w:rPr>
              <w:t xml:space="preserve"> dato identificativo a modificar es foto de perfil, </w:t>
            </w:r>
            <w:r>
              <w:rPr>
                <w:rFonts w:ascii="Arial" w:hAnsi="Arial" w:cs="Arial"/>
                <w:sz w:val="20"/>
                <w:szCs w:val="20"/>
              </w:rPr>
              <w:t>el actor</w:t>
            </w:r>
            <w:bookmarkEnd w:id="1751"/>
            <w:r w:rsidRPr="005C7CFD">
              <w:rPr>
                <w:rFonts w:ascii="Arial" w:hAnsi="Arial" w:cs="Arial"/>
                <w:sz w:val="20"/>
                <w:szCs w:val="20"/>
              </w:rPr>
              <w:t xml:space="preserve"> Usuario (ACT-0001) </w:t>
            </w:r>
            <w:r>
              <w:rPr>
                <w:rStyle w:val="nfasis"/>
                <w:rFonts w:ascii="Arial" w:hAnsi="Arial" w:cs="Arial"/>
              </w:rPr>
              <w:t>provee el fichero con la foto de perfil, buscándolo en su equipo mediante explorador de archivos</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1752" w:name="STP-0048" w:colFirst="2" w:colLast="2"/>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rPr>
              <w:t xml:space="preserve"> registra/actualiza los datos identificativos facilitados mostrando confirmación del proceso por pantalla</w:t>
            </w:r>
            <w:r>
              <w:rPr>
                <w:rFonts w:ascii="Arial" w:hAnsi="Arial" w:cs="Arial"/>
                <w:sz w:val="20"/>
                <w:szCs w:val="20"/>
              </w:rPr>
              <w:t xml:space="preserve"> </w:t>
            </w:r>
          </w:p>
        </w:tc>
      </w:tr>
      <w:bookmarkEnd w:id="1752"/>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Postcondición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Ninguna</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Importancia</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Urgencia</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Estado</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Estabilidad</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r w:rsidR="00E6714C" w:rsidRPr="00E6714C" w:rsidTr="00D41DBE">
        <w:tblPrEx>
          <w:tblPrExChange w:id="1753" w:author="Miguel Centeno Muñoz" w:date="2014-07-27T12:34: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754" w:author="Miguel Centeno Muñoz" w:date="2014-07-27T12:31:00Z"/>
          <w:trPrChange w:id="1755" w:author="Miguel Centeno Muñoz" w:date="2014-07-27T12:34: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tcBorders>
              <w:top w:val="nil"/>
              <w:bottom w:val="single" w:sz="24" w:space="0" w:color="C0504D" w:themeColor="accent2"/>
              <w:right w:val="nil"/>
            </w:tcBorders>
            <w:hideMark/>
            <w:tcPrChange w:id="1756" w:author="Miguel Centeno Muñoz" w:date="2014-07-27T12:34:00Z">
              <w:tcPr>
                <w:tcW w:w="0" w:type="auto"/>
                <w:gridSpan w:val="3"/>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rsidP="00E6714C">
            <w:pPr>
              <w:jc w:val="left"/>
              <w:rPr>
                <w:ins w:id="1757" w:author="Miguel Centeno Muñoz" w:date="2014-07-27T12:52:00Z"/>
                <w:rFonts w:ascii="Arial" w:eastAsia="Times New Roman" w:hAnsi="Arial" w:cs="Arial"/>
                <w:b/>
                <w:bCs/>
                <w:sz w:val="20"/>
                <w:szCs w:val="20"/>
                <w:lang w:eastAsia="es-ES"/>
              </w:rPr>
            </w:pPr>
            <w:bookmarkStart w:id="1758" w:name="UC-0009"/>
          </w:p>
          <w:p w:rsidR="00E6714C" w:rsidRPr="00E6714C" w:rsidRDefault="00834472" w:rsidP="00E6714C">
            <w:pPr>
              <w:jc w:val="left"/>
              <w:rPr>
                <w:ins w:id="1759" w:author="Miguel Centeno Muñoz" w:date="2014-07-27T12:31:00Z"/>
                <w:rFonts w:ascii="Arial" w:eastAsia="Times New Roman" w:hAnsi="Arial" w:cs="Arial"/>
                <w:b/>
                <w:bCs/>
                <w:sz w:val="20"/>
                <w:szCs w:val="20"/>
                <w:lang w:eastAsia="es-ES"/>
              </w:rPr>
            </w:pPr>
            <w:ins w:id="1760" w:author="Miguel Centeno Muñoz" w:date="2014-07-27T12:31:00Z">
              <w:r>
                <w:rPr>
                  <w:rFonts w:ascii="Arial" w:eastAsia="Times New Roman" w:hAnsi="Arial" w:cs="Arial"/>
                  <w:b/>
                  <w:bCs/>
                  <w:sz w:val="20"/>
                  <w:szCs w:val="20"/>
                  <w:lang w:eastAsia="es-ES"/>
                </w:rPr>
                <w:t>UC-000</w:t>
              </w:r>
            </w:ins>
            <w:ins w:id="1761" w:author="Miguel Centeno Muñoz" w:date="2014-07-30T23:30:00Z">
              <w:r>
                <w:rPr>
                  <w:rFonts w:ascii="Arial" w:eastAsia="Times New Roman" w:hAnsi="Arial" w:cs="Arial"/>
                  <w:b/>
                  <w:bCs/>
                  <w:sz w:val="20"/>
                  <w:szCs w:val="20"/>
                  <w:lang w:eastAsia="es-ES"/>
                </w:rPr>
                <w:t>4</w:t>
              </w:r>
            </w:ins>
          </w:p>
        </w:tc>
        <w:tc>
          <w:tcPr>
            <w:tcW w:w="4128" w:type="pct"/>
            <w:gridSpan w:val="2"/>
            <w:tcBorders>
              <w:top w:val="nil"/>
              <w:left w:val="nil"/>
              <w:bottom w:val="single" w:sz="24" w:space="0" w:color="C0504D" w:themeColor="accent2"/>
              <w:right w:val="nil"/>
            </w:tcBorders>
            <w:shd w:val="clear" w:color="auto" w:fill="FFFFFF" w:themeFill="background1"/>
            <w:hideMark/>
            <w:tcPrChange w:id="1762" w:author="Miguel Centeno Muñoz" w:date="2014-07-27T12:34:00Z">
              <w:tcPr>
                <w:tcW w:w="5000" w:type="pct"/>
                <w:gridSpan w:val="6"/>
                <w:tcBorders>
                  <w:top w:val="outset" w:sz="6" w:space="0" w:color="auto"/>
                  <w:left w:val="outset" w:sz="6" w:space="0" w:color="auto"/>
                  <w:bottom w:val="outset" w:sz="6" w:space="0" w:color="auto"/>
                  <w:right w:val="outset" w:sz="6" w:space="0" w:color="auto"/>
                </w:tcBorders>
                <w:shd w:val="clear" w:color="auto" w:fill="C8E0E0"/>
                <w:hideMark/>
              </w:tcPr>
            </w:tcPrChange>
          </w:tcPr>
          <w:p w:rsidR="008E70A6" w:rsidRDefault="008E70A6" w:rsidP="00E6714C">
            <w:pPr>
              <w:jc w:val="left"/>
              <w:cnfStyle w:val="000000000000" w:firstRow="0" w:lastRow="0" w:firstColumn="0" w:lastColumn="0" w:oddVBand="0" w:evenVBand="0" w:oddHBand="0" w:evenHBand="0" w:firstRowFirstColumn="0" w:firstRowLastColumn="0" w:lastRowFirstColumn="0" w:lastRowLastColumn="0"/>
              <w:rPr>
                <w:ins w:id="1763" w:author="Miguel Centeno Muñoz" w:date="2014-07-27T12:52:00Z"/>
                <w:rFonts w:ascii="Arial" w:eastAsia="Times New Roman" w:hAnsi="Arial" w:cs="Arial"/>
                <w:b/>
                <w:bCs/>
                <w:sz w:val="20"/>
                <w:szCs w:val="20"/>
                <w:lang w:eastAsia="es-ES"/>
              </w:rPr>
            </w:pPr>
          </w:p>
          <w:p w:rsidR="00E6714C" w:rsidRPr="00E6714C" w:rsidRDefault="00E6714C" w:rsidP="00E6714C">
            <w:pPr>
              <w:jc w:val="left"/>
              <w:cnfStyle w:val="000000000000" w:firstRow="0" w:lastRow="0" w:firstColumn="0" w:lastColumn="0" w:oddVBand="0" w:evenVBand="0" w:oddHBand="0" w:evenHBand="0" w:firstRowFirstColumn="0" w:firstRowLastColumn="0" w:lastRowFirstColumn="0" w:lastRowLastColumn="0"/>
              <w:rPr>
                <w:ins w:id="1764" w:author="Miguel Centeno Muñoz" w:date="2014-07-27T12:31:00Z"/>
                <w:rFonts w:ascii="Arial" w:eastAsia="Times New Roman" w:hAnsi="Arial" w:cs="Arial"/>
                <w:b/>
                <w:bCs/>
                <w:sz w:val="20"/>
                <w:szCs w:val="20"/>
                <w:lang w:eastAsia="es-ES"/>
              </w:rPr>
            </w:pPr>
            <w:ins w:id="1765" w:author="Miguel Centeno Muñoz" w:date="2014-07-27T12:31:00Z">
              <w:r w:rsidRPr="00E6714C">
                <w:rPr>
                  <w:rFonts w:ascii="Arial" w:eastAsia="Times New Roman" w:hAnsi="Arial" w:cs="Arial"/>
                  <w:b/>
                  <w:bCs/>
                  <w:sz w:val="20"/>
                  <w:szCs w:val="20"/>
                  <w:lang w:eastAsia="es-ES"/>
                </w:rPr>
                <w:t>Baja de un usuario</w:t>
              </w:r>
            </w:ins>
          </w:p>
        </w:tc>
      </w:tr>
      <w:tr w:rsidR="00E6714C" w:rsidRPr="00E6714C" w:rsidTr="00E6714C">
        <w:tblPrEx>
          <w:tblPrExChange w:id="1766"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767" w:author="Miguel Centeno Muñoz" w:date="2014-07-27T12:31:00Z"/>
          <w:trPrChange w:id="1768"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769"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770" w:author="Miguel Centeno Muñoz" w:date="2014-07-27T12:31:00Z"/>
                <w:rFonts w:ascii="Arial" w:eastAsia="Times New Roman" w:hAnsi="Arial" w:cs="Arial"/>
                <w:b/>
                <w:bCs/>
                <w:sz w:val="20"/>
                <w:szCs w:val="20"/>
                <w:lang w:eastAsia="es-ES"/>
              </w:rPr>
            </w:pPr>
            <w:ins w:id="1771" w:author="Miguel Centeno Muñoz" w:date="2014-07-27T12:31:00Z">
              <w:r w:rsidRPr="00E6714C">
                <w:rPr>
                  <w:rFonts w:ascii="Arial" w:eastAsia="Times New Roman" w:hAnsi="Arial" w:cs="Arial"/>
                  <w:b/>
                  <w:bCs/>
                  <w:sz w:val="20"/>
                  <w:szCs w:val="20"/>
                  <w:lang w:eastAsia="es-ES"/>
                </w:rPr>
                <w:t>Versión</w:t>
              </w:r>
            </w:ins>
          </w:p>
        </w:tc>
        <w:tc>
          <w:tcPr>
            <w:tcW w:w="0" w:type="auto"/>
            <w:gridSpan w:val="2"/>
            <w:hideMark/>
            <w:tcPrChange w:id="1772"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100000" w:firstRow="0" w:lastRow="0" w:firstColumn="0" w:lastColumn="0" w:oddVBand="0" w:evenVBand="0" w:oddHBand="1" w:evenHBand="0" w:firstRowFirstColumn="0" w:firstRowLastColumn="0" w:lastRowFirstColumn="0" w:lastRowLastColumn="0"/>
              <w:rPr>
                <w:ins w:id="1773" w:author="Miguel Centeno Muñoz" w:date="2014-07-27T12:31:00Z"/>
                <w:rFonts w:ascii="Arial" w:eastAsia="Times New Roman" w:hAnsi="Arial" w:cs="Arial"/>
                <w:sz w:val="20"/>
                <w:szCs w:val="20"/>
                <w:lang w:eastAsia="es-ES"/>
              </w:rPr>
            </w:pPr>
            <w:ins w:id="1774" w:author="Miguel Centeno Muñoz" w:date="2014-07-27T12:31:00Z">
              <w:r w:rsidRPr="00E6714C">
                <w:rPr>
                  <w:rFonts w:ascii="Arial" w:eastAsia="Times New Roman" w:hAnsi="Arial" w:cs="Arial"/>
                  <w:sz w:val="20"/>
                  <w:szCs w:val="20"/>
                  <w:lang w:eastAsia="es-ES"/>
                </w:rPr>
                <w:t xml:space="preserve">1.0 ( 27/07/2014 ) </w:t>
              </w:r>
            </w:ins>
          </w:p>
        </w:tc>
      </w:tr>
      <w:tr w:rsidR="00E6714C" w:rsidRPr="00E6714C" w:rsidTr="00E6714C">
        <w:tblPrEx>
          <w:tblPrExChange w:id="1775"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776" w:author="Miguel Centeno Muñoz" w:date="2014-07-27T12:31:00Z"/>
          <w:trPrChange w:id="1777"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778"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1779" w:author="Miguel Centeno Muñoz" w:date="2014-07-27T12:31:00Z"/>
                <w:rFonts w:ascii="Arial" w:eastAsia="Times New Roman" w:hAnsi="Arial" w:cs="Arial"/>
                <w:b/>
                <w:bCs/>
                <w:sz w:val="20"/>
                <w:szCs w:val="20"/>
                <w:lang w:eastAsia="es-ES"/>
              </w:rPr>
            </w:pPr>
            <w:ins w:id="1780" w:author="Miguel Centeno Muñoz" w:date="2014-07-27T12:31:00Z">
              <w:r w:rsidRPr="00E6714C">
                <w:rPr>
                  <w:rFonts w:ascii="Arial" w:eastAsia="Times New Roman" w:hAnsi="Arial" w:cs="Arial"/>
                  <w:b/>
                  <w:bCs/>
                  <w:sz w:val="20"/>
                  <w:szCs w:val="20"/>
                  <w:lang w:eastAsia="es-ES"/>
                </w:rPr>
                <w:t>Autores</w:t>
              </w:r>
            </w:ins>
          </w:p>
        </w:tc>
        <w:bookmarkEnd w:id="1758"/>
        <w:tc>
          <w:tcPr>
            <w:tcW w:w="0" w:type="auto"/>
            <w:gridSpan w:val="2"/>
            <w:hideMark/>
            <w:tcPrChange w:id="1781"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F23850" w:rsidRDefault="00E6714C" w:rsidP="00F23850">
            <w:pPr>
              <w:pStyle w:val="Prrafodelista"/>
              <w:numPr>
                <w:ilvl w:val="0"/>
                <w:numId w:val="56"/>
              </w:numPr>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rPr>
                <w:ins w:id="1782" w:author="Miguel Centeno Muñoz" w:date="2014-07-27T12:31:00Z"/>
                <w:rFonts w:ascii="Arial" w:eastAsia="Times New Roman" w:hAnsi="Arial" w:cs="Arial"/>
                <w:sz w:val="20"/>
                <w:szCs w:val="20"/>
                <w:lang w:eastAsia="es-ES"/>
                <w:rPrChange w:id="1783" w:author="Miguel Centeno Muñoz" w:date="2014-08-02T12:32:00Z">
                  <w:rPr>
                    <w:ins w:id="1784" w:author="Miguel Centeno Muñoz" w:date="2014-07-27T12:31:00Z"/>
                    <w:rFonts w:ascii="Arial" w:eastAsia="Times New Roman" w:hAnsi="Arial" w:cs="Arial"/>
                    <w:color w:val="auto"/>
                    <w:sz w:val="20"/>
                    <w:szCs w:val="20"/>
                    <w:lang w:eastAsia="es-ES"/>
                  </w:rPr>
                </w:rPrChange>
              </w:rPr>
              <w:pPrChange w:id="1785" w:author="Miguel Centeno Muñoz" w:date="2014-08-02T12:32:00Z">
                <w:pPr>
                  <w:numPr>
                    <w:numId w:val="39"/>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ins w:id="1786" w:author="Miguel Centeno Muñoz" w:date="2014-07-27T12:31:00Z">
              <w:r w:rsidRPr="00F23850">
                <w:rPr>
                  <w:rFonts w:ascii="Arial" w:eastAsia="Times New Roman" w:hAnsi="Arial" w:cs="Arial"/>
                  <w:sz w:val="20"/>
                  <w:szCs w:val="20"/>
                  <w:lang w:eastAsia="es-ES"/>
                  <w:rPrChange w:id="1787" w:author="Miguel Centeno Muñoz" w:date="2014-08-02T12:32:00Z">
                    <w:rPr>
                      <w:rFonts w:ascii="Arial" w:eastAsia="Times New Roman" w:hAnsi="Arial" w:cs="Arial"/>
                      <w:b/>
                      <w:bCs/>
                      <w:i/>
                      <w:iCs/>
                      <w:color w:val="0000FF"/>
                      <w:sz w:val="20"/>
                      <w:szCs w:val="20"/>
                      <w:u w:val="single"/>
                      <w:lang w:eastAsia="es-ES"/>
                    </w:rPr>
                  </w:rPrChange>
                </w:rPr>
                <w:t xml:space="preserve">Miguel Centeno Muñoz </w:t>
              </w:r>
            </w:ins>
          </w:p>
        </w:tc>
      </w:tr>
      <w:tr w:rsidR="00E6714C" w:rsidRPr="00E6714C" w:rsidTr="00E6714C">
        <w:tblPrEx>
          <w:tblPrExChange w:id="1788"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789" w:author="Miguel Centeno Muñoz" w:date="2014-07-27T12:31:00Z"/>
          <w:trPrChange w:id="1790"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791"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792" w:author="Miguel Centeno Muñoz" w:date="2014-07-27T12:31:00Z"/>
                <w:rFonts w:ascii="Arial" w:eastAsia="Times New Roman" w:hAnsi="Arial" w:cs="Arial"/>
                <w:b/>
                <w:bCs/>
                <w:sz w:val="20"/>
                <w:szCs w:val="20"/>
                <w:lang w:eastAsia="es-ES"/>
              </w:rPr>
            </w:pPr>
            <w:ins w:id="1793" w:author="Miguel Centeno Muñoz" w:date="2014-07-27T12:31:00Z">
              <w:r w:rsidRPr="00E6714C">
                <w:rPr>
                  <w:rFonts w:ascii="Arial" w:eastAsia="Times New Roman" w:hAnsi="Arial" w:cs="Arial"/>
                  <w:b/>
                  <w:bCs/>
                  <w:sz w:val="20"/>
                  <w:szCs w:val="20"/>
                  <w:lang w:eastAsia="es-ES"/>
                </w:rPr>
                <w:t>Fuentes</w:t>
              </w:r>
            </w:ins>
          </w:p>
        </w:tc>
        <w:tc>
          <w:tcPr>
            <w:tcW w:w="0" w:type="auto"/>
            <w:gridSpan w:val="2"/>
            <w:hideMark/>
            <w:tcPrChange w:id="1794"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F23850" w:rsidRDefault="00D41DBE" w:rsidP="00F23850">
            <w:pPr>
              <w:pStyle w:val="Prrafodelista"/>
              <w:numPr>
                <w:ilvl w:val="0"/>
                <w:numId w:val="56"/>
              </w:numPr>
              <w:spacing w:before="100" w:beforeAutospacing="1" w:after="100" w:afterAutospacing="1"/>
              <w:jc w:val="left"/>
              <w:cnfStyle w:val="000000100000" w:firstRow="0" w:lastRow="0" w:firstColumn="0" w:lastColumn="0" w:oddVBand="0" w:evenVBand="0" w:oddHBand="1" w:evenHBand="0" w:firstRowFirstColumn="0" w:firstRowLastColumn="0" w:lastRowFirstColumn="0" w:lastRowLastColumn="0"/>
              <w:rPr>
                <w:ins w:id="1795" w:author="Miguel Centeno Muñoz" w:date="2014-07-27T12:31:00Z"/>
                <w:rFonts w:ascii="Arial" w:eastAsia="Times New Roman" w:hAnsi="Arial" w:cs="Arial"/>
                <w:sz w:val="20"/>
                <w:szCs w:val="20"/>
                <w:lang w:eastAsia="es-ES"/>
                <w:rPrChange w:id="1796" w:author="Miguel Centeno Muñoz" w:date="2014-08-02T12:32:00Z">
                  <w:rPr>
                    <w:ins w:id="1797" w:author="Miguel Centeno Muñoz" w:date="2014-07-27T12:31:00Z"/>
                    <w:rFonts w:eastAsia="Times New Roman"/>
                    <w:lang w:eastAsia="es-ES"/>
                  </w:rPr>
                </w:rPrChange>
              </w:rPr>
              <w:pPrChange w:id="1798" w:author="Miguel Centeno Muñoz" w:date="2014-08-02T12:32:00Z">
                <w:pPr>
                  <w:numPr>
                    <w:numId w:val="40"/>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ins w:id="1799" w:author="Miguel Centeno Muñoz" w:date="2014-07-27T12:33:00Z">
              <w:r w:rsidRPr="00F23850">
                <w:rPr>
                  <w:rFonts w:ascii="Arial" w:eastAsia="Times New Roman" w:hAnsi="Arial" w:cs="Arial"/>
                  <w:sz w:val="20"/>
                  <w:szCs w:val="20"/>
                  <w:lang w:eastAsia="es-ES"/>
                  <w:rPrChange w:id="1800" w:author="Miguel Centeno Muñoz" w:date="2014-08-02T12:32:00Z">
                    <w:rPr>
                      <w:rFonts w:ascii="Arial" w:eastAsia="Times New Roman" w:hAnsi="Arial" w:cs="Arial"/>
                      <w:b/>
                      <w:bCs/>
                      <w:i/>
                      <w:iCs/>
                      <w:color w:val="0000FF"/>
                      <w:sz w:val="20"/>
                      <w:szCs w:val="20"/>
                      <w:u w:val="single"/>
                      <w:lang w:eastAsia="es-ES"/>
                    </w:rPr>
                  </w:rPrChange>
                </w:rPr>
                <w:t>Sergio Segura Rueda</w:t>
              </w:r>
            </w:ins>
            <w:ins w:id="1801" w:author="Miguel Centeno Muñoz" w:date="2014-07-27T12:31:00Z">
              <w:r w:rsidR="00E6714C" w:rsidRPr="00F23850">
                <w:rPr>
                  <w:rFonts w:ascii="Arial" w:eastAsia="Times New Roman" w:hAnsi="Arial" w:cs="Arial"/>
                  <w:sz w:val="20"/>
                  <w:szCs w:val="20"/>
                  <w:lang w:eastAsia="es-ES"/>
                  <w:rPrChange w:id="1802" w:author="Miguel Centeno Muñoz" w:date="2014-08-02T12:32:00Z">
                    <w:rPr>
                      <w:rFonts w:ascii="Arial" w:eastAsia="Times New Roman" w:hAnsi="Arial" w:cs="Arial"/>
                      <w:b/>
                      <w:bCs/>
                      <w:i/>
                      <w:iCs/>
                      <w:color w:val="C0504D" w:themeColor="accent2"/>
                      <w:sz w:val="20"/>
                      <w:szCs w:val="20"/>
                      <w:lang w:eastAsia="es-ES"/>
                    </w:rPr>
                  </w:rPrChange>
                </w:rPr>
                <w:t xml:space="preserve"> </w:t>
              </w:r>
            </w:ins>
          </w:p>
        </w:tc>
      </w:tr>
      <w:tr w:rsidR="00E6714C" w:rsidRPr="00E6714C" w:rsidTr="00E6714C">
        <w:tblPrEx>
          <w:tblPrExChange w:id="1803"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804" w:author="Miguel Centeno Muñoz" w:date="2014-07-27T12:31:00Z"/>
          <w:trPrChange w:id="1805"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806"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1807" w:author="Miguel Centeno Muñoz" w:date="2014-07-27T12:31:00Z"/>
                <w:rFonts w:ascii="Arial" w:eastAsia="Times New Roman" w:hAnsi="Arial" w:cs="Arial"/>
                <w:b/>
                <w:bCs/>
                <w:sz w:val="20"/>
                <w:szCs w:val="20"/>
                <w:lang w:eastAsia="es-ES"/>
              </w:rPr>
            </w:pPr>
            <w:ins w:id="1808" w:author="Miguel Centeno Muñoz" w:date="2014-07-27T12:31:00Z">
              <w:r w:rsidRPr="00E6714C">
                <w:rPr>
                  <w:rFonts w:ascii="Arial" w:eastAsia="Times New Roman" w:hAnsi="Arial" w:cs="Arial"/>
                  <w:b/>
                  <w:bCs/>
                  <w:sz w:val="20"/>
                  <w:szCs w:val="20"/>
                  <w:lang w:eastAsia="es-ES"/>
                </w:rPr>
                <w:t>Dependencias</w:t>
              </w:r>
            </w:ins>
          </w:p>
        </w:tc>
        <w:tc>
          <w:tcPr>
            <w:tcW w:w="0" w:type="auto"/>
            <w:gridSpan w:val="2"/>
            <w:hideMark/>
            <w:tcPrChange w:id="1809"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Default="00D41DBE" w:rsidP="00F23850">
            <w:pPr>
              <w:pStyle w:val="Prrafodelista"/>
              <w:numPr>
                <w:ilvl w:val="0"/>
                <w:numId w:val="56"/>
              </w:numPr>
              <w:jc w:val="left"/>
              <w:cnfStyle w:val="000000000000" w:firstRow="0" w:lastRow="0" w:firstColumn="0" w:lastColumn="0" w:oddVBand="0" w:evenVBand="0" w:oddHBand="0" w:evenHBand="0" w:firstRowFirstColumn="0" w:firstRowLastColumn="0" w:lastRowFirstColumn="0" w:lastRowLastColumn="0"/>
              <w:rPr>
                <w:ins w:id="1810" w:author="Miguel Centeno Muñoz" w:date="2014-08-02T12:33:00Z"/>
                <w:rFonts w:ascii="Arial" w:eastAsia="Times New Roman" w:hAnsi="Arial" w:cs="Arial"/>
                <w:sz w:val="20"/>
                <w:szCs w:val="20"/>
                <w:lang w:eastAsia="es-ES"/>
              </w:rPr>
              <w:pPrChange w:id="1811" w:author="Miguel Centeno Muñoz" w:date="2014-08-02T12:32:00Z">
                <w:pPr>
                  <w:jc w:val="left"/>
                  <w:cnfStyle w:val="000000000000" w:firstRow="0" w:lastRow="0" w:firstColumn="0" w:lastColumn="0" w:oddVBand="0" w:evenVBand="0" w:oddHBand="0" w:evenHBand="0" w:firstRowFirstColumn="0" w:firstRowLastColumn="0" w:lastRowFirstColumn="0" w:lastRowLastColumn="0"/>
                </w:pPr>
              </w:pPrChange>
            </w:pPr>
            <w:ins w:id="1812" w:author="Miguel Centeno Muñoz" w:date="2014-07-27T12:33:00Z">
              <w:r w:rsidRPr="00F23850">
                <w:rPr>
                  <w:rFonts w:ascii="Arial" w:eastAsia="Times New Roman" w:hAnsi="Arial" w:cs="Arial"/>
                  <w:sz w:val="20"/>
                  <w:szCs w:val="20"/>
                  <w:lang w:eastAsia="es-ES"/>
                  <w:rPrChange w:id="1813" w:author="Miguel Centeno Muñoz" w:date="2014-08-02T12:32:00Z">
                    <w:rPr>
                      <w:rFonts w:ascii="Arial" w:eastAsia="Times New Roman" w:hAnsi="Arial" w:cs="Arial"/>
                      <w:b/>
                      <w:bCs/>
                      <w:i/>
                      <w:iCs/>
                      <w:color w:val="0000FF"/>
                      <w:sz w:val="20"/>
                      <w:szCs w:val="20"/>
                      <w:u w:val="single"/>
                      <w:lang w:eastAsia="es-ES"/>
                    </w:rPr>
                  </w:rPrChange>
                </w:rPr>
                <w:t>[OBJ-0001] Gestión Usuarios Aplicación</w:t>
              </w:r>
            </w:ins>
            <w:ins w:id="1814" w:author="Miguel Centeno Muñoz" w:date="2014-07-27T12:31:00Z">
              <w:r w:rsidR="00E6714C" w:rsidRPr="00F23850">
                <w:rPr>
                  <w:rFonts w:ascii="Arial" w:eastAsia="Times New Roman" w:hAnsi="Arial" w:cs="Arial"/>
                  <w:sz w:val="20"/>
                  <w:szCs w:val="20"/>
                  <w:lang w:eastAsia="es-ES"/>
                  <w:rPrChange w:id="1815" w:author="Miguel Centeno Muñoz" w:date="2014-08-02T12:32:00Z">
                    <w:rPr>
                      <w:rFonts w:eastAsia="Times New Roman"/>
                      <w:lang w:eastAsia="es-ES"/>
                    </w:rPr>
                  </w:rPrChange>
                </w:rPr>
                <w:t xml:space="preserve"> </w:t>
              </w:r>
            </w:ins>
          </w:p>
          <w:p w:rsidR="00F23850" w:rsidRDefault="00F23850" w:rsidP="00F23850">
            <w:pPr>
              <w:pStyle w:val="Prrafodelista"/>
              <w:numPr>
                <w:ilvl w:val="0"/>
                <w:numId w:val="56"/>
              </w:numPr>
              <w:jc w:val="left"/>
              <w:cnfStyle w:val="000000000000" w:firstRow="0" w:lastRow="0" w:firstColumn="0" w:lastColumn="0" w:oddVBand="0" w:evenVBand="0" w:oddHBand="0" w:evenHBand="0" w:firstRowFirstColumn="0" w:firstRowLastColumn="0" w:lastRowFirstColumn="0" w:lastRowLastColumn="0"/>
              <w:rPr>
                <w:ins w:id="1816" w:author="Miguel Centeno Muñoz" w:date="2014-08-02T12:33:00Z"/>
                <w:rFonts w:ascii="Arial" w:eastAsia="Times New Roman" w:hAnsi="Arial" w:cs="Arial"/>
                <w:sz w:val="20"/>
                <w:szCs w:val="20"/>
                <w:lang w:eastAsia="es-ES"/>
              </w:rPr>
              <w:pPrChange w:id="1817" w:author="Miguel Centeno Muñoz" w:date="2014-08-02T12:32:00Z">
                <w:pPr>
                  <w:jc w:val="left"/>
                  <w:cnfStyle w:val="000000000000" w:firstRow="0" w:lastRow="0" w:firstColumn="0" w:lastColumn="0" w:oddVBand="0" w:evenVBand="0" w:oddHBand="0" w:evenHBand="0" w:firstRowFirstColumn="0" w:firstRowLastColumn="0" w:lastRowFirstColumn="0" w:lastRowLastColumn="0"/>
                </w:pPr>
              </w:pPrChange>
            </w:pPr>
            <w:ins w:id="1818" w:author="Miguel Centeno Muñoz" w:date="2014-08-02T12:33:00Z">
              <w:r>
                <w:rPr>
                  <w:rFonts w:ascii="Arial" w:eastAsia="Times New Roman" w:hAnsi="Arial" w:cs="Arial"/>
                  <w:sz w:val="20"/>
                  <w:szCs w:val="20"/>
                  <w:lang w:eastAsia="es-ES"/>
                </w:rPr>
                <w:t>[IRQ-0001] Información sobre Usuario</w:t>
              </w:r>
            </w:ins>
          </w:p>
          <w:p w:rsidR="00F23850" w:rsidRPr="00F23850" w:rsidRDefault="00F23850" w:rsidP="00F23850">
            <w:pPr>
              <w:pStyle w:val="Prrafodelista"/>
              <w:numPr>
                <w:ilvl w:val="0"/>
                <w:numId w:val="56"/>
              </w:numPr>
              <w:jc w:val="left"/>
              <w:cnfStyle w:val="000000000000" w:firstRow="0" w:lastRow="0" w:firstColumn="0" w:lastColumn="0" w:oddVBand="0" w:evenVBand="0" w:oddHBand="0" w:evenHBand="0" w:firstRowFirstColumn="0" w:firstRowLastColumn="0" w:lastRowFirstColumn="0" w:lastRowLastColumn="0"/>
              <w:rPr>
                <w:ins w:id="1819" w:author="Miguel Centeno Muñoz" w:date="2014-07-27T12:31:00Z"/>
                <w:rFonts w:ascii="Arial" w:eastAsia="Times New Roman" w:hAnsi="Arial" w:cs="Arial"/>
                <w:sz w:val="20"/>
                <w:szCs w:val="20"/>
                <w:lang w:eastAsia="es-ES"/>
                <w:rPrChange w:id="1820" w:author="Miguel Centeno Muñoz" w:date="2014-08-02T12:32:00Z">
                  <w:rPr>
                    <w:ins w:id="1821" w:author="Miguel Centeno Muñoz" w:date="2014-07-27T12:31:00Z"/>
                    <w:rFonts w:eastAsia="Times New Roman"/>
                    <w:lang w:eastAsia="es-ES"/>
                  </w:rPr>
                </w:rPrChange>
              </w:rPr>
              <w:pPrChange w:id="1822" w:author="Miguel Centeno Muñoz" w:date="2014-08-02T12:32:00Z">
                <w:pPr>
                  <w:jc w:val="left"/>
                  <w:cnfStyle w:val="000000000000" w:firstRow="0" w:lastRow="0" w:firstColumn="0" w:lastColumn="0" w:oddVBand="0" w:evenVBand="0" w:oddHBand="0" w:evenHBand="0" w:firstRowFirstColumn="0" w:firstRowLastColumn="0" w:lastRowFirstColumn="0" w:lastRowLastColumn="0"/>
                </w:pPr>
              </w:pPrChange>
            </w:pPr>
            <w:ins w:id="1823" w:author="Miguel Centeno Muñoz" w:date="2014-08-02T12:33:00Z">
              <w:r w:rsidRPr="00B85A70">
                <w:rPr>
                  <w:rFonts w:ascii="Arial" w:eastAsia="Times New Roman" w:hAnsi="Arial" w:cs="Arial"/>
                  <w:sz w:val="20"/>
                  <w:szCs w:val="20"/>
                  <w:lang w:eastAsia="es-ES"/>
                </w:rPr>
                <w:t>[CRQ-0001] Unicidad de los nombres de usuario</w:t>
              </w:r>
            </w:ins>
          </w:p>
        </w:tc>
      </w:tr>
      <w:tr w:rsidR="00E6714C" w:rsidRPr="00E6714C" w:rsidTr="00E6714C">
        <w:tblPrEx>
          <w:tblPrExChange w:id="1824"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825" w:author="Miguel Centeno Muñoz" w:date="2014-07-27T12:31:00Z"/>
          <w:trPrChange w:id="1826"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827"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828" w:author="Miguel Centeno Muñoz" w:date="2014-07-27T12:31:00Z"/>
                <w:rFonts w:ascii="Arial" w:eastAsia="Times New Roman" w:hAnsi="Arial" w:cs="Arial"/>
                <w:b/>
                <w:bCs/>
                <w:sz w:val="20"/>
                <w:szCs w:val="20"/>
                <w:lang w:eastAsia="es-ES"/>
              </w:rPr>
            </w:pPr>
            <w:ins w:id="1829" w:author="Miguel Centeno Muñoz" w:date="2014-07-27T12:31:00Z">
              <w:r w:rsidRPr="00E6714C">
                <w:rPr>
                  <w:rFonts w:ascii="Arial" w:eastAsia="Times New Roman" w:hAnsi="Arial" w:cs="Arial"/>
                  <w:b/>
                  <w:bCs/>
                  <w:sz w:val="20"/>
                  <w:szCs w:val="20"/>
                  <w:lang w:eastAsia="es-ES"/>
                </w:rPr>
                <w:t>Descripción</w:t>
              </w:r>
            </w:ins>
          </w:p>
        </w:tc>
        <w:tc>
          <w:tcPr>
            <w:tcW w:w="0" w:type="auto"/>
            <w:gridSpan w:val="2"/>
            <w:hideMark/>
            <w:tcPrChange w:id="1830"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100000" w:firstRow="0" w:lastRow="0" w:firstColumn="0" w:lastColumn="0" w:oddVBand="0" w:evenVBand="0" w:oddHBand="1" w:evenHBand="0" w:firstRowFirstColumn="0" w:firstRowLastColumn="0" w:lastRowFirstColumn="0" w:lastRowLastColumn="0"/>
              <w:rPr>
                <w:ins w:id="1831" w:author="Miguel Centeno Muñoz" w:date="2014-07-27T12:31:00Z"/>
                <w:rFonts w:ascii="Arial" w:eastAsia="Times New Roman" w:hAnsi="Arial" w:cs="Arial"/>
                <w:sz w:val="20"/>
                <w:szCs w:val="20"/>
                <w:lang w:eastAsia="es-ES"/>
              </w:rPr>
            </w:pPr>
            <w:ins w:id="1832" w:author="Miguel Centeno Muñoz" w:date="2014-07-27T12:31:00Z">
              <w:r w:rsidRPr="00E6714C">
                <w:rPr>
                  <w:rFonts w:ascii="Arial" w:eastAsia="Times New Roman" w:hAnsi="Arial" w:cs="Arial"/>
                  <w:sz w:val="20"/>
                  <w:szCs w:val="20"/>
                  <w:lang w:eastAsia="es-ES"/>
                </w:rPr>
                <w:t xml:space="preserve">El sistema deberá comportarse tal como se describe en el siguiente caso de uso cuando </w:t>
              </w:r>
              <w:r w:rsidRPr="00E6714C">
                <w:rPr>
                  <w:rFonts w:ascii="Arial" w:eastAsia="Times New Roman" w:hAnsi="Arial" w:cs="Arial"/>
                  <w:i/>
                  <w:iCs/>
                  <w:sz w:val="20"/>
                  <w:szCs w:val="20"/>
                  <w:lang w:eastAsia="es-ES"/>
                </w:rPr>
                <w:t>un usuario solicite la baja de su perfil</w:t>
              </w:r>
              <w:r w:rsidRPr="00E6714C">
                <w:rPr>
                  <w:rFonts w:ascii="Arial" w:eastAsia="Times New Roman" w:hAnsi="Arial" w:cs="Arial"/>
                  <w:sz w:val="20"/>
                  <w:szCs w:val="20"/>
                  <w:lang w:eastAsia="es-ES"/>
                </w:rPr>
                <w:t xml:space="preserve"> </w:t>
              </w:r>
            </w:ins>
          </w:p>
        </w:tc>
      </w:tr>
      <w:tr w:rsidR="00E6714C" w:rsidRPr="00E6714C" w:rsidTr="00E6714C">
        <w:tblPrEx>
          <w:tblPrExChange w:id="1833"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834" w:author="Miguel Centeno Muñoz" w:date="2014-07-27T12:31:00Z"/>
          <w:trPrChange w:id="1835"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836"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1837" w:author="Miguel Centeno Muñoz" w:date="2014-07-27T12:31:00Z"/>
                <w:rFonts w:ascii="Arial" w:eastAsia="Times New Roman" w:hAnsi="Arial" w:cs="Arial"/>
                <w:b/>
                <w:bCs/>
                <w:sz w:val="20"/>
                <w:szCs w:val="20"/>
                <w:lang w:eastAsia="es-ES"/>
              </w:rPr>
            </w:pPr>
            <w:ins w:id="1838" w:author="Miguel Centeno Muñoz" w:date="2014-07-27T12:31:00Z">
              <w:r w:rsidRPr="00E6714C">
                <w:rPr>
                  <w:rFonts w:ascii="Arial" w:eastAsia="Times New Roman" w:hAnsi="Arial" w:cs="Arial"/>
                  <w:b/>
                  <w:bCs/>
                  <w:sz w:val="20"/>
                  <w:szCs w:val="20"/>
                  <w:lang w:eastAsia="es-ES"/>
                </w:rPr>
                <w:t>Precondición</w:t>
              </w:r>
            </w:ins>
          </w:p>
        </w:tc>
        <w:tc>
          <w:tcPr>
            <w:tcW w:w="0" w:type="auto"/>
            <w:gridSpan w:val="2"/>
            <w:hideMark/>
            <w:tcPrChange w:id="1839"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000000" w:firstRow="0" w:lastRow="0" w:firstColumn="0" w:lastColumn="0" w:oddVBand="0" w:evenVBand="0" w:oddHBand="0" w:evenHBand="0" w:firstRowFirstColumn="0" w:firstRowLastColumn="0" w:lastRowFirstColumn="0" w:lastRowLastColumn="0"/>
              <w:rPr>
                <w:ins w:id="1840" w:author="Miguel Centeno Muñoz" w:date="2014-07-27T12:31:00Z"/>
                <w:rFonts w:ascii="Arial" w:eastAsia="Times New Roman" w:hAnsi="Arial" w:cs="Arial"/>
                <w:sz w:val="20"/>
                <w:szCs w:val="20"/>
                <w:lang w:eastAsia="es-ES"/>
              </w:rPr>
            </w:pPr>
            <w:ins w:id="1841" w:author="Miguel Centeno Muñoz" w:date="2014-07-27T12:31:00Z">
              <w:r w:rsidRPr="00E6714C">
                <w:rPr>
                  <w:rFonts w:ascii="Arial" w:eastAsia="Times New Roman" w:hAnsi="Arial" w:cs="Arial"/>
                  <w:sz w:val="20"/>
                  <w:szCs w:val="20"/>
                  <w:lang w:eastAsia="es-ES"/>
                </w:rPr>
                <w:t>Usuario debe estar logado</w:t>
              </w:r>
            </w:ins>
          </w:p>
        </w:tc>
      </w:tr>
      <w:tr w:rsidR="00E6714C" w:rsidRPr="00E6714C" w:rsidTr="00D41DBE">
        <w:tblPrEx>
          <w:tblPrExChange w:id="1842" w:author="Miguel Centeno Muñoz" w:date="2014-07-27T12:34: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843" w:author="Miguel Centeno Muñoz" w:date="2014-07-27T12:31:00Z"/>
          <w:trPrChange w:id="1844" w:author="Miguel Centeno Muñoz" w:date="2014-07-27T12:34: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val="restart"/>
            <w:hideMark/>
            <w:tcPrChange w:id="1845" w:author="Miguel Centeno Muñoz" w:date="2014-07-27T12:34:00Z">
              <w:tcPr>
                <w:tcW w:w="0" w:type="auto"/>
                <w:gridSpan w:val="3"/>
                <w:vMerge w:val="restart"/>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846" w:author="Miguel Centeno Muñoz" w:date="2014-07-27T12:31:00Z"/>
                <w:rFonts w:ascii="Arial" w:eastAsia="Times New Roman" w:hAnsi="Arial" w:cs="Arial"/>
                <w:b/>
                <w:bCs/>
                <w:sz w:val="20"/>
                <w:szCs w:val="20"/>
                <w:lang w:eastAsia="es-ES"/>
              </w:rPr>
            </w:pPr>
            <w:ins w:id="1847" w:author="Miguel Centeno Muñoz" w:date="2014-07-27T12:31:00Z">
              <w:r w:rsidRPr="00E6714C">
                <w:rPr>
                  <w:rFonts w:ascii="Arial" w:eastAsia="Times New Roman" w:hAnsi="Arial" w:cs="Arial"/>
                  <w:b/>
                  <w:bCs/>
                  <w:sz w:val="20"/>
                  <w:szCs w:val="20"/>
                  <w:lang w:eastAsia="es-ES"/>
                </w:rPr>
                <w:t>Secuencia normal</w:t>
              </w:r>
            </w:ins>
          </w:p>
        </w:tc>
        <w:tc>
          <w:tcPr>
            <w:tcW w:w="0" w:type="auto"/>
            <w:hideMark/>
            <w:tcPrChange w:id="1848" w:author="Miguel Centeno Muñoz" w:date="2014-07-27T12:34:00Z">
              <w:tcPr>
                <w:tcW w:w="0" w:type="auto"/>
                <w:gridSpan w:val="2"/>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100000" w:firstRow="0" w:lastRow="0" w:firstColumn="0" w:lastColumn="0" w:oddVBand="0" w:evenVBand="0" w:oddHBand="1" w:evenHBand="0" w:firstRowFirstColumn="0" w:firstRowLastColumn="0" w:lastRowFirstColumn="0" w:lastRowLastColumn="0"/>
              <w:rPr>
                <w:ins w:id="1849" w:author="Miguel Centeno Muñoz" w:date="2014-07-27T12:31:00Z"/>
                <w:rFonts w:ascii="Arial" w:eastAsia="Times New Roman" w:hAnsi="Arial" w:cs="Arial"/>
                <w:b/>
                <w:bCs/>
                <w:sz w:val="20"/>
                <w:szCs w:val="20"/>
                <w:lang w:eastAsia="es-ES"/>
              </w:rPr>
            </w:pPr>
            <w:ins w:id="1850" w:author="Miguel Centeno Muñoz" w:date="2014-07-27T12:31:00Z">
              <w:r w:rsidRPr="00E6714C">
                <w:rPr>
                  <w:rFonts w:ascii="Arial" w:eastAsia="Times New Roman" w:hAnsi="Arial" w:cs="Arial"/>
                  <w:b/>
                  <w:bCs/>
                  <w:sz w:val="20"/>
                  <w:szCs w:val="20"/>
                  <w:lang w:eastAsia="es-ES"/>
                </w:rPr>
                <w:t>Paso</w:t>
              </w:r>
            </w:ins>
          </w:p>
        </w:tc>
        <w:tc>
          <w:tcPr>
            <w:tcW w:w="3748" w:type="pct"/>
            <w:hideMark/>
            <w:tcPrChange w:id="1851" w:author="Miguel Centeno Muñoz" w:date="2014-07-27T12:34:00Z">
              <w:tcPr>
                <w:tcW w:w="5000" w:type="pct"/>
                <w:gridSpan w:val="4"/>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100000" w:firstRow="0" w:lastRow="0" w:firstColumn="0" w:lastColumn="0" w:oddVBand="0" w:evenVBand="0" w:oddHBand="1" w:evenHBand="0" w:firstRowFirstColumn="0" w:firstRowLastColumn="0" w:lastRowFirstColumn="0" w:lastRowLastColumn="0"/>
              <w:rPr>
                <w:ins w:id="1852" w:author="Miguel Centeno Muñoz" w:date="2014-07-27T12:31:00Z"/>
                <w:rFonts w:ascii="Arial" w:eastAsia="Times New Roman" w:hAnsi="Arial" w:cs="Arial"/>
                <w:b/>
                <w:bCs/>
                <w:sz w:val="20"/>
                <w:szCs w:val="20"/>
                <w:lang w:eastAsia="es-ES"/>
              </w:rPr>
            </w:pPr>
            <w:ins w:id="1853" w:author="Miguel Centeno Muñoz" w:date="2014-07-27T12:31:00Z">
              <w:r w:rsidRPr="00E6714C">
                <w:rPr>
                  <w:rFonts w:ascii="Arial" w:eastAsia="Times New Roman" w:hAnsi="Arial" w:cs="Arial"/>
                  <w:b/>
                  <w:bCs/>
                  <w:sz w:val="20"/>
                  <w:szCs w:val="20"/>
                  <w:lang w:eastAsia="es-ES"/>
                </w:rPr>
                <w:t>Acción</w:t>
              </w:r>
            </w:ins>
          </w:p>
        </w:tc>
      </w:tr>
      <w:tr w:rsidR="00E6714C" w:rsidRPr="00E6714C" w:rsidTr="00E6714C">
        <w:tblPrEx>
          <w:tblPrExChange w:id="1854"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855" w:author="Miguel Centeno Muñoz" w:date="2014-07-27T12:31:00Z"/>
          <w:trPrChange w:id="1856"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hideMark/>
            <w:tcPrChange w:id="1857" w:author="Miguel Centeno Muñoz" w:date="2014-07-27T12:31:00Z">
              <w:tcPr>
                <w:tcW w:w="0" w:type="auto"/>
                <w:gridSpan w:val="3"/>
                <w:vMerge/>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jc w:val="left"/>
              <w:rPr>
                <w:ins w:id="1858" w:author="Miguel Centeno Muñoz" w:date="2014-07-27T12:31:00Z"/>
                <w:rFonts w:ascii="Arial" w:eastAsia="Times New Roman" w:hAnsi="Arial" w:cs="Arial"/>
                <w:b/>
                <w:bCs/>
                <w:sz w:val="20"/>
                <w:szCs w:val="20"/>
                <w:lang w:eastAsia="es-ES"/>
              </w:rPr>
            </w:pPr>
          </w:p>
        </w:tc>
        <w:tc>
          <w:tcPr>
            <w:tcW w:w="0" w:type="auto"/>
            <w:hideMark/>
            <w:tcPrChange w:id="1859" w:author="Miguel Centeno Muñoz" w:date="2014-07-27T12:31:00Z">
              <w:tcPr>
                <w:tcW w:w="0" w:type="auto"/>
                <w:gridSpan w:val="2"/>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000000" w:firstRow="0" w:lastRow="0" w:firstColumn="0" w:lastColumn="0" w:oddVBand="0" w:evenVBand="0" w:oddHBand="0" w:evenHBand="0" w:firstRowFirstColumn="0" w:firstRowLastColumn="0" w:lastRowFirstColumn="0" w:lastRowLastColumn="0"/>
              <w:rPr>
                <w:ins w:id="1860" w:author="Miguel Centeno Muñoz" w:date="2014-07-27T12:31:00Z"/>
                <w:rFonts w:ascii="Arial" w:eastAsia="Times New Roman" w:hAnsi="Arial" w:cs="Arial"/>
                <w:sz w:val="20"/>
                <w:szCs w:val="20"/>
                <w:lang w:eastAsia="es-ES"/>
              </w:rPr>
            </w:pPr>
            <w:bookmarkStart w:id="1861" w:name="STP-0070"/>
            <w:ins w:id="1862" w:author="Miguel Centeno Muñoz" w:date="2014-07-27T12:31:00Z">
              <w:r w:rsidRPr="00E6714C">
                <w:rPr>
                  <w:rFonts w:ascii="Arial" w:eastAsia="Times New Roman" w:hAnsi="Arial" w:cs="Arial"/>
                  <w:sz w:val="20"/>
                  <w:szCs w:val="20"/>
                  <w:lang w:eastAsia="es-ES"/>
                </w:rPr>
                <w:t>1</w:t>
              </w:r>
            </w:ins>
          </w:p>
        </w:tc>
        <w:tc>
          <w:tcPr>
            <w:tcW w:w="0" w:type="auto"/>
            <w:hideMark/>
            <w:tcPrChange w:id="1863" w:author="Miguel Centeno Muñoz" w:date="2014-07-27T12:31:00Z">
              <w:tcPr>
                <w:tcW w:w="0" w:type="auto"/>
                <w:gridSpan w:val="4"/>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000000" w:firstRow="0" w:lastRow="0" w:firstColumn="0" w:lastColumn="0" w:oddVBand="0" w:evenVBand="0" w:oddHBand="0" w:evenHBand="0" w:firstRowFirstColumn="0" w:firstRowLastColumn="0" w:lastRowFirstColumn="0" w:lastRowLastColumn="0"/>
              <w:rPr>
                <w:ins w:id="1864" w:author="Miguel Centeno Muñoz" w:date="2014-07-27T12:31:00Z"/>
                <w:rFonts w:ascii="Arial" w:eastAsia="Times New Roman" w:hAnsi="Arial" w:cs="Arial"/>
                <w:sz w:val="20"/>
                <w:szCs w:val="20"/>
                <w:lang w:eastAsia="es-ES"/>
              </w:rPr>
            </w:pPr>
            <w:ins w:id="1865" w:author="Miguel Centeno Muñoz" w:date="2014-07-27T12:31:00Z">
              <w:r w:rsidRPr="00E6714C">
                <w:rPr>
                  <w:rFonts w:ascii="Arial" w:eastAsia="Times New Roman" w:hAnsi="Arial" w:cs="Arial"/>
                  <w:sz w:val="20"/>
                  <w:szCs w:val="20"/>
                  <w:lang w:eastAsia="es-ES"/>
                </w:rPr>
                <w:t xml:space="preserve">Se realiza el caso de uso </w:t>
              </w:r>
            </w:ins>
            <w:bookmarkEnd w:id="1861"/>
            <w:ins w:id="1866" w:author="Miguel Centeno Muñoz" w:date="2014-07-27T12:32:00Z">
              <w:r w:rsidR="00D41DBE" w:rsidRPr="00D41DBE">
                <w:rPr>
                  <w:rFonts w:eastAsiaTheme="minorHAnsi" w:cstheme="minorBidi"/>
                  <w:color w:val="auto"/>
                  <w:rPrChange w:id="1867" w:author="Miguel Centeno Muñoz" w:date="2014-07-27T12:32:00Z">
                    <w:rPr>
                      <w:rFonts w:ascii="Arial" w:eastAsia="Times New Roman" w:hAnsi="Arial" w:cs="Arial"/>
                      <w:b/>
                      <w:bCs/>
                      <w:i/>
                      <w:iCs/>
                      <w:color w:val="0000FF"/>
                      <w:sz w:val="20"/>
                      <w:szCs w:val="20"/>
                      <w:u w:val="single"/>
                      <w:lang w:eastAsia="es-ES"/>
                    </w:rPr>
                  </w:rPrChange>
                </w:rPr>
                <w:t>Identificación de usuario (UC-0001)</w:t>
              </w:r>
              <w:r w:rsidR="00D41DBE" w:rsidRPr="00E6714C">
                <w:rPr>
                  <w:rFonts w:ascii="Arial" w:eastAsia="Times New Roman" w:hAnsi="Arial" w:cs="Arial"/>
                  <w:color w:val="0000FF"/>
                  <w:sz w:val="20"/>
                  <w:szCs w:val="20"/>
                  <w:u w:val="single"/>
                  <w:lang w:eastAsia="es-ES"/>
                </w:rPr>
                <w:t xml:space="preserve"> </w:t>
              </w:r>
            </w:ins>
          </w:p>
        </w:tc>
      </w:tr>
      <w:tr w:rsidR="00E6714C" w:rsidRPr="00E6714C" w:rsidTr="00E6714C">
        <w:tblPrEx>
          <w:tblPrExChange w:id="1868"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869" w:author="Miguel Centeno Muñoz" w:date="2014-07-27T12:31:00Z"/>
          <w:trPrChange w:id="1870"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hideMark/>
            <w:tcPrChange w:id="1871" w:author="Miguel Centeno Muñoz" w:date="2014-07-27T12:31:00Z">
              <w:tcPr>
                <w:tcW w:w="0" w:type="auto"/>
                <w:gridSpan w:val="3"/>
                <w:vMerge/>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872" w:author="Miguel Centeno Muñoz" w:date="2014-07-27T12:31:00Z"/>
                <w:rFonts w:ascii="Arial" w:eastAsia="Times New Roman" w:hAnsi="Arial" w:cs="Arial"/>
                <w:b/>
                <w:bCs/>
                <w:sz w:val="20"/>
                <w:szCs w:val="20"/>
                <w:lang w:eastAsia="es-ES"/>
              </w:rPr>
            </w:pPr>
          </w:p>
        </w:tc>
        <w:tc>
          <w:tcPr>
            <w:tcW w:w="0" w:type="auto"/>
            <w:hideMark/>
            <w:tcPrChange w:id="1873" w:author="Miguel Centeno Muñoz" w:date="2014-07-27T12:31:00Z">
              <w:tcPr>
                <w:tcW w:w="0" w:type="auto"/>
                <w:gridSpan w:val="2"/>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100000" w:firstRow="0" w:lastRow="0" w:firstColumn="0" w:lastColumn="0" w:oddVBand="0" w:evenVBand="0" w:oddHBand="1" w:evenHBand="0" w:firstRowFirstColumn="0" w:firstRowLastColumn="0" w:lastRowFirstColumn="0" w:lastRowLastColumn="0"/>
              <w:rPr>
                <w:ins w:id="1874" w:author="Miguel Centeno Muñoz" w:date="2014-07-27T12:31:00Z"/>
                <w:rFonts w:ascii="Arial" w:eastAsia="Times New Roman" w:hAnsi="Arial" w:cs="Arial"/>
                <w:sz w:val="20"/>
                <w:szCs w:val="20"/>
                <w:lang w:eastAsia="es-ES"/>
              </w:rPr>
            </w:pPr>
            <w:bookmarkStart w:id="1875" w:name="STP-0071"/>
            <w:ins w:id="1876" w:author="Miguel Centeno Muñoz" w:date="2014-07-27T12:31:00Z">
              <w:r w:rsidRPr="00E6714C">
                <w:rPr>
                  <w:rFonts w:ascii="Arial" w:eastAsia="Times New Roman" w:hAnsi="Arial" w:cs="Arial"/>
                  <w:sz w:val="20"/>
                  <w:szCs w:val="20"/>
                  <w:lang w:eastAsia="es-ES"/>
                </w:rPr>
                <w:t>2</w:t>
              </w:r>
            </w:ins>
          </w:p>
        </w:tc>
        <w:tc>
          <w:tcPr>
            <w:tcW w:w="0" w:type="auto"/>
            <w:hideMark/>
            <w:tcPrChange w:id="1877" w:author="Miguel Centeno Muñoz" w:date="2014-07-27T12:31:00Z">
              <w:tcPr>
                <w:tcW w:w="0" w:type="auto"/>
                <w:gridSpan w:val="4"/>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100000" w:firstRow="0" w:lastRow="0" w:firstColumn="0" w:lastColumn="0" w:oddVBand="0" w:evenVBand="0" w:oddHBand="1" w:evenHBand="0" w:firstRowFirstColumn="0" w:firstRowLastColumn="0" w:lastRowFirstColumn="0" w:lastRowLastColumn="0"/>
              <w:rPr>
                <w:ins w:id="1878" w:author="Miguel Centeno Muñoz" w:date="2014-07-27T12:31:00Z"/>
                <w:rFonts w:ascii="Arial" w:eastAsia="Times New Roman" w:hAnsi="Arial" w:cs="Arial"/>
                <w:sz w:val="20"/>
                <w:szCs w:val="20"/>
                <w:lang w:eastAsia="es-ES"/>
              </w:rPr>
            </w:pPr>
            <w:ins w:id="1879" w:author="Miguel Centeno Muñoz" w:date="2014-07-27T12:31:00Z">
              <w:r w:rsidRPr="00E6714C">
                <w:rPr>
                  <w:rFonts w:ascii="Arial" w:eastAsia="Times New Roman" w:hAnsi="Arial" w:cs="Arial"/>
                  <w:sz w:val="20"/>
                  <w:szCs w:val="20"/>
                  <w:lang w:eastAsia="es-ES"/>
                </w:rPr>
                <w:t xml:space="preserve">El </w:t>
              </w:r>
              <w:r w:rsidRPr="00D41DBE">
                <w:rPr>
                  <w:rFonts w:eastAsiaTheme="minorHAnsi" w:cstheme="minorBidi"/>
                  <w:color w:val="auto"/>
                  <w:rPrChange w:id="1880" w:author="Miguel Centeno Muñoz" w:date="2014-07-27T12:33:00Z">
                    <w:rPr>
                      <w:rFonts w:ascii="Arial" w:eastAsia="Times New Roman" w:hAnsi="Arial" w:cs="Arial"/>
                      <w:b/>
                      <w:bCs/>
                      <w:i/>
                      <w:iCs/>
                      <w:color w:val="C0504D" w:themeColor="accent2"/>
                      <w:sz w:val="20"/>
                      <w:szCs w:val="20"/>
                      <w:lang w:eastAsia="es-ES"/>
                    </w:rPr>
                  </w:rPrChange>
                </w:rPr>
                <w:t>actor</w:t>
              </w:r>
            </w:ins>
            <w:bookmarkEnd w:id="1875"/>
            <w:ins w:id="1881" w:author="Miguel Centeno Muñoz" w:date="2014-07-27T12:32:00Z">
              <w:r w:rsidR="00D41DBE" w:rsidRPr="00D41DBE">
                <w:rPr>
                  <w:rFonts w:eastAsiaTheme="minorHAnsi" w:cstheme="minorBidi"/>
                  <w:color w:val="auto"/>
                  <w:rPrChange w:id="1882" w:author="Miguel Centeno Muñoz" w:date="2014-07-27T12:33:00Z">
                    <w:rPr>
                      <w:rFonts w:ascii="Arial" w:eastAsia="Times New Roman" w:hAnsi="Arial" w:cs="Arial"/>
                      <w:b/>
                      <w:bCs/>
                      <w:i/>
                      <w:iCs/>
                      <w:color w:val="0000FF"/>
                      <w:sz w:val="20"/>
                      <w:szCs w:val="20"/>
                      <w:u w:val="single"/>
                      <w:lang w:eastAsia="es-ES"/>
                    </w:rPr>
                  </w:rPrChange>
                </w:rPr>
                <w:t xml:space="preserve"> Usuario (ACT-0001)</w:t>
              </w:r>
              <w:r w:rsidR="00D41DBE" w:rsidRPr="00E6714C">
                <w:rPr>
                  <w:rFonts w:ascii="Arial" w:eastAsia="Times New Roman" w:hAnsi="Arial" w:cs="Arial"/>
                  <w:color w:val="0000FF"/>
                  <w:sz w:val="20"/>
                  <w:szCs w:val="20"/>
                  <w:u w:val="single"/>
                  <w:lang w:eastAsia="es-ES"/>
                </w:rPr>
                <w:t xml:space="preserve"> </w:t>
              </w:r>
            </w:ins>
            <w:ins w:id="1883" w:author="Miguel Centeno Muñoz" w:date="2014-07-27T12:31:00Z">
              <w:r w:rsidRPr="00E6714C">
                <w:rPr>
                  <w:rFonts w:ascii="Arial" w:eastAsia="Times New Roman" w:hAnsi="Arial" w:cs="Arial"/>
                  <w:i/>
                  <w:iCs/>
                  <w:sz w:val="20"/>
                  <w:szCs w:val="20"/>
                  <w:lang w:eastAsia="es-ES"/>
                </w:rPr>
                <w:t>solicita la baja de su perfil</w:t>
              </w:r>
              <w:r w:rsidRPr="00E6714C">
                <w:rPr>
                  <w:rFonts w:ascii="Arial" w:eastAsia="Times New Roman" w:hAnsi="Arial" w:cs="Arial"/>
                  <w:sz w:val="20"/>
                  <w:szCs w:val="20"/>
                  <w:lang w:eastAsia="es-ES"/>
                </w:rPr>
                <w:t xml:space="preserve"> </w:t>
              </w:r>
            </w:ins>
          </w:p>
        </w:tc>
      </w:tr>
      <w:tr w:rsidR="00E6714C" w:rsidRPr="00E6714C" w:rsidTr="00E6714C">
        <w:tblPrEx>
          <w:tblPrExChange w:id="1884"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885" w:author="Miguel Centeno Muñoz" w:date="2014-07-27T12:31:00Z"/>
          <w:trPrChange w:id="1886"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hideMark/>
            <w:tcPrChange w:id="1887" w:author="Miguel Centeno Muñoz" w:date="2014-07-27T12:31:00Z">
              <w:tcPr>
                <w:tcW w:w="0" w:type="auto"/>
                <w:gridSpan w:val="3"/>
                <w:vMerge/>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jc w:val="left"/>
              <w:rPr>
                <w:ins w:id="1888" w:author="Miguel Centeno Muñoz" w:date="2014-07-27T12:31:00Z"/>
                <w:rFonts w:ascii="Arial" w:eastAsia="Times New Roman" w:hAnsi="Arial" w:cs="Arial"/>
                <w:b/>
                <w:bCs/>
                <w:sz w:val="20"/>
                <w:szCs w:val="20"/>
                <w:lang w:eastAsia="es-ES"/>
              </w:rPr>
            </w:pPr>
            <w:bookmarkStart w:id="1889" w:name="STP-0072" w:colFirst="2" w:colLast="2"/>
          </w:p>
        </w:tc>
        <w:tc>
          <w:tcPr>
            <w:tcW w:w="0" w:type="auto"/>
            <w:hideMark/>
            <w:tcPrChange w:id="1890" w:author="Miguel Centeno Muñoz" w:date="2014-07-27T12:31:00Z">
              <w:tcPr>
                <w:tcW w:w="0" w:type="auto"/>
                <w:gridSpan w:val="2"/>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000000" w:firstRow="0" w:lastRow="0" w:firstColumn="0" w:lastColumn="0" w:oddVBand="0" w:evenVBand="0" w:oddHBand="0" w:evenHBand="0" w:firstRowFirstColumn="0" w:firstRowLastColumn="0" w:lastRowFirstColumn="0" w:lastRowLastColumn="0"/>
              <w:rPr>
                <w:ins w:id="1891" w:author="Miguel Centeno Muñoz" w:date="2014-07-27T12:31:00Z"/>
                <w:rFonts w:ascii="Arial" w:eastAsia="Times New Roman" w:hAnsi="Arial" w:cs="Arial"/>
                <w:sz w:val="20"/>
                <w:szCs w:val="20"/>
                <w:lang w:eastAsia="es-ES"/>
              </w:rPr>
            </w:pPr>
            <w:ins w:id="1892" w:author="Miguel Centeno Muñoz" w:date="2014-07-27T12:31:00Z">
              <w:r w:rsidRPr="00E6714C">
                <w:rPr>
                  <w:rFonts w:ascii="Arial" w:eastAsia="Times New Roman" w:hAnsi="Arial" w:cs="Arial"/>
                  <w:sz w:val="20"/>
                  <w:szCs w:val="20"/>
                  <w:lang w:eastAsia="es-ES"/>
                </w:rPr>
                <w:t>3</w:t>
              </w:r>
            </w:ins>
          </w:p>
        </w:tc>
        <w:tc>
          <w:tcPr>
            <w:tcW w:w="0" w:type="auto"/>
            <w:hideMark/>
            <w:tcPrChange w:id="1893" w:author="Miguel Centeno Muñoz" w:date="2014-07-27T12:31:00Z">
              <w:tcPr>
                <w:tcW w:w="0" w:type="auto"/>
                <w:gridSpan w:val="4"/>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000000" w:firstRow="0" w:lastRow="0" w:firstColumn="0" w:lastColumn="0" w:oddVBand="0" w:evenVBand="0" w:oddHBand="0" w:evenHBand="0" w:firstRowFirstColumn="0" w:firstRowLastColumn="0" w:lastRowFirstColumn="0" w:lastRowLastColumn="0"/>
              <w:rPr>
                <w:ins w:id="1894" w:author="Miguel Centeno Muñoz" w:date="2014-07-27T12:31:00Z"/>
                <w:rFonts w:ascii="Arial" w:eastAsia="Times New Roman" w:hAnsi="Arial" w:cs="Arial"/>
                <w:sz w:val="20"/>
                <w:szCs w:val="20"/>
                <w:lang w:eastAsia="es-ES"/>
              </w:rPr>
            </w:pPr>
            <w:ins w:id="1895" w:author="Miguel Centeno Muñoz" w:date="2014-07-27T12:31:00Z">
              <w:r w:rsidRPr="00E6714C">
                <w:rPr>
                  <w:rFonts w:ascii="Arial" w:eastAsia="Times New Roman" w:hAnsi="Arial" w:cs="Arial"/>
                  <w:sz w:val="20"/>
                  <w:szCs w:val="20"/>
                  <w:lang w:eastAsia="es-ES"/>
                </w:rPr>
                <w:t>Si</w:t>
              </w:r>
              <w:r w:rsidRPr="00E6714C">
                <w:rPr>
                  <w:rFonts w:ascii="Arial" w:eastAsia="Times New Roman" w:hAnsi="Arial" w:cs="Arial"/>
                  <w:i/>
                  <w:iCs/>
                  <w:sz w:val="20"/>
                  <w:szCs w:val="20"/>
                  <w:lang w:eastAsia="es-ES"/>
                </w:rPr>
                <w:t xml:space="preserve"> Usuario contiene rutas creadas por él, </w:t>
              </w:r>
              <w:r w:rsidRPr="00E6714C">
                <w:rPr>
                  <w:rFonts w:ascii="Arial" w:eastAsia="Times New Roman" w:hAnsi="Arial" w:cs="Arial"/>
                  <w:sz w:val="20"/>
                  <w:szCs w:val="20"/>
                  <w:lang w:eastAsia="es-ES"/>
                </w:rPr>
                <w:t>el sistema</w:t>
              </w:r>
              <w:r w:rsidR="00D41DBE">
                <w:rPr>
                  <w:rFonts w:ascii="Arial" w:eastAsia="Times New Roman" w:hAnsi="Arial" w:cs="Arial"/>
                  <w:i/>
                  <w:iCs/>
                  <w:sz w:val="20"/>
                  <w:szCs w:val="20"/>
                  <w:lang w:eastAsia="es-ES"/>
                </w:rPr>
                <w:t xml:space="preserve"> elimina las rutas que pertene</w:t>
              </w:r>
              <w:r w:rsidRPr="00E6714C">
                <w:rPr>
                  <w:rFonts w:ascii="Arial" w:eastAsia="Times New Roman" w:hAnsi="Arial" w:cs="Arial"/>
                  <w:i/>
                  <w:iCs/>
                  <w:sz w:val="20"/>
                  <w:szCs w:val="20"/>
                  <w:lang w:eastAsia="es-ES"/>
                </w:rPr>
                <w:t>cen al usuario a dar de baja</w:t>
              </w:r>
              <w:r w:rsidRPr="00E6714C">
                <w:rPr>
                  <w:rFonts w:ascii="Arial" w:eastAsia="Times New Roman" w:hAnsi="Arial" w:cs="Arial"/>
                  <w:sz w:val="20"/>
                  <w:szCs w:val="20"/>
                  <w:lang w:eastAsia="es-ES"/>
                </w:rPr>
                <w:t xml:space="preserve"> </w:t>
              </w:r>
            </w:ins>
          </w:p>
        </w:tc>
      </w:tr>
      <w:tr w:rsidR="00E6714C" w:rsidRPr="00E6714C" w:rsidTr="00E6714C">
        <w:tblPrEx>
          <w:tblPrExChange w:id="1896"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897" w:author="Miguel Centeno Muñoz" w:date="2014-07-27T12:31:00Z"/>
          <w:trPrChange w:id="1898"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hideMark/>
            <w:tcPrChange w:id="1899" w:author="Miguel Centeno Muñoz" w:date="2014-07-27T12:31:00Z">
              <w:tcPr>
                <w:tcW w:w="0" w:type="auto"/>
                <w:gridSpan w:val="3"/>
                <w:vMerge/>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900" w:author="Miguel Centeno Muñoz" w:date="2014-07-27T12:31:00Z"/>
                <w:rFonts w:ascii="Arial" w:eastAsia="Times New Roman" w:hAnsi="Arial" w:cs="Arial"/>
                <w:b/>
                <w:bCs/>
                <w:sz w:val="20"/>
                <w:szCs w:val="20"/>
                <w:lang w:eastAsia="es-ES"/>
              </w:rPr>
            </w:pPr>
            <w:bookmarkStart w:id="1901" w:name="STP-0073" w:colFirst="2" w:colLast="2"/>
            <w:bookmarkEnd w:id="1889"/>
          </w:p>
        </w:tc>
        <w:tc>
          <w:tcPr>
            <w:tcW w:w="0" w:type="auto"/>
            <w:hideMark/>
            <w:tcPrChange w:id="1902" w:author="Miguel Centeno Muñoz" w:date="2014-07-27T12:31:00Z">
              <w:tcPr>
                <w:tcW w:w="0" w:type="auto"/>
                <w:gridSpan w:val="2"/>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100000" w:firstRow="0" w:lastRow="0" w:firstColumn="0" w:lastColumn="0" w:oddVBand="0" w:evenVBand="0" w:oddHBand="1" w:evenHBand="0" w:firstRowFirstColumn="0" w:firstRowLastColumn="0" w:lastRowFirstColumn="0" w:lastRowLastColumn="0"/>
              <w:rPr>
                <w:ins w:id="1903" w:author="Miguel Centeno Muñoz" w:date="2014-07-27T12:31:00Z"/>
                <w:rFonts w:ascii="Arial" w:eastAsia="Times New Roman" w:hAnsi="Arial" w:cs="Arial"/>
                <w:sz w:val="20"/>
                <w:szCs w:val="20"/>
                <w:lang w:eastAsia="es-ES"/>
              </w:rPr>
            </w:pPr>
            <w:ins w:id="1904" w:author="Miguel Centeno Muñoz" w:date="2014-07-27T12:31:00Z">
              <w:r w:rsidRPr="00E6714C">
                <w:rPr>
                  <w:rFonts w:ascii="Arial" w:eastAsia="Times New Roman" w:hAnsi="Arial" w:cs="Arial"/>
                  <w:sz w:val="20"/>
                  <w:szCs w:val="20"/>
                  <w:lang w:eastAsia="es-ES"/>
                </w:rPr>
                <w:t>4</w:t>
              </w:r>
            </w:ins>
          </w:p>
        </w:tc>
        <w:tc>
          <w:tcPr>
            <w:tcW w:w="0" w:type="auto"/>
            <w:hideMark/>
            <w:tcPrChange w:id="1905" w:author="Miguel Centeno Muñoz" w:date="2014-07-27T12:31:00Z">
              <w:tcPr>
                <w:tcW w:w="0" w:type="auto"/>
                <w:gridSpan w:val="4"/>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100000" w:firstRow="0" w:lastRow="0" w:firstColumn="0" w:lastColumn="0" w:oddVBand="0" w:evenVBand="0" w:oddHBand="1" w:evenHBand="0" w:firstRowFirstColumn="0" w:firstRowLastColumn="0" w:lastRowFirstColumn="0" w:lastRowLastColumn="0"/>
              <w:rPr>
                <w:ins w:id="1906" w:author="Miguel Centeno Muñoz" w:date="2014-07-27T12:31:00Z"/>
                <w:rFonts w:ascii="Arial" w:eastAsia="Times New Roman" w:hAnsi="Arial" w:cs="Arial"/>
                <w:sz w:val="20"/>
                <w:szCs w:val="20"/>
                <w:lang w:eastAsia="es-ES"/>
              </w:rPr>
            </w:pPr>
            <w:ins w:id="1907" w:author="Miguel Centeno Muñoz" w:date="2014-07-27T12:31:00Z">
              <w:r w:rsidRPr="00E6714C">
                <w:rPr>
                  <w:rFonts w:ascii="Arial" w:eastAsia="Times New Roman" w:hAnsi="Arial" w:cs="Arial"/>
                  <w:sz w:val="20"/>
                  <w:szCs w:val="20"/>
                  <w:lang w:eastAsia="es-ES"/>
                </w:rPr>
                <w:t>El sistema</w:t>
              </w:r>
              <w:r w:rsidRPr="00E6714C">
                <w:rPr>
                  <w:rFonts w:ascii="Arial" w:eastAsia="Times New Roman" w:hAnsi="Arial" w:cs="Arial"/>
                  <w:i/>
                  <w:iCs/>
                  <w:sz w:val="20"/>
                  <w:szCs w:val="20"/>
                  <w:lang w:eastAsia="es-ES"/>
                </w:rPr>
                <w:t xml:space="preserve"> Elimina el perfil del usuario</w:t>
              </w:r>
              <w:r w:rsidRPr="00E6714C">
                <w:rPr>
                  <w:rFonts w:ascii="Arial" w:eastAsia="Times New Roman" w:hAnsi="Arial" w:cs="Arial"/>
                  <w:sz w:val="20"/>
                  <w:szCs w:val="20"/>
                  <w:lang w:eastAsia="es-ES"/>
                </w:rPr>
                <w:t xml:space="preserve"> </w:t>
              </w:r>
            </w:ins>
          </w:p>
        </w:tc>
      </w:tr>
      <w:tr w:rsidR="00E6714C" w:rsidRPr="00E6714C" w:rsidTr="00E6714C">
        <w:tblPrEx>
          <w:tblPrExChange w:id="1908"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909" w:author="Miguel Centeno Muñoz" w:date="2014-07-27T12:31:00Z"/>
          <w:trPrChange w:id="1910"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hideMark/>
            <w:tcPrChange w:id="1911" w:author="Miguel Centeno Muñoz" w:date="2014-07-27T12:31:00Z">
              <w:tcPr>
                <w:tcW w:w="0" w:type="auto"/>
                <w:gridSpan w:val="3"/>
                <w:vMerge/>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jc w:val="left"/>
              <w:rPr>
                <w:ins w:id="1912" w:author="Miguel Centeno Muñoz" w:date="2014-07-27T12:31:00Z"/>
                <w:rFonts w:ascii="Arial" w:eastAsia="Times New Roman" w:hAnsi="Arial" w:cs="Arial"/>
                <w:b/>
                <w:bCs/>
                <w:sz w:val="20"/>
                <w:szCs w:val="20"/>
                <w:lang w:eastAsia="es-ES"/>
              </w:rPr>
            </w:pPr>
            <w:bookmarkStart w:id="1913" w:name="STP-0074" w:colFirst="2" w:colLast="2"/>
            <w:bookmarkEnd w:id="1901"/>
          </w:p>
        </w:tc>
        <w:tc>
          <w:tcPr>
            <w:tcW w:w="0" w:type="auto"/>
            <w:hideMark/>
            <w:tcPrChange w:id="1914" w:author="Miguel Centeno Muñoz" w:date="2014-07-27T12:31:00Z">
              <w:tcPr>
                <w:tcW w:w="0" w:type="auto"/>
                <w:gridSpan w:val="2"/>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000000" w:firstRow="0" w:lastRow="0" w:firstColumn="0" w:lastColumn="0" w:oddVBand="0" w:evenVBand="0" w:oddHBand="0" w:evenHBand="0" w:firstRowFirstColumn="0" w:firstRowLastColumn="0" w:lastRowFirstColumn="0" w:lastRowLastColumn="0"/>
              <w:rPr>
                <w:ins w:id="1915" w:author="Miguel Centeno Muñoz" w:date="2014-07-27T12:31:00Z"/>
                <w:rFonts w:ascii="Arial" w:eastAsia="Times New Roman" w:hAnsi="Arial" w:cs="Arial"/>
                <w:sz w:val="20"/>
                <w:szCs w:val="20"/>
                <w:lang w:eastAsia="es-ES"/>
              </w:rPr>
            </w:pPr>
            <w:ins w:id="1916" w:author="Miguel Centeno Muñoz" w:date="2014-07-27T12:31:00Z">
              <w:r w:rsidRPr="00E6714C">
                <w:rPr>
                  <w:rFonts w:ascii="Arial" w:eastAsia="Times New Roman" w:hAnsi="Arial" w:cs="Arial"/>
                  <w:sz w:val="20"/>
                  <w:szCs w:val="20"/>
                  <w:lang w:eastAsia="es-ES"/>
                </w:rPr>
                <w:t>5</w:t>
              </w:r>
            </w:ins>
          </w:p>
        </w:tc>
        <w:tc>
          <w:tcPr>
            <w:tcW w:w="0" w:type="auto"/>
            <w:hideMark/>
            <w:tcPrChange w:id="1917" w:author="Miguel Centeno Muñoz" w:date="2014-07-27T12:31:00Z">
              <w:tcPr>
                <w:tcW w:w="0" w:type="auto"/>
                <w:gridSpan w:val="4"/>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000000" w:firstRow="0" w:lastRow="0" w:firstColumn="0" w:lastColumn="0" w:oddVBand="0" w:evenVBand="0" w:oddHBand="0" w:evenHBand="0" w:firstRowFirstColumn="0" w:firstRowLastColumn="0" w:lastRowFirstColumn="0" w:lastRowLastColumn="0"/>
              <w:rPr>
                <w:ins w:id="1918" w:author="Miguel Centeno Muñoz" w:date="2014-07-27T12:31:00Z"/>
                <w:rFonts w:ascii="Arial" w:eastAsia="Times New Roman" w:hAnsi="Arial" w:cs="Arial"/>
                <w:sz w:val="20"/>
                <w:szCs w:val="20"/>
                <w:lang w:eastAsia="es-ES"/>
              </w:rPr>
            </w:pPr>
            <w:ins w:id="1919" w:author="Miguel Centeno Muñoz" w:date="2014-07-27T12:31:00Z">
              <w:r w:rsidRPr="00E6714C">
                <w:rPr>
                  <w:rFonts w:ascii="Arial" w:eastAsia="Times New Roman" w:hAnsi="Arial" w:cs="Arial"/>
                  <w:sz w:val="20"/>
                  <w:szCs w:val="20"/>
                  <w:lang w:eastAsia="es-ES"/>
                </w:rPr>
                <w:t>El sistema</w:t>
              </w:r>
              <w:r w:rsidRPr="00E6714C">
                <w:rPr>
                  <w:rFonts w:ascii="Arial" w:eastAsia="Times New Roman" w:hAnsi="Arial" w:cs="Arial"/>
                  <w:i/>
                  <w:iCs/>
                  <w:sz w:val="20"/>
                  <w:szCs w:val="20"/>
                  <w:lang w:eastAsia="es-ES"/>
                </w:rPr>
                <w:t xml:space="preserve"> Cierra la sesión del usuario</w:t>
              </w:r>
              <w:r w:rsidRPr="00E6714C">
                <w:rPr>
                  <w:rFonts w:ascii="Arial" w:eastAsia="Times New Roman" w:hAnsi="Arial" w:cs="Arial"/>
                  <w:sz w:val="20"/>
                  <w:szCs w:val="20"/>
                  <w:lang w:eastAsia="es-ES"/>
                </w:rPr>
                <w:t xml:space="preserve"> </w:t>
              </w:r>
            </w:ins>
          </w:p>
        </w:tc>
      </w:tr>
      <w:bookmarkEnd w:id="1913"/>
      <w:tr w:rsidR="00E6714C" w:rsidRPr="00E6714C" w:rsidTr="00E6714C">
        <w:tblPrEx>
          <w:tblPrExChange w:id="1920"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921" w:author="Miguel Centeno Muñoz" w:date="2014-07-27T12:31:00Z"/>
          <w:trPrChange w:id="1922"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923"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924" w:author="Miguel Centeno Muñoz" w:date="2014-07-27T12:31:00Z"/>
                <w:rFonts w:ascii="Arial" w:eastAsia="Times New Roman" w:hAnsi="Arial" w:cs="Arial"/>
                <w:b/>
                <w:bCs/>
                <w:sz w:val="20"/>
                <w:szCs w:val="20"/>
                <w:lang w:eastAsia="es-ES"/>
              </w:rPr>
            </w:pPr>
            <w:ins w:id="1925" w:author="Miguel Centeno Muñoz" w:date="2014-07-27T12:31:00Z">
              <w:r w:rsidRPr="00E6714C">
                <w:rPr>
                  <w:rFonts w:ascii="Arial" w:eastAsia="Times New Roman" w:hAnsi="Arial" w:cs="Arial"/>
                  <w:b/>
                  <w:bCs/>
                  <w:sz w:val="20"/>
                  <w:szCs w:val="20"/>
                  <w:lang w:eastAsia="es-ES"/>
                </w:rPr>
                <w:t>Postcondición</w:t>
              </w:r>
            </w:ins>
          </w:p>
        </w:tc>
        <w:tc>
          <w:tcPr>
            <w:tcW w:w="0" w:type="auto"/>
            <w:gridSpan w:val="2"/>
            <w:hideMark/>
            <w:tcPrChange w:id="1926"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D41DBE" w:rsidRDefault="00D41DBE" w:rsidP="00E6714C">
            <w:pPr>
              <w:spacing w:after="200" w:line="276" w:lineRule="auto"/>
              <w:jc w:val="left"/>
              <w:cnfStyle w:val="000000100000" w:firstRow="0" w:lastRow="0" w:firstColumn="0" w:lastColumn="0" w:oddVBand="0" w:evenVBand="0" w:oddHBand="1" w:evenHBand="0" w:firstRowFirstColumn="0" w:firstRowLastColumn="0" w:lastRowFirstColumn="0" w:lastRowLastColumn="0"/>
              <w:rPr>
                <w:ins w:id="1927" w:author="Miguel Centeno Muñoz" w:date="2014-07-27T12:31:00Z"/>
                <w:rFonts w:ascii="Arial" w:eastAsia="Times New Roman" w:hAnsi="Arial" w:cs="Arial"/>
                <w:sz w:val="20"/>
                <w:szCs w:val="20"/>
                <w:lang w:eastAsia="es-ES"/>
                <w:rPrChange w:id="1928" w:author="Miguel Centeno Muñoz" w:date="2014-07-27T12:34:00Z">
                  <w:rPr>
                    <w:ins w:id="1929" w:author="Miguel Centeno Muñoz" w:date="2014-07-27T12:31:00Z"/>
                    <w:rFonts w:ascii="Arial" w:eastAsia="Times New Roman" w:hAnsi="Arial" w:cs="Arial"/>
                    <w:color w:val="auto"/>
                    <w:sz w:val="20"/>
                    <w:szCs w:val="20"/>
                    <w:lang w:eastAsia="es-ES"/>
                  </w:rPr>
                </w:rPrChange>
              </w:rPr>
            </w:pPr>
            <w:ins w:id="1930" w:author="Miguel Centeno Muñoz" w:date="2014-07-27T12:36:00Z">
              <w:r>
                <w:rPr>
                  <w:rFonts w:ascii="Arial" w:eastAsia="Times New Roman" w:hAnsi="Arial" w:cs="Arial"/>
                  <w:bCs/>
                  <w:color w:val="auto"/>
                  <w:sz w:val="20"/>
                  <w:szCs w:val="20"/>
                  <w:lang w:eastAsia="es-ES"/>
                </w:rPr>
                <w:t>El usuario queda dado de baja del sistema y sus rutas eliminadas</w:t>
              </w:r>
            </w:ins>
          </w:p>
        </w:tc>
      </w:tr>
      <w:tr w:rsidR="00E6714C" w:rsidRPr="00E6714C" w:rsidTr="00E6714C">
        <w:tblPrEx>
          <w:tblPrExChange w:id="1931"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932" w:author="Miguel Centeno Muñoz" w:date="2014-07-27T12:31:00Z"/>
          <w:trPrChange w:id="1933"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tcBorders>
              <w:top w:val="nil"/>
            </w:tcBorders>
            <w:hideMark/>
            <w:tcPrChange w:id="1934"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1935" w:author="Miguel Centeno Muñoz" w:date="2014-07-27T12:31:00Z"/>
                <w:rFonts w:ascii="Arial" w:eastAsia="Times New Roman" w:hAnsi="Arial" w:cs="Arial"/>
                <w:b/>
                <w:bCs/>
                <w:sz w:val="20"/>
                <w:szCs w:val="20"/>
                <w:lang w:eastAsia="es-ES"/>
              </w:rPr>
            </w:pPr>
            <w:ins w:id="1936" w:author="Miguel Centeno Muñoz" w:date="2014-07-27T12:31:00Z">
              <w:r w:rsidRPr="00E6714C">
                <w:rPr>
                  <w:rFonts w:ascii="Arial" w:eastAsia="Times New Roman" w:hAnsi="Arial" w:cs="Arial"/>
                  <w:b/>
                  <w:bCs/>
                  <w:sz w:val="20"/>
                  <w:szCs w:val="20"/>
                  <w:lang w:eastAsia="es-ES"/>
                </w:rPr>
                <w:t>Importancia</w:t>
              </w:r>
            </w:ins>
          </w:p>
        </w:tc>
        <w:tc>
          <w:tcPr>
            <w:tcW w:w="0" w:type="auto"/>
            <w:gridSpan w:val="2"/>
            <w:tcBorders>
              <w:top w:val="nil"/>
              <w:left w:val="nil"/>
              <w:bottom w:val="nil"/>
            </w:tcBorders>
            <w:shd w:val="clear" w:color="auto" w:fill="EFD3D2" w:themeFill="accent2" w:themeFillTint="3F"/>
            <w:hideMark/>
            <w:tcPrChange w:id="1937"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000000" w:firstRow="0" w:lastRow="0" w:firstColumn="0" w:lastColumn="0" w:oddVBand="0" w:evenVBand="0" w:oddHBand="0" w:evenHBand="0" w:firstRowFirstColumn="0" w:firstRowLastColumn="0" w:lastRowFirstColumn="0" w:lastRowLastColumn="0"/>
              <w:rPr>
                <w:ins w:id="1938" w:author="Miguel Centeno Muñoz" w:date="2014-07-27T12:31:00Z"/>
                <w:rFonts w:ascii="Arial" w:eastAsia="Times New Roman" w:hAnsi="Arial" w:cs="Arial"/>
                <w:sz w:val="20"/>
                <w:szCs w:val="20"/>
                <w:lang w:eastAsia="es-ES"/>
              </w:rPr>
            </w:pPr>
            <w:ins w:id="1939" w:author="Miguel Centeno Muñoz" w:date="2014-07-27T12:31:00Z">
              <w:r w:rsidRPr="00E6714C">
                <w:rPr>
                  <w:rFonts w:ascii="Arial" w:eastAsia="Times New Roman" w:hAnsi="Arial" w:cs="Arial"/>
                  <w:sz w:val="20"/>
                  <w:szCs w:val="20"/>
                  <w:lang w:eastAsia="es-ES"/>
                </w:rPr>
                <w:t>vital</w:t>
              </w:r>
            </w:ins>
          </w:p>
        </w:tc>
      </w:tr>
      <w:tr w:rsidR="00D41DBE" w:rsidRPr="00E6714C" w:rsidTr="00E6714C">
        <w:trPr>
          <w:cnfStyle w:val="000000100000" w:firstRow="0" w:lastRow="0" w:firstColumn="0" w:lastColumn="0" w:oddVBand="0" w:evenVBand="0" w:oddHBand="1" w:evenHBand="0" w:firstRowFirstColumn="0" w:firstRowLastColumn="0" w:lastRowFirstColumn="0" w:lastRowLastColumn="0"/>
          <w:ins w:id="1940" w:author="Miguel Centeno Muñoz" w:date="2014-07-27T12:35:00Z"/>
        </w:trPr>
        <w:tc>
          <w:tcPr>
            <w:cnfStyle w:val="001000000000" w:firstRow="0" w:lastRow="0" w:firstColumn="1" w:lastColumn="0" w:oddVBand="0" w:evenVBand="0" w:oddHBand="0" w:evenHBand="0" w:firstRowFirstColumn="0" w:firstRowLastColumn="0" w:lastRowFirstColumn="0" w:lastRowLastColumn="0"/>
            <w:tcW w:w="0" w:type="auto"/>
          </w:tcPr>
          <w:p w:rsidR="00D41DBE" w:rsidRPr="00E6714C" w:rsidRDefault="00D41DBE" w:rsidP="00E6714C">
            <w:pPr>
              <w:jc w:val="left"/>
              <w:rPr>
                <w:ins w:id="1941" w:author="Miguel Centeno Muñoz" w:date="2014-07-27T12:35:00Z"/>
                <w:rFonts w:ascii="Arial" w:eastAsia="Times New Roman" w:hAnsi="Arial" w:cs="Arial"/>
                <w:b/>
                <w:bCs/>
                <w:sz w:val="20"/>
                <w:szCs w:val="20"/>
                <w:lang w:eastAsia="es-ES"/>
              </w:rPr>
            </w:pPr>
          </w:p>
        </w:tc>
        <w:tc>
          <w:tcPr>
            <w:tcW w:w="0" w:type="auto"/>
            <w:gridSpan w:val="2"/>
          </w:tcPr>
          <w:p w:rsidR="00D41DBE" w:rsidRPr="00E6714C" w:rsidRDefault="00D41DBE" w:rsidP="00E6714C">
            <w:pPr>
              <w:jc w:val="left"/>
              <w:cnfStyle w:val="000000100000" w:firstRow="0" w:lastRow="0" w:firstColumn="0" w:lastColumn="0" w:oddVBand="0" w:evenVBand="0" w:oddHBand="1" w:evenHBand="0" w:firstRowFirstColumn="0" w:firstRowLastColumn="0" w:lastRowFirstColumn="0" w:lastRowLastColumn="0"/>
              <w:rPr>
                <w:ins w:id="1942" w:author="Miguel Centeno Muñoz" w:date="2014-07-27T12:35:00Z"/>
                <w:rFonts w:ascii="Arial" w:eastAsia="Times New Roman" w:hAnsi="Arial" w:cs="Arial"/>
                <w:sz w:val="20"/>
                <w:szCs w:val="20"/>
                <w:lang w:eastAsia="es-ES"/>
              </w:rPr>
            </w:pPr>
          </w:p>
        </w:tc>
      </w:tr>
      <w:tr w:rsidR="00E6714C" w:rsidRPr="00E6714C" w:rsidTr="00E6714C">
        <w:tblPrEx>
          <w:tblPrExChange w:id="1943"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944" w:author="Miguel Centeno Muñoz" w:date="2014-07-27T12:31:00Z"/>
          <w:trPrChange w:id="1945"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946"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1947" w:author="Miguel Centeno Muñoz" w:date="2014-07-27T12:31:00Z"/>
                <w:rFonts w:ascii="Arial" w:eastAsia="Times New Roman" w:hAnsi="Arial" w:cs="Arial"/>
                <w:b/>
                <w:bCs/>
                <w:sz w:val="20"/>
                <w:szCs w:val="20"/>
                <w:lang w:eastAsia="es-ES"/>
              </w:rPr>
            </w:pPr>
            <w:ins w:id="1948" w:author="Miguel Centeno Muñoz" w:date="2014-07-27T12:31:00Z">
              <w:r w:rsidRPr="00E6714C">
                <w:rPr>
                  <w:rFonts w:ascii="Arial" w:eastAsia="Times New Roman" w:hAnsi="Arial" w:cs="Arial"/>
                  <w:b/>
                  <w:bCs/>
                  <w:sz w:val="20"/>
                  <w:szCs w:val="20"/>
                  <w:lang w:eastAsia="es-ES"/>
                </w:rPr>
                <w:t>Urgencia</w:t>
              </w:r>
            </w:ins>
          </w:p>
        </w:tc>
        <w:tc>
          <w:tcPr>
            <w:tcW w:w="0" w:type="auto"/>
            <w:gridSpan w:val="2"/>
            <w:hideMark/>
            <w:tcPrChange w:id="1949"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000000" w:firstRow="0" w:lastRow="0" w:firstColumn="0" w:lastColumn="0" w:oddVBand="0" w:evenVBand="0" w:oddHBand="0" w:evenHBand="0" w:firstRowFirstColumn="0" w:firstRowLastColumn="0" w:lastRowFirstColumn="0" w:lastRowLastColumn="0"/>
              <w:rPr>
                <w:ins w:id="1950" w:author="Miguel Centeno Muñoz" w:date="2014-07-27T12:31:00Z"/>
                <w:rFonts w:ascii="Arial" w:eastAsia="Times New Roman" w:hAnsi="Arial" w:cs="Arial"/>
                <w:sz w:val="20"/>
                <w:szCs w:val="20"/>
                <w:lang w:eastAsia="es-ES"/>
              </w:rPr>
            </w:pPr>
            <w:ins w:id="1951" w:author="Miguel Centeno Muñoz" w:date="2014-07-27T12:31:00Z">
              <w:r w:rsidRPr="00E6714C">
                <w:rPr>
                  <w:rFonts w:ascii="Arial" w:eastAsia="Times New Roman" w:hAnsi="Arial" w:cs="Arial"/>
                  <w:sz w:val="20"/>
                  <w:szCs w:val="20"/>
                  <w:lang w:eastAsia="es-ES"/>
                </w:rPr>
                <w:t>inmediatamente</w:t>
              </w:r>
            </w:ins>
          </w:p>
        </w:tc>
      </w:tr>
      <w:tr w:rsidR="00E6714C" w:rsidRPr="00E6714C" w:rsidTr="00E6714C">
        <w:tblPrEx>
          <w:tblPrExChange w:id="1952"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953" w:author="Miguel Centeno Muñoz" w:date="2014-07-27T12:31:00Z"/>
          <w:trPrChange w:id="1954"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955"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956" w:author="Miguel Centeno Muñoz" w:date="2014-07-27T12:31:00Z"/>
                <w:rFonts w:ascii="Arial" w:eastAsia="Times New Roman" w:hAnsi="Arial" w:cs="Arial"/>
                <w:b/>
                <w:bCs/>
                <w:sz w:val="20"/>
                <w:szCs w:val="20"/>
                <w:lang w:eastAsia="es-ES"/>
              </w:rPr>
            </w:pPr>
            <w:ins w:id="1957" w:author="Miguel Centeno Muñoz" w:date="2014-07-27T12:31:00Z">
              <w:r w:rsidRPr="00E6714C">
                <w:rPr>
                  <w:rFonts w:ascii="Arial" w:eastAsia="Times New Roman" w:hAnsi="Arial" w:cs="Arial"/>
                  <w:b/>
                  <w:bCs/>
                  <w:sz w:val="20"/>
                  <w:szCs w:val="20"/>
                  <w:lang w:eastAsia="es-ES"/>
                </w:rPr>
                <w:t>Estado</w:t>
              </w:r>
            </w:ins>
          </w:p>
        </w:tc>
        <w:tc>
          <w:tcPr>
            <w:tcW w:w="0" w:type="auto"/>
            <w:gridSpan w:val="2"/>
            <w:hideMark/>
            <w:tcPrChange w:id="1958"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100000" w:firstRow="0" w:lastRow="0" w:firstColumn="0" w:lastColumn="0" w:oddVBand="0" w:evenVBand="0" w:oddHBand="1" w:evenHBand="0" w:firstRowFirstColumn="0" w:firstRowLastColumn="0" w:lastRowFirstColumn="0" w:lastRowLastColumn="0"/>
              <w:rPr>
                <w:ins w:id="1959" w:author="Miguel Centeno Muñoz" w:date="2014-07-27T12:31:00Z"/>
                <w:rFonts w:ascii="Arial" w:eastAsia="Times New Roman" w:hAnsi="Arial" w:cs="Arial"/>
                <w:sz w:val="20"/>
                <w:szCs w:val="20"/>
                <w:lang w:eastAsia="es-ES"/>
              </w:rPr>
            </w:pPr>
            <w:ins w:id="1960" w:author="Miguel Centeno Muñoz" w:date="2014-07-27T12:31:00Z">
              <w:r w:rsidRPr="00E6714C">
                <w:rPr>
                  <w:rFonts w:ascii="Arial" w:eastAsia="Times New Roman" w:hAnsi="Arial" w:cs="Arial"/>
                  <w:sz w:val="20"/>
                  <w:szCs w:val="20"/>
                  <w:lang w:eastAsia="es-ES"/>
                </w:rPr>
                <w:t>en construcción</w:t>
              </w:r>
            </w:ins>
          </w:p>
        </w:tc>
      </w:tr>
      <w:tr w:rsidR="00E6714C" w:rsidRPr="00E6714C" w:rsidTr="00E6714C">
        <w:tblPrEx>
          <w:tblPrExChange w:id="1961"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962" w:author="Miguel Centeno Muñoz" w:date="2014-07-27T12:31:00Z"/>
          <w:trPrChange w:id="1963"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964"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1965" w:author="Miguel Centeno Muñoz" w:date="2014-07-27T12:31:00Z"/>
                <w:rFonts w:ascii="Arial" w:eastAsia="Times New Roman" w:hAnsi="Arial" w:cs="Arial"/>
                <w:b/>
                <w:bCs/>
                <w:sz w:val="20"/>
                <w:szCs w:val="20"/>
                <w:lang w:eastAsia="es-ES"/>
              </w:rPr>
            </w:pPr>
            <w:ins w:id="1966" w:author="Miguel Centeno Muñoz" w:date="2014-07-27T12:31:00Z">
              <w:r w:rsidRPr="00E6714C">
                <w:rPr>
                  <w:rFonts w:ascii="Arial" w:eastAsia="Times New Roman" w:hAnsi="Arial" w:cs="Arial"/>
                  <w:b/>
                  <w:bCs/>
                  <w:sz w:val="20"/>
                  <w:szCs w:val="20"/>
                  <w:lang w:eastAsia="es-ES"/>
                </w:rPr>
                <w:t>Estabilidad</w:t>
              </w:r>
            </w:ins>
          </w:p>
        </w:tc>
        <w:tc>
          <w:tcPr>
            <w:tcW w:w="0" w:type="auto"/>
            <w:gridSpan w:val="2"/>
            <w:hideMark/>
            <w:tcPrChange w:id="1967"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000000" w:firstRow="0" w:lastRow="0" w:firstColumn="0" w:lastColumn="0" w:oddVBand="0" w:evenVBand="0" w:oddHBand="0" w:evenHBand="0" w:firstRowFirstColumn="0" w:firstRowLastColumn="0" w:lastRowFirstColumn="0" w:lastRowLastColumn="0"/>
              <w:rPr>
                <w:ins w:id="1968" w:author="Miguel Centeno Muñoz" w:date="2014-07-27T12:31:00Z"/>
                <w:rFonts w:ascii="Arial" w:eastAsia="Times New Roman" w:hAnsi="Arial" w:cs="Arial"/>
                <w:sz w:val="20"/>
                <w:szCs w:val="20"/>
                <w:lang w:eastAsia="es-ES"/>
              </w:rPr>
            </w:pPr>
            <w:ins w:id="1969" w:author="Miguel Centeno Muñoz" w:date="2014-07-27T12:31:00Z">
              <w:r w:rsidRPr="00E6714C">
                <w:rPr>
                  <w:rFonts w:ascii="Arial" w:eastAsia="Times New Roman" w:hAnsi="Arial" w:cs="Arial"/>
                  <w:sz w:val="20"/>
                  <w:szCs w:val="20"/>
                  <w:lang w:eastAsia="es-ES"/>
                </w:rPr>
                <w:t>alta</w:t>
              </w:r>
            </w:ins>
          </w:p>
        </w:tc>
      </w:tr>
      <w:tr w:rsidR="00E6714C" w:rsidRPr="00E6714C" w:rsidTr="00E6714C">
        <w:tblPrEx>
          <w:tblPrExChange w:id="1970"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971" w:author="Miguel Centeno Muñoz" w:date="2014-07-27T12:31:00Z"/>
          <w:trPrChange w:id="1972"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973"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974" w:author="Miguel Centeno Muñoz" w:date="2014-07-27T12:31:00Z"/>
                <w:rFonts w:ascii="Arial" w:eastAsia="Times New Roman" w:hAnsi="Arial" w:cs="Arial"/>
                <w:b/>
                <w:bCs/>
                <w:sz w:val="20"/>
                <w:szCs w:val="20"/>
                <w:lang w:eastAsia="es-ES"/>
              </w:rPr>
            </w:pPr>
            <w:ins w:id="1975" w:author="Miguel Centeno Muñoz" w:date="2014-07-27T12:31:00Z">
              <w:r w:rsidRPr="00E6714C">
                <w:rPr>
                  <w:rFonts w:ascii="Arial" w:eastAsia="Times New Roman" w:hAnsi="Arial" w:cs="Arial"/>
                  <w:b/>
                  <w:bCs/>
                  <w:sz w:val="20"/>
                  <w:szCs w:val="20"/>
                  <w:lang w:eastAsia="es-ES"/>
                </w:rPr>
                <w:t>Comentarios</w:t>
              </w:r>
            </w:ins>
          </w:p>
        </w:tc>
        <w:tc>
          <w:tcPr>
            <w:tcW w:w="0" w:type="auto"/>
            <w:gridSpan w:val="2"/>
            <w:hideMark/>
            <w:tcPrChange w:id="1976"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100000" w:firstRow="0" w:lastRow="0" w:firstColumn="0" w:lastColumn="0" w:oddVBand="0" w:evenVBand="0" w:oddHBand="1" w:evenHBand="0" w:firstRowFirstColumn="0" w:firstRowLastColumn="0" w:lastRowFirstColumn="0" w:lastRowLastColumn="0"/>
              <w:rPr>
                <w:ins w:id="1977" w:author="Miguel Centeno Muñoz" w:date="2014-07-27T12:31:00Z"/>
                <w:rFonts w:ascii="Arial" w:eastAsia="Times New Roman" w:hAnsi="Arial" w:cs="Arial"/>
                <w:sz w:val="20"/>
                <w:szCs w:val="20"/>
                <w:lang w:eastAsia="es-ES"/>
              </w:rPr>
            </w:pPr>
            <w:ins w:id="1978" w:author="Miguel Centeno Muñoz" w:date="2014-07-27T12:31:00Z">
              <w:r w:rsidRPr="00E6714C">
                <w:rPr>
                  <w:rFonts w:ascii="Arial" w:eastAsia="Times New Roman" w:hAnsi="Arial" w:cs="Arial"/>
                  <w:sz w:val="20"/>
                  <w:szCs w:val="20"/>
                  <w:lang w:eastAsia="es-ES"/>
                </w:rPr>
                <w:t>Ninguno</w:t>
              </w:r>
            </w:ins>
          </w:p>
        </w:tc>
      </w:tr>
    </w:tbl>
    <w:p w:rsidR="00E6714C" w:rsidDel="00AC15B6" w:rsidRDefault="00E6714C">
      <w:pPr>
        <w:pStyle w:val="Ttulo5"/>
        <w:ind w:left="708" w:firstLine="708"/>
        <w:rPr>
          <w:del w:id="1979" w:author="Miguel Centeno Muñoz" w:date="2014-07-27T12:52:00Z"/>
        </w:rPr>
      </w:pPr>
    </w:p>
    <w:p w:rsidR="00AC15B6" w:rsidRDefault="00AC15B6">
      <w:pPr>
        <w:rPr>
          <w:ins w:id="1980" w:author="Miguel Centeno Muñoz" w:date="2014-07-31T02:43:00Z"/>
        </w:rPr>
        <w:pPrChange w:id="1981" w:author="Miguel Centeno Muñoz" w:date="2014-07-31T02:43:00Z">
          <w:pPr>
            <w:pStyle w:val="Ttulo5"/>
            <w:ind w:left="708" w:firstLine="708"/>
          </w:pPr>
        </w:pPrChange>
      </w:pPr>
    </w:p>
    <w:p w:rsidR="00AC15B6" w:rsidRDefault="00AC15B6">
      <w:pPr>
        <w:rPr>
          <w:ins w:id="1982" w:author="Miguel Centeno Muñoz" w:date="2014-07-31T02:43:00Z"/>
        </w:rPr>
        <w:pPrChange w:id="1983" w:author="Miguel Centeno Muñoz" w:date="2014-07-31T02:43:00Z">
          <w:pPr>
            <w:pStyle w:val="Ttulo5"/>
            <w:ind w:left="708" w:firstLine="708"/>
          </w:pPr>
        </w:pPrChange>
      </w:pPr>
    </w:p>
    <w:p w:rsidR="00AC15B6" w:rsidRDefault="00AC15B6">
      <w:pPr>
        <w:rPr>
          <w:ins w:id="1984" w:author="Miguel Centeno Muñoz" w:date="2014-07-31T02:43:00Z"/>
        </w:rPr>
        <w:pPrChange w:id="1985" w:author="Miguel Centeno Muñoz" w:date="2014-07-31T02:43:00Z">
          <w:pPr>
            <w:pStyle w:val="Ttulo5"/>
            <w:ind w:left="708" w:firstLine="708"/>
          </w:pPr>
        </w:pPrChange>
      </w:pPr>
    </w:p>
    <w:p w:rsidR="00AC15B6" w:rsidRDefault="00AC15B6">
      <w:pPr>
        <w:rPr>
          <w:ins w:id="1986" w:author="Miguel Centeno Muñoz" w:date="2014-07-31T02:43:00Z"/>
        </w:rPr>
        <w:pPrChange w:id="1987" w:author="Miguel Centeno Muñoz" w:date="2014-07-31T02:43:00Z">
          <w:pPr>
            <w:pStyle w:val="Ttulo5"/>
            <w:ind w:left="708" w:firstLine="708"/>
          </w:pPr>
        </w:pPrChange>
      </w:pPr>
    </w:p>
    <w:p w:rsidR="00AC15B6" w:rsidRDefault="00AC15B6">
      <w:pPr>
        <w:rPr>
          <w:ins w:id="1988" w:author="Miguel Centeno Muñoz" w:date="2014-07-31T02:43:00Z"/>
        </w:rPr>
        <w:pPrChange w:id="1989" w:author="Miguel Centeno Muñoz" w:date="2014-07-31T02:43:00Z">
          <w:pPr>
            <w:pStyle w:val="Ttulo5"/>
            <w:ind w:left="708" w:firstLine="708"/>
          </w:pPr>
        </w:pPrChange>
      </w:pPr>
    </w:p>
    <w:p w:rsidR="00AC15B6" w:rsidRDefault="00AC15B6">
      <w:pPr>
        <w:rPr>
          <w:ins w:id="1990" w:author="Miguel Centeno Muñoz" w:date="2014-07-31T02:43:00Z"/>
        </w:rPr>
        <w:pPrChange w:id="1991" w:author="Miguel Centeno Muñoz" w:date="2014-07-31T02:43:00Z">
          <w:pPr>
            <w:pStyle w:val="Ttulo5"/>
            <w:ind w:left="708" w:firstLine="708"/>
          </w:pPr>
        </w:pPrChange>
      </w:pPr>
    </w:p>
    <w:p w:rsidR="00AC15B6" w:rsidRDefault="00AC15B6">
      <w:pPr>
        <w:rPr>
          <w:ins w:id="1992" w:author="Miguel Centeno Muñoz" w:date="2014-07-31T02:43:00Z"/>
        </w:rPr>
        <w:pPrChange w:id="1993" w:author="Miguel Centeno Muñoz" w:date="2014-07-31T02:43:00Z">
          <w:pPr>
            <w:pStyle w:val="Ttulo5"/>
            <w:ind w:left="708" w:firstLine="708"/>
          </w:pPr>
        </w:pPrChange>
      </w:pPr>
    </w:p>
    <w:p w:rsidR="00AC15B6" w:rsidRDefault="00AC15B6">
      <w:pPr>
        <w:rPr>
          <w:ins w:id="1994" w:author="Miguel Centeno Muñoz" w:date="2014-07-31T02:43:00Z"/>
        </w:rPr>
        <w:pPrChange w:id="1995" w:author="Miguel Centeno Muñoz" w:date="2014-07-31T02:43:00Z">
          <w:pPr>
            <w:pStyle w:val="Ttulo5"/>
            <w:ind w:left="708" w:firstLine="708"/>
          </w:pPr>
        </w:pPrChange>
      </w:pPr>
    </w:p>
    <w:p w:rsidR="00AC15B6" w:rsidRDefault="00AC15B6">
      <w:pPr>
        <w:rPr>
          <w:ins w:id="1996" w:author="Miguel Centeno Muñoz" w:date="2014-07-31T02:43:00Z"/>
        </w:rPr>
        <w:pPrChange w:id="1997" w:author="Miguel Centeno Muñoz" w:date="2014-07-31T02:43:00Z">
          <w:pPr>
            <w:pStyle w:val="Ttulo5"/>
            <w:ind w:left="708" w:firstLine="708"/>
          </w:pPr>
        </w:pPrChange>
      </w:pPr>
    </w:p>
    <w:p w:rsidR="00AC15B6" w:rsidRDefault="00AC15B6">
      <w:pPr>
        <w:rPr>
          <w:ins w:id="1998" w:author="Miguel Centeno Muñoz" w:date="2014-07-31T02:43:00Z"/>
        </w:rPr>
        <w:pPrChange w:id="1999" w:author="Miguel Centeno Muñoz" w:date="2014-07-31T02:43:00Z">
          <w:pPr>
            <w:pStyle w:val="Ttulo5"/>
            <w:ind w:left="708" w:firstLine="708"/>
          </w:pPr>
        </w:pPrChange>
      </w:pPr>
    </w:p>
    <w:p w:rsidR="00AC15B6" w:rsidRPr="00AC15B6" w:rsidRDefault="00AC15B6">
      <w:pPr>
        <w:rPr>
          <w:ins w:id="2000" w:author="Miguel Centeno Muñoz" w:date="2014-07-31T02:43:00Z"/>
          <w:rPrChange w:id="2001" w:author="Miguel Centeno Muñoz" w:date="2014-07-31T02:43:00Z">
            <w:rPr>
              <w:ins w:id="2002" w:author="Miguel Centeno Muñoz" w:date="2014-07-31T02:43:00Z"/>
            </w:rPr>
          </w:rPrChange>
        </w:rPr>
        <w:pPrChange w:id="2003" w:author="Miguel Centeno Muñoz" w:date="2014-07-31T02:43:00Z">
          <w:pPr>
            <w:pStyle w:val="Ttulo5"/>
            <w:ind w:left="708" w:firstLine="708"/>
          </w:pPr>
        </w:pPrChange>
      </w:pPr>
    </w:p>
    <w:p w:rsidR="005E20C8" w:rsidRDefault="005E20C8">
      <w:pPr>
        <w:pStyle w:val="Ttulo5"/>
        <w:ind w:left="708" w:firstLine="708"/>
        <w:rPr>
          <w:ins w:id="2004" w:author="Miguel Centeno Muñoz" w:date="2014-08-02T12:34:00Z"/>
        </w:rPr>
      </w:pPr>
    </w:p>
    <w:p w:rsidR="00F23850" w:rsidRDefault="00F23850" w:rsidP="00F23850">
      <w:pPr>
        <w:rPr>
          <w:ins w:id="2005" w:author="Miguel Centeno Muñoz" w:date="2014-08-02T12:34:00Z"/>
        </w:rPr>
        <w:pPrChange w:id="2006" w:author="Miguel Centeno Muñoz" w:date="2014-08-02T12:34:00Z">
          <w:pPr>
            <w:pStyle w:val="Ttulo5"/>
            <w:ind w:left="708" w:firstLine="708"/>
          </w:pPr>
        </w:pPrChange>
      </w:pPr>
    </w:p>
    <w:p w:rsidR="00EF2860" w:rsidRDefault="00EF2860" w:rsidP="00F23850">
      <w:pPr>
        <w:rPr>
          <w:ins w:id="2007" w:author="Miguel Centeno Muñoz" w:date="2014-08-02T12:34:00Z"/>
        </w:rPr>
        <w:pPrChange w:id="2008" w:author="Miguel Centeno Muñoz" w:date="2014-08-02T12:34:00Z">
          <w:pPr>
            <w:pStyle w:val="Ttulo5"/>
            <w:ind w:left="708" w:firstLine="708"/>
          </w:pPr>
        </w:pPrChange>
      </w:pPr>
    </w:p>
    <w:p w:rsidR="00F23850" w:rsidRPr="00F23850" w:rsidRDefault="00F23850" w:rsidP="00F23850">
      <w:pPr>
        <w:rPr>
          <w:ins w:id="2009" w:author="Miguel Centeno Muñoz" w:date="2014-07-27T22:19:00Z"/>
          <w:rPrChange w:id="2010" w:author="Miguel Centeno Muñoz" w:date="2014-08-02T12:34:00Z">
            <w:rPr>
              <w:ins w:id="2011" w:author="Miguel Centeno Muñoz" w:date="2014-07-27T22:19:00Z"/>
            </w:rPr>
          </w:rPrChange>
        </w:rPr>
        <w:pPrChange w:id="2012" w:author="Miguel Centeno Muñoz" w:date="2014-08-02T12:34:00Z">
          <w:pPr>
            <w:pStyle w:val="Ttulo5"/>
            <w:ind w:left="708" w:firstLine="708"/>
          </w:pPr>
        </w:pPrChange>
      </w:pPr>
    </w:p>
    <w:tbl>
      <w:tblPr>
        <w:tblStyle w:val="Listamedia2-nfasis2"/>
        <w:tblW w:w="9068" w:type="dxa"/>
        <w:tblLook w:val="04A0" w:firstRow="1" w:lastRow="0" w:firstColumn="1" w:lastColumn="0" w:noHBand="0" w:noVBand="1"/>
        <w:tblPrChange w:id="2013" w:author="Miguel Centeno Muñoz" w:date="2014-08-02T12:34:00Z">
          <w:tblPr>
            <w:tblStyle w:val="Tablaconcuadrcula"/>
            <w:tblW w:w="13603" w:type="dxa"/>
            <w:tblLook w:val="04A0" w:firstRow="1" w:lastRow="0" w:firstColumn="1" w:lastColumn="0" w:noHBand="0" w:noVBand="1"/>
          </w:tblPr>
        </w:tblPrChange>
      </w:tblPr>
      <w:tblGrid>
        <w:gridCol w:w="1668"/>
        <w:gridCol w:w="7400"/>
        <w:tblGridChange w:id="2014">
          <w:tblGrid>
            <w:gridCol w:w="4534"/>
            <w:gridCol w:w="4534"/>
          </w:tblGrid>
        </w:tblGridChange>
      </w:tblGrid>
      <w:tr w:rsidR="00834472" w:rsidTr="00F23850">
        <w:trPr>
          <w:cnfStyle w:val="100000000000" w:firstRow="1" w:lastRow="0" w:firstColumn="0" w:lastColumn="0" w:oddVBand="0" w:evenVBand="0" w:oddHBand="0" w:evenHBand="0" w:firstRowFirstColumn="0" w:firstRowLastColumn="0" w:lastRowFirstColumn="0" w:lastRowLastColumn="0"/>
          <w:ins w:id="2015" w:author="Miguel Centeno Muñoz" w:date="2014-07-30T23:34:00Z"/>
        </w:trPr>
        <w:tc>
          <w:tcPr>
            <w:cnfStyle w:val="001000000100" w:firstRow="0" w:lastRow="0" w:firstColumn="1" w:lastColumn="0" w:oddVBand="0" w:evenVBand="0" w:oddHBand="0" w:evenHBand="0" w:firstRowFirstColumn="1" w:firstRowLastColumn="0" w:lastRowFirstColumn="0" w:lastRowLastColumn="0"/>
            <w:tcW w:w="1668" w:type="dxa"/>
            <w:tcPrChange w:id="2016" w:author="Miguel Centeno Muñoz" w:date="2014-08-02T12:34:00Z">
              <w:tcPr>
                <w:tcW w:w="4534" w:type="dxa"/>
              </w:tcPr>
            </w:tcPrChange>
          </w:tcPr>
          <w:p w:rsidR="00834472" w:rsidRPr="00834472" w:rsidRDefault="00834472">
            <w:pPr>
              <w:cnfStyle w:val="101000000100" w:firstRow="1" w:lastRow="0" w:firstColumn="1" w:lastColumn="0" w:oddVBand="0" w:evenVBand="0" w:oddHBand="0" w:evenHBand="0" w:firstRowFirstColumn="1" w:firstRowLastColumn="0" w:lastRowFirstColumn="0" w:lastRowLastColumn="0"/>
              <w:rPr>
                <w:ins w:id="2017" w:author="Miguel Centeno Muñoz" w:date="2014-07-30T23:34:00Z"/>
                <w:b/>
                <w:rPrChange w:id="2018" w:author="Miguel Centeno Muñoz" w:date="2014-07-30T23:35:00Z">
                  <w:rPr>
                    <w:ins w:id="2019" w:author="Miguel Centeno Muñoz" w:date="2014-07-30T23:34:00Z"/>
                  </w:rPr>
                </w:rPrChange>
              </w:rPr>
              <w:pPrChange w:id="2020" w:author="Miguel Centeno Muñoz" w:date="2014-07-30T23:35:00Z">
                <w:pPr>
                  <w:pStyle w:val="Ttulo5"/>
                  <w:outlineLvl w:val="4"/>
                  <w:cnfStyle w:val="101000000100" w:firstRow="1" w:lastRow="0" w:firstColumn="1" w:lastColumn="0" w:oddVBand="0" w:evenVBand="0" w:oddHBand="0" w:evenHBand="0" w:firstRowFirstColumn="1" w:firstRowLastColumn="0" w:lastRowFirstColumn="0" w:lastRowLastColumn="0"/>
                </w:pPr>
              </w:pPrChange>
            </w:pPr>
            <w:ins w:id="2021" w:author="Miguel Centeno Muñoz" w:date="2014-07-30T23:34:00Z">
              <w:r>
                <w:rPr>
                  <w:rFonts w:eastAsiaTheme="minorHAnsi" w:cstheme="minorBidi"/>
                  <w:b/>
                  <w:color w:val="auto"/>
                  <w:rPrChange w:id="2022" w:author="Miguel Centeno Muñoz" w:date="2014-07-30T23:35:00Z">
                    <w:rPr>
                      <w:b/>
                    </w:rPr>
                  </w:rPrChange>
                </w:rPr>
                <w:t>UC-00</w:t>
              </w:r>
            </w:ins>
            <w:ins w:id="2023" w:author="Miguel Centeno Muñoz" w:date="2014-07-30T23:35:00Z">
              <w:r>
                <w:rPr>
                  <w:b/>
                </w:rPr>
                <w:t>05</w:t>
              </w:r>
            </w:ins>
          </w:p>
        </w:tc>
        <w:tc>
          <w:tcPr>
            <w:tcW w:w="7400" w:type="dxa"/>
            <w:tcPrChange w:id="2024" w:author="Miguel Centeno Muñoz" w:date="2014-08-02T12:34:00Z">
              <w:tcPr>
                <w:tcW w:w="4534" w:type="dxa"/>
              </w:tcPr>
            </w:tcPrChange>
          </w:tcPr>
          <w:p w:rsidR="00834472" w:rsidRPr="00834472" w:rsidRDefault="00834472">
            <w:pPr>
              <w:cnfStyle w:val="100000000000" w:firstRow="1" w:lastRow="0" w:firstColumn="0" w:lastColumn="0" w:oddVBand="0" w:evenVBand="0" w:oddHBand="0" w:evenHBand="0" w:firstRowFirstColumn="0" w:firstRowLastColumn="0" w:lastRowFirstColumn="0" w:lastRowLastColumn="0"/>
              <w:rPr>
                <w:ins w:id="2025" w:author="Miguel Centeno Muñoz" w:date="2014-07-30T23:34:00Z"/>
                <w:b/>
                <w:rPrChange w:id="2026" w:author="Miguel Centeno Muñoz" w:date="2014-07-30T23:35:00Z">
                  <w:rPr>
                    <w:ins w:id="2027" w:author="Miguel Centeno Muñoz" w:date="2014-07-30T23:34:00Z"/>
                  </w:rPr>
                </w:rPrChange>
              </w:rPr>
              <w:pPrChange w:id="2028" w:author="Miguel Centeno Muñoz" w:date="2014-07-30T23:35:00Z">
                <w:pPr>
                  <w:pStyle w:val="Ttulo5"/>
                  <w:outlineLvl w:val="4"/>
                  <w:cnfStyle w:val="100000000000" w:firstRow="1" w:lastRow="0" w:firstColumn="0" w:lastColumn="0" w:oddVBand="0" w:evenVBand="0" w:oddHBand="0" w:evenHBand="0" w:firstRowFirstColumn="0" w:firstRowLastColumn="0" w:lastRowFirstColumn="0" w:lastRowLastColumn="0"/>
                </w:pPr>
              </w:pPrChange>
            </w:pPr>
            <w:ins w:id="2029" w:author="Miguel Centeno Muñoz" w:date="2014-07-30T23:34:00Z">
              <w:r w:rsidRPr="00834472">
                <w:rPr>
                  <w:rFonts w:eastAsiaTheme="minorHAnsi" w:cstheme="minorBidi"/>
                  <w:b/>
                  <w:color w:val="auto"/>
                  <w:rPrChange w:id="2030" w:author="Miguel Centeno Muñoz" w:date="2014-07-30T23:35:00Z">
                    <w:rPr/>
                  </w:rPrChange>
                </w:rPr>
                <w:t>Alta de nuevo usuario</w:t>
              </w:r>
            </w:ins>
          </w:p>
        </w:tc>
      </w:tr>
      <w:tr w:rsidR="00834472" w:rsidTr="00F23850">
        <w:trPr>
          <w:cnfStyle w:val="000000100000" w:firstRow="0" w:lastRow="0" w:firstColumn="0" w:lastColumn="0" w:oddVBand="0" w:evenVBand="0" w:oddHBand="1" w:evenHBand="0" w:firstRowFirstColumn="0" w:firstRowLastColumn="0" w:lastRowFirstColumn="0" w:lastRowLastColumn="0"/>
          <w:ins w:id="2031"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032" w:author="Miguel Centeno Muñoz" w:date="2014-08-02T12:34: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2033" w:author="Miguel Centeno Muñoz" w:date="2014-07-30T23:34:00Z"/>
                <w:b/>
                <w:rPrChange w:id="2034" w:author="Miguel Centeno Muñoz" w:date="2014-07-30T23:35:00Z">
                  <w:rPr>
                    <w:ins w:id="2035" w:author="Miguel Centeno Muñoz" w:date="2014-07-30T23:34:00Z"/>
                  </w:rPr>
                </w:rPrChange>
              </w:rPr>
              <w:pPrChange w:id="2036" w:author="Miguel Centeno Muñoz" w:date="2014-07-30T23:35:00Z">
                <w:pPr>
                  <w:pStyle w:val="Ttulo5"/>
                  <w:outlineLvl w:val="4"/>
                  <w:cnfStyle w:val="001000100000" w:firstRow="0" w:lastRow="0" w:firstColumn="1" w:lastColumn="0" w:oddVBand="0" w:evenVBand="0" w:oddHBand="1" w:evenHBand="0" w:firstRowFirstColumn="0" w:firstRowLastColumn="0" w:lastRowFirstColumn="0" w:lastRowLastColumn="0"/>
                </w:pPr>
              </w:pPrChange>
            </w:pPr>
            <w:ins w:id="2037" w:author="Miguel Centeno Muñoz" w:date="2014-07-30T23:34:00Z">
              <w:r w:rsidRPr="00834472">
                <w:rPr>
                  <w:rFonts w:eastAsiaTheme="minorHAnsi" w:cstheme="minorBidi"/>
                  <w:b/>
                  <w:color w:val="auto"/>
                  <w:rPrChange w:id="2038" w:author="Miguel Centeno Muñoz" w:date="2014-07-30T23:35:00Z">
                    <w:rPr/>
                  </w:rPrChange>
                </w:rPr>
                <w:t>Versión</w:t>
              </w:r>
            </w:ins>
          </w:p>
        </w:tc>
        <w:tc>
          <w:tcPr>
            <w:tcW w:w="7400" w:type="dxa"/>
            <w:tcPrChange w:id="2039" w:author="Miguel Centeno Muñoz" w:date="2014-08-02T12:34:00Z">
              <w:tcPr>
                <w:tcW w:w="4534" w:type="dxa"/>
              </w:tcPr>
            </w:tcPrChange>
          </w:tcPr>
          <w:p w:rsidR="00834472" w:rsidRDefault="00834472">
            <w:pPr>
              <w:cnfStyle w:val="000000100000" w:firstRow="0" w:lastRow="0" w:firstColumn="0" w:lastColumn="0" w:oddVBand="0" w:evenVBand="0" w:oddHBand="1" w:evenHBand="0" w:firstRowFirstColumn="0" w:firstRowLastColumn="0" w:lastRowFirstColumn="0" w:lastRowLastColumn="0"/>
              <w:rPr>
                <w:ins w:id="2040" w:author="Miguel Centeno Muñoz" w:date="2014-07-30T23:34:00Z"/>
              </w:rPr>
              <w:pPrChange w:id="2041" w:author="Miguel Centeno Muñoz" w:date="2014-07-30T23:35:00Z">
                <w:pPr>
                  <w:pStyle w:val="Ttulo5"/>
                  <w:outlineLvl w:val="4"/>
                  <w:cnfStyle w:val="000000100000" w:firstRow="0" w:lastRow="0" w:firstColumn="0" w:lastColumn="0" w:oddVBand="0" w:evenVBand="0" w:oddHBand="1" w:evenHBand="0" w:firstRowFirstColumn="0" w:firstRowLastColumn="0" w:lastRowFirstColumn="0" w:lastRowLastColumn="0"/>
                </w:pPr>
              </w:pPrChange>
            </w:pPr>
            <w:ins w:id="2042" w:author="Miguel Centeno Muñoz" w:date="2014-07-30T23:34:00Z">
              <w:r>
                <w:t xml:space="preserve">1.0 ( 27/07/2014 ) </w:t>
              </w:r>
            </w:ins>
          </w:p>
        </w:tc>
      </w:tr>
      <w:tr w:rsidR="00834472" w:rsidTr="00F23850">
        <w:trPr>
          <w:ins w:id="2043"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044" w:author="Miguel Centeno Muñoz" w:date="2014-08-02T12:34:00Z">
              <w:tcPr>
                <w:tcW w:w="4534" w:type="dxa"/>
              </w:tcPr>
            </w:tcPrChange>
          </w:tcPr>
          <w:p w:rsidR="00834472" w:rsidRPr="00834472" w:rsidRDefault="00834472">
            <w:pPr>
              <w:rPr>
                <w:ins w:id="2045" w:author="Miguel Centeno Muñoz" w:date="2014-07-30T23:34:00Z"/>
                <w:b/>
                <w:rPrChange w:id="2046" w:author="Miguel Centeno Muñoz" w:date="2014-07-30T23:35:00Z">
                  <w:rPr>
                    <w:ins w:id="2047" w:author="Miguel Centeno Muñoz" w:date="2014-07-30T23:34:00Z"/>
                  </w:rPr>
                </w:rPrChange>
              </w:rPr>
              <w:pPrChange w:id="2048" w:author="Miguel Centeno Muñoz" w:date="2014-07-30T23:35:00Z">
                <w:pPr>
                  <w:pStyle w:val="Ttulo5"/>
                  <w:outlineLvl w:val="4"/>
                </w:pPr>
              </w:pPrChange>
            </w:pPr>
            <w:ins w:id="2049" w:author="Miguel Centeno Muñoz" w:date="2014-07-30T23:34:00Z">
              <w:r w:rsidRPr="00834472">
                <w:rPr>
                  <w:rFonts w:eastAsiaTheme="minorHAnsi" w:cstheme="minorBidi"/>
                  <w:b/>
                  <w:color w:val="auto"/>
                  <w:rPrChange w:id="2050" w:author="Miguel Centeno Muñoz" w:date="2014-07-30T23:35:00Z">
                    <w:rPr/>
                  </w:rPrChange>
                </w:rPr>
                <w:t>Autores</w:t>
              </w:r>
            </w:ins>
          </w:p>
        </w:tc>
        <w:tc>
          <w:tcPr>
            <w:tcW w:w="7400" w:type="dxa"/>
            <w:tcPrChange w:id="2051" w:author="Miguel Centeno Muñoz" w:date="2014-08-02T12:34:00Z">
              <w:tcPr>
                <w:tcW w:w="4534" w:type="dxa"/>
              </w:tcPr>
            </w:tcPrChange>
          </w:tcPr>
          <w:p w:rsidR="00834472" w:rsidRPr="009D51C8" w:rsidRDefault="00834472" w:rsidP="009D51C8">
            <w:pPr>
              <w:pStyle w:val="Prrafodelista"/>
              <w:numPr>
                <w:ilvl w:val="0"/>
                <w:numId w:val="59"/>
              </w:numPr>
              <w:cnfStyle w:val="000000000000" w:firstRow="0" w:lastRow="0" w:firstColumn="0" w:lastColumn="0" w:oddVBand="0" w:evenVBand="0" w:oddHBand="0" w:evenHBand="0" w:firstRowFirstColumn="0" w:firstRowLastColumn="0" w:lastRowFirstColumn="0" w:lastRowLastColumn="0"/>
              <w:rPr>
                <w:ins w:id="2052" w:author="Miguel Centeno Muñoz" w:date="2014-07-30T23:34:00Z"/>
                <w:rPrChange w:id="2053" w:author="Miguel Centeno Muñoz" w:date="2014-08-02T12:44:00Z">
                  <w:rPr>
                    <w:ins w:id="2054" w:author="Miguel Centeno Muñoz" w:date="2014-07-30T23:34:00Z"/>
                  </w:rPr>
                </w:rPrChange>
              </w:rPr>
              <w:pPrChange w:id="2055" w:author="Miguel Centeno Muñoz" w:date="2014-08-02T12:44:00Z">
                <w:pPr>
                  <w:pStyle w:val="Ttulo5"/>
                  <w:outlineLvl w:val="4"/>
                  <w:cnfStyle w:val="000000000000" w:firstRow="0" w:lastRow="0" w:firstColumn="0" w:lastColumn="0" w:oddVBand="0" w:evenVBand="0" w:oddHBand="0" w:evenHBand="0" w:firstRowFirstColumn="0" w:firstRowLastColumn="0" w:lastRowFirstColumn="0" w:lastRowLastColumn="0"/>
                </w:pPr>
              </w:pPrChange>
            </w:pPr>
            <w:ins w:id="2056" w:author="Miguel Centeno Muñoz" w:date="2014-07-30T23:34:00Z">
              <w:r w:rsidRPr="009D51C8">
                <w:rPr>
                  <w:rPrChange w:id="2057" w:author="Miguel Centeno Muñoz" w:date="2014-08-02T12:44:00Z">
                    <w:rPr/>
                  </w:rPrChange>
                </w:rPr>
                <w:t xml:space="preserve">Miguel Centeno Muñoz </w:t>
              </w:r>
            </w:ins>
          </w:p>
        </w:tc>
      </w:tr>
      <w:tr w:rsidR="00834472" w:rsidTr="00F23850">
        <w:trPr>
          <w:cnfStyle w:val="000000100000" w:firstRow="0" w:lastRow="0" w:firstColumn="0" w:lastColumn="0" w:oddVBand="0" w:evenVBand="0" w:oddHBand="1" w:evenHBand="0" w:firstRowFirstColumn="0" w:firstRowLastColumn="0" w:lastRowFirstColumn="0" w:lastRowLastColumn="0"/>
          <w:ins w:id="2058"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059" w:author="Miguel Centeno Muñoz" w:date="2014-08-02T12:34: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2060" w:author="Miguel Centeno Muñoz" w:date="2014-07-30T23:34:00Z"/>
                <w:b/>
                <w:rPrChange w:id="2061" w:author="Miguel Centeno Muñoz" w:date="2014-07-30T23:35:00Z">
                  <w:rPr>
                    <w:ins w:id="2062" w:author="Miguel Centeno Muñoz" w:date="2014-07-30T23:34:00Z"/>
                  </w:rPr>
                </w:rPrChange>
              </w:rPr>
              <w:pPrChange w:id="2063" w:author="Miguel Centeno Muñoz" w:date="2014-07-30T23:35:00Z">
                <w:pPr>
                  <w:pStyle w:val="Ttulo5"/>
                  <w:outlineLvl w:val="4"/>
                  <w:cnfStyle w:val="001000100000" w:firstRow="0" w:lastRow="0" w:firstColumn="1" w:lastColumn="0" w:oddVBand="0" w:evenVBand="0" w:oddHBand="1" w:evenHBand="0" w:firstRowFirstColumn="0" w:firstRowLastColumn="0" w:lastRowFirstColumn="0" w:lastRowLastColumn="0"/>
                </w:pPr>
              </w:pPrChange>
            </w:pPr>
            <w:ins w:id="2064" w:author="Miguel Centeno Muñoz" w:date="2014-07-30T23:34:00Z">
              <w:r w:rsidRPr="00834472">
                <w:rPr>
                  <w:rFonts w:eastAsiaTheme="minorHAnsi" w:cstheme="minorBidi"/>
                  <w:b/>
                  <w:color w:val="auto"/>
                  <w:rPrChange w:id="2065" w:author="Miguel Centeno Muñoz" w:date="2014-07-30T23:35:00Z">
                    <w:rPr/>
                  </w:rPrChange>
                </w:rPr>
                <w:t>Fuentes</w:t>
              </w:r>
            </w:ins>
          </w:p>
        </w:tc>
        <w:tc>
          <w:tcPr>
            <w:tcW w:w="7400" w:type="dxa"/>
            <w:tcPrChange w:id="2066" w:author="Miguel Centeno Muñoz" w:date="2014-08-02T12:34:00Z">
              <w:tcPr>
                <w:tcW w:w="4534" w:type="dxa"/>
              </w:tcPr>
            </w:tcPrChange>
          </w:tcPr>
          <w:p w:rsidR="00834472" w:rsidRPr="009D51C8" w:rsidRDefault="00834472" w:rsidP="009D51C8">
            <w:pPr>
              <w:pStyle w:val="Prrafodelista"/>
              <w:numPr>
                <w:ilvl w:val="0"/>
                <w:numId w:val="59"/>
              </w:numPr>
              <w:cnfStyle w:val="000000100000" w:firstRow="0" w:lastRow="0" w:firstColumn="0" w:lastColumn="0" w:oddVBand="0" w:evenVBand="0" w:oddHBand="1" w:evenHBand="0" w:firstRowFirstColumn="0" w:firstRowLastColumn="0" w:lastRowFirstColumn="0" w:lastRowLastColumn="0"/>
              <w:rPr>
                <w:ins w:id="2067" w:author="Miguel Centeno Muñoz" w:date="2014-07-30T23:34:00Z"/>
                <w:rPrChange w:id="2068" w:author="Miguel Centeno Muñoz" w:date="2014-08-02T12:44:00Z">
                  <w:rPr>
                    <w:ins w:id="2069" w:author="Miguel Centeno Muñoz" w:date="2014-07-30T23:34:00Z"/>
                  </w:rPr>
                </w:rPrChange>
              </w:rPr>
              <w:pPrChange w:id="2070" w:author="Miguel Centeno Muñoz" w:date="2014-08-02T12:44:00Z">
                <w:pPr>
                  <w:pStyle w:val="Ttulo5"/>
                  <w:outlineLvl w:val="4"/>
                  <w:cnfStyle w:val="000000100000" w:firstRow="0" w:lastRow="0" w:firstColumn="0" w:lastColumn="0" w:oddVBand="0" w:evenVBand="0" w:oddHBand="1" w:evenHBand="0" w:firstRowFirstColumn="0" w:firstRowLastColumn="0" w:lastRowFirstColumn="0" w:lastRowLastColumn="0"/>
                </w:pPr>
              </w:pPrChange>
            </w:pPr>
            <w:ins w:id="2071" w:author="Miguel Centeno Muñoz" w:date="2014-07-30T23:34:00Z">
              <w:r w:rsidRPr="009D51C8">
                <w:rPr>
                  <w:rPrChange w:id="2072" w:author="Miguel Centeno Muñoz" w:date="2014-08-02T12:44:00Z">
                    <w:rPr/>
                  </w:rPrChange>
                </w:rPr>
                <w:t xml:space="preserve">Sergio Segura Rueda </w:t>
              </w:r>
            </w:ins>
          </w:p>
        </w:tc>
      </w:tr>
      <w:tr w:rsidR="00834472" w:rsidTr="00F23850">
        <w:trPr>
          <w:ins w:id="2073"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074" w:author="Miguel Centeno Muñoz" w:date="2014-08-02T12:34:00Z">
              <w:tcPr>
                <w:tcW w:w="4534" w:type="dxa"/>
              </w:tcPr>
            </w:tcPrChange>
          </w:tcPr>
          <w:p w:rsidR="00834472" w:rsidRPr="00834472" w:rsidRDefault="00834472">
            <w:pPr>
              <w:rPr>
                <w:ins w:id="2075" w:author="Miguel Centeno Muñoz" w:date="2014-07-30T23:34:00Z"/>
                <w:b/>
                <w:rPrChange w:id="2076" w:author="Miguel Centeno Muñoz" w:date="2014-07-30T23:35:00Z">
                  <w:rPr>
                    <w:ins w:id="2077" w:author="Miguel Centeno Muñoz" w:date="2014-07-30T23:34:00Z"/>
                  </w:rPr>
                </w:rPrChange>
              </w:rPr>
              <w:pPrChange w:id="2078" w:author="Miguel Centeno Muñoz" w:date="2014-07-30T23:35:00Z">
                <w:pPr>
                  <w:pStyle w:val="Ttulo5"/>
                  <w:outlineLvl w:val="4"/>
                </w:pPr>
              </w:pPrChange>
            </w:pPr>
            <w:ins w:id="2079" w:author="Miguel Centeno Muñoz" w:date="2014-07-30T23:34:00Z">
              <w:r w:rsidRPr="00834472">
                <w:rPr>
                  <w:rFonts w:eastAsiaTheme="minorHAnsi" w:cstheme="minorBidi"/>
                  <w:b/>
                  <w:color w:val="auto"/>
                  <w:rPrChange w:id="2080" w:author="Miguel Centeno Muñoz" w:date="2014-07-30T23:35:00Z">
                    <w:rPr/>
                  </w:rPrChange>
                </w:rPr>
                <w:t>Dependencias</w:t>
              </w:r>
            </w:ins>
          </w:p>
        </w:tc>
        <w:tc>
          <w:tcPr>
            <w:tcW w:w="7400" w:type="dxa"/>
            <w:tcPrChange w:id="2081" w:author="Miguel Centeno Muñoz" w:date="2014-08-02T12:34:00Z">
              <w:tcPr>
                <w:tcW w:w="4534" w:type="dxa"/>
              </w:tcPr>
            </w:tcPrChange>
          </w:tcPr>
          <w:p w:rsidR="00834472" w:rsidRDefault="00834472" w:rsidP="009D51C8">
            <w:pPr>
              <w:pStyle w:val="Prrafodelista"/>
              <w:numPr>
                <w:ilvl w:val="0"/>
                <w:numId w:val="59"/>
              </w:numPr>
              <w:cnfStyle w:val="000000000000" w:firstRow="0" w:lastRow="0" w:firstColumn="0" w:lastColumn="0" w:oddVBand="0" w:evenVBand="0" w:oddHBand="0" w:evenHBand="0" w:firstRowFirstColumn="0" w:firstRowLastColumn="0" w:lastRowFirstColumn="0" w:lastRowLastColumn="0"/>
              <w:rPr>
                <w:ins w:id="2082" w:author="Miguel Centeno Muñoz" w:date="2014-08-02T12:45:00Z"/>
              </w:rPr>
              <w:pPrChange w:id="2083" w:author="Miguel Centeno Muñoz" w:date="2014-08-02T12:44:00Z">
                <w:pPr>
                  <w:pStyle w:val="Ttulo5"/>
                  <w:outlineLvl w:val="4"/>
                  <w:cnfStyle w:val="000000000000" w:firstRow="0" w:lastRow="0" w:firstColumn="0" w:lastColumn="0" w:oddVBand="0" w:evenVBand="0" w:oddHBand="0" w:evenHBand="0" w:firstRowFirstColumn="0" w:firstRowLastColumn="0" w:lastRowFirstColumn="0" w:lastRowLastColumn="0"/>
                </w:pPr>
              </w:pPrChange>
            </w:pPr>
            <w:ins w:id="2084" w:author="Miguel Centeno Muñoz" w:date="2014-07-30T23:34:00Z">
              <w:r w:rsidRPr="009D51C8">
                <w:rPr>
                  <w:rPrChange w:id="2085" w:author="Miguel Centeno Muñoz" w:date="2014-08-02T12:44:00Z">
                    <w:rPr/>
                  </w:rPrChange>
                </w:rPr>
                <w:t xml:space="preserve">[OBJ-0001] Gestión Usuarios Aplicación </w:t>
              </w:r>
            </w:ins>
          </w:p>
          <w:p w:rsidR="009D51C8" w:rsidRPr="00B07F10" w:rsidRDefault="009D51C8" w:rsidP="009D51C8">
            <w:pPr>
              <w:pStyle w:val="Prrafodelista"/>
              <w:numPr>
                <w:ilvl w:val="0"/>
                <w:numId w:val="59"/>
              </w:numPr>
              <w:cnfStyle w:val="000000000000" w:firstRow="0" w:lastRow="0" w:firstColumn="0" w:lastColumn="0" w:oddVBand="0" w:evenVBand="0" w:oddHBand="0" w:evenHBand="0" w:firstRowFirstColumn="0" w:firstRowLastColumn="0" w:lastRowFirstColumn="0" w:lastRowLastColumn="0"/>
              <w:rPr>
                <w:ins w:id="2086" w:author="Miguel Centeno Muñoz" w:date="2014-07-30T23:34:00Z"/>
                <w:rFonts w:cstheme="minorBidi"/>
                <w:color w:val="auto"/>
              </w:rPr>
              <w:pPrChange w:id="2087" w:author="Miguel Centeno Muñoz" w:date="2014-08-02T12:45:00Z">
                <w:pPr>
                  <w:pStyle w:val="Ttulo5"/>
                  <w:outlineLvl w:val="4"/>
                  <w:cnfStyle w:val="000000000000" w:firstRow="0" w:lastRow="0" w:firstColumn="0" w:lastColumn="0" w:oddVBand="0" w:evenVBand="0" w:oddHBand="0" w:evenHBand="0" w:firstRowFirstColumn="0" w:firstRowLastColumn="0" w:lastRowFirstColumn="0" w:lastRowLastColumn="0"/>
                </w:pPr>
              </w:pPrChange>
            </w:pPr>
            <w:ins w:id="2088" w:author="Miguel Centeno Muñoz" w:date="2014-08-02T12:45:00Z">
              <w:r>
                <w:t>[IRQ-0001] Información sobre Usuario</w:t>
              </w:r>
            </w:ins>
          </w:p>
        </w:tc>
      </w:tr>
      <w:tr w:rsidR="00834472" w:rsidTr="00F23850">
        <w:trPr>
          <w:cnfStyle w:val="000000100000" w:firstRow="0" w:lastRow="0" w:firstColumn="0" w:lastColumn="0" w:oddVBand="0" w:evenVBand="0" w:oddHBand="1" w:evenHBand="0" w:firstRowFirstColumn="0" w:firstRowLastColumn="0" w:lastRowFirstColumn="0" w:lastRowLastColumn="0"/>
          <w:ins w:id="2089"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090" w:author="Miguel Centeno Muñoz" w:date="2014-08-02T12:34: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2091" w:author="Miguel Centeno Muñoz" w:date="2014-07-30T23:34:00Z"/>
                <w:b/>
                <w:rPrChange w:id="2092" w:author="Miguel Centeno Muñoz" w:date="2014-07-30T23:35:00Z">
                  <w:rPr>
                    <w:ins w:id="2093" w:author="Miguel Centeno Muñoz" w:date="2014-07-30T23:34:00Z"/>
                  </w:rPr>
                </w:rPrChange>
              </w:rPr>
              <w:pPrChange w:id="2094" w:author="Miguel Centeno Muñoz" w:date="2014-07-30T23:35:00Z">
                <w:pPr>
                  <w:pStyle w:val="Ttulo5"/>
                  <w:outlineLvl w:val="4"/>
                  <w:cnfStyle w:val="001000100000" w:firstRow="0" w:lastRow="0" w:firstColumn="1" w:lastColumn="0" w:oddVBand="0" w:evenVBand="0" w:oddHBand="1" w:evenHBand="0" w:firstRowFirstColumn="0" w:firstRowLastColumn="0" w:lastRowFirstColumn="0" w:lastRowLastColumn="0"/>
                </w:pPr>
              </w:pPrChange>
            </w:pPr>
            <w:ins w:id="2095" w:author="Miguel Centeno Muñoz" w:date="2014-07-30T23:34:00Z">
              <w:r w:rsidRPr="00834472">
                <w:rPr>
                  <w:rFonts w:eastAsiaTheme="minorHAnsi" w:cstheme="minorBidi"/>
                  <w:b/>
                  <w:color w:val="auto"/>
                  <w:rPrChange w:id="2096" w:author="Miguel Centeno Muñoz" w:date="2014-07-30T23:35:00Z">
                    <w:rPr/>
                  </w:rPrChange>
                </w:rPr>
                <w:t>Descripción</w:t>
              </w:r>
            </w:ins>
          </w:p>
        </w:tc>
        <w:tc>
          <w:tcPr>
            <w:tcW w:w="7400" w:type="dxa"/>
            <w:tcPrChange w:id="2097" w:author="Miguel Centeno Muñoz" w:date="2014-08-02T12:34:00Z">
              <w:tcPr>
                <w:tcW w:w="4534" w:type="dxa"/>
              </w:tcPr>
            </w:tcPrChange>
          </w:tcPr>
          <w:p w:rsidR="00834472" w:rsidRDefault="00834472">
            <w:pPr>
              <w:cnfStyle w:val="000000100000" w:firstRow="0" w:lastRow="0" w:firstColumn="0" w:lastColumn="0" w:oddVBand="0" w:evenVBand="0" w:oddHBand="1" w:evenHBand="0" w:firstRowFirstColumn="0" w:firstRowLastColumn="0" w:lastRowFirstColumn="0" w:lastRowLastColumn="0"/>
              <w:rPr>
                <w:ins w:id="2098" w:author="Miguel Centeno Muñoz" w:date="2014-07-30T23:34:00Z"/>
                <w:rFonts w:hAnsi="Symbol"/>
              </w:rPr>
              <w:pPrChange w:id="2099" w:author="Miguel Centeno Muñoz" w:date="2014-07-30T23:35:00Z">
                <w:pPr>
                  <w:jc w:val="left"/>
                  <w:cnfStyle w:val="000000100000" w:firstRow="0" w:lastRow="0" w:firstColumn="0" w:lastColumn="0" w:oddVBand="0" w:evenVBand="0" w:oddHBand="1" w:evenHBand="0" w:firstRowFirstColumn="0" w:firstRowLastColumn="0" w:lastRowFirstColumn="0" w:lastRowLastColumn="0"/>
                </w:pPr>
              </w:pPrChange>
            </w:pPr>
            <w:ins w:id="2100" w:author="Miguel Centeno Muñoz" w:date="2014-07-30T23:34:00Z">
              <w:r>
                <w:t xml:space="preserve">El sistema deberá comportarse tal como se describe en el siguiente caso de uso cuando </w:t>
              </w:r>
              <w:r>
                <w:rPr>
                  <w:rStyle w:val="nfasis"/>
                  <w:rFonts w:ascii="Arial" w:hAnsi="Arial" w:cs="Arial"/>
                </w:rPr>
                <w:t>un usuario de la ap</w:t>
              </w:r>
              <w:r w:rsidR="009D51C8">
                <w:rPr>
                  <w:rStyle w:val="nfasis"/>
                  <w:rFonts w:ascii="Arial" w:hAnsi="Arial" w:cs="Arial"/>
                </w:rPr>
                <w:t xml:space="preserve">licación decide registrarse en </w:t>
              </w:r>
              <w:r>
                <w:rPr>
                  <w:rStyle w:val="nfasis"/>
                  <w:rFonts w:ascii="Arial" w:hAnsi="Arial" w:cs="Arial"/>
                </w:rPr>
                <w:t>la misma mediante los mecanismos ofrecidos</w:t>
              </w:r>
              <w:r>
                <w:t xml:space="preserve"> </w:t>
              </w:r>
            </w:ins>
          </w:p>
        </w:tc>
      </w:tr>
      <w:tr w:rsidR="00834472" w:rsidTr="00F23850">
        <w:trPr>
          <w:ins w:id="2101"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102" w:author="Miguel Centeno Muñoz" w:date="2014-08-02T12:34:00Z">
              <w:tcPr>
                <w:tcW w:w="4534" w:type="dxa"/>
              </w:tcPr>
            </w:tcPrChange>
          </w:tcPr>
          <w:p w:rsidR="00834472" w:rsidRPr="00834472" w:rsidRDefault="00834472">
            <w:pPr>
              <w:rPr>
                <w:ins w:id="2103" w:author="Miguel Centeno Muñoz" w:date="2014-07-30T23:34:00Z"/>
                <w:b/>
                <w:rPrChange w:id="2104" w:author="Miguel Centeno Muñoz" w:date="2014-07-30T23:35:00Z">
                  <w:rPr>
                    <w:ins w:id="2105" w:author="Miguel Centeno Muñoz" w:date="2014-07-30T23:34:00Z"/>
                  </w:rPr>
                </w:rPrChange>
              </w:rPr>
              <w:pPrChange w:id="2106" w:author="Miguel Centeno Muñoz" w:date="2014-07-30T23:35:00Z">
                <w:pPr>
                  <w:pStyle w:val="Ttulo5"/>
                  <w:outlineLvl w:val="4"/>
                </w:pPr>
              </w:pPrChange>
            </w:pPr>
            <w:ins w:id="2107" w:author="Miguel Centeno Muñoz" w:date="2014-07-30T23:34:00Z">
              <w:r w:rsidRPr="00834472">
                <w:rPr>
                  <w:rFonts w:eastAsiaTheme="minorHAnsi" w:cstheme="minorBidi"/>
                  <w:b/>
                  <w:color w:val="auto"/>
                  <w:rPrChange w:id="2108" w:author="Miguel Centeno Muñoz" w:date="2014-07-30T23:35:00Z">
                    <w:rPr/>
                  </w:rPrChange>
                </w:rPr>
                <w:t>Secuencia normal</w:t>
              </w:r>
            </w:ins>
          </w:p>
        </w:tc>
        <w:tc>
          <w:tcPr>
            <w:tcW w:w="7400" w:type="dxa"/>
            <w:tcPrChange w:id="2109" w:author="Miguel Centeno Muñoz" w:date="2014-08-02T12:34:00Z">
              <w:tcPr>
                <w:tcW w:w="4534" w:type="dxa"/>
              </w:tcPr>
            </w:tcPrChange>
          </w:tcPr>
          <w:p w:rsidR="00834472" w:rsidRDefault="00834472">
            <w:pPr>
              <w:cnfStyle w:val="000000000000" w:firstRow="0" w:lastRow="0" w:firstColumn="0" w:lastColumn="0" w:oddVBand="0" w:evenVBand="0" w:oddHBand="0" w:evenHBand="0" w:firstRowFirstColumn="0" w:firstRowLastColumn="0" w:lastRowFirstColumn="0" w:lastRowLastColumn="0"/>
              <w:rPr>
                <w:ins w:id="2110" w:author="Miguel Centeno Muñoz" w:date="2014-07-30T23:34:00Z"/>
              </w:rPr>
              <w:pPrChange w:id="2111" w:author="Miguel Centeno Muñoz" w:date="2014-07-30T23:35:00Z">
                <w:pPr>
                  <w:jc w:val="left"/>
                  <w:cnfStyle w:val="000000000000" w:firstRow="0" w:lastRow="0" w:firstColumn="0" w:lastColumn="0" w:oddVBand="0" w:evenVBand="0" w:oddHBand="0" w:evenHBand="0" w:firstRowFirstColumn="0" w:firstRowLastColumn="0" w:lastRowFirstColumn="0" w:lastRowLastColumn="0"/>
                </w:pPr>
              </w:pPrChange>
            </w:pPr>
            <w:ins w:id="2112" w:author="Miguel Centeno Muñoz" w:date="2014-07-30T23:34:00Z">
              <w:r>
                <w:t>Paso      Acción</w:t>
              </w:r>
            </w:ins>
          </w:p>
        </w:tc>
      </w:tr>
      <w:tr w:rsidR="00834472" w:rsidTr="00F23850">
        <w:trPr>
          <w:cnfStyle w:val="000000100000" w:firstRow="0" w:lastRow="0" w:firstColumn="0" w:lastColumn="0" w:oddVBand="0" w:evenVBand="0" w:oddHBand="1" w:evenHBand="0" w:firstRowFirstColumn="0" w:firstRowLastColumn="0" w:lastRowFirstColumn="0" w:lastRowLastColumn="0"/>
          <w:ins w:id="2113"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114" w:author="Miguel Centeno Muñoz" w:date="2014-08-02T12:34: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2115" w:author="Miguel Centeno Muñoz" w:date="2014-07-30T23:34:00Z"/>
                <w:b/>
                <w:rPrChange w:id="2116" w:author="Miguel Centeno Muñoz" w:date="2014-07-30T23:35:00Z">
                  <w:rPr>
                    <w:ins w:id="2117" w:author="Miguel Centeno Muñoz" w:date="2014-07-30T23:34:00Z"/>
                  </w:rPr>
                </w:rPrChange>
              </w:rPr>
              <w:pPrChange w:id="2118" w:author="Miguel Centeno Muñoz" w:date="2014-07-30T23:35:00Z">
                <w:pPr>
                  <w:pStyle w:val="Ttulo5"/>
                  <w:outlineLvl w:val="4"/>
                  <w:cnfStyle w:val="001000100000" w:firstRow="0" w:lastRow="0" w:firstColumn="1" w:lastColumn="0" w:oddVBand="0" w:evenVBand="0" w:oddHBand="1" w:evenHBand="0" w:firstRowFirstColumn="0" w:firstRowLastColumn="0" w:lastRowFirstColumn="0" w:lastRowLastColumn="0"/>
                </w:pPr>
              </w:pPrChange>
            </w:pPr>
          </w:p>
        </w:tc>
        <w:tc>
          <w:tcPr>
            <w:tcW w:w="7400" w:type="dxa"/>
            <w:tcPrChange w:id="2119" w:author="Miguel Centeno Muñoz" w:date="2014-08-02T12:34:00Z">
              <w:tcPr>
                <w:tcW w:w="4534" w:type="dxa"/>
              </w:tcPr>
            </w:tcPrChange>
          </w:tcPr>
          <w:p w:rsidR="00834472" w:rsidRDefault="00834472">
            <w:pPr>
              <w:cnfStyle w:val="000000100000" w:firstRow="0" w:lastRow="0" w:firstColumn="0" w:lastColumn="0" w:oddVBand="0" w:evenVBand="0" w:oddHBand="1" w:evenHBand="0" w:firstRowFirstColumn="0" w:firstRowLastColumn="0" w:lastRowFirstColumn="0" w:lastRowLastColumn="0"/>
              <w:rPr>
                <w:ins w:id="2120" w:author="Miguel Centeno Muñoz" w:date="2014-07-30T23:34:00Z"/>
              </w:rPr>
              <w:pPrChange w:id="2121" w:author="Miguel Centeno Muñoz" w:date="2014-07-30T23:35:00Z">
                <w:pPr>
                  <w:jc w:val="left"/>
                  <w:cnfStyle w:val="000000100000" w:firstRow="0" w:lastRow="0" w:firstColumn="0" w:lastColumn="0" w:oddVBand="0" w:evenVBand="0" w:oddHBand="1" w:evenHBand="0" w:firstRowFirstColumn="0" w:firstRowLastColumn="0" w:lastRowFirstColumn="0" w:lastRowLastColumn="0"/>
                </w:pPr>
              </w:pPrChange>
            </w:pPr>
            <w:ins w:id="2122" w:author="Miguel Centeno Muñoz" w:date="2014-07-30T23:34:00Z">
              <w:r>
                <w:t>1    El actor</w:t>
              </w:r>
              <w:r w:rsidRPr="00B07F10">
                <w:rPr>
                  <w:rFonts w:cstheme="minorBidi"/>
                  <w:color w:val="auto"/>
                </w:rPr>
                <w:t xml:space="preserve"> Usuario (ACT-0001) </w:t>
              </w:r>
              <w:r>
                <w:rPr>
                  <w:rStyle w:val="nfasis"/>
                  <w:rFonts w:ascii="Arial" w:hAnsi="Arial" w:cs="Arial"/>
                </w:rPr>
                <w:t>solicita registrarse en la aplicación</w:t>
              </w:r>
            </w:ins>
          </w:p>
        </w:tc>
      </w:tr>
      <w:tr w:rsidR="00834472" w:rsidTr="00F23850">
        <w:trPr>
          <w:ins w:id="2123"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124" w:author="Miguel Centeno Muñoz" w:date="2014-08-02T12:34:00Z">
              <w:tcPr>
                <w:tcW w:w="4534" w:type="dxa"/>
              </w:tcPr>
            </w:tcPrChange>
          </w:tcPr>
          <w:p w:rsidR="00834472" w:rsidRPr="00834472" w:rsidRDefault="00834472">
            <w:pPr>
              <w:rPr>
                <w:ins w:id="2125" w:author="Miguel Centeno Muñoz" w:date="2014-07-30T23:34:00Z"/>
                <w:b/>
                <w:rPrChange w:id="2126" w:author="Miguel Centeno Muñoz" w:date="2014-07-30T23:35:00Z">
                  <w:rPr>
                    <w:ins w:id="2127" w:author="Miguel Centeno Muñoz" w:date="2014-07-30T23:34:00Z"/>
                  </w:rPr>
                </w:rPrChange>
              </w:rPr>
              <w:pPrChange w:id="2128" w:author="Miguel Centeno Muñoz" w:date="2014-07-30T23:35:00Z">
                <w:pPr>
                  <w:pStyle w:val="Ttulo5"/>
                  <w:outlineLvl w:val="4"/>
                </w:pPr>
              </w:pPrChange>
            </w:pPr>
          </w:p>
        </w:tc>
        <w:tc>
          <w:tcPr>
            <w:tcW w:w="7400" w:type="dxa"/>
            <w:tcPrChange w:id="2129" w:author="Miguel Centeno Muñoz" w:date="2014-08-02T12:34:00Z">
              <w:tcPr>
                <w:tcW w:w="4534" w:type="dxa"/>
              </w:tcPr>
            </w:tcPrChange>
          </w:tcPr>
          <w:p w:rsidR="00834472" w:rsidRDefault="00834472">
            <w:pPr>
              <w:cnfStyle w:val="000000000000" w:firstRow="0" w:lastRow="0" w:firstColumn="0" w:lastColumn="0" w:oddVBand="0" w:evenVBand="0" w:oddHBand="0" w:evenHBand="0" w:firstRowFirstColumn="0" w:firstRowLastColumn="0" w:lastRowFirstColumn="0" w:lastRowLastColumn="0"/>
              <w:rPr>
                <w:ins w:id="2130" w:author="Miguel Centeno Muñoz" w:date="2014-07-30T23:34:00Z"/>
              </w:rPr>
              <w:pPrChange w:id="2131" w:author="Miguel Centeno Muñoz" w:date="2014-07-30T23:35:00Z">
                <w:pPr>
                  <w:jc w:val="left"/>
                  <w:cnfStyle w:val="000000000000" w:firstRow="0" w:lastRow="0" w:firstColumn="0" w:lastColumn="0" w:oddVBand="0" w:evenVBand="0" w:oddHBand="0" w:evenHBand="0" w:firstRowFirstColumn="0" w:firstRowLastColumn="0" w:lastRowFirstColumn="0" w:lastRowLastColumn="0"/>
                </w:pPr>
              </w:pPrChange>
            </w:pPr>
            <w:ins w:id="2132" w:author="Miguel Centeno Muñoz" w:date="2014-07-30T23:34:00Z">
              <w:r>
                <w:t>2     El sistema</w:t>
              </w:r>
              <w:r>
                <w:rPr>
                  <w:rStyle w:val="nfasis"/>
                  <w:rFonts w:ascii="Arial" w:hAnsi="Arial" w:cs="Arial"/>
                </w:rPr>
                <w:t xml:space="preserve"> solicita la información necesaria</w:t>
              </w:r>
            </w:ins>
          </w:p>
        </w:tc>
      </w:tr>
      <w:tr w:rsidR="00834472" w:rsidTr="00F23850">
        <w:trPr>
          <w:cnfStyle w:val="000000100000" w:firstRow="0" w:lastRow="0" w:firstColumn="0" w:lastColumn="0" w:oddVBand="0" w:evenVBand="0" w:oddHBand="1" w:evenHBand="0" w:firstRowFirstColumn="0" w:firstRowLastColumn="0" w:lastRowFirstColumn="0" w:lastRowLastColumn="0"/>
          <w:ins w:id="2133"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134" w:author="Miguel Centeno Muñoz" w:date="2014-08-02T12:34: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2135" w:author="Miguel Centeno Muñoz" w:date="2014-07-30T23:34:00Z"/>
                <w:b/>
                <w:rPrChange w:id="2136" w:author="Miguel Centeno Muñoz" w:date="2014-07-30T23:35:00Z">
                  <w:rPr>
                    <w:ins w:id="2137" w:author="Miguel Centeno Muñoz" w:date="2014-07-30T23:34:00Z"/>
                  </w:rPr>
                </w:rPrChange>
              </w:rPr>
              <w:pPrChange w:id="2138" w:author="Miguel Centeno Muñoz" w:date="2014-07-30T23:35:00Z">
                <w:pPr>
                  <w:pStyle w:val="Ttulo5"/>
                  <w:outlineLvl w:val="4"/>
                  <w:cnfStyle w:val="001000100000" w:firstRow="0" w:lastRow="0" w:firstColumn="1" w:lastColumn="0" w:oddVBand="0" w:evenVBand="0" w:oddHBand="1" w:evenHBand="0" w:firstRowFirstColumn="0" w:firstRowLastColumn="0" w:lastRowFirstColumn="0" w:lastRowLastColumn="0"/>
                </w:pPr>
              </w:pPrChange>
            </w:pPr>
          </w:p>
        </w:tc>
        <w:tc>
          <w:tcPr>
            <w:tcW w:w="7400" w:type="dxa"/>
            <w:tcPrChange w:id="2139" w:author="Miguel Centeno Muñoz" w:date="2014-08-02T12:34:00Z">
              <w:tcPr>
                <w:tcW w:w="4534" w:type="dxa"/>
              </w:tcPr>
            </w:tcPrChange>
          </w:tcPr>
          <w:p w:rsidR="00834472" w:rsidRDefault="00834472">
            <w:pPr>
              <w:cnfStyle w:val="000000100000" w:firstRow="0" w:lastRow="0" w:firstColumn="0" w:lastColumn="0" w:oddVBand="0" w:evenVBand="0" w:oddHBand="1" w:evenHBand="0" w:firstRowFirstColumn="0" w:firstRowLastColumn="0" w:lastRowFirstColumn="0" w:lastRowLastColumn="0"/>
              <w:rPr>
                <w:ins w:id="2140" w:author="Miguel Centeno Muñoz" w:date="2014-07-30T23:34:00Z"/>
              </w:rPr>
              <w:pPrChange w:id="2141" w:author="Miguel Centeno Muñoz" w:date="2014-07-30T23:35:00Z">
                <w:pPr>
                  <w:jc w:val="left"/>
                  <w:cnfStyle w:val="000000100000" w:firstRow="0" w:lastRow="0" w:firstColumn="0" w:lastColumn="0" w:oddVBand="0" w:evenVBand="0" w:oddHBand="1" w:evenHBand="0" w:firstRowFirstColumn="0" w:firstRowLastColumn="0" w:lastRowFirstColumn="0" w:lastRowLastColumn="0"/>
                </w:pPr>
              </w:pPrChange>
            </w:pPr>
            <w:ins w:id="2142" w:author="Miguel Centeno Muñoz" w:date="2014-07-30T23:34:00Z">
              <w:r>
                <w:t>3    El actor</w:t>
              </w:r>
              <w:r w:rsidRPr="00B07F10">
                <w:rPr>
                  <w:rFonts w:cstheme="minorBidi"/>
                  <w:color w:val="auto"/>
                </w:rPr>
                <w:t xml:space="preserve"> Usuario (ACT-0001) </w:t>
              </w:r>
              <w:r>
                <w:rPr>
                  <w:rStyle w:val="nfasis"/>
                  <w:rFonts w:ascii="Arial" w:hAnsi="Arial" w:cs="Arial"/>
                </w:rPr>
                <w:t>provee la información necesaria</w:t>
              </w:r>
            </w:ins>
          </w:p>
        </w:tc>
      </w:tr>
      <w:tr w:rsidR="00834472" w:rsidTr="00F23850">
        <w:trPr>
          <w:ins w:id="2143"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144" w:author="Miguel Centeno Muñoz" w:date="2014-08-02T12:34:00Z">
              <w:tcPr>
                <w:tcW w:w="4534" w:type="dxa"/>
              </w:tcPr>
            </w:tcPrChange>
          </w:tcPr>
          <w:p w:rsidR="00834472" w:rsidRPr="00834472" w:rsidRDefault="00834472">
            <w:pPr>
              <w:rPr>
                <w:ins w:id="2145" w:author="Miguel Centeno Muñoz" w:date="2014-07-30T23:34:00Z"/>
                <w:b/>
                <w:rPrChange w:id="2146" w:author="Miguel Centeno Muñoz" w:date="2014-07-30T23:35:00Z">
                  <w:rPr>
                    <w:ins w:id="2147" w:author="Miguel Centeno Muñoz" w:date="2014-07-30T23:34:00Z"/>
                  </w:rPr>
                </w:rPrChange>
              </w:rPr>
              <w:pPrChange w:id="2148" w:author="Miguel Centeno Muñoz" w:date="2014-07-30T23:35:00Z">
                <w:pPr>
                  <w:pStyle w:val="Ttulo5"/>
                  <w:outlineLvl w:val="4"/>
                </w:pPr>
              </w:pPrChange>
            </w:pPr>
          </w:p>
        </w:tc>
        <w:tc>
          <w:tcPr>
            <w:tcW w:w="7400" w:type="dxa"/>
            <w:tcPrChange w:id="2149" w:author="Miguel Centeno Muñoz" w:date="2014-08-02T12:34:00Z">
              <w:tcPr>
                <w:tcW w:w="4534" w:type="dxa"/>
              </w:tcPr>
            </w:tcPrChange>
          </w:tcPr>
          <w:p w:rsidR="00834472" w:rsidRDefault="00834472">
            <w:pPr>
              <w:cnfStyle w:val="000000000000" w:firstRow="0" w:lastRow="0" w:firstColumn="0" w:lastColumn="0" w:oddVBand="0" w:evenVBand="0" w:oddHBand="0" w:evenHBand="0" w:firstRowFirstColumn="0" w:firstRowLastColumn="0" w:lastRowFirstColumn="0" w:lastRowLastColumn="0"/>
              <w:rPr>
                <w:ins w:id="2150" w:author="Miguel Centeno Muñoz" w:date="2014-07-30T23:34:00Z"/>
              </w:rPr>
              <w:pPrChange w:id="2151" w:author="Miguel Centeno Muñoz" w:date="2014-07-30T23:35:00Z">
                <w:pPr>
                  <w:jc w:val="left"/>
                  <w:cnfStyle w:val="000000000000" w:firstRow="0" w:lastRow="0" w:firstColumn="0" w:lastColumn="0" w:oddVBand="0" w:evenVBand="0" w:oddHBand="0" w:evenHBand="0" w:firstRowFirstColumn="0" w:firstRowLastColumn="0" w:lastRowFirstColumn="0" w:lastRowLastColumn="0"/>
                </w:pPr>
              </w:pPrChange>
            </w:pPr>
            <w:ins w:id="2152" w:author="Miguel Centeno Muñoz" w:date="2014-07-30T23:34:00Z">
              <w:r>
                <w:t>4    El sistema</w:t>
              </w:r>
              <w:r>
                <w:rPr>
                  <w:rStyle w:val="nfasis"/>
                  <w:rFonts w:ascii="Arial" w:hAnsi="Arial" w:cs="Arial"/>
                </w:rPr>
                <w:t xml:space="preserve"> registra el usuario en la aplicación</w:t>
              </w:r>
            </w:ins>
          </w:p>
        </w:tc>
      </w:tr>
      <w:tr w:rsidR="00834472" w:rsidTr="00F23850">
        <w:trPr>
          <w:cnfStyle w:val="000000100000" w:firstRow="0" w:lastRow="0" w:firstColumn="0" w:lastColumn="0" w:oddVBand="0" w:evenVBand="0" w:oddHBand="1" w:evenHBand="0" w:firstRowFirstColumn="0" w:firstRowLastColumn="0" w:lastRowFirstColumn="0" w:lastRowLastColumn="0"/>
          <w:ins w:id="2153"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154" w:author="Miguel Centeno Muñoz" w:date="2014-08-02T12:34: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2155" w:author="Miguel Centeno Muñoz" w:date="2014-07-30T23:34:00Z"/>
                <w:b/>
                <w:rPrChange w:id="2156" w:author="Miguel Centeno Muñoz" w:date="2014-07-30T23:35:00Z">
                  <w:rPr>
                    <w:ins w:id="2157" w:author="Miguel Centeno Muñoz" w:date="2014-07-30T23:34:00Z"/>
                  </w:rPr>
                </w:rPrChange>
              </w:rPr>
              <w:pPrChange w:id="2158" w:author="Miguel Centeno Muñoz" w:date="2014-07-30T23:35:00Z">
                <w:pPr>
                  <w:pStyle w:val="Ttulo5"/>
                  <w:outlineLvl w:val="4"/>
                  <w:cnfStyle w:val="001000100000" w:firstRow="0" w:lastRow="0" w:firstColumn="1" w:lastColumn="0" w:oddVBand="0" w:evenVBand="0" w:oddHBand="1" w:evenHBand="0" w:firstRowFirstColumn="0" w:firstRowLastColumn="0" w:lastRowFirstColumn="0" w:lastRowLastColumn="0"/>
                </w:pPr>
              </w:pPrChange>
            </w:pPr>
            <w:ins w:id="2159" w:author="Miguel Centeno Muñoz" w:date="2014-07-30T23:34:00Z">
              <w:r w:rsidRPr="00834472">
                <w:rPr>
                  <w:rFonts w:eastAsiaTheme="minorHAnsi" w:cstheme="minorBidi"/>
                  <w:b/>
                  <w:color w:val="auto"/>
                  <w:rPrChange w:id="2160" w:author="Miguel Centeno Muñoz" w:date="2014-07-30T23:35:00Z">
                    <w:rPr/>
                  </w:rPrChange>
                </w:rPr>
                <w:t>Postcondición</w:t>
              </w:r>
            </w:ins>
          </w:p>
        </w:tc>
        <w:tc>
          <w:tcPr>
            <w:tcW w:w="7400" w:type="dxa"/>
            <w:tcPrChange w:id="2161" w:author="Miguel Centeno Muñoz" w:date="2014-08-02T12:34:00Z">
              <w:tcPr>
                <w:tcW w:w="4534" w:type="dxa"/>
              </w:tcPr>
            </w:tcPrChange>
          </w:tcPr>
          <w:p w:rsidR="00834472" w:rsidRDefault="00834472">
            <w:pPr>
              <w:cnfStyle w:val="000000100000" w:firstRow="0" w:lastRow="0" w:firstColumn="0" w:lastColumn="0" w:oddVBand="0" w:evenVBand="0" w:oddHBand="1" w:evenHBand="0" w:firstRowFirstColumn="0" w:firstRowLastColumn="0" w:lastRowFirstColumn="0" w:lastRowLastColumn="0"/>
              <w:rPr>
                <w:ins w:id="2162" w:author="Miguel Centeno Muñoz" w:date="2014-07-30T23:34:00Z"/>
              </w:rPr>
              <w:pPrChange w:id="2163" w:author="Miguel Centeno Muñoz" w:date="2014-07-30T23:35:00Z">
                <w:pPr>
                  <w:jc w:val="left"/>
                  <w:cnfStyle w:val="000000100000" w:firstRow="0" w:lastRow="0" w:firstColumn="0" w:lastColumn="0" w:oddVBand="0" w:evenVBand="0" w:oddHBand="1" w:evenHBand="0" w:firstRowFirstColumn="0" w:firstRowLastColumn="0" w:lastRowFirstColumn="0" w:lastRowLastColumn="0"/>
                </w:pPr>
              </w:pPrChange>
            </w:pPr>
            <w:ins w:id="2164" w:author="Miguel Centeno Muñoz" w:date="2014-07-30T23:34:00Z">
              <w:r>
                <w:t>Usuario queda registrado en el sistema</w:t>
              </w:r>
            </w:ins>
          </w:p>
        </w:tc>
      </w:tr>
      <w:tr w:rsidR="00834472" w:rsidTr="00F23850">
        <w:trPr>
          <w:ins w:id="2165"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166" w:author="Miguel Centeno Muñoz" w:date="2014-08-02T12:34:00Z">
              <w:tcPr>
                <w:tcW w:w="4534" w:type="dxa"/>
              </w:tcPr>
            </w:tcPrChange>
          </w:tcPr>
          <w:p w:rsidR="00834472" w:rsidRPr="00834472" w:rsidRDefault="00834472">
            <w:pPr>
              <w:rPr>
                <w:ins w:id="2167" w:author="Miguel Centeno Muñoz" w:date="2014-07-30T23:34:00Z"/>
                <w:b/>
                <w:rPrChange w:id="2168" w:author="Miguel Centeno Muñoz" w:date="2014-07-30T23:35:00Z">
                  <w:rPr>
                    <w:ins w:id="2169" w:author="Miguel Centeno Muñoz" w:date="2014-07-30T23:34:00Z"/>
                  </w:rPr>
                </w:rPrChange>
              </w:rPr>
              <w:pPrChange w:id="2170" w:author="Miguel Centeno Muñoz" w:date="2014-07-30T23:35:00Z">
                <w:pPr>
                  <w:pStyle w:val="Ttulo5"/>
                  <w:outlineLvl w:val="4"/>
                </w:pPr>
              </w:pPrChange>
            </w:pPr>
            <w:ins w:id="2171" w:author="Miguel Centeno Muñoz" w:date="2014-07-30T23:34:00Z">
              <w:r w:rsidRPr="00834472">
                <w:rPr>
                  <w:rFonts w:eastAsiaTheme="minorHAnsi" w:cstheme="minorBidi"/>
                  <w:b/>
                  <w:color w:val="auto"/>
                  <w:rPrChange w:id="2172" w:author="Miguel Centeno Muñoz" w:date="2014-07-30T23:35:00Z">
                    <w:rPr/>
                  </w:rPrChange>
                </w:rPr>
                <w:t>Importancia</w:t>
              </w:r>
            </w:ins>
          </w:p>
        </w:tc>
        <w:tc>
          <w:tcPr>
            <w:tcW w:w="7400" w:type="dxa"/>
            <w:tcPrChange w:id="2173" w:author="Miguel Centeno Muñoz" w:date="2014-08-02T12:34:00Z">
              <w:tcPr>
                <w:tcW w:w="4534" w:type="dxa"/>
              </w:tcPr>
            </w:tcPrChange>
          </w:tcPr>
          <w:p w:rsidR="00834472" w:rsidRDefault="00834472">
            <w:pPr>
              <w:cnfStyle w:val="000000000000" w:firstRow="0" w:lastRow="0" w:firstColumn="0" w:lastColumn="0" w:oddVBand="0" w:evenVBand="0" w:oddHBand="0" w:evenHBand="0" w:firstRowFirstColumn="0" w:firstRowLastColumn="0" w:lastRowFirstColumn="0" w:lastRowLastColumn="0"/>
              <w:rPr>
                <w:ins w:id="2174" w:author="Miguel Centeno Muñoz" w:date="2014-07-30T23:34:00Z"/>
              </w:rPr>
              <w:pPrChange w:id="2175" w:author="Miguel Centeno Muñoz" w:date="2014-07-30T23:35:00Z">
                <w:pPr>
                  <w:jc w:val="left"/>
                  <w:cnfStyle w:val="000000000000" w:firstRow="0" w:lastRow="0" w:firstColumn="0" w:lastColumn="0" w:oddVBand="0" w:evenVBand="0" w:oddHBand="0" w:evenHBand="0" w:firstRowFirstColumn="0" w:firstRowLastColumn="0" w:lastRowFirstColumn="0" w:lastRowLastColumn="0"/>
                </w:pPr>
              </w:pPrChange>
            </w:pPr>
            <w:ins w:id="2176" w:author="Miguel Centeno Muñoz" w:date="2014-07-30T23:34:00Z">
              <w:r>
                <w:t>vital</w:t>
              </w:r>
            </w:ins>
          </w:p>
        </w:tc>
      </w:tr>
      <w:tr w:rsidR="00834472" w:rsidTr="00F23850">
        <w:trPr>
          <w:cnfStyle w:val="000000100000" w:firstRow="0" w:lastRow="0" w:firstColumn="0" w:lastColumn="0" w:oddVBand="0" w:evenVBand="0" w:oddHBand="1" w:evenHBand="0" w:firstRowFirstColumn="0" w:firstRowLastColumn="0" w:lastRowFirstColumn="0" w:lastRowLastColumn="0"/>
          <w:ins w:id="2177"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178" w:author="Miguel Centeno Muñoz" w:date="2014-08-02T12:34: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2179" w:author="Miguel Centeno Muñoz" w:date="2014-07-30T23:34:00Z"/>
                <w:b/>
                <w:rPrChange w:id="2180" w:author="Miguel Centeno Muñoz" w:date="2014-07-30T23:35:00Z">
                  <w:rPr>
                    <w:ins w:id="2181" w:author="Miguel Centeno Muñoz" w:date="2014-07-30T23:34:00Z"/>
                  </w:rPr>
                </w:rPrChange>
              </w:rPr>
              <w:pPrChange w:id="2182" w:author="Miguel Centeno Muñoz" w:date="2014-07-30T23:35:00Z">
                <w:pPr>
                  <w:pStyle w:val="Ttulo5"/>
                  <w:outlineLvl w:val="4"/>
                  <w:cnfStyle w:val="001000100000" w:firstRow="0" w:lastRow="0" w:firstColumn="1" w:lastColumn="0" w:oddVBand="0" w:evenVBand="0" w:oddHBand="1" w:evenHBand="0" w:firstRowFirstColumn="0" w:firstRowLastColumn="0" w:lastRowFirstColumn="0" w:lastRowLastColumn="0"/>
                </w:pPr>
              </w:pPrChange>
            </w:pPr>
            <w:ins w:id="2183" w:author="Miguel Centeno Muñoz" w:date="2014-07-30T23:34:00Z">
              <w:r w:rsidRPr="00834472">
                <w:rPr>
                  <w:rFonts w:eastAsiaTheme="minorHAnsi" w:cstheme="minorBidi"/>
                  <w:b/>
                  <w:color w:val="auto"/>
                  <w:rPrChange w:id="2184" w:author="Miguel Centeno Muñoz" w:date="2014-07-30T23:35:00Z">
                    <w:rPr/>
                  </w:rPrChange>
                </w:rPr>
                <w:t>Urgencia</w:t>
              </w:r>
            </w:ins>
          </w:p>
        </w:tc>
        <w:tc>
          <w:tcPr>
            <w:tcW w:w="7400" w:type="dxa"/>
            <w:tcPrChange w:id="2185" w:author="Miguel Centeno Muñoz" w:date="2014-08-02T12:34:00Z">
              <w:tcPr>
                <w:tcW w:w="4534" w:type="dxa"/>
              </w:tcPr>
            </w:tcPrChange>
          </w:tcPr>
          <w:p w:rsidR="00834472" w:rsidRDefault="00834472">
            <w:pPr>
              <w:cnfStyle w:val="000000100000" w:firstRow="0" w:lastRow="0" w:firstColumn="0" w:lastColumn="0" w:oddVBand="0" w:evenVBand="0" w:oddHBand="1" w:evenHBand="0" w:firstRowFirstColumn="0" w:firstRowLastColumn="0" w:lastRowFirstColumn="0" w:lastRowLastColumn="0"/>
              <w:rPr>
                <w:ins w:id="2186" w:author="Miguel Centeno Muñoz" w:date="2014-07-30T23:34:00Z"/>
              </w:rPr>
              <w:pPrChange w:id="2187" w:author="Miguel Centeno Muñoz" w:date="2014-07-30T23:35:00Z">
                <w:pPr>
                  <w:jc w:val="left"/>
                  <w:cnfStyle w:val="000000100000" w:firstRow="0" w:lastRow="0" w:firstColumn="0" w:lastColumn="0" w:oddVBand="0" w:evenVBand="0" w:oddHBand="1" w:evenHBand="0" w:firstRowFirstColumn="0" w:firstRowLastColumn="0" w:lastRowFirstColumn="0" w:lastRowLastColumn="0"/>
                </w:pPr>
              </w:pPrChange>
            </w:pPr>
            <w:ins w:id="2188" w:author="Miguel Centeno Muñoz" w:date="2014-07-30T23:34:00Z">
              <w:r>
                <w:t>inmediatamente</w:t>
              </w:r>
            </w:ins>
          </w:p>
        </w:tc>
      </w:tr>
      <w:tr w:rsidR="00834472" w:rsidTr="00F23850">
        <w:trPr>
          <w:ins w:id="2189"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190" w:author="Miguel Centeno Muñoz" w:date="2014-08-02T12:34:00Z">
              <w:tcPr>
                <w:tcW w:w="4534" w:type="dxa"/>
              </w:tcPr>
            </w:tcPrChange>
          </w:tcPr>
          <w:p w:rsidR="00834472" w:rsidRPr="00834472" w:rsidRDefault="00834472">
            <w:pPr>
              <w:rPr>
                <w:ins w:id="2191" w:author="Miguel Centeno Muñoz" w:date="2014-07-30T23:34:00Z"/>
                <w:b/>
                <w:rPrChange w:id="2192" w:author="Miguel Centeno Muñoz" w:date="2014-07-30T23:35:00Z">
                  <w:rPr>
                    <w:ins w:id="2193" w:author="Miguel Centeno Muñoz" w:date="2014-07-30T23:34:00Z"/>
                  </w:rPr>
                </w:rPrChange>
              </w:rPr>
              <w:pPrChange w:id="2194" w:author="Miguel Centeno Muñoz" w:date="2014-07-30T23:35:00Z">
                <w:pPr>
                  <w:pStyle w:val="Ttulo5"/>
                  <w:outlineLvl w:val="4"/>
                </w:pPr>
              </w:pPrChange>
            </w:pPr>
            <w:ins w:id="2195" w:author="Miguel Centeno Muñoz" w:date="2014-07-30T23:34:00Z">
              <w:r w:rsidRPr="00834472">
                <w:rPr>
                  <w:rFonts w:eastAsiaTheme="minorHAnsi" w:cstheme="minorBidi"/>
                  <w:b/>
                  <w:color w:val="auto"/>
                  <w:rPrChange w:id="2196" w:author="Miguel Centeno Muñoz" w:date="2014-07-30T23:35:00Z">
                    <w:rPr/>
                  </w:rPrChange>
                </w:rPr>
                <w:t>Estado</w:t>
              </w:r>
            </w:ins>
          </w:p>
        </w:tc>
        <w:tc>
          <w:tcPr>
            <w:tcW w:w="7400" w:type="dxa"/>
            <w:tcPrChange w:id="2197" w:author="Miguel Centeno Muñoz" w:date="2014-08-02T12:34:00Z">
              <w:tcPr>
                <w:tcW w:w="4534" w:type="dxa"/>
              </w:tcPr>
            </w:tcPrChange>
          </w:tcPr>
          <w:p w:rsidR="00834472" w:rsidRDefault="00834472">
            <w:pPr>
              <w:cnfStyle w:val="000000000000" w:firstRow="0" w:lastRow="0" w:firstColumn="0" w:lastColumn="0" w:oddVBand="0" w:evenVBand="0" w:oddHBand="0" w:evenHBand="0" w:firstRowFirstColumn="0" w:firstRowLastColumn="0" w:lastRowFirstColumn="0" w:lastRowLastColumn="0"/>
              <w:rPr>
                <w:ins w:id="2198" w:author="Miguel Centeno Muñoz" w:date="2014-07-30T23:34:00Z"/>
              </w:rPr>
              <w:pPrChange w:id="2199" w:author="Miguel Centeno Muñoz" w:date="2014-07-30T23:35:00Z">
                <w:pPr>
                  <w:jc w:val="left"/>
                  <w:cnfStyle w:val="000000000000" w:firstRow="0" w:lastRow="0" w:firstColumn="0" w:lastColumn="0" w:oddVBand="0" w:evenVBand="0" w:oddHBand="0" w:evenHBand="0" w:firstRowFirstColumn="0" w:firstRowLastColumn="0" w:lastRowFirstColumn="0" w:lastRowLastColumn="0"/>
                </w:pPr>
              </w:pPrChange>
            </w:pPr>
            <w:ins w:id="2200" w:author="Miguel Centeno Muñoz" w:date="2014-07-30T23:34:00Z">
              <w:r>
                <w:t>pendiente de verificación</w:t>
              </w:r>
            </w:ins>
          </w:p>
        </w:tc>
      </w:tr>
      <w:tr w:rsidR="00834472" w:rsidTr="00F23850">
        <w:trPr>
          <w:cnfStyle w:val="000000100000" w:firstRow="0" w:lastRow="0" w:firstColumn="0" w:lastColumn="0" w:oddVBand="0" w:evenVBand="0" w:oddHBand="1" w:evenHBand="0" w:firstRowFirstColumn="0" w:firstRowLastColumn="0" w:lastRowFirstColumn="0" w:lastRowLastColumn="0"/>
          <w:ins w:id="2201"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202" w:author="Miguel Centeno Muñoz" w:date="2014-08-02T12:34: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2203" w:author="Miguel Centeno Muñoz" w:date="2014-07-30T23:34:00Z"/>
                <w:b/>
                <w:rPrChange w:id="2204" w:author="Miguel Centeno Muñoz" w:date="2014-07-30T23:35:00Z">
                  <w:rPr>
                    <w:ins w:id="2205" w:author="Miguel Centeno Muñoz" w:date="2014-07-30T23:34:00Z"/>
                  </w:rPr>
                </w:rPrChange>
              </w:rPr>
              <w:pPrChange w:id="2206" w:author="Miguel Centeno Muñoz" w:date="2014-07-30T23:35:00Z">
                <w:pPr>
                  <w:pStyle w:val="Ttulo5"/>
                  <w:outlineLvl w:val="4"/>
                  <w:cnfStyle w:val="001000100000" w:firstRow="0" w:lastRow="0" w:firstColumn="1" w:lastColumn="0" w:oddVBand="0" w:evenVBand="0" w:oddHBand="1" w:evenHBand="0" w:firstRowFirstColumn="0" w:firstRowLastColumn="0" w:lastRowFirstColumn="0" w:lastRowLastColumn="0"/>
                </w:pPr>
              </w:pPrChange>
            </w:pPr>
            <w:ins w:id="2207" w:author="Miguel Centeno Muñoz" w:date="2014-07-30T23:34:00Z">
              <w:r w:rsidRPr="00834472">
                <w:rPr>
                  <w:rFonts w:eastAsiaTheme="minorHAnsi" w:cstheme="minorBidi"/>
                  <w:b/>
                  <w:color w:val="auto"/>
                  <w:rPrChange w:id="2208" w:author="Miguel Centeno Muñoz" w:date="2014-07-30T23:35:00Z">
                    <w:rPr/>
                  </w:rPrChange>
                </w:rPr>
                <w:t>Estabilidad</w:t>
              </w:r>
            </w:ins>
          </w:p>
        </w:tc>
        <w:tc>
          <w:tcPr>
            <w:tcW w:w="7400" w:type="dxa"/>
            <w:tcPrChange w:id="2209" w:author="Miguel Centeno Muñoz" w:date="2014-08-02T12:34:00Z">
              <w:tcPr>
                <w:tcW w:w="4534" w:type="dxa"/>
              </w:tcPr>
            </w:tcPrChange>
          </w:tcPr>
          <w:p w:rsidR="00834472" w:rsidRDefault="00834472">
            <w:pPr>
              <w:cnfStyle w:val="000000100000" w:firstRow="0" w:lastRow="0" w:firstColumn="0" w:lastColumn="0" w:oddVBand="0" w:evenVBand="0" w:oddHBand="1" w:evenHBand="0" w:firstRowFirstColumn="0" w:firstRowLastColumn="0" w:lastRowFirstColumn="0" w:lastRowLastColumn="0"/>
              <w:rPr>
                <w:ins w:id="2210" w:author="Miguel Centeno Muñoz" w:date="2014-07-30T23:34:00Z"/>
              </w:rPr>
              <w:pPrChange w:id="2211" w:author="Miguel Centeno Muñoz" w:date="2014-07-30T23:35:00Z">
                <w:pPr>
                  <w:jc w:val="left"/>
                  <w:cnfStyle w:val="000000100000" w:firstRow="0" w:lastRow="0" w:firstColumn="0" w:lastColumn="0" w:oddVBand="0" w:evenVBand="0" w:oddHBand="1" w:evenHBand="0" w:firstRowFirstColumn="0" w:firstRowLastColumn="0" w:lastRowFirstColumn="0" w:lastRowLastColumn="0"/>
                </w:pPr>
              </w:pPrChange>
            </w:pPr>
            <w:ins w:id="2212" w:author="Miguel Centeno Muñoz" w:date="2014-07-30T23:34:00Z">
              <w:r>
                <w:t>alta</w:t>
              </w:r>
            </w:ins>
          </w:p>
        </w:tc>
      </w:tr>
      <w:tr w:rsidR="00834472" w:rsidTr="00F23850">
        <w:trPr>
          <w:ins w:id="2213"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214" w:author="Miguel Centeno Muñoz" w:date="2014-08-02T12:34:00Z">
              <w:tcPr>
                <w:tcW w:w="4534" w:type="dxa"/>
              </w:tcPr>
            </w:tcPrChange>
          </w:tcPr>
          <w:p w:rsidR="00834472" w:rsidRPr="00834472" w:rsidRDefault="00834472">
            <w:pPr>
              <w:rPr>
                <w:ins w:id="2215" w:author="Miguel Centeno Muñoz" w:date="2014-07-30T23:34:00Z"/>
                <w:b/>
                <w:rPrChange w:id="2216" w:author="Miguel Centeno Muñoz" w:date="2014-07-30T23:35:00Z">
                  <w:rPr>
                    <w:ins w:id="2217" w:author="Miguel Centeno Muñoz" w:date="2014-07-30T23:34:00Z"/>
                  </w:rPr>
                </w:rPrChange>
              </w:rPr>
              <w:pPrChange w:id="2218" w:author="Miguel Centeno Muñoz" w:date="2014-07-30T23:35:00Z">
                <w:pPr>
                  <w:pStyle w:val="Ttulo5"/>
                  <w:outlineLvl w:val="4"/>
                </w:pPr>
              </w:pPrChange>
            </w:pPr>
            <w:ins w:id="2219" w:author="Miguel Centeno Muñoz" w:date="2014-07-30T23:34:00Z">
              <w:r w:rsidRPr="00834472">
                <w:rPr>
                  <w:rFonts w:eastAsiaTheme="minorHAnsi" w:cstheme="minorBidi"/>
                  <w:b/>
                  <w:color w:val="auto"/>
                  <w:rPrChange w:id="2220" w:author="Miguel Centeno Muñoz" w:date="2014-07-30T23:35:00Z">
                    <w:rPr/>
                  </w:rPrChange>
                </w:rPr>
                <w:t>Comentarios</w:t>
              </w:r>
            </w:ins>
          </w:p>
        </w:tc>
        <w:tc>
          <w:tcPr>
            <w:tcW w:w="7400" w:type="dxa"/>
            <w:tcPrChange w:id="2221" w:author="Miguel Centeno Muñoz" w:date="2014-08-02T12:34:00Z">
              <w:tcPr>
                <w:tcW w:w="4534" w:type="dxa"/>
              </w:tcPr>
            </w:tcPrChange>
          </w:tcPr>
          <w:p w:rsidR="00834472" w:rsidRDefault="00834472">
            <w:pPr>
              <w:cnfStyle w:val="000000000000" w:firstRow="0" w:lastRow="0" w:firstColumn="0" w:lastColumn="0" w:oddVBand="0" w:evenVBand="0" w:oddHBand="0" w:evenHBand="0" w:firstRowFirstColumn="0" w:firstRowLastColumn="0" w:lastRowFirstColumn="0" w:lastRowLastColumn="0"/>
              <w:rPr>
                <w:ins w:id="2222" w:author="Miguel Centeno Muñoz" w:date="2014-07-30T23:34:00Z"/>
              </w:rPr>
              <w:pPrChange w:id="2223" w:author="Miguel Centeno Muñoz" w:date="2014-07-30T23:35:00Z">
                <w:pPr>
                  <w:jc w:val="left"/>
                  <w:cnfStyle w:val="000000000000" w:firstRow="0" w:lastRow="0" w:firstColumn="0" w:lastColumn="0" w:oddVBand="0" w:evenVBand="0" w:oddHBand="0" w:evenHBand="0" w:firstRowFirstColumn="0" w:firstRowLastColumn="0" w:lastRowFirstColumn="0" w:lastRowLastColumn="0"/>
                </w:pPr>
              </w:pPrChange>
            </w:pPr>
            <w:ins w:id="2224" w:author="Miguel Centeno Muñoz" w:date="2014-07-30T23:34:00Z">
              <w:r>
                <w:t>Ninguno</w:t>
              </w:r>
            </w:ins>
          </w:p>
        </w:tc>
      </w:tr>
    </w:tbl>
    <w:p w:rsidR="009D51C8" w:rsidRDefault="009D51C8">
      <w:pPr>
        <w:pStyle w:val="Ttulo5"/>
        <w:ind w:left="708" w:firstLine="708"/>
        <w:rPr>
          <w:ins w:id="2225" w:author="Miguel Centeno Muñoz" w:date="2014-08-02T12:39:00Z"/>
        </w:rPr>
      </w:pPr>
    </w:p>
    <w:p w:rsidR="005C7CFD" w:rsidRDefault="005C7CFD">
      <w:pPr>
        <w:pStyle w:val="Ttulo5"/>
        <w:ind w:left="708" w:firstLine="708"/>
      </w:pPr>
      <w:r>
        <w:t>6.3.3.2.- Subsistema de gestión de rutas</w:t>
      </w:r>
    </w:p>
    <w:tbl>
      <w:tblPr>
        <w:tblStyle w:val="Listamedia2-nfasis2"/>
        <w:tblW w:w="5000" w:type="pct"/>
        <w:tblLook w:val="04A0" w:firstRow="1" w:lastRow="0" w:firstColumn="1" w:lastColumn="0" w:noHBand="0" w:noVBand="1"/>
        <w:tblPrChange w:id="2226" w:author="Miguel Centeno Muñoz" w:date="2014-07-27T13:22:00Z">
          <w:tblPr>
            <w:tblStyle w:val="Listamedia2-nfasis2"/>
            <w:tblW w:w="5000" w:type="pct"/>
            <w:tblLook w:val="04A0" w:firstRow="1" w:lastRow="0" w:firstColumn="1" w:lastColumn="0" w:noHBand="0" w:noVBand="1"/>
          </w:tblPr>
        </w:tblPrChange>
      </w:tblPr>
      <w:tblGrid>
        <w:gridCol w:w="1595"/>
        <w:gridCol w:w="695"/>
        <w:gridCol w:w="6855"/>
        <w:tblGridChange w:id="2227">
          <w:tblGrid>
            <w:gridCol w:w="108"/>
            <w:gridCol w:w="1486"/>
            <w:gridCol w:w="109"/>
            <w:gridCol w:w="586"/>
            <w:gridCol w:w="109"/>
            <w:gridCol w:w="6747"/>
            <w:gridCol w:w="108"/>
          </w:tblGrid>
        </w:tblGridChange>
      </w:tblGrid>
      <w:tr w:rsidR="005C7CFD" w:rsidTr="00D40919">
        <w:trPr>
          <w:cnfStyle w:val="100000000000" w:firstRow="1" w:lastRow="0" w:firstColumn="0" w:lastColumn="0" w:oddVBand="0" w:evenVBand="0" w:oddHBand="0" w:evenHBand="0" w:firstRowFirstColumn="0" w:firstRowLastColumn="0" w:lastRowFirstColumn="0" w:lastRowLastColumn="0"/>
          <w:trPrChange w:id="2228" w:author="Miguel Centeno Muñoz" w:date="2014-07-27T13:22:00Z">
            <w:trPr>
              <w:gridAfter w:val="0"/>
            </w:trPr>
          </w:trPrChange>
        </w:trPr>
        <w:tc>
          <w:tcPr>
            <w:cnfStyle w:val="001000000100" w:firstRow="0" w:lastRow="0" w:firstColumn="1" w:lastColumn="0" w:oddVBand="0" w:evenVBand="0" w:oddHBand="0" w:evenHBand="0" w:firstRowFirstColumn="1" w:firstRowLastColumn="0" w:lastRowFirstColumn="0" w:lastRowLastColumn="0"/>
            <w:tcW w:w="0" w:type="auto"/>
            <w:hideMark/>
            <w:tcPrChange w:id="2229" w:author="Miguel Centeno Muñoz" w:date="2014-07-27T13:22:00Z">
              <w:tcPr>
                <w:tcW w:w="0" w:type="auto"/>
                <w:gridSpan w:val="2"/>
                <w:hideMark/>
              </w:tcPr>
            </w:tcPrChange>
          </w:tcPr>
          <w:p w:rsidR="005C7CFD" w:rsidRDefault="005C7CFD">
            <w:pPr>
              <w:cnfStyle w:val="101000000100" w:firstRow="1" w:lastRow="0" w:firstColumn="1" w:lastColumn="0" w:oddVBand="0" w:evenVBand="0" w:oddHBand="0" w:evenHBand="0" w:firstRowFirstColumn="1" w:firstRowLastColumn="0" w:lastRowFirstColumn="0" w:lastRowLastColumn="0"/>
              <w:rPr>
                <w:rFonts w:ascii="Arial" w:hAnsi="Arial" w:cs="Arial"/>
                <w:sz w:val="20"/>
                <w:szCs w:val="20"/>
              </w:rPr>
            </w:pPr>
            <w:bookmarkStart w:id="2230" w:name="UC-0004"/>
            <w:r>
              <w:rPr>
                <w:rFonts w:ascii="Arial" w:hAnsi="Arial" w:cs="Arial"/>
                <w:b/>
                <w:bCs/>
                <w:sz w:val="20"/>
                <w:szCs w:val="20"/>
              </w:rPr>
              <w:t>UC-000</w:t>
            </w:r>
            <w:ins w:id="2231" w:author="Miguel Centeno Muñoz" w:date="2014-07-30T23:35:00Z">
              <w:r w:rsidR="00834472">
                <w:rPr>
                  <w:rFonts w:ascii="Arial" w:hAnsi="Arial" w:cs="Arial"/>
                  <w:b/>
                  <w:bCs/>
                  <w:sz w:val="20"/>
                  <w:szCs w:val="20"/>
                </w:rPr>
                <w:t>6</w:t>
              </w:r>
            </w:ins>
            <w:del w:id="2232" w:author="Miguel Centeno Muñoz" w:date="2014-07-30T23:35:00Z">
              <w:r w:rsidDel="00834472">
                <w:rPr>
                  <w:rFonts w:ascii="Arial" w:hAnsi="Arial" w:cs="Arial"/>
                  <w:b/>
                  <w:bCs/>
                  <w:sz w:val="20"/>
                  <w:szCs w:val="20"/>
                </w:rPr>
                <w:delText>4</w:delText>
              </w:r>
            </w:del>
          </w:p>
        </w:tc>
        <w:tc>
          <w:tcPr>
            <w:tcW w:w="4128" w:type="pct"/>
            <w:gridSpan w:val="2"/>
            <w:hideMark/>
            <w:tcPrChange w:id="2233" w:author="Miguel Centeno Muñoz" w:date="2014-07-27T13:22:00Z">
              <w:tcPr>
                <w:tcW w:w="4183" w:type="pct"/>
                <w:gridSpan w:val="4"/>
                <w:hideMark/>
              </w:tcPr>
            </w:tcPrChange>
          </w:tcPr>
          <w:p w:rsidR="005C7CFD" w:rsidRDefault="005C7CF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Alta ruta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Versión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( 25/06/2014 )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Autores</w:t>
            </w:r>
          </w:p>
        </w:tc>
        <w:bookmarkEnd w:id="2230"/>
        <w:tc>
          <w:tcPr>
            <w:tcW w:w="0" w:type="auto"/>
            <w:gridSpan w:val="2"/>
            <w:hideMark/>
          </w:tcPr>
          <w:p w:rsidR="005C7CFD" w:rsidRPr="009D51C8" w:rsidRDefault="005C7CFD" w:rsidP="009D51C8">
            <w:pPr>
              <w:pStyle w:val="Prrafodelista"/>
              <w:numPr>
                <w:ilvl w:val="0"/>
                <w:numId w:val="58"/>
              </w:numPr>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Change w:id="2234" w:author="Miguel Centeno Muñoz" w:date="2014-08-02T12:41:00Z">
                  <w:rPr/>
                </w:rPrChange>
              </w:rPr>
              <w:pPrChange w:id="2235" w:author="Miguel Centeno Muñoz" w:date="2014-08-02T12:41:00Z">
                <w:pPr>
                  <w:numPr>
                    <w:numId w:val="23"/>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9D51C8">
              <w:rPr>
                <w:rFonts w:ascii="Arial" w:hAnsi="Arial" w:cs="Arial"/>
                <w:sz w:val="20"/>
                <w:szCs w:val="20"/>
                <w:rPrChange w:id="2236" w:author="Miguel Centeno Muñoz" w:date="2014-08-02T12:41:00Z">
                  <w:rPr/>
                </w:rPrChange>
              </w:rPr>
              <w:t xml:space="preserve">Miguel Centeno Muñoz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Fuentes</w:t>
            </w:r>
          </w:p>
        </w:tc>
        <w:tc>
          <w:tcPr>
            <w:tcW w:w="0" w:type="auto"/>
            <w:gridSpan w:val="2"/>
            <w:hideMark/>
          </w:tcPr>
          <w:p w:rsidR="005C7CFD" w:rsidRPr="009D51C8" w:rsidRDefault="005C7CFD" w:rsidP="009D51C8">
            <w:pPr>
              <w:pStyle w:val="Prrafodelista"/>
              <w:numPr>
                <w:ilvl w:val="0"/>
                <w:numId w:val="58"/>
              </w:numPr>
              <w:spacing w:before="100" w:beforeAutospacing="1" w:after="100" w:afterAutospacing="1"/>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Change w:id="2237" w:author="Miguel Centeno Muñoz" w:date="2014-08-02T12:41:00Z">
                  <w:rPr/>
                </w:rPrChange>
              </w:rPr>
              <w:pPrChange w:id="2238" w:author="Miguel Centeno Muñoz" w:date="2014-08-02T12:41:00Z">
                <w:pPr>
                  <w:numPr>
                    <w:numId w:val="24"/>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rsidRPr="009D51C8">
              <w:rPr>
                <w:rFonts w:ascii="Arial" w:hAnsi="Arial" w:cs="Arial"/>
                <w:sz w:val="20"/>
                <w:szCs w:val="20"/>
                <w:rPrChange w:id="2239" w:author="Miguel Centeno Muñoz" w:date="2014-08-02T12:41:00Z">
                  <w:rPr/>
                </w:rPrChange>
              </w:rPr>
              <w:t xml:space="preserve">Sergio Segura Rueda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Dependencias</w:t>
            </w:r>
          </w:p>
        </w:tc>
        <w:tc>
          <w:tcPr>
            <w:tcW w:w="0" w:type="auto"/>
            <w:gridSpan w:val="2"/>
            <w:hideMark/>
          </w:tcPr>
          <w:p w:rsidR="005C7CFD" w:rsidDel="009D51C8" w:rsidRDefault="005C7CFD">
            <w:pPr>
              <w:jc w:val="left"/>
              <w:cnfStyle w:val="000000000000" w:firstRow="0" w:lastRow="0" w:firstColumn="0" w:lastColumn="0" w:oddVBand="0" w:evenVBand="0" w:oddHBand="0" w:evenHBand="0" w:firstRowFirstColumn="0" w:firstRowLastColumn="0" w:lastRowFirstColumn="0" w:lastRowLastColumn="0"/>
              <w:rPr>
                <w:del w:id="2240" w:author="Miguel Centeno Muñoz" w:date="2014-08-02T12:44:00Z"/>
                <w:rFonts w:ascii="Arial" w:hAnsi="Arial" w:cs="Arial"/>
                <w:sz w:val="20"/>
                <w:szCs w:val="20"/>
              </w:rPr>
            </w:pPr>
            <w:del w:id="2241" w:author="Miguel Centeno Muñoz" w:date="2014-08-02T12:48:00Z">
              <w:r w:rsidDel="00EF2860">
                <w:rPr>
                  <w:rFonts w:ascii="Arial" w:hAnsi="Symbol" w:cs="Arial"/>
                  <w:sz w:val="20"/>
                  <w:szCs w:val="20"/>
                </w:rPr>
                <w:delText></w:delText>
              </w:r>
              <w:r w:rsidDel="00EF2860">
                <w:rPr>
                  <w:rFonts w:ascii="Arial" w:hAnsi="Arial" w:cs="Arial"/>
                  <w:sz w:val="20"/>
                  <w:szCs w:val="20"/>
                </w:rPr>
                <w:delText xml:space="preserve">  </w:delText>
              </w:r>
              <w:r w:rsidRPr="005C7CFD" w:rsidDel="00EF2860">
                <w:rPr>
                  <w:rFonts w:ascii="Arial" w:hAnsi="Arial" w:cs="Arial"/>
                  <w:sz w:val="20"/>
                  <w:szCs w:val="20"/>
                </w:rPr>
                <w:delText>[OBJ-0004] Gestión de Rutas</w:delText>
              </w:r>
              <w:r w:rsidDel="00EF2860">
                <w:rPr>
                  <w:rFonts w:ascii="Arial" w:hAnsi="Arial" w:cs="Arial"/>
                  <w:sz w:val="20"/>
                  <w:szCs w:val="20"/>
                </w:rPr>
                <w:delText xml:space="preserve"> </w:delText>
              </w:r>
            </w:del>
          </w:p>
          <w:p w:rsidR="005C7CFD" w:rsidRDefault="005C7CFD" w:rsidP="009D51C8">
            <w:pPr>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Change w:id="2242" w:author="Miguel Centeno Muñoz" w:date="2014-08-02T12:44:00Z">
                <w:pPr>
                  <w:cnfStyle w:val="000000000000" w:firstRow="0" w:lastRow="0" w:firstColumn="0" w:lastColumn="0" w:oddVBand="0" w:evenVBand="0" w:oddHBand="0" w:evenHBand="0" w:firstRowFirstColumn="0" w:firstRowLastColumn="0" w:lastRowFirstColumn="0" w:lastRowLastColumn="0"/>
                </w:pPr>
              </w:pPrChange>
            </w:pPr>
            <w:del w:id="2243" w:author="Miguel Centeno Muñoz" w:date="2014-08-02T12:44:00Z">
              <w:r w:rsidDel="009D51C8">
                <w:rPr>
                  <w:rFonts w:ascii="Arial" w:hAnsi="Symbol" w:cs="Arial"/>
                  <w:sz w:val="20"/>
                  <w:szCs w:val="20"/>
                </w:rPr>
                <w:delText></w:delText>
              </w:r>
              <w:r w:rsidDel="009D51C8">
                <w:rPr>
                  <w:rFonts w:ascii="Arial" w:hAnsi="Arial" w:cs="Arial"/>
                  <w:sz w:val="20"/>
                  <w:szCs w:val="20"/>
                </w:rPr>
                <w:delText xml:space="preserve">  </w:delText>
              </w:r>
              <w:r w:rsidRPr="005C7CFD" w:rsidDel="009D51C8">
                <w:rPr>
                  <w:rFonts w:ascii="Arial" w:hAnsi="Arial" w:cs="Arial"/>
                  <w:sz w:val="20"/>
                  <w:szCs w:val="20"/>
                </w:rPr>
                <w:delText>[OBJ-0005] Alta de una Ruta</w:delText>
              </w:r>
              <w:r w:rsidDel="009D51C8">
                <w:rPr>
                  <w:rFonts w:ascii="Arial" w:hAnsi="Arial" w:cs="Arial"/>
                  <w:sz w:val="20"/>
                  <w:szCs w:val="20"/>
                </w:rPr>
                <w:delText xml:space="preserve"> </w:delText>
              </w:r>
            </w:del>
          </w:p>
          <w:p w:rsidR="005C7CFD" w:rsidRPr="00EF2860" w:rsidRDefault="005C7CFD" w:rsidP="00EF2860">
            <w:pPr>
              <w:pStyle w:val="Prrafodelista"/>
              <w:numPr>
                <w:ilvl w:val="0"/>
                <w:numId w:val="58"/>
              </w:numPr>
              <w:cnfStyle w:val="000000000000" w:firstRow="0" w:lastRow="0" w:firstColumn="0" w:lastColumn="0" w:oddVBand="0" w:evenVBand="0" w:oddHBand="0" w:evenHBand="0" w:firstRowFirstColumn="0" w:firstRowLastColumn="0" w:lastRowFirstColumn="0" w:lastRowLastColumn="0"/>
              <w:rPr>
                <w:ins w:id="2244" w:author="Miguel Centeno Muñoz" w:date="2014-08-02T12:47:00Z"/>
                <w:rFonts w:ascii="Arial" w:hAnsi="Arial" w:cs="Arial"/>
                <w:sz w:val="20"/>
                <w:szCs w:val="20"/>
                <w:rPrChange w:id="2245" w:author="Miguel Centeno Muñoz" w:date="2014-08-02T12:48:00Z">
                  <w:rPr>
                    <w:ins w:id="2246" w:author="Miguel Centeno Muñoz" w:date="2014-08-02T12:47:00Z"/>
                  </w:rPr>
                </w:rPrChange>
              </w:rPr>
              <w:pPrChange w:id="2247" w:author="Miguel Centeno Muñoz" w:date="2014-08-02T12:48:00Z">
                <w:pPr>
                  <w:cnfStyle w:val="000000000000" w:firstRow="0" w:lastRow="0" w:firstColumn="0" w:lastColumn="0" w:oddVBand="0" w:evenVBand="0" w:oddHBand="0" w:evenHBand="0" w:firstRowFirstColumn="0" w:firstRowLastColumn="0" w:lastRowFirstColumn="0" w:lastRowLastColumn="0"/>
                </w:pPr>
              </w:pPrChange>
            </w:pPr>
            <w:del w:id="2248" w:author="Miguel Centeno Muñoz" w:date="2014-08-02T12:48:00Z">
              <w:r w:rsidRPr="00EF2860" w:rsidDel="00EF2860">
                <w:rPr>
                  <w:rFonts w:ascii="Arial" w:hAnsi="Symbol" w:cs="Arial"/>
                  <w:sz w:val="20"/>
                  <w:szCs w:val="20"/>
                  <w:rPrChange w:id="2249" w:author="Miguel Centeno Muñoz" w:date="2014-08-02T12:48:00Z">
                    <w:rPr>
                      <w:rFonts w:hAnsi="Symbol"/>
                    </w:rPr>
                  </w:rPrChange>
                </w:rPr>
                <w:delText></w:delText>
              </w:r>
              <w:r w:rsidRPr="00EF2860" w:rsidDel="00EF2860">
                <w:rPr>
                  <w:rFonts w:ascii="Arial" w:hAnsi="Arial" w:cs="Arial"/>
                  <w:sz w:val="20"/>
                  <w:szCs w:val="20"/>
                  <w:rPrChange w:id="2250" w:author="Miguel Centeno Muñoz" w:date="2014-08-02T12:48:00Z">
                    <w:rPr/>
                  </w:rPrChange>
                </w:rPr>
                <w:delText xml:space="preserve">  </w:delText>
              </w:r>
            </w:del>
            <w:r w:rsidRPr="00EF2860">
              <w:rPr>
                <w:rFonts w:ascii="Arial" w:hAnsi="Arial" w:cs="Arial"/>
                <w:sz w:val="20"/>
                <w:szCs w:val="20"/>
                <w:rPrChange w:id="2251" w:author="Miguel Centeno Muñoz" w:date="2014-08-02T12:48:00Z">
                  <w:rPr/>
                </w:rPrChange>
              </w:rPr>
              <w:t xml:space="preserve">[IRQ-0002] Información sobre Rutas </w:t>
            </w:r>
          </w:p>
          <w:p w:rsidR="00EF2860" w:rsidRDefault="00EF2860" w:rsidP="00EF2860">
            <w:pPr>
              <w:pStyle w:val="Prrafodelista"/>
              <w:numPr>
                <w:ilvl w:val="0"/>
                <w:numId w:val="58"/>
              </w:numPr>
              <w:cnfStyle w:val="000000000000" w:firstRow="0" w:lastRow="0" w:firstColumn="0" w:lastColumn="0" w:oddVBand="0" w:evenVBand="0" w:oddHBand="0" w:evenHBand="0" w:firstRowFirstColumn="0" w:firstRowLastColumn="0" w:lastRowFirstColumn="0" w:lastRowLastColumn="0"/>
              <w:rPr>
                <w:ins w:id="2252" w:author="Miguel Centeno Muñoz" w:date="2014-08-02T12:49:00Z"/>
                <w:rFonts w:ascii="Arial" w:hAnsi="Arial" w:cs="Arial"/>
                <w:sz w:val="20"/>
                <w:szCs w:val="20"/>
              </w:rPr>
              <w:pPrChange w:id="2253" w:author="Miguel Centeno Muñoz" w:date="2014-08-02T12:48:00Z">
                <w:pPr>
                  <w:cnfStyle w:val="000000000000" w:firstRow="0" w:lastRow="0" w:firstColumn="0" w:lastColumn="0" w:oddVBand="0" w:evenVBand="0" w:oddHBand="0" w:evenHBand="0" w:firstRowFirstColumn="0" w:firstRowLastColumn="0" w:lastRowFirstColumn="0" w:lastRowLastColumn="0"/>
                </w:pPr>
              </w:pPrChange>
            </w:pPr>
            <w:ins w:id="2254" w:author="Miguel Centeno Muñoz" w:date="2014-08-02T12:47:00Z">
              <w:r w:rsidRPr="00EF2860">
                <w:rPr>
                  <w:rFonts w:ascii="Arial" w:hAnsi="Arial" w:cs="Arial"/>
                  <w:sz w:val="20"/>
                  <w:szCs w:val="20"/>
                  <w:rPrChange w:id="2255" w:author="Miguel Centeno Muñoz" w:date="2014-08-02T12:48:00Z">
                    <w:rPr/>
                  </w:rPrChange>
                </w:rPr>
                <w:t>[</w:t>
              </w:r>
            </w:ins>
            <w:ins w:id="2256" w:author="Miguel Centeno Muñoz" w:date="2014-08-02T12:48:00Z">
              <w:r w:rsidRPr="00EF2860">
                <w:rPr>
                  <w:rFonts w:ascii="Arial" w:hAnsi="Arial" w:cs="Arial"/>
                  <w:sz w:val="20"/>
                  <w:szCs w:val="20"/>
                  <w:rPrChange w:id="2257" w:author="Miguel Centeno Muñoz" w:date="2014-08-02T12:48:00Z">
                    <w:rPr/>
                  </w:rPrChange>
                </w:rPr>
                <w:t>IRQ-0003</w:t>
              </w:r>
            </w:ins>
            <w:ins w:id="2258" w:author="Miguel Centeno Muñoz" w:date="2014-08-02T12:47:00Z">
              <w:r w:rsidRPr="00EF2860">
                <w:rPr>
                  <w:rFonts w:ascii="Arial" w:hAnsi="Arial" w:cs="Arial"/>
                  <w:sz w:val="20"/>
                  <w:szCs w:val="20"/>
                  <w:rPrChange w:id="2259" w:author="Miguel Centeno Muñoz" w:date="2014-08-02T12:48:00Z">
                    <w:rPr/>
                  </w:rPrChange>
                </w:rPr>
                <w:t>]</w:t>
              </w:r>
            </w:ins>
            <w:ins w:id="2260" w:author="Miguel Centeno Muñoz" w:date="2014-08-02T12:48:00Z">
              <w:r w:rsidRPr="00EF2860">
                <w:rPr>
                  <w:rFonts w:ascii="Arial" w:hAnsi="Arial" w:cs="Arial"/>
                  <w:sz w:val="20"/>
                  <w:szCs w:val="20"/>
                  <w:rPrChange w:id="2261" w:author="Miguel Centeno Muñoz" w:date="2014-08-02T12:48:00Z">
                    <w:rPr/>
                  </w:rPrChange>
                </w:rPr>
                <w:t xml:space="preserve"> Información Categoría Ruta</w:t>
              </w:r>
            </w:ins>
          </w:p>
          <w:p w:rsidR="00EF2860" w:rsidRPr="00EF2860" w:rsidRDefault="00EF2860" w:rsidP="00EF2860">
            <w:pPr>
              <w:pStyle w:val="Prrafodelista"/>
              <w:numPr>
                <w:ilvl w:val="0"/>
                <w:numId w:val="58"/>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Change w:id="2262" w:author="Miguel Centeno Muñoz" w:date="2014-08-02T12:48:00Z">
                  <w:rPr/>
                </w:rPrChange>
              </w:rPr>
              <w:pPrChange w:id="2263" w:author="Miguel Centeno Muñoz" w:date="2014-08-02T12:48:00Z">
                <w:pPr>
                  <w:cnfStyle w:val="000000000000" w:firstRow="0" w:lastRow="0" w:firstColumn="0" w:lastColumn="0" w:oddVBand="0" w:evenVBand="0" w:oddHBand="0" w:evenHBand="0" w:firstRowFirstColumn="0" w:firstRowLastColumn="0" w:lastRowFirstColumn="0" w:lastRowLastColumn="0"/>
                </w:pPr>
              </w:pPrChange>
            </w:pPr>
            <w:ins w:id="2264" w:author="Miguel Centeno Muñoz" w:date="2014-08-02T12:49:00Z">
              <w:r>
                <w:rPr>
                  <w:rFonts w:ascii="Arial" w:hAnsi="Arial" w:cs="Arial"/>
                  <w:sz w:val="20"/>
                  <w:szCs w:val="20"/>
                </w:rPr>
                <w:t>[OBJ-0002] Gestión de Rutas</w:t>
              </w:r>
            </w:ins>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Descripción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usuario solicita que desea registrar una nueva ruta</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Precondición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Ninguna</w:t>
            </w:r>
          </w:p>
        </w:tc>
      </w:tr>
      <w:tr w:rsidR="005C7CFD" w:rsidTr="00D40919">
        <w:trPr>
          <w:cnfStyle w:val="000000100000" w:firstRow="0" w:lastRow="0" w:firstColumn="0" w:lastColumn="0" w:oddVBand="0" w:evenVBand="0" w:oddHBand="1" w:evenHBand="0" w:firstRowFirstColumn="0" w:firstRowLastColumn="0" w:lastRowFirstColumn="0" w:lastRowLastColumn="0"/>
          <w:trPrChange w:id="2265" w:author="Miguel Centeno Muñoz" w:date="2014-07-27T13:22: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auto"/>
            <w:vMerge w:val="restart"/>
            <w:hideMark/>
            <w:tcPrChange w:id="2266" w:author="Miguel Centeno Muñoz" w:date="2014-07-27T13:22:00Z">
              <w:tcPr>
                <w:tcW w:w="0" w:type="auto"/>
                <w:gridSpan w:val="2"/>
                <w:vMerge w:val="restart"/>
                <w:hideMark/>
              </w:tcPr>
            </w:tcPrChange>
          </w:tcPr>
          <w:p w:rsidR="005C7CFD" w:rsidRDefault="005C7CFD">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r>
              <w:rPr>
                <w:rFonts w:ascii="Arial" w:hAnsi="Arial" w:cs="Arial"/>
                <w:b/>
                <w:bCs/>
                <w:sz w:val="20"/>
                <w:szCs w:val="20"/>
              </w:rPr>
              <w:t>Secuencia normal</w:t>
            </w:r>
          </w:p>
        </w:tc>
        <w:tc>
          <w:tcPr>
            <w:tcW w:w="0" w:type="auto"/>
            <w:hideMark/>
            <w:tcPrChange w:id="2267" w:author="Miguel Centeno Muñoz" w:date="2014-07-27T13:22:00Z">
              <w:tcPr>
                <w:tcW w:w="0" w:type="auto"/>
                <w:gridSpan w:val="2"/>
                <w:hideMark/>
              </w:tcPr>
            </w:tcPrChange>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Paso</w:t>
            </w:r>
          </w:p>
        </w:tc>
        <w:tc>
          <w:tcPr>
            <w:tcW w:w="3748" w:type="pct"/>
            <w:hideMark/>
            <w:tcPrChange w:id="2268" w:author="Miguel Centeno Muñoz" w:date="2014-07-27T13:22:00Z">
              <w:tcPr>
                <w:tcW w:w="3803" w:type="pct"/>
                <w:gridSpan w:val="2"/>
                <w:hideMark/>
              </w:tcPr>
            </w:tcPrChange>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Acción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2269" w:name="STP-0049"/>
            <w:r>
              <w:rPr>
                <w:rFonts w:ascii="Arial" w:hAnsi="Arial" w:cs="Arial"/>
                <w:sz w:val="20"/>
                <w:szCs w:val="20"/>
              </w:rPr>
              <w:t>1</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Se realiza el caso de uso </w:t>
            </w:r>
            <w:bookmarkEnd w:id="2269"/>
            <w:r w:rsidRPr="005C7CFD">
              <w:rPr>
                <w:rFonts w:ascii="Arial" w:hAnsi="Arial" w:cs="Arial"/>
                <w:sz w:val="20"/>
                <w:szCs w:val="20"/>
              </w:rPr>
              <w:t xml:space="preserve">Identificación de usuario (UC-0001)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2270" w:name="STP-0050" w:colFirst="2" w:colLast="2"/>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solicita al usuario información referente a la ruta que se desea añadir</w:t>
            </w:r>
            <w:r>
              <w:rPr>
                <w:rFonts w:ascii="Arial" w:hAnsi="Arial" w:cs="Arial"/>
                <w:sz w:val="20"/>
                <w:szCs w:val="20"/>
              </w:rPr>
              <w:t xml:space="preserve"> </w:t>
            </w:r>
          </w:p>
        </w:tc>
      </w:tr>
      <w:bookmarkEnd w:id="2270"/>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2271" w:name="STP-0051"/>
            <w:r>
              <w:rPr>
                <w:rFonts w:ascii="Arial" w:hAnsi="Arial" w:cs="Arial"/>
                <w:sz w:val="20"/>
                <w:szCs w:val="20"/>
              </w:rPr>
              <w:t>3</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actor</w:t>
            </w:r>
            <w:bookmarkEnd w:id="2271"/>
            <w:r w:rsidRPr="005C7CFD">
              <w:rPr>
                <w:rFonts w:ascii="Arial" w:hAnsi="Arial" w:cs="Arial"/>
                <w:sz w:val="20"/>
                <w:szCs w:val="20"/>
              </w:rPr>
              <w:t xml:space="preserve"> Usuario (ACT-0001) </w:t>
            </w:r>
            <w:r>
              <w:rPr>
                <w:rStyle w:val="nfasis"/>
                <w:rFonts w:ascii="Arial" w:hAnsi="Arial" w:cs="Arial"/>
                <w:sz w:val="20"/>
                <w:szCs w:val="20"/>
              </w:rPr>
              <w:t>provee la información necesaria para registrar una nueva ruta</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2272" w:name="STP-0052" w:colFirst="2" w:colLast="2"/>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registra el alta de la nueva ruta así como muestra un mensaje por pantalla de confirmación</w:t>
            </w:r>
            <w:r>
              <w:rPr>
                <w:rFonts w:ascii="Arial" w:hAnsi="Arial" w:cs="Arial"/>
                <w:sz w:val="20"/>
                <w:szCs w:val="20"/>
              </w:rPr>
              <w:t xml:space="preserve"> </w:t>
            </w:r>
          </w:p>
        </w:tc>
      </w:tr>
      <w:bookmarkEnd w:id="2272"/>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Postcondición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Nueva ruta queda registrada en el sistema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Importancia</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Urgencia</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Estado</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Estabilidad</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bl>
    <w:p w:rsidR="005C7CFD" w:rsidDel="00D40919" w:rsidRDefault="005C7CFD" w:rsidP="00533654">
      <w:pPr>
        <w:rPr>
          <w:del w:id="2273" w:author="Miguel Centeno Muñoz" w:date="2014-07-27T13:22:00Z"/>
        </w:rPr>
      </w:pPr>
    </w:p>
    <w:tbl>
      <w:tblPr>
        <w:tblStyle w:val="Listamedia2-nfasis2"/>
        <w:tblpPr w:leftFromText="141" w:rightFromText="141" w:horzAnchor="margin" w:tblpY="991"/>
        <w:tblW w:w="5000" w:type="pct"/>
        <w:tblLook w:val="04A0" w:firstRow="1" w:lastRow="0" w:firstColumn="1" w:lastColumn="0" w:noHBand="0" w:noVBand="1"/>
        <w:tblPrChange w:id="2274" w:author="Miguel Centeno Muñoz" w:date="2014-08-02T12:40:00Z">
          <w:tblPr>
            <w:tblStyle w:val="Listamedia2-nfasis2"/>
            <w:tblW w:w="5000" w:type="pct"/>
            <w:tblLook w:val="04A0" w:firstRow="1" w:lastRow="0" w:firstColumn="1" w:lastColumn="0" w:noHBand="0" w:noVBand="1"/>
          </w:tblPr>
        </w:tblPrChange>
      </w:tblPr>
      <w:tblGrid>
        <w:gridCol w:w="1595"/>
        <w:gridCol w:w="695"/>
        <w:gridCol w:w="6855"/>
        <w:tblGridChange w:id="2275">
          <w:tblGrid>
            <w:gridCol w:w="1594"/>
            <w:gridCol w:w="695"/>
            <w:gridCol w:w="6856"/>
          </w:tblGrid>
        </w:tblGridChange>
      </w:tblGrid>
      <w:tr w:rsidR="005C7CFD" w:rsidDel="009D51C8" w:rsidTr="009D51C8">
        <w:trPr>
          <w:cnfStyle w:val="100000000000" w:firstRow="1" w:lastRow="0" w:firstColumn="0" w:lastColumn="0" w:oddVBand="0" w:evenVBand="0" w:oddHBand="0" w:evenHBand="0" w:firstRowFirstColumn="0" w:firstRowLastColumn="0" w:lastRowFirstColumn="0" w:lastRowLastColumn="0"/>
          <w:del w:id="2276" w:author="Miguel Centeno Muñoz" w:date="2014-08-02T12:40:00Z"/>
        </w:trPr>
        <w:tc>
          <w:tcPr>
            <w:cnfStyle w:val="001000000100" w:firstRow="0" w:lastRow="0" w:firstColumn="1" w:lastColumn="0" w:oddVBand="0" w:evenVBand="0" w:oddHBand="0" w:evenHBand="0" w:firstRowFirstColumn="1" w:firstRowLastColumn="0" w:lastRowFirstColumn="0" w:lastRowLastColumn="0"/>
            <w:tcW w:w="0" w:type="auto"/>
            <w:tcPrChange w:id="2277" w:author="Miguel Centeno Muñoz" w:date="2014-08-02T12:40:00Z">
              <w:tcPr>
                <w:tcW w:w="0" w:type="auto"/>
              </w:tcPr>
            </w:tcPrChange>
          </w:tcPr>
          <w:p w:rsidR="005C7CFD" w:rsidDel="009D51C8" w:rsidRDefault="005C7CFD" w:rsidP="005E20C8">
            <w:pPr>
              <w:cnfStyle w:val="101000000100" w:firstRow="1" w:lastRow="0" w:firstColumn="1" w:lastColumn="0" w:oddVBand="0" w:evenVBand="0" w:oddHBand="0" w:evenHBand="0" w:firstRowFirstColumn="1" w:firstRowLastColumn="0" w:lastRowFirstColumn="0" w:lastRowLastColumn="0"/>
              <w:rPr>
                <w:del w:id="2278" w:author="Miguel Centeno Muñoz" w:date="2014-08-02T12:40:00Z"/>
                <w:rFonts w:ascii="Arial" w:hAnsi="Arial" w:cs="Arial"/>
                <w:sz w:val="20"/>
                <w:szCs w:val="20"/>
              </w:rPr>
            </w:pPr>
            <w:bookmarkStart w:id="2279" w:name="UC-0005"/>
            <w:moveFromRangeStart w:id="2280" w:author="Miguel Centeno Muñoz" w:date="2014-07-27T22:20:00Z" w:name="move394262949"/>
            <w:moveFrom w:id="2281" w:author="Miguel Centeno Muñoz" w:date="2014-07-27T22:20:00Z">
              <w:del w:id="2282" w:author="Miguel Centeno Muñoz" w:date="2014-08-02T12:40:00Z">
                <w:r w:rsidDel="009D51C8">
                  <w:rPr>
                    <w:rFonts w:ascii="Arial" w:hAnsi="Arial" w:cs="Arial"/>
                    <w:b/>
                    <w:bCs/>
                    <w:sz w:val="20"/>
                    <w:szCs w:val="20"/>
                  </w:rPr>
                  <w:delText>UC-0005</w:delText>
                </w:r>
              </w:del>
            </w:moveFrom>
          </w:p>
        </w:tc>
        <w:tc>
          <w:tcPr>
            <w:tcW w:w="4128" w:type="pct"/>
            <w:gridSpan w:val="2"/>
            <w:tcPrChange w:id="2283" w:author="Miguel Centeno Muñoz" w:date="2014-08-02T12:40:00Z">
              <w:tcPr>
                <w:tcW w:w="4183" w:type="pct"/>
                <w:gridSpan w:val="2"/>
              </w:tcPr>
            </w:tcPrChange>
          </w:tcPr>
          <w:p w:rsidR="005C7CFD" w:rsidDel="009D51C8" w:rsidRDefault="005C7CFD" w:rsidP="005E20C8">
            <w:pPr>
              <w:cnfStyle w:val="100000000000" w:firstRow="1" w:lastRow="0" w:firstColumn="0" w:lastColumn="0" w:oddVBand="0" w:evenVBand="0" w:oddHBand="0" w:evenHBand="0" w:firstRowFirstColumn="0" w:firstRowLastColumn="0" w:lastRowFirstColumn="0" w:lastRowLastColumn="0"/>
              <w:rPr>
                <w:del w:id="2284" w:author="Miguel Centeno Muñoz" w:date="2014-08-02T12:40:00Z"/>
                <w:rFonts w:ascii="Arial" w:hAnsi="Arial" w:cs="Arial"/>
                <w:sz w:val="20"/>
                <w:szCs w:val="20"/>
              </w:rPr>
            </w:pPr>
            <w:moveFrom w:id="2285" w:author="Miguel Centeno Muñoz" w:date="2014-07-27T22:20:00Z">
              <w:del w:id="2286" w:author="Miguel Centeno Muñoz" w:date="2014-08-02T12:40:00Z">
                <w:r w:rsidDel="009D51C8">
                  <w:rPr>
                    <w:rFonts w:ascii="Arial" w:hAnsi="Arial" w:cs="Arial"/>
                    <w:b/>
                    <w:bCs/>
                    <w:sz w:val="20"/>
                    <w:szCs w:val="20"/>
                  </w:rPr>
                  <w:delText>Modificación ruta</w:delText>
                </w:r>
              </w:del>
            </w:moveFrom>
          </w:p>
        </w:tc>
      </w:tr>
      <w:tr w:rsidR="005C7CFD" w:rsidDel="009D51C8" w:rsidTr="009D51C8">
        <w:trPr>
          <w:cnfStyle w:val="000000100000" w:firstRow="0" w:lastRow="0" w:firstColumn="0" w:lastColumn="0" w:oddVBand="0" w:evenVBand="0" w:oddHBand="1" w:evenHBand="0" w:firstRowFirstColumn="0" w:firstRowLastColumn="0" w:lastRowFirstColumn="0" w:lastRowLastColumn="0"/>
          <w:del w:id="2287"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288" w:author="Miguel Centeno Muñoz" w:date="2014-08-02T12:40:00Z">
              <w:tcPr>
                <w:tcW w:w="0" w:type="auto"/>
              </w:tcPr>
            </w:tcPrChange>
          </w:tcPr>
          <w:p w:rsidR="005C7CFD" w:rsidDel="009D51C8" w:rsidRDefault="005C7CFD" w:rsidP="005E20C8">
            <w:pPr>
              <w:cnfStyle w:val="001000100000" w:firstRow="0" w:lastRow="0" w:firstColumn="1" w:lastColumn="0" w:oddVBand="0" w:evenVBand="0" w:oddHBand="1" w:evenHBand="0" w:firstRowFirstColumn="0" w:firstRowLastColumn="0" w:lastRowFirstColumn="0" w:lastRowLastColumn="0"/>
              <w:rPr>
                <w:del w:id="2289" w:author="Miguel Centeno Muñoz" w:date="2014-08-02T12:40:00Z"/>
                <w:rFonts w:ascii="Arial" w:hAnsi="Arial" w:cs="Arial"/>
                <w:sz w:val="20"/>
                <w:szCs w:val="20"/>
              </w:rPr>
            </w:pPr>
            <w:moveFrom w:id="2290" w:author="Miguel Centeno Muñoz" w:date="2014-07-27T22:20:00Z">
              <w:del w:id="2291" w:author="Miguel Centeno Muñoz" w:date="2014-08-02T12:40:00Z">
                <w:r w:rsidDel="009D51C8">
                  <w:rPr>
                    <w:rFonts w:ascii="Arial" w:hAnsi="Arial" w:cs="Arial"/>
                    <w:b/>
                    <w:bCs/>
                    <w:sz w:val="20"/>
                    <w:szCs w:val="20"/>
                  </w:rPr>
                  <w:delText>Versión</w:delText>
                </w:r>
              </w:del>
            </w:moveFrom>
          </w:p>
        </w:tc>
        <w:tc>
          <w:tcPr>
            <w:tcW w:w="0" w:type="auto"/>
            <w:gridSpan w:val="2"/>
            <w:tcPrChange w:id="2292" w:author="Miguel Centeno Muñoz" w:date="2014-08-02T12:40:00Z">
              <w:tcPr>
                <w:tcW w:w="0" w:type="auto"/>
                <w:gridSpan w:val="2"/>
              </w:tcPr>
            </w:tcPrChange>
          </w:tcPr>
          <w:p w:rsidR="005C7CFD" w:rsidDel="009D51C8" w:rsidRDefault="005C7CFD" w:rsidP="005E20C8">
            <w:pPr>
              <w:cnfStyle w:val="000000100000" w:firstRow="0" w:lastRow="0" w:firstColumn="0" w:lastColumn="0" w:oddVBand="0" w:evenVBand="0" w:oddHBand="1" w:evenHBand="0" w:firstRowFirstColumn="0" w:firstRowLastColumn="0" w:lastRowFirstColumn="0" w:lastRowLastColumn="0"/>
              <w:rPr>
                <w:del w:id="2293" w:author="Miguel Centeno Muñoz" w:date="2014-08-02T12:40:00Z"/>
                <w:rFonts w:ascii="Arial" w:hAnsi="Arial" w:cs="Arial"/>
                <w:sz w:val="20"/>
                <w:szCs w:val="20"/>
              </w:rPr>
            </w:pPr>
            <w:moveFrom w:id="2294" w:author="Miguel Centeno Muñoz" w:date="2014-07-27T22:20:00Z">
              <w:del w:id="2295" w:author="Miguel Centeno Muñoz" w:date="2014-08-02T12:40:00Z">
                <w:r w:rsidDel="009D51C8">
                  <w:rPr>
                    <w:rFonts w:ascii="Arial" w:hAnsi="Arial" w:cs="Arial"/>
                    <w:sz w:val="20"/>
                    <w:szCs w:val="20"/>
                  </w:rPr>
                  <w:delText xml:space="preserve">1.0 ( 25/06/2014 ) </w:delText>
                </w:r>
              </w:del>
            </w:moveFrom>
          </w:p>
        </w:tc>
      </w:tr>
      <w:tr w:rsidR="005C7CFD" w:rsidDel="009D51C8" w:rsidTr="009D51C8">
        <w:trPr>
          <w:del w:id="2296"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297" w:author="Miguel Centeno Muñoz" w:date="2014-08-02T12:40:00Z">
              <w:tcPr>
                <w:tcW w:w="0" w:type="auto"/>
              </w:tcPr>
            </w:tcPrChange>
          </w:tcPr>
          <w:p w:rsidR="005C7CFD" w:rsidDel="009D51C8" w:rsidRDefault="005C7CFD" w:rsidP="005E20C8">
            <w:pPr>
              <w:rPr>
                <w:del w:id="2298" w:author="Miguel Centeno Muñoz" w:date="2014-08-02T12:40:00Z"/>
                <w:rFonts w:ascii="Arial" w:hAnsi="Arial" w:cs="Arial"/>
                <w:sz w:val="20"/>
                <w:szCs w:val="20"/>
              </w:rPr>
            </w:pPr>
            <w:moveFrom w:id="2299" w:author="Miguel Centeno Muñoz" w:date="2014-07-27T22:20:00Z">
              <w:del w:id="2300" w:author="Miguel Centeno Muñoz" w:date="2014-08-02T12:40:00Z">
                <w:r w:rsidDel="009D51C8">
                  <w:rPr>
                    <w:rFonts w:ascii="Arial" w:hAnsi="Arial" w:cs="Arial"/>
                    <w:b/>
                    <w:bCs/>
                    <w:sz w:val="20"/>
                    <w:szCs w:val="20"/>
                  </w:rPr>
                  <w:delText>Autores</w:delText>
                </w:r>
              </w:del>
            </w:moveFrom>
          </w:p>
        </w:tc>
        <w:bookmarkEnd w:id="2279"/>
        <w:tc>
          <w:tcPr>
            <w:tcW w:w="0" w:type="auto"/>
            <w:gridSpan w:val="2"/>
            <w:tcPrChange w:id="2301" w:author="Miguel Centeno Muñoz" w:date="2014-08-02T12:40:00Z">
              <w:tcPr>
                <w:tcW w:w="0" w:type="auto"/>
                <w:gridSpan w:val="2"/>
              </w:tcPr>
            </w:tcPrChange>
          </w:tcPr>
          <w:p w:rsidR="005C7CFD" w:rsidDel="009D51C8" w:rsidRDefault="005C7CFD" w:rsidP="005E20C8">
            <w:pPr>
              <w:numPr>
                <w:ilvl w:val="0"/>
                <w:numId w:val="25"/>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del w:id="2302" w:author="Miguel Centeno Muñoz" w:date="2014-08-02T12:40:00Z"/>
                <w:rFonts w:ascii="Arial" w:hAnsi="Arial" w:cs="Arial"/>
                <w:sz w:val="20"/>
                <w:szCs w:val="20"/>
              </w:rPr>
            </w:pPr>
            <w:moveFrom w:id="2303" w:author="Miguel Centeno Muñoz" w:date="2014-07-27T22:20:00Z">
              <w:del w:id="2304" w:author="Miguel Centeno Muñoz" w:date="2014-08-02T12:40:00Z">
                <w:r w:rsidRPr="005C7CFD" w:rsidDel="009D51C8">
                  <w:rPr>
                    <w:rFonts w:ascii="Arial" w:hAnsi="Arial" w:cs="Arial"/>
                    <w:sz w:val="20"/>
                    <w:szCs w:val="20"/>
                  </w:rPr>
                  <w:delText>Miguel Centeno Muñoz</w:delText>
                </w:r>
                <w:r w:rsidDel="009D51C8">
                  <w:rPr>
                    <w:rFonts w:ascii="Arial" w:hAnsi="Arial" w:cs="Arial"/>
                    <w:sz w:val="20"/>
                    <w:szCs w:val="20"/>
                  </w:rPr>
                  <w:delText xml:space="preserve"> </w:delText>
                </w:r>
              </w:del>
            </w:moveFrom>
          </w:p>
        </w:tc>
      </w:tr>
      <w:tr w:rsidR="005C7CFD" w:rsidDel="009D51C8" w:rsidTr="009D51C8">
        <w:trPr>
          <w:cnfStyle w:val="000000100000" w:firstRow="0" w:lastRow="0" w:firstColumn="0" w:lastColumn="0" w:oddVBand="0" w:evenVBand="0" w:oddHBand="1" w:evenHBand="0" w:firstRowFirstColumn="0" w:firstRowLastColumn="0" w:lastRowFirstColumn="0" w:lastRowLastColumn="0"/>
          <w:del w:id="2305"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306" w:author="Miguel Centeno Muñoz" w:date="2014-08-02T12:40:00Z">
              <w:tcPr>
                <w:tcW w:w="0" w:type="auto"/>
              </w:tcPr>
            </w:tcPrChange>
          </w:tcPr>
          <w:p w:rsidR="005C7CFD" w:rsidDel="009D51C8" w:rsidRDefault="005C7CFD" w:rsidP="005E20C8">
            <w:pPr>
              <w:cnfStyle w:val="001000100000" w:firstRow="0" w:lastRow="0" w:firstColumn="1" w:lastColumn="0" w:oddVBand="0" w:evenVBand="0" w:oddHBand="1" w:evenHBand="0" w:firstRowFirstColumn="0" w:firstRowLastColumn="0" w:lastRowFirstColumn="0" w:lastRowLastColumn="0"/>
              <w:rPr>
                <w:del w:id="2307" w:author="Miguel Centeno Muñoz" w:date="2014-08-02T12:40:00Z"/>
                <w:rFonts w:ascii="Arial" w:hAnsi="Arial" w:cs="Arial"/>
                <w:sz w:val="20"/>
                <w:szCs w:val="20"/>
              </w:rPr>
            </w:pPr>
            <w:moveFrom w:id="2308" w:author="Miguel Centeno Muñoz" w:date="2014-07-27T22:20:00Z">
              <w:del w:id="2309" w:author="Miguel Centeno Muñoz" w:date="2014-08-02T12:40:00Z">
                <w:r w:rsidDel="009D51C8">
                  <w:rPr>
                    <w:rFonts w:ascii="Arial" w:hAnsi="Arial" w:cs="Arial"/>
                    <w:b/>
                    <w:bCs/>
                    <w:sz w:val="20"/>
                    <w:szCs w:val="20"/>
                  </w:rPr>
                  <w:delText>Fuentes</w:delText>
                </w:r>
              </w:del>
            </w:moveFrom>
          </w:p>
        </w:tc>
        <w:tc>
          <w:tcPr>
            <w:tcW w:w="0" w:type="auto"/>
            <w:gridSpan w:val="2"/>
            <w:tcPrChange w:id="2310" w:author="Miguel Centeno Muñoz" w:date="2014-08-02T12:40:00Z">
              <w:tcPr>
                <w:tcW w:w="0" w:type="auto"/>
                <w:gridSpan w:val="2"/>
              </w:tcPr>
            </w:tcPrChange>
          </w:tcPr>
          <w:p w:rsidR="005C7CFD" w:rsidDel="009D51C8" w:rsidRDefault="005C7CFD" w:rsidP="005E20C8">
            <w:pPr>
              <w:numPr>
                <w:ilvl w:val="0"/>
                <w:numId w:val="26"/>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del w:id="2311" w:author="Miguel Centeno Muñoz" w:date="2014-08-02T12:40:00Z"/>
                <w:rFonts w:ascii="Arial" w:hAnsi="Arial" w:cs="Arial"/>
                <w:sz w:val="20"/>
                <w:szCs w:val="20"/>
              </w:rPr>
            </w:pPr>
            <w:moveFrom w:id="2312" w:author="Miguel Centeno Muñoz" w:date="2014-07-27T22:20:00Z">
              <w:del w:id="2313" w:author="Miguel Centeno Muñoz" w:date="2014-08-02T12:40:00Z">
                <w:r w:rsidRPr="005C7CFD" w:rsidDel="009D51C8">
                  <w:rPr>
                    <w:rFonts w:ascii="Arial" w:hAnsi="Arial" w:cs="Arial"/>
                    <w:sz w:val="20"/>
                    <w:szCs w:val="20"/>
                  </w:rPr>
                  <w:delText>Sergio Segura Rueda</w:delText>
                </w:r>
                <w:r w:rsidDel="009D51C8">
                  <w:rPr>
                    <w:rFonts w:ascii="Arial" w:hAnsi="Arial" w:cs="Arial"/>
                    <w:sz w:val="20"/>
                    <w:szCs w:val="20"/>
                  </w:rPr>
                  <w:delText xml:space="preserve"> </w:delText>
                </w:r>
              </w:del>
            </w:moveFrom>
          </w:p>
        </w:tc>
      </w:tr>
      <w:tr w:rsidR="005C7CFD" w:rsidDel="009D51C8" w:rsidTr="009D51C8">
        <w:trPr>
          <w:del w:id="2314"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315" w:author="Miguel Centeno Muñoz" w:date="2014-08-02T12:40:00Z">
              <w:tcPr>
                <w:tcW w:w="0" w:type="auto"/>
              </w:tcPr>
            </w:tcPrChange>
          </w:tcPr>
          <w:p w:rsidR="005C7CFD" w:rsidDel="009D51C8" w:rsidRDefault="005C7CFD" w:rsidP="005E20C8">
            <w:pPr>
              <w:rPr>
                <w:del w:id="2316" w:author="Miguel Centeno Muñoz" w:date="2014-08-02T12:40:00Z"/>
                <w:rFonts w:ascii="Arial" w:hAnsi="Arial" w:cs="Arial"/>
                <w:sz w:val="20"/>
                <w:szCs w:val="20"/>
              </w:rPr>
            </w:pPr>
            <w:moveFrom w:id="2317" w:author="Miguel Centeno Muñoz" w:date="2014-07-27T22:20:00Z">
              <w:del w:id="2318" w:author="Miguel Centeno Muñoz" w:date="2014-08-02T12:40:00Z">
                <w:r w:rsidDel="009D51C8">
                  <w:rPr>
                    <w:rFonts w:ascii="Arial" w:hAnsi="Arial" w:cs="Arial"/>
                    <w:b/>
                    <w:bCs/>
                    <w:sz w:val="20"/>
                    <w:szCs w:val="20"/>
                  </w:rPr>
                  <w:delText>Dependencias</w:delText>
                </w:r>
              </w:del>
            </w:moveFrom>
          </w:p>
        </w:tc>
        <w:tc>
          <w:tcPr>
            <w:tcW w:w="0" w:type="auto"/>
            <w:gridSpan w:val="2"/>
            <w:tcPrChange w:id="2319" w:author="Miguel Centeno Muñoz" w:date="2014-08-02T12:40:00Z">
              <w:tcPr>
                <w:tcW w:w="0" w:type="auto"/>
                <w:gridSpan w:val="2"/>
              </w:tcPr>
            </w:tcPrChange>
          </w:tcPr>
          <w:p w:rsidR="005C7CFD" w:rsidDel="009D51C8" w:rsidRDefault="005C7CFD" w:rsidP="005E20C8">
            <w:pPr>
              <w:jc w:val="left"/>
              <w:cnfStyle w:val="000000000000" w:firstRow="0" w:lastRow="0" w:firstColumn="0" w:lastColumn="0" w:oddVBand="0" w:evenVBand="0" w:oddHBand="0" w:evenHBand="0" w:firstRowFirstColumn="0" w:firstRowLastColumn="0" w:lastRowFirstColumn="0" w:lastRowLastColumn="0"/>
              <w:rPr>
                <w:del w:id="2320" w:author="Miguel Centeno Muñoz" w:date="2014-08-02T12:40:00Z"/>
                <w:rFonts w:ascii="Arial" w:hAnsi="Arial" w:cs="Arial"/>
                <w:sz w:val="20"/>
                <w:szCs w:val="20"/>
              </w:rPr>
            </w:pPr>
            <w:moveFrom w:id="2321" w:author="Miguel Centeno Muñoz" w:date="2014-07-27T22:20:00Z">
              <w:del w:id="2322" w:author="Miguel Centeno Muñoz" w:date="2014-08-02T12:40:00Z">
                <w:r w:rsidDel="009D51C8">
                  <w:rPr>
                    <w:rFonts w:ascii="Arial" w:hAnsi="Symbol" w:cs="Arial"/>
                    <w:sz w:val="20"/>
                    <w:szCs w:val="20"/>
                  </w:rPr>
                  <w:delText></w:delText>
                </w:r>
                <w:r w:rsidDel="009D51C8">
                  <w:rPr>
                    <w:rFonts w:ascii="Arial" w:hAnsi="Arial" w:cs="Arial"/>
                    <w:sz w:val="20"/>
                    <w:szCs w:val="20"/>
                  </w:rPr>
                  <w:delText xml:space="preserve">  </w:delText>
                </w:r>
                <w:r w:rsidRPr="005C7CFD" w:rsidDel="009D51C8">
                  <w:rPr>
                    <w:rFonts w:ascii="Arial" w:hAnsi="Arial" w:cs="Arial"/>
                    <w:sz w:val="20"/>
                    <w:szCs w:val="20"/>
                  </w:rPr>
                  <w:delText>[OBJ-0006] Modificación de una Ruta</w:delText>
                </w:r>
                <w:r w:rsidDel="009D51C8">
                  <w:rPr>
                    <w:rFonts w:ascii="Arial" w:hAnsi="Arial" w:cs="Arial"/>
                    <w:sz w:val="20"/>
                    <w:szCs w:val="20"/>
                  </w:rPr>
                  <w:delText xml:space="preserve"> </w:delText>
                </w:r>
              </w:del>
            </w:moveFrom>
          </w:p>
          <w:p w:rsidR="005C7CFD" w:rsidDel="009D51C8" w:rsidRDefault="005C7CFD" w:rsidP="005E20C8">
            <w:pPr>
              <w:cnfStyle w:val="000000000000" w:firstRow="0" w:lastRow="0" w:firstColumn="0" w:lastColumn="0" w:oddVBand="0" w:evenVBand="0" w:oddHBand="0" w:evenHBand="0" w:firstRowFirstColumn="0" w:firstRowLastColumn="0" w:lastRowFirstColumn="0" w:lastRowLastColumn="0"/>
              <w:rPr>
                <w:del w:id="2323" w:author="Miguel Centeno Muñoz" w:date="2014-08-02T12:40:00Z"/>
                <w:rFonts w:ascii="Arial" w:hAnsi="Arial" w:cs="Arial"/>
                <w:sz w:val="20"/>
                <w:szCs w:val="20"/>
              </w:rPr>
            </w:pPr>
            <w:moveFrom w:id="2324" w:author="Miguel Centeno Muñoz" w:date="2014-07-27T22:20:00Z">
              <w:del w:id="2325" w:author="Miguel Centeno Muñoz" w:date="2014-08-02T12:40:00Z">
                <w:r w:rsidDel="009D51C8">
                  <w:rPr>
                    <w:rFonts w:ascii="Arial" w:hAnsi="Symbol" w:cs="Arial"/>
                    <w:sz w:val="20"/>
                    <w:szCs w:val="20"/>
                  </w:rPr>
                  <w:delText></w:delText>
                </w:r>
                <w:r w:rsidDel="009D51C8">
                  <w:rPr>
                    <w:rFonts w:ascii="Arial" w:hAnsi="Arial" w:cs="Arial"/>
                    <w:sz w:val="20"/>
                    <w:szCs w:val="20"/>
                  </w:rPr>
                  <w:delText xml:space="preserve">  </w:delText>
                </w:r>
                <w:r w:rsidRPr="005C7CFD" w:rsidDel="009D51C8">
                  <w:rPr>
                    <w:rFonts w:ascii="Arial" w:hAnsi="Arial" w:cs="Arial"/>
                    <w:sz w:val="20"/>
                    <w:szCs w:val="20"/>
                  </w:rPr>
                  <w:delText>[OBJ-0004] Gestión de Rutas</w:delText>
                </w:r>
                <w:r w:rsidDel="009D51C8">
                  <w:rPr>
                    <w:rFonts w:ascii="Arial" w:hAnsi="Arial" w:cs="Arial"/>
                    <w:sz w:val="20"/>
                    <w:szCs w:val="20"/>
                  </w:rPr>
                  <w:delText xml:space="preserve"> </w:delText>
                </w:r>
              </w:del>
            </w:moveFrom>
          </w:p>
        </w:tc>
      </w:tr>
      <w:tr w:rsidR="005C7CFD" w:rsidDel="009D51C8" w:rsidTr="009D51C8">
        <w:trPr>
          <w:cnfStyle w:val="000000100000" w:firstRow="0" w:lastRow="0" w:firstColumn="0" w:lastColumn="0" w:oddVBand="0" w:evenVBand="0" w:oddHBand="1" w:evenHBand="0" w:firstRowFirstColumn="0" w:firstRowLastColumn="0" w:lastRowFirstColumn="0" w:lastRowLastColumn="0"/>
          <w:del w:id="2326"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327" w:author="Miguel Centeno Muñoz" w:date="2014-08-02T12:40:00Z">
              <w:tcPr>
                <w:tcW w:w="0" w:type="auto"/>
              </w:tcPr>
            </w:tcPrChange>
          </w:tcPr>
          <w:p w:rsidR="005C7CFD" w:rsidDel="009D51C8" w:rsidRDefault="005C7CFD" w:rsidP="005E20C8">
            <w:pPr>
              <w:cnfStyle w:val="001000100000" w:firstRow="0" w:lastRow="0" w:firstColumn="1" w:lastColumn="0" w:oddVBand="0" w:evenVBand="0" w:oddHBand="1" w:evenHBand="0" w:firstRowFirstColumn="0" w:firstRowLastColumn="0" w:lastRowFirstColumn="0" w:lastRowLastColumn="0"/>
              <w:rPr>
                <w:del w:id="2328" w:author="Miguel Centeno Muñoz" w:date="2014-08-02T12:40:00Z"/>
                <w:rFonts w:ascii="Arial" w:hAnsi="Arial" w:cs="Arial"/>
                <w:sz w:val="20"/>
                <w:szCs w:val="20"/>
              </w:rPr>
            </w:pPr>
            <w:moveFrom w:id="2329" w:author="Miguel Centeno Muñoz" w:date="2014-07-27T22:20:00Z">
              <w:del w:id="2330" w:author="Miguel Centeno Muñoz" w:date="2014-08-02T12:40:00Z">
                <w:r w:rsidDel="009D51C8">
                  <w:rPr>
                    <w:rFonts w:ascii="Arial" w:hAnsi="Arial" w:cs="Arial"/>
                    <w:b/>
                    <w:bCs/>
                    <w:sz w:val="20"/>
                    <w:szCs w:val="20"/>
                  </w:rPr>
                  <w:delText>Descripción</w:delText>
                </w:r>
              </w:del>
            </w:moveFrom>
          </w:p>
        </w:tc>
        <w:tc>
          <w:tcPr>
            <w:tcW w:w="0" w:type="auto"/>
            <w:gridSpan w:val="2"/>
            <w:tcPrChange w:id="2331" w:author="Miguel Centeno Muñoz" w:date="2014-08-02T12:40:00Z">
              <w:tcPr>
                <w:tcW w:w="0" w:type="auto"/>
                <w:gridSpan w:val="2"/>
              </w:tcPr>
            </w:tcPrChange>
          </w:tcPr>
          <w:p w:rsidR="005C7CFD" w:rsidDel="009D51C8" w:rsidRDefault="005C7CFD" w:rsidP="005E20C8">
            <w:pPr>
              <w:cnfStyle w:val="000000100000" w:firstRow="0" w:lastRow="0" w:firstColumn="0" w:lastColumn="0" w:oddVBand="0" w:evenVBand="0" w:oddHBand="1" w:evenHBand="0" w:firstRowFirstColumn="0" w:firstRowLastColumn="0" w:lastRowFirstColumn="0" w:lastRowLastColumn="0"/>
              <w:rPr>
                <w:del w:id="2332" w:author="Miguel Centeno Muñoz" w:date="2014-08-02T12:40:00Z"/>
                <w:rFonts w:ascii="Arial" w:hAnsi="Arial" w:cs="Arial"/>
                <w:sz w:val="20"/>
                <w:szCs w:val="20"/>
              </w:rPr>
            </w:pPr>
            <w:moveFrom w:id="2333" w:author="Miguel Centeno Muñoz" w:date="2014-07-27T22:20:00Z">
              <w:del w:id="2334" w:author="Miguel Centeno Muñoz" w:date="2014-08-02T12:40:00Z">
                <w:r w:rsidDel="009D51C8">
                  <w:rPr>
                    <w:rFonts w:ascii="Arial" w:hAnsi="Arial" w:cs="Arial"/>
                    <w:sz w:val="20"/>
                    <w:szCs w:val="20"/>
                  </w:rPr>
                  <w:delText xml:space="preserve">El sistema deberá comportarse tal como se describe en el siguiente caso de uso cuando </w:delText>
                </w:r>
                <w:r w:rsidDel="009D51C8">
                  <w:rPr>
                    <w:rStyle w:val="nfasis"/>
                    <w:rFonts w:ascii="Arial" w:hAnsi="Arial" w:cs="Arial"/>
                  </w:rPr>
                  <w:delText>el usuario solicita modificar la información referente a una ruta</w:delText>
                </w:r>
                <w:r w:rsidDel="009D51C8">
                  <w:rPr>
                    <w:rFonts w:ascii="Arial" w:hAnsi="Arial" w:cs="Arial"/>
                    <w:sz w:val="20"/>
                    <w:szCs w:val="20"/>
                  </w:rPr>
                  <w:delText xml:space="preserve"> </w:delText>
                </w:r>
              </w:del>
            </w:moveFrom>
          </w:p>
        </w:tc>
      </w:tr>
      <w:tr w:rsidR="005C7CFD" w:rsidDel="009D51C8" w:rsidTr="009D51C8">
        <w:trPr>
          <w:del w:id="2335"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336" w:author="Miguel Centeno Muñoz" w:date="2014-08-02T12:40:00Z">
              <w:tcPr>
                <w:tcW w:w="0" w:type="auto"/>
              </w:tcPr>
            </w:tcPrChange>
          </w:tcPr>
          <w:p w:rsidR="005C7CFD" w:rsidDel="009D51C8" w:rsidRDefault="005C7CFD" w:rsidP="005E20C8">
            <w:pPr>
              <w:rPr>
                <w:del w:id="2337" w:author="Miguel Centeno Muñoz" w:date="2014-08-02T12:40:00Z"/>
                <w:rFonts w:ascii="Arial" w:hAnsi="Arial" w:cs="Arial"/>
                <w:sz w:val="20"/>
                <w:szCs w:val="20"/>
              </w:rPr>
            </w:pPr>
            <w:moveFrom w:id="2338" w:author="Miguel Centeno Muñoz" w:date="2014-07-27T22:20:00Z">
              <w:del w:id="2339" w:author="Miguel Centeno Muñoz" w:date="2014-08-02T12:40:00Z">
                <w:r w:rsidDel="009D51C8">
                  <w:rPr>
                    <w:rFonts w:ascii="Arial" w:hAnsi="Arial" w:cs="Arial"/>
                    <w:b/>
                    <w:bCs/>
                    <w:sz w:val="20"/>
                    <w:szCs w:val="20"/>
                  </w:rPr>
                  <w:delText>Precondición</w:delText>
                </w:r>
              </w:del>
            </w:moveFrom>
          </w:p>
        </w:tc>
        <w:tc>
          <w:tcPr>
            <w:tcW w:w="0" w:type="auto"/>
            <w:gridSpan w:val="2"/>
            <w:tcPrChange w:id="2340" w:author="Miguel Centeno Muñoz" w:date="2014-08-02T12:40:00Z">
              <w:tcPr>
                <w:tcW w:w="0" w:type="auto"/>
                <w:gridSpan w:val="2"/>
              </w:tcPr>
            </w:tcPrChange>
          </w:tcPr>
          <w:p w:rsidR="005C7CFD" w:rsidDel="009D51C8" w:rsidRDefault="005C7CFD" w:rsidP="005E20C8">
            <w:pPr>
              <w:cnfStyle w:val="000000000000" w:firstRow="0" w:lastRow="0" w:firstColumn="0" w:lastColumn="0" w:oddVBand="0" w:evenVBand="0" w:oddHBand="0" w:evenHBand="0" w:firstRowFirstColumn="0" w:firstRowLastColumn="0" w:lastRowFirstColumn="0" w:lastRowLastColumn="0"/>
              <w:rPr>
                <w:del w:id="2341" w:author="Miguel Centeno Muñoz" w:date="2014-08-02T12:40:00Z"/>
                <w:rFonts w:ascii="Arial" w:hAnsi="Arial" w:cs="Arial"/>
                <w:sz w:val="20"/>
                <w:szCs w:val="20"/>
              </w:rPr>
            </w:pPr>
            <w:moveFrom w:id="2342" w:author="Miguel Centeno Muñoz" w:date="2014-07-27T22:20:00Z">
              <w:del w:id="2343" w:author="Miguel Centeno Muñoz" w:date="2014-08-02T12:40:00Z">
                <w:r w:rsidDel="009D51C8">
                  <w:rPr>
                    <w:rFonts w:ascii="Arial" w:hAnsi="Arial" w:cs="Arial"/>
                    <w:sz w:val="20"/>
                    <w:szCs w:val="20"/>
                  </w:rPr>
                  <w:delText>Ninguna</w:delText>
                </w:r>
              </w:del>
            </w:moveFrom>
          </w:p>
        </w:tc>
      </w:tr>
      <w:tr w:rsidR="005C7CFD" w:rsidDel="009D51C8" w:rsidTr="009D51C8">
        <w:trPr>
          <w:cnfStyle w:val="000000100000" w:firstRow="0" w:lastRow="0" w:firstColumn="0" w:lastColumn="0" w:oddVBand="0" w:evenVBand="0" w:oddHBand="1" w:evenHBand="0" w:firstRowFirstColumn="0" w:firstRowLastColumn="0" w:lastRowFirstColumn="0" w:lastRowLastColumn="0"/>
          <w:del w:id="2344"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vMerge w:val="restart"/>
            <w:tcPrChange w:id="2345" w:author="Miguel Centeno Muñoz" w:date="2014-08-02T12:40:00Z">
              <w:tcPr>
                <w:tcW w:w="0" w:type="auto"/>
                <w:vMerge w:val="restart"/>
              </w:tcPr>
            </w:tcPrChange>
          </w:tcPr>
          <w:p w:rsidR="005C7CFD" w:rsidDel="009D51C8" w:rsidRDefault="005C7CFD" w:rsidP="005E20C8">
            <w:pPr>
              <w:cnfStyle w:val="001000100000" w:firstRow="0" w:lastRow="0" w:firstColumn="1" w:lastColumn="0" w:oddVBand="0" w:evenVBand="0" w:oddHBand="1" w:evenHBand="0" w:firstRowFirstColumn="0" w:firstRowLastColumn="0" w:lastRowFirstColumn="0" w:lastRowLastColumn="0"/>
              <w:rPr>
                <w:del w:id="2346" w:author="Miguel Centeno Muñoz" w:date="2014-08-02T12:40:00Z"/>
                <w:rFonts w:ascii="Arial" w:hAnsi="Arial" w:cs="Arial"/>
                <w:sz w:val="20"/>
                <w:szCs w:val="20"/>
              </w:rPr>
            </w:pPr>
            <w:moveFrom w:id="2347" w:author="Miguel Centeno Muñoz" w:date="2014-07-27T22:20:00Z">
              <w:del w:id="2348" w:author="Miguel Centeno Muñoz" w:date="2014-08-02T12:40:00Z">
                <w:r w:rsidDel="009D51C8">
                  <w:rPr>
                    <w:rFonts w:ascii="Arial" w:hAnsi="Arial" w:cs="Arial"/>
                    <w:b/>
                    <w:bCs/>
                    <w:sz w:val="20"/>
                    <w:szCs w:val="20"/>
                  </w:rPr>
                  <w:delText>Secuencia normal</w:delText>
                </w:r>
              </w:del>
            </w:moveFrom>
          </w:p>
        </w:tc>
        <w:tc>
          <w:tcPr>
            <w:tcW w:w="0" w:type="auto"/>
            <w:tcPrChange w:id="2349" w:author="Miguel Centeno Muñoz" w:date="2014-08-02T12:40:00Z">
              <w:tcPr>
                <w:tcW w:w="0" w:type="auto"/>
              </w:tcPr>
            </w:tcPrChange>
          </w:tcPr>
          <w:p w:rsidR="005C7CFD" w:rsidDel="009D51C8" w:rsidRDefault="005C7CFD" w:rsidP="005E20C8">
            <w:pPr>
              <w:jc w:val="center"/>
              <w:cnfStyle w:val="000000100000" w:firstRow="0" w:lastRow="0" w:firstColumn="0" w:lastColumn="0" w:oddVBand="0" w:evenVBand="0" w:oddHBand="1" w:evenHBand="0" w:firstRowFirstColumn="0" w:firstRowLastColumn="0" w:lastRowFirstColumn="0" w:lastRowLastColumn="0"/>
              <w:rPr>
                <w:del w:id="2350" w:author="Miguel Centeno Muñoz" w:date="2014-08-02T12:40:00Z"/>
                <w:rFonts w:ascii="Arial" w:hAnsi="Arial" w:cs="Arial"/>
                <w:b/>
                <w:bCs/>
                <w:sz w:val="20"/>
                <w:szCs w:val="20"/>
              </w:rPr>
            </w:pPr>
            <w:moveFrom w:id="2351" w:author="Miguel Centeno Muñoz" w:date="2014-07-27T22:20:00Z">
              <w:del w:id="2352" w:author="Miguel Centeno Muñoz" w:date="2014-08-02T12:40:00Z">
                <w:r w:rsidDel="009D51C8">
                  <w:rPr>
                    <w:rFonts w:ascii="Arial" w:hAnsi="Arial" w:cs="Arial"/>
                    <w:b/>
                    <w:bCs/>
                    <w:sz w:val="20"/>
                    <w:szCs w:val="20"/>
                  </w:rPr>
                  <w:delText>Paso</w:delText>
                </w:r>
              </w:del>
            </w:moveFrom>
          </w:p>
        </w:tc>
        <w:tc>
          <w:tcPr>
            <w:tcW w:w="3748" w:type="pct"/>
            <w:tcPrChange w:id="2353" w:author="Miguel Centeno Muñoz" w:date="2014-08-02T12:40:00Z">
              <w:tcPr>
                <w:tcW w:w="3803" w:type="pct"/>
              </w:tcPr>
            </w:tcPrChange>
          </w:tcPr>
          <w:p w:rsidR="005C7CFD" w:rsidDel="009D51C8" w:rsidRDefault="005C7CFD" w:rsidP="005E20C8">
            <w:pPr>
              <w:cnfStyle w:val="000000100000" w:firstRow="0" w:lastRow="0" w:firstColumn="0" w:lastColumn="0" w:oddVBand="0" w:evenVBand="0" w:oddHBand="1" w:evenHBand="0" w:firstRowFirstColumn="0" w:firstRowLastColumn="0" w:lastRowFirstColumn="0" w:lastRowLastColumn="0"/>
              <w:rPr>
                <w:del w:id="2354" w:author="Miguel Centeno Muñoz" w:date="2014-08-02T12:40:00Z"/>
                <w:rFonts w:ascii="Arial" w:hAnsi="Arial" w:cs="Arial"/>
                <w:b/>
                <w:bCs/>
                <w:sz w:val="20"/>
                <w:szCs w:val="20"/>
              </w:rPr>
            </w:pPr>
            <w:moveFrom w:id="2355" w:author="Miguel Centeno Muñoz" w:date="2014-07-27T22:20:00Z">
              <w:del w:id="2356" w:author="Miguel Centeno Muñoz" w:date="2014-08-02T12:40:00Z">
                <w:r w:rsidDel="009D51C8">
                  <w:rPr>
                    <w:rFonts w:ascii="Arial" w:hAnsi="Arial" w:cs="Arial"/>
                    <w:b/>
                    <w:bCs/>
                    <w:sz w:val="20"/>
                    <w:szCs w:val="20"/>
                  </w:rPr>
                  <w:delText>Acción</w:delText>
                </w:r>
              </w:del>
            </w:moveFrom>
          </w:p>
        </w:tc>
      </w:tr>
      <w:tr w:rsidR="005C7CFD" w:rsidDel="009D51C8" w:rsidTr="009D51C8">
        <w:trPr>
          <w:del w:id="2357"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vMerge/>
            <w:tcPrChange w:id="2358" w:author="Miguel Centeno Muñoz" w:date="2014-08-02T12:40:00Z">
              <w:tcPr>
                <w:tcW w:w="0" w:type="auto"/>
                <w:vMerge/>
              </w:tcPr>
            </w:tcPrChange>
          </w:tcPr>
          <w:p w:rsidR="005C7CFD" w:rsidDel="009D51C8" w:rsidRDefault="005C7CFD" w:rsidP="005E20C8">
            <w:pPr>
              <w:rPr>
                <w:del w:id="2359" w:author="Miguel Centeno Muñoz" w:date="2014-08-02T12:40:00Z"/>
                <w:rFonts w:ascii="Arial" w:hAnsi="Arial" w:cs="Arial"/>
                <w:sz w:val="20"/>
                <w:szCs w:val="20"/>
              </w:rPr>
            </w:pPr>
          </w:p>
        </w:tc>
        <w:tc>
          <w:tcPr>
            <w:tcW w:w="0" w:type="auto"/>
            <w:tcPrChange w:id="2360" w:author="Miguel Centeno Muñoz" w:date="2014-08-02T12:40:00Z">
              <w:tcPr>
                <w:tcW w:w="0" w:type="auto"/>
              </w:tcPr>
            </w:tcPrChange>
          </w:tcPr>
          <w:p w:rsidR="005C7CFD" w:rsidDel="009D51C8" w:rsidRDefault="005C7CFD" w:rsidP="005E20C8">
            <w:pPr>
              <w:jc w:val="center"/>
              <w:cnfStyle w:val="000000000000" w:firstRow="0" w:lastRow="0" w:firstColumn="0" w:lastColumn="0" w:oddVBand="0" w:evenVBand="0" w:oddHBand="0" w:evenHBand="0" w:firstRowFirstColumn="0" w:firstRowLastColumn="0" w:lastRowFirstColumn="0" w:lastRowLastColumn="0"/>
              <w:rPr>
                <w:del w:id="2361" w:author="Miguel Centeno Muñoz" w:date="2014-08-02T12:40:00Z"/>
                <w:rFonts w:ascii="Arial" w:hAnsi="Arial" w:cs="Arial"/>
                <w:sz w:val="20"/>
                <w:szCs w:val="20"/>
              </w:rPr>
            </w:pPr>
            <w:bookmarkStart w:id="2362" w:name="STP-0053"/>
            <w:moveFrom w:id="2363" w:author="Miguel Centeno Muñoz" w:date="2014-07-27T22:20:00Z">
              <w:del w:id="2364" w:author="Miguel Centeno Muñoz" w:date="2014-08-02T12:40:00Z">
                <w:r w:rsidDel="009D51C8">
                  <w:rPr>
                    <w:rFonts w:ascii="Arial" w:hAnsi="Arial" w:cs="Arial"/>
                    <w:sz w:val="20"/>
                    <w:szCs w:val="20"/>
                  </w:rPr>
                  <w:delText>1</w:delText>
                </w:r>
              </w:del>
            </w:moveFrom>
          </w:p>
        </w:tc>
        <w:tc>
          <w:tcPr>
            <w:tcW w:w="0" w:type="auto"/>
            <w:tcPrChange w:id="2365" w:author="Miguel Centeno Muñoz" w:date="2014-08-02T12:40:00Z">
              <w:tcPr>
                <w:tcW w:w="0" w:type="auto"/>
              </w:tcPr>
            </w:tcPrChange>
          </w:tcPr>
          <w:p w:rsidR="005C7CFD" w:rsidDel="009D51C8" w:rsidRDefault="005C7CFD" w:rsidP="005E20C8">
            <w:pPr>
              <w:cnfStyle w:val="000000000000" w:firstRow="0" w:lastRow="0" w:firstColumn="0" w:lastColumn="0" w:oddVBand="0" w:evenVBand="0" w:oddHBand="0" w:evenHBand="0" w:firstRowFirstColumn="0" w:firstRowLastColumn="0" w:lastRowFirstColumn="0" w:lastRowLastColumn="0"/>
              <w:rPr>
                <w:del w:id="2366" w:author="Miguel Centeno Muñoz" w:date="2014-08-02T12:40:00Z"/>
                <w:rFonts w:ascii="Arial" w:hAnsi="Arial" w:cs="Arial"/>
                <w:sz w:val="20"/>
                <w:szCs w:val="20"/>
              </w:rPr>
            </w:pPr>
            <w:moveFrom w:id="2367" w:author="Miguel Centeno Muñoz" w:date="2014-07-27T22:20:00Z">
              <w:del w:id="2368" w:author="Miguel Centeno Muñoz" w:date="2014-08-02T12:40:00Z">
                <w:r w:rsidDel="009D51C8">
                  <w:rPr>
                    <w:rFonts w:ascii="Arial" w:hAnsi="Arial" w:cs="Arial"/>
                    <w:sz w:val="20"/>
                    <w:szCs w:val="20"/>
                  </w:rPr>
                  <w:delText xml:space="preserve">Se realiza el caso de uso </w:delText>
                </w:r>
                <w:bookmarkEnd w:id="2362"/>
                <w:r w:rsidRPr="005C7CFD" w:rsidDel="009D51C8">
                  <w:rPr>
                    <w:rFonts w:ascii="Arial" w:hAnsi="Arial" w:cs="Arial"/>
                    <w:sz w:val="20"/>
                    <w:szCs w:val="20"/>
                  </w:rPr>
                  <w:delText xml:space="preserve">Identificación de usuario (UC-0001) </w:delText>
                </w:r>
              </w:del>
            </w:moveFrom>
          </w:p>
        </w:tc>
      </w:tr>
      <w:tr w:rsidR="005C7CFD" w:rsidDel="009D51C8" w:rsidTr="009D51C8">
        <w:trPr>
          <w:cnfStyle w:val="000000100000" w:firstRow="0" w:lastRow="0" w:firstColumn="0" w:lastColumn="0" w:oddVBand="0" w:evenVBand="0" w:oddHBand="1" w:evenHBand="0" w:firstRowFirstColumn="0" w:firstRowLastColumn="0" w:lastRowFirstColumn="0" w:lastRowLastColumn="0"/>
          <w:del w:id="2369"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vMerge/>
            <w:tcPrChange w:id="2370" w:author="Miguel Centeno Muñoz" w:date="2014-08-02T12:40:00Z">
              <w:tcPr>
                <w:tcW w:w="0" w:type="auto"/>
                <w:vMerge/>
              </w:tcPr>
            </w:tcPrChange>
          </w:tcPr>
          <w:p w:rsidR="005C7CFD" w:rsidDel="009D51C8" w:rsidRDefault="005C7CFD" w:rsidP="005E20C8">
            <w:pPr>
              <w:cnfStyle w:val="001000100000" w:firstRow="0" w:lastRow="0" w:firstColumn="1" w:lastColumn="0" w:oddVBand="0" w:evenVBand="0" w:oddHBand="1" w:evenHBand="0" w:firstRowFirstColumn="0" w:firstRowLastColumn="0" w:lastRowFirstColumn="0" w:lastRowLastColumn="0"/>
              <w:rPr>
                <w:del w:id="2371" w:author="Miguel Centeno Muñoz" w:date="2014-08-02T12:40:00Z"/>
                <w:rFonts w:ascii="Arial" w:hAnsi="Arial" w:cs="Arial"/>
                <w:sz w:val="20"/>
                <w:szCs w:val="20"/>
              </w:rPr>
            </w:pPr>
            <w:bookmarkStart w:id="2372" w:name="STP-0054" w:colFirst="2" w:colLast="2"/>
          </w:p>
        </w:tc>
        <w:tc>
          <w:tcPr>
            <w:tcW w:w="0" w:type="auto"/>
            <w:tcPrChange w:id="2373" w:author="Miguel Centeno Muñoz" w:date="2014-08-02T12:40:00Z">
              <w:tcPr>
                <w:tcW w:w="0" w:type="auto"/>
              </w:tcPr>
            </w:tcPrChange>
          </w:tcPr>
          <w:p w:rsidR="005C7CFD" w:rsidDel="009D51C8" w:rsidRDefault="005C7CFD" w:rsidP="005E20C8">
            <w:pPr>
              <w:jc w:val="center"/>
              <w:cnfStyle w:val="000000100000" w:firstRow="0" w:lastRow="0" w:firstColumn="0" w:lastColumn="0" w:oddVBand="0" w:evenVBand="0" w:oddHBand="1" w:evenHBand="0" w:firstRowFirstColumn="0" w:firstRowLastColumn="0" w:lastRowFirstColumn="0" w:lastRowLastColumn="0"/>
              <w:rPr>
                <w:del w:id="2374" w:author="Miguel Centeno Muñoz" w:date="2014-08-02T12:40:00Z"/>
                <w:rFonts w:ascii="Arial" w:hAnsi="Arial" w:cs="Arial"/>
                <w:sz w:val="20"/>
                <w:szCs w:val="20"/>
              </w:rPr>
            </w:pPr>
            <w:moveFrom w:id="2375" w:author="Miguel Centeno Muñoz" w:date="2014-07-27T22:20:00Z">
              <w:del w:id="2376" w:author="Miguel Centeno Muñoz" w:date="2014-08-02T12:40:00Z">
                <w:r w:rsidDel="009D51C8">
                  <w:rPr>
                    <w:rFonts w:ascii="Arial" w:hAnsi="Arial" w:cs="Arial"/>
                    <w:sz w:val="20"/>
                    <w:szCs w:val="20"/>
                  </w:rPr>
                  <w:delText>2</w:delText>
                </w:r>
              </w:del>
            </w:moveFrom>
          </w:p>
        </w:tc>
        <w:tc>
          <w:tcPr>
            <w:tcW w:w="0" w:type="auto"/>
            <w:tcPrChange w:id="2377" w:author="Miguel Centeno Muñoz" w:date="2014-08-02T12:40:00Z">
              <w:tcPr>
                <w:tcW w:w="0" w:type="auto"/>
              </w:tcPr>
            </w:tcPrChange>
          </w:tcPr>
          <w:p w:rsidR="005C7CFD" w:rsidDel="009D51C8" w:rsidRDefault="005C7CFD" w:rsidP="005E20C8">
            <w:pPr>
              <w:cnfStyle w:val="000000100000" w:firstRow="0" w:lastRow="0" w:firstColumn="0" w:lastColumn="0" w:oddVBand="0" w:evenVBand="0" w:oddHBand="1" w:evenHBand="0" w:firstRowFirstColumn="0" w:firstRowLastColumn="0" w:lastRowFirstColumn="0" w:lastRowLastColumn="0"/>
              <w:rPr>
                <w:del w:id="2378" w:author="Miguel Centeno Muñoz" w:date="2014-08-02T12:40:00Z"/>
                <w:rFonts w:ascii="Arial" w:hAnsi="Arial" w:cs="Arial"/>
                <w:sz w:val="20"/>
                <w:szCs w:val="20"/>
              </w:rPr>
            </w:pPr>
            <w:moveFrom w:id="2379" w:author="Miguel Centeno Muñoz" w:date="2014-07-27T22:20:00Z">
              <w:del w:id="2380" w:author="Miguel Centeno Muñoz" w:date="2014-08-02T12:40:00Z">
                <w:r w:rsidDel="009D51C8">
                  <w:rPr>
                    <w:rFonts w:ascii="Arial" w:hAnsi="Arial" w:cs="Arial"/>
                    <w:sz w:val="20"/>
                    <w:szCs w:val="20"/>
                  </w:rPr>
                  <w:delText>El sistema</w:delText>
                </w:r>
                <w:r w:rsidDel="009D51C8">
                  <w:rPr>
                    <w:rStyle w:val="nfasis"/>
                    <w:rFonts w:ascii="Arial" w:hAnsi="Arial" w:cs="Arial"/>
                  </w:rPr>
                  <w:delText xml:space="preserve"> solicita los atributos de la ruta que el usuario desea modificar</w:delText>
                </w:r>
                <w:r w:rsidDel="009D51C8">
                  <w:rPr>
                    <w:rFonts w:ascii="Arial" w:hAnsi="Arial" w:cs="Arial"/>
                    <w:sz w:val="20"/>
                    <w:szCs w:val="20"/>
                  </w:rPr>
                  <w:delText xml:space="preserve"> </w:delText>
                </w:r>
              </w:del>
            </w:moveFrom>
          </w:p>
        </w:tc>
      </w:tr>
      <w:bookmarkEnd w:id="2372"/>
      <w:tr w:rsidR="005C7CFD" w:rsidDel="009D51C8" w:rsidTr="009D51C8">
        <w:trPr>
          <w:del w:id="2381"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vMerge/>
            <w:tcPrChange w:id="2382" w:author="Miguel Centeno Muñoz" w:date="2014-08-02T12:40:00Z">
              <w:tcPr>
                <w:tcW w:w="0" w:type="auto"/>
                <w:vMerge/>
              </w:tcPr>
            </w:tcPrChange>
          </w:tcPr>
          <w:p w:rsidR="005C7CFD" w:rsidDel="009D51C8" w:rsidRDefault="005C7CFD" w:rsidP="005E20C8">
            <w:pPr>
              <w:rPr>
                <w:del w:id="2383" w:author="Miguel Centeno Muñoz" w:date="2014-08-02T12:40:00Z"/>
                <w:rFonts w:ascii="Arial" w:hAnsi="Arial" w:cs="Arial"/>
                <w:sz w:val="20"/>
                <w:szCs w:val="20"/>
              </w:rPr>
            </w:pPr>
          </w:p>
        </w:tc>
        <w:tc>
          <w:tcPr>
            <w:tcW w:w="0" w:type="auto"/>
            <w:tcPrChange w:id="2384" w:author="Miguel Centeno Muñoz" w:date="2014-08-02T12:40:00Z">
              <w:tcPr>
                <w:tcW w:w="0" w:type="auto"/>
              </w:tcPr>
            </w:tcPrChange>
          </w:tcPr>
          <w:p w:rsidR="005C7CFD" w:rsidDel="009D51C8" w:rsidRDefault="005C7CFD" w:rsidP="005E20C8">
            <w:pPr>
              <w:jc w:val="center"/>
              <w:cnfStyle w:val="000000000000" w:firstRow="0" w:lastRow="0" w:firstColumn="0" w:lastColumn="0" w:oddVBand="0" w:evenVBand="0" w:oddHBand="0" w:evenHBand="0" w:firstRowFirstColumn="0" w:firstRowLastColumn="0" w:lastRowFirstColumn="0" w:lastRowLastColumn="0"/>
              <w:rPr>
                <w:del w:id="2385" w:author="Miguel Centeno Muñoz" w:date="2014-08-02T12:40:00Z"/>
                <w:rFonts w:ascii="Arial" w:hAnsi="Arial" w:cs="Arial"/>
                <w:sz w:val="20"/>
                <w:szCs w:val="20"/>
              </w:rPr>
            </w:pPr>
            <w:bookmarkStart w:id="2386" w:name="STP-0055"/>
            <w:moveFrom w:id="2387" w:author="Miguel Centeno Muñoz" w:date="2014-07-27T22:20:00Z">
              <w:del w:id="2388" w:author="Miguel Centeno Muñoz" w:date="2014-08-02T12:40:00Z">
                <w:r w:rsidDel="009D51C8">
                  <w:rPr>
                    <w:rFonts w:ascii="Arial" w:hAnsi="Arial" w:cs="Arial"/>
                    <w:sz w:val="20"/>
                    <w:szCs w:val="20"/>
                  </w:rPr>
                  <w:delText>3</w:delText>
                </w:r>
              </w:del>
            </w:moveFrom>
          </w:p>
        </w:tc>
        <w:tc>
          <w:tcPr>
            <w:tcW w:w="0" w:type="auto"/>
            <w:tcPrChange w:id="2389" w:author="Miguel Centeno Muñoz" w:date="2014-08-02T12:40:00Z">
              <w:tcPr>
                <w:tcW w:w="0" w:type="auto"/>
              </w:tcPr>
            </w:tcPrChange>
          </w:tcPr>
          <w:p w:rsidR="005C7CFD" w:rsidDel="009D51C8" w:rsidRDefault="005C7CFD" w:rsidP="005E20C8">
            <w:pPr>
              <w:cnfStyle w:val="000000000000" w:firstRow="0" w:lastRow="0" w:firstColumn="0" w:lastColumn="0" w:oddVBand="0" w:evenVBand="0" w:oddHBand="0" w:evenHBand="0" w:firstRowFirstColumn="0" w:firstRowLastColumn="0" w:lastRowFirstColumn="0" w:lastRowLastColumn="0"/>
              <w:rPr>
                <w:del w:id="2390" w:author="Miguel Centeno Muñoz" w:date="2014-08-02T12:40:00Z"/>
                <w:rFonts w:ascii="Arial" w:hAnsi="Arial" w:cs="Arial"/>
                <w:sz w:val="20"/>
                <w:szCs w:val="20"/>
              </w:rPr>
            </w:pPr>
            <w:moveFrom w:id="2391" w:author="Miguel Centeno Muñoz" w:date="2014-07-27T22:20:00Z">
              <w:del w:id="2392" w:author="Miguel Centeno Muñoz" w:date="2014-08-02T12:40:00Z">
                <w:r w:rsidDel="009D51C8">
                  <w:rPr>
                    <w:rFonts w:ascii="Arial" w:hAnsi="Arial" w:cs="Arial"/>
                    <w:sz w:val="20"/>
                    <w:szCs w:val="20"/>
                  </w:rPr>
                  <w:delText>Si</w:delText>
                </w:r>
                <w:r w:rsidDel="009D51C8">
                  <w:rPr>
                    <w:rStyle w:val="nfasis"/>
                    <w:rFonts w:ascii="Arial" w:hAnsi="Arial" w:cs="Arial"/>
                  </w:rPr>
                  <w:delText xml:space="preserve"> el atributo de la ruta que desea modificar es fichero ruta, </w:delText>
                </w:r>
                <w:r w:rsidDel="009D51C8">
                  <w:rPr>
                    <w:rFonts w:ascii="Arial" w:hAnsi="Arial" w:cs="Arial"/>
                    <w:sz w:val="20"/>
                    <w:szCs w:val="20"/>
                  </w:rPr>
                  <w:delText>el actor</w:delText>
                </w:r>
                <w:bookmarkEnd w:id="2386"/>
                <w:r w:rsidRPr="005C7CFD" w:rsidDel="009D51C8">
                  <w:rPr>
                    <w:rFonts w:ascii="Arial" w:hAnsi="Arial" w:cs="Arial"/>
                    <w:sz w:val="20"/>
                    <w:szCs w:val="20"/>
                  </w:rPr>
                  <w:delText xml:space="preserve"> Usuario (ACT-0001) </w:delText>
                </w:r>
                <w:r w:rsidDel="009D51C8">
                  <w:rPr>
                    <w:rStyle w:val="nfasis"/>
                    <w:rFonts w:ascii="Arial" w:hAnsi="Arial" w:cs="Arial"/>
                  </w:rPr>
                  <w:delText>busca el nuevo fichero a registrar en su equipo mediante el explorador de archivos</w:delText>
                </w:r>
                <w:r w:rsidDel="009D51C8">
                  <w:rPr>
                    <w:rFonts w:ascii="Arial" w:hAnsi="Arial" w:cs="Arial"/>
                    <w:sz w:val="20"/>
                    <w:szCs w:val="20"/>
                  </w:rPr>
                  <w:delText xml:space="preserve"> </w:delText>
                </w:r>
              </w:del>
            </w:moveFrom>
          </w:p>
        </w:tc>
      </w:tr>
      <w:tr w:rsidR="005C7CFD" w:rsidDel="009D51C8" w:rsidTr="009D51C8">
        <w:trPr>
          <w:cnfStyle w:val="000000100000" w:firstRow="0" w:lastRow="0" w:firstColumn="0" w:lastColumn="0" w:oddVBand="0" w:evenVBand="0" w:oddHBand="1" w:evenHBand="0" w:firstRowFirstColumn="0" w:firstRowLastColumn="0" w:lastRowFirstColumn="0" w:lastRowLastColumn="0"/>
          <w:del w:id="2393"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vMerge/>
            <w:tcPrChange w:id="2394" w:author="Miguel Centeno Muñoz" w:date="2014-08-02T12:40:00Z">
              <w:tcPr>
                <w:tcW w:w="0" w:type="auto"/>
                <w:vMerge/>
              </w:tcPr>
            </w:tcPrChange>
          </w:tcPr>
          <w:p w:rsidR="005C7CFD" w:rsidDel="009D51C8" w:rsidRDefault="005C7CFD" w:rsidP="005E20C8">
            <w:pPr>
              <w:cnfStyle w:val="001000100000" w:firstRow="0" w:lastRow="0" w:firstColumn="1" w:lastColumn="0" w:oddVBand="0" w:evenVBand="0" w:oddHBand="1" w:evenHBand="0" w:firstRowFirstColumn="0" w:firstRowLastColumn="0" w:lastRowFirstColumn="0" w:lastRowLastColumn="0"/>
              <w:rPr>
                <w:del w:id="2395" w:author="Miguel Centeno Muñoz" w:date="2014-08-02T12:40:00Z"/>
                <w:rFonts w:ascii="Arial" w:hAnsi="Arial" w:cs="Arial"/>
                <w:sz w:val="20"/>
                <w:szCs w:val="20"/>
              </w:rPr>
            </w:pPr>
            <w:bookmarkStart w:id="2396" w:name="STP-0056" w:colFirst="2" w:colLast="2"/>
          </w:p>
        </w:tc>
        <w:tc>
          <w:tcPr>
            <w:tcW w:w="0" w:type="auto"/>
            <w:tcPrChange w:id="2397" w:author="Miguel Centeno Muñoz" w:date="2014-08-02T12:40:00Z">
              <w:tcPr>
                <w:tcW w:w="0" w:type="auto"/>
              </w:tcPr>
            </w:tcPrChange>
          </w:tcPr>
          <w:p w:rsidR="005C7CFD" w:rsidDel="009D51C8" w:rsidRDefault="005C7CFD" w:rsidP="005E20C8">
            <w:pPr>
              <w:jc w:val="center"/>
              <w:cnfStyle w:val="000000100000" w:firstRow="0" w:lastRow="0" w:firstColumn="0" w:lastColumn="0" w:oddVBand="0" w:evenVBand="0" w:oddHBand="1" w:evenHBand="0" w:firstRowFirstColumn="0" w:firstRowLastColumn="0" w:lastRowFirstColumn="0" w:lastRowLastColumn="0"/>
              <w:rPr>
                <w:del w:id="2398" w:author="Miguel Centeno Muñoz" w:date="2014-08-02T12:40:00Z"/>
                <w:rFonts w:ascii="Arial" w:hAnsi="Arial" w:cs="Arial"/>
                <w:sz w:val="20"/>
                <w:szCs w:val="20"/>
              </w:rPr>
            </w:pPr>
            <w:moveFrom w:id="2399" w:author="Miguel Centeno Muñoz" w:date="2014-07-27T22:20:00Z">
              <w:del w:id="2400" w:author="Miguel Centeno Muñoz" w:date="2014-08-02T12:40:00Z">
                <w:r w:rsidDel="009D51C8">
                  <w:rPr>
                    <w:rFonts w:ascii="Arial" w:hAnsi="Arial" w:cs="Arial"/>
                    <w:sz w:val="20"/>
                    <w:szCs w:val="20"/>
                  </w:rPr>
                  <w:delText>4</w:delText>
                </w:r>
              </w:del>
            </w:moveFrom>
          </w:p>
        </w:tc>
        <w:tc>
          <w:tcPr>
            <w:tcW w:w="0" w:type="auto"/>
            <w:tcPrChange w:id="2401" w:author="Miguel Centeno Muñoz" w:date="2014-08-02T12:40:00Z">
              <w:tcPr>
                <w:tcW w:w="0" w:type="auto"/>
              </w:tcPr>
            </w:tcPrChange>
          </w:tcPr>
          <w:p w:rsidR="005C7CFD" w:rsidDel="009D51C8" w:rsidRDefault="005C7CFD" w:rsidP="005E20C8">
            <w:pPr>
              <w:cnfStyle w:val="000000100000" w:firstRow="0" w:lastRow="0" w:firstColumn="0" w:lastColumn="0" w:oddVBand="0" w:evenVBand="0" w:oddHBand="1" w:evenHBand="0" w:firstRowFirstColumn="0" w:firstRowLastColumn="0" w:lastRowFirstColumn="0" w:lastRowLastColumn="0"/>
              <w:rPr>
                <w:del w:id="2402" w:author="Miguel Centeno Muñoz" w:date="2014-08-02T12:40:00Z"/>
                <w:rFonts w:ascii="Arial" w:hAnsi="Arial" w:cs="Arial"/>
                <w:sz w:val="20"/>
                <w:szCs w:val="20"/>
              </w:rPr>
            </w:pPr>
            <w:moveFrom w:id="2403" w:author="Miguel Centeno Muñoz" w:date="2014-07-27T22:20:00Z">
              <w:del w:id="2404" w:author="Miguel Centeno Muñoz" w:date="2014-08-02T12:40:00Z">
                <w:r w:rsidDel="009D51C8">
                  <w:rPr>
                    <w:rFonts w:ascii="Arial" w:hAnsi="Arial" w:cs="Arial"/>
                    <w:sz w:val="20"/>
                    <w:szCs w:val="20"/>
                  </w:rPr>
                  <w:delText>El sistema</w:delText>
                </w:r>
                <w:r w:rsidDel="009D51C8">
                  <w:rPr>
                    <w:rStyle w:val="nfasis"/>
                    <w:rFonts w:ascii="Arial" w:hAnsi="Arial" w:cs="Arial"/>
                  </w:rPr>
                  <w:delText xml:space="preserve"> el sistema registra los cambios realizados por el usuario a la ruta mostrando un mensaje de confirmación</w:delText>
                </w:r>
                <w:r w:rsidDel="009D51C8">
                  <w:rPr>
                    <w:rFonts w:ascii="Arial" w:hAnsi="Arial" w:cs="Arial"/>
                    <w:sz w:val="20"/>
                    <w:szCs w:val="20"/>
                  </w:rPr>
                  <w:delText xml:space="preserve"> </w:delText>
                </w:r>
              </w:del>
            </w:moveFrom>
          </w:p>
        </w:tc>
      </w:tr>
      <w:bookmarkEnd w:id="2396"/>
      <w:tr w:rsidR="005C7CFD" w:rsidDel="009D51C8" w:rsidTr="009D51C8">
        <w:trPr>
          <w:del w:id="2405"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406" w:author="Miguel Centeno Muñoz" w:date="2014-08-02T12:40:00Z">
              <w:tcPr>
                <w:tcW w:w="0" w:type="auto"/>
              </w:tcPr>
            </w:tcPrChange>
          </w:tcPr>
          <w:p w:rsidR="005C7CFD" w:rsidDel="009D51C8" w:rsidRDefault="005C7CFD" w:rsidP="005E20C8">
            <w:pPr>
              <w:rPr>
                <w:del w:id="2407" w:author="Miguel Centeno Muñoz" w:date="2014-08-02T12:40:00Z"/>
                <w:rFonts w:ascii="Arial" w:hAnsi="Arial" w:cs="Arial"/>
                <w:sz w:val="20"/>
                <w:szCs w:val="20"/>
              </w:rPr>
            </w:pPr>
            <w:moveFrom w:id="2408" w:author="Miguel Centeno Muñoz" w:date="2014-07-27T22:20:00Z">
              <w:del w:id="2409" w:author="Miguel Centeno Muñoz" w:date="2014-08-02T12:40:00Z">
                <w:r w:rsidDel="009D51C8">
                  <w:rPr>
                    <w:rFonts w:ascii="Arial" w:hAnsi="Arial" w:cs="Arial"/>
                    <w:b/>
                    <w:bCs/>
                    <w:sz w:val="20"/>
                    <w:szCs w:val="20"/>
                  </w:rPr>
                  <w:delText>Postcondición</w:delText>
                </w:r>
              </w:del>
            </w:moveFrom>
          </w:p>
        </w:tc>
        <w:tc>
          <w:tcPr>
            <w:tcW w:w="0" w:type="auto"/>
            <w:gridSpan w:val="2"/>
            <w:tcPrChange w:id="2410" w:author="Miguel Centeno Muñoz" w:date="2014-08-02T12:40:00Z">
              <w:tcPr>
                <w:tcW w:w="0" w:type="auto"/>
                <w:gridSpan w:val="2"/>
              </w:tcPr>
            </w:tcPrChange>
          </w:tcPr>
          <w:p w:rsidR="005C7CFD" w:rsidDel="009D51C8" w:rsidRDefault="005C7CFD" w:rsidP="005E20C8">
            <w:pPr>
              <w:cnfStyle w:val="000000000000" w:firstRow="0" w:lastRow="0" w:firstColumn="0" w:lastColumn="0" w:oddVBand="0" w:evenVBand="0" w:oddHBand="0" w:evenHBand="0" w:firstRowFirstColumn="0" w:firstRowLastColumn="0" w:lastRowFirstColumn="0" w:lastRowLastColumn="0"/>
              <w:rPr>
                <w:del w:id="2411" w:author="Miguel Centeno Muñoz" w:date="2014-08-02T12:40:00Z"/>
                <w:rFonts w:ascii="Arial" w:hAnsi="Arial" w:cs="Arial"/>
                <w:sz w:val="20"/>
                <w:szCs w:val="20"/>
              </w:rPr>
            </w:pPr>
            <w:moveFrom w:id="2412" w:author="Miguel Centeno Muñoz" w:date="2014-07-27T22:20:00Z">
              <w:del w:id="2413" w:author="Miguel Centeno Muñoz" w:date="2014-08-02T12:40:00Z">
                <w:r w:rsidDel="009D51C8">
                  <w:rPr>
                    <w:rFonts w:ascii="Arial" w:hAnsi="Arial" w:cs="Arial"/>
                    <w:sz w:val="20"/>
                    <w:szCs w:val="20"/>
                  </w:rPr>
                  <w:delText>Ninguna</w:delText>
                </w:r>
              </w:del>
            </w:moveFrom>
          </w:p>
        </w:tc>
      </w:tr>
      <w:tr w:rsidR="005C7CFD" w:rsidDel="009D51C8" w:rsidTr="009D51C8">
        <w:trPr>
          <w:cnfStyle w:val="000000100000" w:firstRow="0" w:lastRow="0" w:firstColumn="0" w:lastColumn="0" w:oddVBand="0" w:evenVBand="0" w:oddHBand="1" w:evenHBand="0" w:firstRowFirstColumn="0" w:firstRowLastColumn="0" w:lastRowFirstColumn="0" w:lastRowLastColumn="0"/>
          <w:del w:id="2414"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415" w:author="Miguel Centeno Muñoz" w:date="2014-08-02T12:40:00Z">
              <w:tcPr>
                <w:tcW w:w="0" w:type="auto"/>
              </w:tcPr>
            </w:tcPrChange>
          </w:tcPr>
          <w:p w:rsidR="005C7CFD" w:rsidDel="009D51C8" w:rsidRDefault="005C7CFD" w:rsidP="005E20C8">
            <w:pPr>
              <w:cnfStyle w:val="001000100000" w:firstRow="0" w:lastRow="0" w:firstColumn="1" w:lastColumn="0" w:oddVBand="0" w:evenVBand="0" w:oddHBand="1" w:evenHBand="0" w:firstRowFirstColumn="0" w:firstRowLastColumn="0" w:lastRowFirstColumn="0" w:lastRowLastColumn="0"/>
              <w:rPr>
                <w:del w:id="2416" w:author="Miguel Centeno Muñoz" w:date="2014-08-02T12:40:00Z"/>
                <w:rFonts w:ascii="Arial" w:hAnsi="Arial" w:cs="Arial"/>
                <w:sz w:val="20"/>
                <w:szCs w:val="20"/>
              </w:rPr>
            </w:pPr>
            <w:moveFrom w:id="2417" w:author="Miguel Centeno Muñoz" w:date="2014-07-27T22:20:00Z">
              <w:del w:id="2418" w:author="Miguel Centeno Muñoz" w:date="2014-08-02T12:40:00Z">
                <w:r w:rsidDel="009D51C8">
                  <w:rPr>
                    <w:rFonts w:ascii="Arial" w:hAnsi="Arial" w:cs="Arial"/>
                    <w:b/>
                    <w:bCs/>
                    <w:sz w:val="20"/>
                    <w:szCs w:val="20"/>
                  </w:rPr>
                  <w:delText>Importancia</w:delText>
                </w:r>
              </w:del>
            </w:moveFrom>
          </w:p>
        </w:tc>
        <w:tc>
          <w:tcPr>
            <w:tcW w:w="0" w:type="auto"/>
            <w:gridSpan w:val="2"/>
            <w:tcPrChange w:id="2419" w:author="Miguel Centeno Muñoz" w:date="2014-08-02T12:40:00Z">
              <w:tcPr>
                <w:tcW w:w="0" w:type="auto"/>
                <w:gridSpan w:val="2"/>
              </w:tcPr>
            </w:tcPrChange>
          </w:tcPr>
          <w:p w:rsidR="005C7CFD" w:rsidDel="009D51C8" w:rsidRDefault="005C7CFD" w:rsidP="005E20C8">
            <w:pPr>
              <w:cnfStyle w:val="000000100000" w:firstRow="0" w:lastRow="0" w:firstColumn="0" w:lastColumn="0" w:oddVBand="0" w:evenVBand="0" w:oddHBand="1" w:evenHBand="0" w:firstRowFirstColumn="0" w:firstRowLastColumn="0" w:lastRowFirstColumn="0" w:lastRowLastColumn="0"/>
              <w:rPr>
                <w:del w:id="2420" w:author="Miguel Centeno Muñoz" w:date="2014-08-02T12:40:00Z"/>
                <w:rFonts w:ascii="Arial" w:hAnsi="Arial" w:cs="Arial"/>
                <w:sz w:val="20"/>
                <w:szCs w:val="20"/>
              </w:rPr>
            </w:pPr>
            <w:moveFrom w:id="2421" w:author="Miguel Centeno Muñoz" w:date="2014-07-27T22:20:00Z">
              <w:del w:id="2422" w:author="Miguel Centeno Muñoz" w:date="2014-08-02T12:40:00Z">
                <w:r w:rsidDel="009D51C8">
                  <w:rPr>
                    <w:rFonts w:ascii="Arial" w:hAnsi="Arial" w:cs="Arial"/>
                    <w:sz w:val="20"/>
                    <w:szCs w:val="20"/>
                  </w:rPr>
                  <w:delText>vital</w:delText>
                </w:r>
              </w:del>
            </w:moveFrom>
          </w:p>
        </w:tc>
      </w:tr>
      <w:tr w:rsidR="005C7CFD" w:rsidDel="009D51C8" w:rsidTr="009D51C8">
        <w:trPr>
          <w:del w:id="2423"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424" w:author="Miguel Centeno Muñoz" w:date="2014-08-02T12:40:00Z">
              <w:tcPr>
                <w:tcW w:w="0" w:type="auto"/>
              </w:tcPr>
            </w:tcPrChange>
          </w:tcPr>
          <w:p w:rsidR="005C7CFD" w:rsidDel="009D51C8" w:rsidRDefault="005C7CFD" w:rsidP="005E20C8">
            <w:pPr>
              <w:rPr>
                <w:del w:id="2425" w:author="Miguel Centeno Muñoz" w:date="2014-08-02T12:40:00Z"/>
                <w:rFonts w:ascii="Arial" w:hAnsi="Arial" w:cs="Arial"/>
                <w:sz w:val="20"/>
                <w:szCs w:val="20"/>
              </w:rPr>
            </w:pPr>
            <w:moveFrom w:id="2426" w:author="Miguel Centeno Muñoz" w:date="2014-07-27T22:20:00Z">
              <w:del w:id="2427" w:author="Miguel Centeno Muñoz" w:date="2014-08-02T12:40:00Z">
                <w:r w:rsidDel="009D51C8">
                  <w:rPr>
                    <w:rFonts w:ascii="Arial" w:hAnsi="Arial" w:cs="Arial"/>
                    <w:b/>
                    <w:bCs/>
                    <w:sz w:val="20"/>
                    <w:szCs w:val="20"/>
                  </w:rPr>
                  <w:delText>Urgencia</w:delText>
                </w:r>
              </w:del>
            </w:moveFrom>
          </w:p>
        </w:tc>
        <w:tc>
          <w:tcPr>
            <w:tcW w:w="0" w:type="auto"/>
            <w:gridSpan w:val="2"/>
            <w:tcPrChange w:id="2428" w:author="Miguel Centeno Muñoz" w:date="2014-08-02T12:40:00Z">
              <w:tcPr>
                <w:tcW w:w="0" w:type="auto"/>
                <w:gridSpan w:val="2"/>
              </w:tcPr>
            </w:tcPrChange>
          </w:tcPr>
          <w:p w:rsidR="005C7CFD" w:rsidDel="009D51C8" w:rsidRDefault="005C7CFD" w:rsidP="005E20C8">
            <w:pPr>
              <w:cnfStyle w:val="000000000000" w:firstRow="0" w:lastRow="0" w:firstColumn="0" w:lastColumn="0" w:oddVBand="0" w:evenVBand="0" w:oddHBand="0" w:evenHBand="0" w:firstRowFirstColumn="0" w:firstRowLastColumn="0" w:lastRowFirstColumn="0" w:lastRowLastColumn="0"/>
              <w:rPr>
                <w:del w:id="2429" w:author="Miguel Centeno Muñoz" w:date="2014-08-02T12:40:00Z"/>
                <w:rFonts w:ascii="Arial" w:hAnsi="Arial" w:cs="Arial"/>
                <w:sz w:val="20"/>
                <w:szCs w:val="20"/>
              </w:rPr>
            </w:pPr>
            <w:moveFrom w:id="2430" w:author="Miguel Centeno Muñoz" w:date="2014-07-27T22:20:00Z">
              <w:del w:id="2431" w:author="Miguel Centeno Muñoz" w:date="2014-08-02T12:40:00Z">
                <w:r w:rsidDel="009D51C8">
                  <w:rPr>
                    <w:rFonts w:ascii="Arial" w:hAnsi="Arial" w:cs="Arial"/>
                    <w:sz w:val="20"/>
                    <w:szCs w:val="20"/>
                  </w:rPr>
                  <w:delText>inmediatamente</w:delText>
                </w:r>
              </w:del>
            </w:moveFrom>
          </w:p>
        </w:tc>
      </w:tr>
      <w:tr w:rsidR="005C7CFD" w:rsidDel="009D51C8" w:rsidTr="009D51C8">
        <w:trPr>
          <w:cnfStyle w:val="000000100000" w:firstRow="0" w:lastRow="0" w:firstColumn="0" w:lastColumn="0" w:oddVBand="0" w:evenVBand="0" w:oddHBand="1" w:evenHBand="0" w:firstRowFirstColumn="0" w:firstRowLastColumn="0" w:lastRowFirstColumn="0" w:lastRowLastColumn="0"/>
          <w:del w:id="2432"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433" w:author="Miguel Centeno Muñoz" w:date="2014-08-02T12:40:00Z">
              <w:tcPr>
                <w:tcW w:w="0" w:type="auto"/>
              </w:tcPr>
            </w:tcPrChange>
          </w:tcPr>
          <w:p w:rsidR="005C7CFD" w:rsidDel="009D51C8" w:rsidRDefault="005C7CFD" w:rsidP="005E20C8">
            <w:pPr>
              <w:cnfStyle w:val="001000100000" w:firstRow="0" w:lastRow="0" w:firstColumn="1" w:lastColumn="0" w:oddVBand="0" w:evenVBand="0" w:oddHBand="1" w:evenHBand="0" w:firstRowFirstColumn="0" w:firstRowLastColumn="0" w:lastRowFirstColumn="0" w:lastRowLastColumn="0"/>
              <w:rPr>
                <w:del w:id="2434" w:author="Miguel Centeno Muñoz" w:date="2014-08-02T12:40:00Z"/>
                <w:rFonts w:ascii="Arial" w:hAnsi="Arial" w:cs="Arial"/>
                <w:sz w:val="20"/>
                <w:szCs w:val="20"/>
              </w:rPr>
            </w:pPr>
            <w:moveFrom w:id="2435" w:author="Miguel Centeno Muñoz" w:date="2014-07-27T22:20:00Z">
              <w:del w:id="2436" w:author="Miguel Centeno Muñoz" w:date="2014-08-02T12:40:00Z">
                <w:r w:rsidDel="009D51C8">
                  <w:rPr>
                    <w:rFonts w:ascii="Arial" w:hAnsi="Arial" w:cs="Arial"/>
                    <w:b/>
                    <w:bCs/>
                    <w:sz w:val="20"/>
                    <w:szCs w:val="20"/>
                  </w:rPr>
                  <w:delText>Estado</w:delText>
                </w:r>
              </w:del>
            </w:moveFrom>
          </w:p>
        </w:tc>
        <w:tc>
          <w:tcPr>
            <w:tcW w:w="0" w:type="auto"/>
            <w:gridSpan w:val="2"/>
            <w:tcPrChange w:id="2437" w:author="Miguel Centeno Muñoz" w:date="2014-08-02T12:40:00Z">
              <w:tcPr>
                <w:tcW w:w="0" w:type="auto"/>
                <w:gridSpan w:val="2"/>
              </w:tcPr>
            </w:tcPrChange>
          </w:tcPr>
          <w:p w:rsidR="005C7CFD" w:rsidDel="009D51C8" w:rsidRDefault="005C7CFD" w:rsidP="005E20C8">
            <w:pPr>
              <w:cnfStyle w:val="000000100000" w:firstRow="0" w:lastRow="0" w:firstColumn="0" w:lastColumn="0" w:oddVBand="0" w:evenVBand="0" w:oddHBand="1" w:evenHBand="0" w:firstRowFirstColumn="0" w:firstRowLastColumn="0" w:lastRowFirstColumn="0" w:lastRowLastColumn="0"/>
              <w:rPr>
                <w:del w:id="2438" w:author="Miguel Centeno Muñoz" w:date="2014-08-02T12:40:00Z"/>
                <w:rFonts w:ascii="Arial" w:hAnsi="Arial" w:cs="Arial"/>
                <w:sz w:val="20"/>
                <w:szCs w:val="20"/>
              </w:rPr>
            </w:pPr>
            <w:moveFrom w:id="2439" w:author="Miguel Centeno Muñoz" w:date="2014-07-27T22:20:00Z">
              <w:del w:id="2440" w:author="Miguel Centeno Muñoz" w:date="2014-08-02T12:40:00Z">
                <w:r w:rsidDel="009D51C8">
                  <w:rPr>
                    <w:rFonts w:ascii="Arial" w:hAnsi="Arial" w:cs="Arial"/>
                    <w:sz w:val="20"/>
                    <w:szCs w:val="20"/>
                  </w:rPr>
                  <w:delText>en construcción</w:delText>
                </w:r>
              </w:del>
            </w:moveFrom>
          </w:p>
        </w:tc>
      </w:tr>
      <w:tr w:rsidR="005C7CFD" w:rsidDel="009D51C8" w:rsidTr="009D51C8">
        <w:trPr>
          <w:del w:id="2441"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442" w:author="Miguel Centeno Muñoz" w:date="2014-08-02T12:40:00Z">
              <w:tcPr>
                <w:tcW w:w="0" w:type="auto"/>
              </w:tcPr>
            </w:tcPrChange>
          </w:tcPr>
          <w:p w:rsidR="005C7CFD" w:rsidDel="009D51C8" w:rsidRDefault="005C7CFD" w:rsidP="005E20C8">
            <w:pPr>
              <w:rPr>
                <w:del w:id="2443" w:author="Miguel Centeno Muñoz" w:date="2014-08-02T12:40:00Z"/>
                <w:rFonts w:ascii="Arial" w:hAnsi="Arial" w:cs="Arial"/>
                <w:sz w:val="20"/>
                <w:szCs w:val="20"/>
              </w:rPr>
            </w:pPr>
            <w:moveFrom w:id="2444" w:author="Miguel Centeno Muñoz" w:date="2014-07-27T22:20:00Z">
              <w:del w:id="2445" w:author="Miguel Centeno Muñoz" w:date="2014-08-02T12:40:00Z">
                <w:r w:rsidDel="009D51C8">
                  <w:rPr>
                    <w:rFonts w:ascii="Arial" w:hAnsi="Arial" w:cs="Arial"/>
                    <w:b/>
                    <w:bCs/>
                    <w:sz w:val="20"/>
                    <w:szCs w:val="20"/>
                  </w:rPr>
                  <w:delText>Estabilidad</w:delText>
                </w:r>
              </w:del>
            </w:moveFrom>
          </w:p>
        </w:tc>
        <w:tc>
          <w:tcPr>
            <w:tcW w:w="0" w:type="auto"/>
            <w:gridSpan w:val="2"/>
            <w:tcPrChange w:id="2446" w:author="Miguel Centeno Muñoz" w:date="2014-08-02T12:40:00Z">
              <w:tcPr>
                <w:tcW w:w="0" w:type="auto"/>
                <w:gridSpan w:val="2"/>
              </w:tcPr>
            </w:tcPrChange>
          </w:tcPr>
          <w:p w:rsidR="005C7CFD" w:rsidDel="009D51C8" w:rsidRDefault="005C7CFD" w:rsidP="005E20C8">
            <w:pPr>
              <w:cnfStyle w:val="000000000000" w:firstRow="0" w:lastRow="0" w:firstColumn="0" w:lastColumn="0" w:oddVBand="0" w:evenVBand="0" w:oddHBand="0" w:evenHBand="0" w:firstRowFirstColumn="0" w:firstRowLastColumn="0" w:lastRowFirstColumn="0" w:lastRowLastColumn="0"/>
              <w:rPr>
                <w:del w:id="2447" w:author="Miguel Centeno Muñoz" w:date="2014-08-02T12:40:00Z"/>
                <w:rFonts w:ascii="Arial" w:hAnsi="Arial" w:cs="Arial"/>
                <w:sz w:val="20"/>
                <w:szCs w:val="20"/>
              </w:rPr>
            </w:pPr>
            <w:moveFrom w:id="2448" w:author="Miguel Centeno Muñoz" w:date="2014-07-27T22:20:00Z">
              <w:del w:id="2449" w:author="Miguel Centeno Muñoz" w:date="2014-08-02T12:40:00Z">
                <w:r w:rsidDel="009D51C8">
                  <w:rPr>
                    <w:rFonts w:ascii="Arial" w:hAnsi="Arial" w:cs="Arial"/>
                    <w:sz w:val="20"/>
                    <w:szCs w:val="20"/>
                  </w:rPr>
                  <w:delText>alta</w:delText>
                </w:r>
              </w:del>
            </w:moveFrom>
          </w:p>
        </w:tc>
      </w:tr>
    </w:tbl>
    <w:tbl>
      <w:tblPr>
        <w:tblStyle w:val="Listamedia2-nfasis2"/>
        <w:tblpPr w:leftFromText="141" w:rightFromText="141" w:vertAnchor="page" w:horzAnchor="margin" w:tblpY="3651"/>
        <w:tblW w:w="5000" w:type="pct"/>
        <w:tblLook w:val="04A0" w:firstRow="1" w:lastRow="0" w:firstColumn="1" w:lastColumn="0" w:noHBand="0" w:noVBand="1"/>
        <w:tblPrChange w:id="2450" w:author="Miguel Centeno Muñoz" w:date="2014-08-02T12:24:00Z">
          <w:tblPr>
            <w:tblStyle w:val="Listamedia2-nfasis2"/>
            <w:tblpPr w:leftFromText="141" w:rightFromText="141" w:vertAnchor="page" w:horzAnchor="margin" w:tblpY="1516"/>
            <w:tblW w:w="5000" w:type="pct"/>
            <w:tblLook w:val="04A0" w:firstRow="1" w:lastRow="0" w:firstColumn="1" w:lastColumn="0" w:noHBand="0" w:noVBand="1"/>
          </w:tblPr>
        </w:tblPrChange>
      </w:tblPr>
      <w:tblGrid>
        <w:gridCol w:w="1595"/>
        <w:gridCol w:w="695"/>
        <w:gridCol w:w="6855"/>
        <w:tblGridChange w:id="2451">
          <w:tblGrid>
            <w:gridCol w:w="1595"/>
            <w:gridCol w:w="695"/>
            <w:gridCol w:w="6855"/>
          </w:tblGrid>
        </w:tblGridChange>
      </w:tblGrid>
      <w:tr w:rsidR="005E20C8" w:rsidDel="007761C4" w:rsidTr="007761C4">
        <w:trPr>
          <w:cnfStyle w:val="100000000000" w:firstRow="1" w:lastRow="0" w:firstColumn="0" w:lastColumn="0" w:oddVBand="0" w:evenVBand="0" w:oddHBand="0" w:evenHBand="0" w:firstRowFirstColumn="0" w:firstRowLastColumn="0" w:lastRowFirstColumn="0" w:lastRowLastColumn="0"/>
          <w:del w:id="2452" w:author="Miguel Centeno Muñoz" w:date="2014-08-02T12:24:00Z"/>
        </w:trPr>
        <w:tc>
          <w:tcPr>
            <w:cnfStyle w:val="001000000100" w:firstRow="0" w:lastRow="0" w:firstColumn="1" w:lastColumn="0" w:oddVBand="0" w:evenVBand="0" w:oddHBand="0" w:evenHBand="0" w:firstRowFirstColumn="1" w:firstRowLastColumn="0" w:lastRowFirstColumn="0" w:lastRowLastColumn="0"/>
            <w:tcW w:w="0" w:type="auto"/>
            <w:hideMark/>
            <w:tcPrChange w:id="2453" w:author="Miguel Centeno Muñoz" w:date="2014-08-02T12:24:00Z">
              <w:tcPr>
                <w:tcW w:w="0" w:type="auto"/>
                <w:hideMark/>
              </w:tcPr>
            </w:tcPrChange>
          </w:tcPr>
          <w:moveFromRangeEnd w:id="2280"/>
          <w:p w:rsidR="005E20C8" w:rsidDel="007761C4" w:rsidRDefault="005E20C8" w:rsidP="007761C4">
            <w:pPr>
              <w:cnfStyle w:val="101000000100" w:firstRow="1" w:lastRow="0" w:firstColumn="1" w:lastColumn="0" w:oddVBand="0" w:evenVBand="0" w:oddHBand="0" w:evenHBand="0" w:firstRowFirstColumn="1" w:firstRowLastColumn="0" w:lastRowFirstColumn="0" w:lastRowLastColumn="0"/>
              <w:rPr>
                <w:del w:id="2454" w:author="Miguel Centeno Muñoz" w:date="2014-08-02T12:24:00Z"/>
                <w:rFonts w:ascii="Arial" w:hAnsi="Arial" w:cs="Arial"/>
                <w:sz w:val="20"/>
                <w:szCs w:val="20"/>
              </w:rPr>
            </w:pPr>
            <w:moveToRangeStart w:id="2455" w:author="Miguel Centeno Muñoz" w:date="2014-07-27T22:20:00Z" w:name="move394262949"/>
            <w:moveTo w:id="2456" w:author="Miguel Centeno Muñoz" w:date="2014-07-27T22:20:00Z">
              <w:del w:id="2457" w:author="Miguel Centeno Muñoz" w:date="2014-08-02T12:24:00Z">
                <w:r w:rsidDel="007761C4">
                  <w:rPr>
                    <w:rFonts w:ascii="Arial" w:hAnsi="Arial" w:cs="Arial"/>
                    <w:b/>
                    <w:bCs/>
                    <w:sz w:val="20"/>
                    <w:szCs w:val="20"/>
                  </w:rPr>
                  <w:delText>UC-000</w:delText>
                </w:r>
              </w:del>
              <w:del w:id="2458" w:author="Miguel Centeno Muñoz" w:date="2014-07-30T23:35:00Z">
                <w:r w:rsidDel="00834472">
                  <w:rPr>
                    <w:rFonts w:ascii="Arial" w:hAnsi="Arial" w:cs="Arial"/>
                    <w:b/>
                    <w:bCs/>
                    <w:sz w:val="20"/>
                    <w:szCs w:val="20"/>
                  </w:rPr>
                  <w:delText>5</w:delText>
                </w:r>
              </w:del>
            </w:moveTo>
          </w:p>
        </w:tc>
        <w:tc>
          <w:tcPr>
            <w:tcW w:w="4128" w:type="pct"/>
            <w:gridSpan w:val="2"/>
            <w:hideMark/>
            <w:tcPrChange w:id="2459" w:author="Miguel Centeno Muñoz" w:date="2014-08-02T12:24:00Z">
              <w:tcPr>
                <w:tcW w:w="4128" w:type="pct"/>
                <w:gridSpan w:val="2"/>
                <w:hideMark/>
              </w:tcPr>
            </w:tcPrChange>
          </w:tcPr>
          <w:p w:rsidR="005E20C8" w:rsidDel="007761C4" w:rsidRDefault="005E20C8" w:rsidP="007761C4">
            <w:pPr>
              <w:cnfStyle w:val="100000000000" w:firstRow="1" w:lastRow="0" w:firstColumn="0" w:lastColumn="0" w:oddVBand="0" w:evenVBand="0" w:oddHBand="0" w:evenHBand="0" w:firstRowFirstColumn="0" w:firstRowLastColumn="0" w:lastRowFirstColumn="0" w:lastRowLastColumn="0"/>
              <w:rPr>
                <w:del w:id="2460" w:author="Miguel Centeno Muñoz" w:date="2014-08-02T12:24:00Z"/>
                <w:rFonts w:ascii="Arial" w:hAnsi="Arial" w:cs="Arial"/>
                <w:sz w:val="20"/>
                <w:szCs w:val="20"/>
              </w:rPr>
            </w:pPr>
            <w:moveTo w:id="2461" w:author="Miguel Centeno Muñoz" w:date="2014-07-27T22:20:00Z">
              <w:del w:id="2462" w:author="Miguel Centeno Muñoz" w:date="2014-08-02T12:24:00Z">
                <w:r w:rsidDel="007761C4">
                  <w:rPr>
                    <w:rFonts w:ascii="Arial" w:hAnsi="Arial" w:cs="Arial"/>
                    <w:b/>
                    <w:bCs/>
                    <w:sz w:val="20"/>
                    <w:szCs w:val="20"/>
                  </w:rPr>
                  <w:delText>Modificación ruta</w:delText>
                </w:r>
              </w:del>
            </w:moveTo>
          </w:p>
        </w:tc>
      </w:tr>
      <w:tr w:rsidR="005E20C8" w:rsidDel="007761C4" w:rsidTr="007761C4">
        <w:trPr>
          <w:cnfStyle w:val="000000100000" w:firstRow="0" w:lastRow="0" w:firstColumn="0" w:lastColumn="0" w:oddVBand="0" w:evenVBand="0" w:oddHBand="1" w:evenHBand="0" w:firstRowFirstColumn="0" w:firstRowLastColumn="0" w:lastRowFirstColumn="0" w:lastRowLastColumn="0"/>
          <w:del w:id="2463"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464" w:author="Miguel Centeno Muñoz" w:date="2014-08-02T12:24:00Z">
              <w:tcPr>
                <w:tcW w:w="0" w:type="auto"/>
                <w:hideMark/>
              </w:tcPr>
            </w:tcPrChange>
          </w:tcPr>
          <w:p w:rsidR="005E20C8" w:rsidDel="007761C4" w:rsidRDefault="005E20C8" w:rsidP="007761C4">
            <w:pPr>
              <w:cnfStyle w:val="001000100000" w:firstRow="0" w:lastRow="0" w:firstColumn="1" w:lastColumn="0" w:oddVBand="0" w:evenVBand="0" w:oddHBand="1" w:evenHBand="0" w:firstRowFirstColumn="0" w:firstRowLastColumn="0" w:lastRowFirstColumn="0" w:lastRowLastColumn="0"/>
              <w:rPr>
                <w:del w:id="2465" w:author="Miguel Centeno Muñoz" w:date="2014-08-02T12:24:00Z"/>
                <w:rFonts w:ascii="Arial" w:hAnsi="Arial" w:cs="Arial"/>
                <w:sz w:val="20"/>
                <w:szCs w:val="20"/>
              </w:rPr>
            </w:pPr>
            <w:moveTo w:id="2466" w:author="Miguel Centeno Muñoz" w:date="2014-07-27T22:20:00Z">
              <w:del w:id="2467" w:author="Miguel Centeno Muñoz" w:date="2014-08-02T12:24:00Z">
                <w:r w:rsidDel="007761C4">
                  <w:rPr>
                    <w:rFonts w:ascii="Arial" w:hAnsi="Arial" w:cs="Arial"/>
                    <w:b/>
                    <w:bCs/>
                    <w:sz w:val="20"/>
                    <w:szCs w:val="20"/>
                  </w:rPr>
                  <w:delText>Versión</w:delText>
                </w:r>
              </w:del>
            </w:moveTo>
          </w:p>
        </w:tc>
        <w:tc>
          <w:tcPr>
            <w:tcW w:w="0" w:type="auto"/>
            <w:gridSpan w:val="2"/>
            <w:hideMark/>
            <w:tcPrChange w:id="2468" w:author="Miguel Centeno Muñoz" w:date="2014-08-02T12:24:00Z">
              <w:tcPr>
                <w:tcW w:w="0" w:type="auto"/>
                <w:gridSpan w:val="2"/>
                <w:hideMark/>
              </w:tcPr>
            </w:tcPrChange>
          </w:tcPr>
          <w:p w:rsidR="005E20C8" w:rsidDel="007761C4" w:rsidRDefault="005E20C8" w:rsidP="007761C4">
            <w:pPr>
              <w:cnfStyle w:val="000000100000" w:firstRow="0" w:lastRow="0" w:firstColumn="0" w:lastColumn="0" w:oddVBand="0" w:evenVBand="0" w:oddHBand="1" w:evenHBand="0" w:firstRowFirstColumn="0" w:firstRowLastColumn="0" w:lastRowFirstColumn="0" w:lastRowLastColumn="0"/>
              <w:rPr>
                <w:del w:id="2469" w:author="Miguel Centeno Muñoz" w:date="2014-08-02T12:24:00Z"/>
                <w:rFonts w:ascii="Arial" w:hAnsi="Arial" w:cs="Arial"/>
                <w:sz w:val="20"/>
                <w:szCs w:val="20"/>
              </w:rPr>
            </w:pPr>
            <w:moveTo w:id="2470" w:author="Miguel Centeno Muñoz" w:date="2014-07-27T22:20:00Z">
              <w:del w:id="2471" w:author="Miguel Centeno Muñoz" w:date="2014-08-02T12:24:00Z">
                <w:r w:rsidDel="007761C4">
                  <w:rPr>
                    <w:rFonts w:ascii="Arial" w:hAnsi="Arial" w:cs="Arial"/>
                    <w:sz w:val="20"/>
                    <w:szCs w:val="20"/>
                  </w:rPr>
                  <w:delText xml:space="preserve">1.0 ( 25/06/2014 ) </w:delText>
                </w:r>
              </w:del>
            </w:moveTo>
          </w:p>
        </w:tc>
      </w:tr>
      <w:tr w:rsidR="005E20C8" w:rsidDel="007761C4" w:rsidTr="007761C4">
        <w:trPr>
          <w:del w:id="2472"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473" w:author="Miguel Centeno Muñoz" w:date="2014-08-02T12:24:00Z">
              <w:tcPr>
                <w:tcW w:w="0" w:type="auto"/>
                <w:hideMark/>
              </w:tcPr>
            </w:tcPrChange>
          </w:tcPr>
          <w:p w:rsidR="005E20C8" w:rsidDel="007761C4" w:rsidRDefault="005E20C8" w:rsidP="007761C4">
            <w:pPr>
              <w:rPr>
                <w:del w:id="2474" w:author="Miguel Centeno Muñoz" w:date="2014-08-02T12:24:00Z"/>
                <w:rFonts w:ascii="Arial" w:hAnsi="Arial" w:cs="Arial"/>
                <w:sz w:val="20"/>
                <w:szCs w:val="20"/>
              </w:rPr>
            </w:pPr>
            <w:moveTo w:id="2475" w:author="Miguel Centeno Muñoz" w:date="2014-07-27T22:20:00Z">
              <w:del w:id="2476" w:author="Miguel Centeno Muñoz" w:date="2014-08-02T12:24:00Z">
                <w:r w:rsidDel="007761C4">
                  <w:rPr>
                    <w:rFonts w:ascii="Arial" w:hAnsi="Arial" w:cs="Arial"/>
                    <w:b/>
                    <w:bCs/>
                    <w:sz w:val="20"/>
                    <w:szCs w:val="20"/>
                  </w:rPr>
                  <w:delText>Autores</w:delText>
                </w:r>
              </w:del>
            </w:moveTo>
          </w:p>
        </w:tc>
        <w:tc>
          <w:tcPr>
            <w:tcW w:w="0" w:type="auto"/>
            <w:gridSpan w:val="2"/>
            <w:hideMark/>
            <w:tcPrChange w:id="2477" w:author="Miguel Centeno Muñoz" w:date="2014-08-02T12:24:00Z">
              <w:tcPr>
                <w:tcW w:w="0" w:type="auto"/>
                <w:gridSpan w:val="2"/>
                <w:hideMark/>
              </w:tcPr>
            </w:tcPrChange>
          </w:tcPr>
          <w:p w:rsidR="005E20C8" w:rsidDel="007761C4" w:rsidRDefault="005E20C8" w:rsidP="007761C4">
            <w:pPr>
              <w:numPr>
                <w:ilvl w:val="0"/>
                <w:numId w:val="25"/>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del w:id="2478" w:author="Miguel Centeno Muñoz" w:date="2014-08-02T12:24:00Z"/>
                <w:rFonts w:ascii="Arial" w:hAnsi="Arial" w:cs="Arial"/>
                <w:sz w:val="20"/>
                <w:szCs w:val="20"/>
              </w:rPr>
            </w:pPr>
            <w:moveTo w:id="2479" w:author="Miguel Centeno Muñoz" w:date="2014-07-27T22:20:00Z">
              <w:del w:id="2480" w:author="Miguel Centeno Muñoz" w:date="2014-08-02T12:24:00Z">
                <w:r w:rsidRPr="005C7CFD" w:rsidDel="007761C4">
                  <w:rPr>
                    <w:rFonts w:ascii="Arial" w:hAnsi="Arial" w:cs="Arial"/>
                    <w:sz w:val="20"/>
                    <w:szCs w:val="20"/>
                  </w:rPr>
                  <w:delText>Miguel Centeno Muñoz</w:delText>
                </w:r>
                <w:r w:rsidDel="007761C4">
                  <w:rPr>
                    <w:rFonts w:ascii="Arial" w:hAnsi="Arial" w:cs="Arial"/>
                    <w:sz w:val="20"/>
                    <w:szCs w:val="20"/>
                  </w:rPr>
                  <w:delText xml:space="preserve"> </w:delText>
                </w:r>
              </w:del>
            </w:moveTo>
          </w:p>
        </w:tc>
      </w:tr>
      <w:tr w:rsidR="005E20C8" w:rsidDel="007761C4" w:rsidTr="007761C4">
        <w:trPr>
          <w:cnfStyle w:val="000000100000" w:firstRow="0" w:lastRow="0" w:firstColumn="0" w:lastColumn="0" w:oddVBand="0" w:evenVBand="0" w:oddHBand="1" w:evenHBand="0" w:firstRowFirstColumn="0" w:firstRowLastColumn="0" w:lastRowFirstColumn="0" w:lastRowLastColumn="0"/>
          <w:del w:id="2481"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482" w:author="Miguel Centeno Muñoz" w:date="2014-08-02T12:24:00Z">
              <w:tcPr>
                <w:tcW w:w="0" w:type="auto"/>
                <w:hideMark/>
              </w:tcPr>
            </w:tcPrChange>
          </w:tcPr>
          <w:p w:rsidR="005E20C8" w:rsidDel="007761C4" w:rsidRDefault="005E20C8" w:rsidP="007761C4">
            <w:pPr>
              <w:cnfStyle w:val="001000100000" w:firstRow="0" w:lastRow="0" w:firstColumn="1" w:lastColumn="0" w:oddVBand="0" w:evenVBand="0" w:oddHBand="1" w:evenHBand="0" w:firstRowFirstColumn="0" w:firstRowLastColumn="0" w:lastRowFirstColumn="0" w:lastRowLastColumn="0"/>
              <w:rPr>
                <w:del w:id="2483" w:author="Miguel Centeno Muñoz" w:date="2014-08-02T12:24:00Z"/>
                <w:rFonts w:ascii="Arial" w:hAnsi="Arial" w:cs="Arial"/>
                <w:sz w:val="20"/>
                <w:szCs w:val="20"/>
              </w:rPr>
            </w:pPr>
            <w:moveTo w:id="2484" w:author="Miguel Centeno Muñoz" w:date="2014-07-27T22:20:00Z">
              <w:del w:id="2485" w:author="Miguel Centeno Muñoz" w:date="2014-08-02T12:24:00Z">
                <w:r w:rsidDel="007761C4">
                  <w:rPr>
                    <w:rFonts w:ascii="Arial" w:hAnsi="Arial" w:cs="Arial"/>
                    <w:b/>
                    <w:bCs/>
                    <w:sz w:val="20"/>
                    <w:szCs w:val="20"/>
                  </w:rPr>
                  <w:delText>Fuentes</w:delText>
                </w:r>
              </w:del>
            </w:moveTo>
          </w:p>
        </w:tc>
        <w:tc>
          <w:tcPr>
            <w:tcW w:w="0" w:type="auto"/>
            <w:gridSpan w:val="2"/>
            <w:hideMark/>
            <w:tcPrChange w:id="2486" w:author="Miguel Centeno Muñoz" w:date="2014-08-02T12:24:00Z">
              <w:tcPr>
                <w:tcW w:w="0" w:type="auto"/>
                <w:gridSpan w:val="2"/>
                <w:hideMark/>
              </w:tcPr>
            </w:tcPrChange>
          </w:tcPr>
          <w:p w:rsidR="005E20C8" w:rsidDel="007761C4" w:rsidRDefault="005E20C8" w:rsidP="007761C4">
            <w:pPr>
              <w:numPr>
                <w:ilvl w:val="0"/>
                <w:numId w:val="26"/>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del w:id="2487" w:author="Miguel Centeno Muñoz" w:date="2014-08-02T12:24:00Z"/>
                <w:rFonts w:ascii="Arial" w:hAnsi="Arial" w:cs="Arial"/>
                <w:sz w:val="20"/>
                <w:szCs w:val="20"/>
              </w:rPr>
            </w:pPr>
            <w:moveTo w:id="2488" w:author="Miguel Centeno Muñoz" w:date="2014-07-27T22:20:00Z">
              <w:del w:id="2489" w:author="Miguel Centeno Muñoz" w:date="2014-08-02T12:24:00Z">
                <w:r w:rsidRPr="005C7CFD" w:rsidDel="007761C4">
                  <w:rPr>
                    <w:rFonts w:ascii="Arial" w:hAnsi="Arial" w:cs="Arial"/>
                    <w:sz w:val="20"/>
                    <w:szCs w:val="20"/>
                  </w:rPr>
                  <w:delText>Sergio Segura Rueda</w:delText>
                </w:r>
                <w:r w:rsidDel="007761C4">
                  <w:rPr>
                    <w:rFonts w:ascii="Arial" w:hAnsi="Arial" w:cs="Arial"/>
                    <w:sz w:val="20"/>
                    <w:szCs w:val="20"/>
                  </w:rPr>
                  <w:delText xml:space="preserve"> </w:delText>
                </w:r>
              </w:del>
            </w:moveTo>
          </w:p>
        </w:tc>
      </w:tr>
      <w:tr w:rsidR="005E20C8" w:rsidDel="007761C4" w:rsidTr="007761C4">
        <w:trPr>
          <w:del w:id="2490"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491" w:author="Miguel Centeno Muñoz" w:date="2014-08-02T12:24:00Z">
              <w:tcPr>
                <w:tcW w:w="0" w:type="auto"/>
                <w:hideMark/>
              </w:tcPr>
            </w:tcPrChange>
          </w:tcPr>
          <w:p w:rsidR="005E20C8" w:rsidDel="007761C4" w:rsidRDefault="005E20C8" w:rsidP="007761C4">
            <w:pPr>
              <w:rPr>
                <w:del w:id="2492" w:author="Miguel Centeno Muñoz" w:date="2014-08-02T12:24:00Z"/>
                <w:rFonts w:ascii="Arial" w:hAnsi="Arial" w:cs="Arial"/>
                <w:sz w:val="20"/>
                <w:szCs w:val="20"/>
              </w:rPr>
            </w:pPr>
            <w:moveTo w:id="2493" w:author="Miguel Centeno Muñoz" w:date="2014-07-27T22:20:00Z">
              <w:del w:id="2494" w:author="Miguel Centeno Muñoz" w:date="2014-08-02T12:24:00Z">
                <w:r w:rsidDel="007761C4">
                  <w:rPr>
                    <w:rFonts w:ascii="Arial" w:hAnsi="Arial" w:cs="Arial"/>
                    <w:b/>
                    <w:bCs/>
                    <w:sz w:val="20"/>
                    <w:szCs w:val="20"/>
                  </w:rPr>
                  <w:delText>Dependencias</w:delText>
                </w:r>
              </w:del>
            </w:moveTo>
          </w:p>
        </w:tc>
        <w:tc>
          <w:tcPr>
            <w:tcW w:w="0" w:type="auto"/>
            <w:gridSpan w:val="2"/>
            <w:hideMark/>
            <w:tcPrChange w:id="2495" w:author="Miguel Centeno Muñoz" w:date="2014-08-02T12:24:00Z">
              <w:tcPr>
                <w:tcW w:w="0" w:type="auto"/>
                <w:gridSpan w:val="2"/>
                <w:hideMark/>
              </w:tcPr>
            </w:tcPrChange>
          </w:tcPr>
          <w:p w:rsidR="005E20C8" w:rsidDel="007761C4" w:rsidRDefault="005E20C8" w:rsidP="007761C4">
            <w:pPr>
              <w:jc w:val="left"/>
              <w:cnfStyle w:val="000000000000" w:firstRow="0" w:lastRow="0" w:firstColumn="0" w:lastColumn="0" w:oddVBand="0" w:evenVBand="0" w:oddHBand="0" w:evenHBand="0" w:firstRowFirstColumn="0" w:firstRowLastColumn="0" w:lastRowFirstColumn="0" w:lastRowLastColumn="0"/>
              <w:rPr>
                <w:del w:id="2496" w:author="Miguel Centeno Muñoz" w:date="2014-08-02T12:24:00Z"/>
                <w:rFonts w:ascii="Arial" w:hAnsi="Arial" w:cs="Arial"/>
                <w:sz w:val="20"/>
                <w:szCs w:val="20"/>
              </w:rPr>
            </w:pPr>
            <w:moveTo w:id="2497" w:author="Miguel Centeno Muñoz" w:date="2014-07-27T22:20:00Z">
              <w:del w:id="2498" w:author="Miguel Centeno Muñoz" w:date="2014-08-02T12:24:00Z">
                <w:r w:rsidDel="007761C4">
                  <w:rPr>
                    <w:rFonts w:ascii="Arial" w:hAnsi="Symbol" w:cs="Arial"/>
                    <w:sz w:val="20"/>
                    <w:szCs w:val="20"/>
                  </w:rPr>
                  <w:delText></w:delText>
                </w:r>
                <w:r w:rsidDel="007761C4">
                  <w:rPr>
                    <w:rFonts w:ascii="Arial" w:hAnsi="Arial" w:cs="Arial"/>
                    <w:sz w:val="20"/>
                    <w:szCs w:val="20"/>
                  </w:rPr>
                  <w:delText xml:space="preserve">  </w:delText>
                </w:r>
                <w:r w:rsidRPr="005C7CFD" w:rsidDel="007761C4">
                  <w:rPr>
                    <w:rFonts w:ascii="Arial" w:hAnsi="Arial" w:cs="Arial"/>
                    <w:sz w:val="20"/>
                    <w:szCs w:val="20"/>
                  </w:rPr>
                  <w:delText>[OBJ-0006] Modificación de una Ruta</w:delText>
                </w:r>
                <w:r w:rsidDel="007761C4">
                  <w:rPr>
                    <w:rFonts w:ascii="Arial" w:hAnsi="Arial" w:cs="Arial"/>
                    <w:sz w:val="20"/>
                    <w:szCs w:val="20"/>
                  </w:rPr>
                  <w:delText xml:space="preserve"> </w:delText>
                </w:r>
              </w:del>
            </w:moveTo>
          </w:p>
          <w:p w:rsidR="005E20C8" w:rsidDel="007761C4" w:rsidRDefault="005E20C8" w:rsidP="007761C4">
            <w:pPr>
              <w:cnfStyle w:val="000000000000" w:firstRow="0" w:lastRow="0" w:firstColumn="0" w:lastColumn="0" w:oddVBand="0" w:evenVBand="0" w:oddHBand="0" w:evenHBand="0" w:firstRowFirstColumn="0" w:firstRowLastColumn="0" w:lastRowFirstColumn="0" w:lastRowLastColumn="0"/>
              <w:rPr>
                <w:del w:id="2499" w:author="Miguel Centeno Muñoz" w:date="2014-08-02T12:24:00Z"/>
                <w:rFonts w:ascii="Arial" w:hAnsi="Arial" w:cs="Arial"/>
                <w:sz w:val="20"/>
                <w:szCs w:val="20"/>
              </w:rPr>
            </w:pPr>
            <w:moveTo w:id="2500" w:author="Miguel Centeno Muñoz" w:date="2014-07-27T22:20:00Z">
              <w:del w:id="2501" w:author="Miguel Centeno Muñoz" w:date="2014-08-02T12:24:00Z">
                <w:r w:rsidDel="007761C4">
                  <w:rPr>
                    <w:rFonts w:ascii="Arial" w:hAnsi="Symbol" w:cs="Arial"/>
                    <w:sz w:val="20"/>
                    <w:szCs w:val="20"/>
                  </w:rPr>
                  <w:delText></w:delText>
                </w:r>
                <w:r w:rsidDel="007761C4">
                  <w:rPr>
                    <w:rFonts w:ascii="Arial" w:hAnsi="Arial" w:cs="Arial"/>
                    <w:sz w:val="20"/>
                    <w:szCs w:val="20"/>
                  </w:rPr>
                  <w:delText xml:space="preserve">  </w:delText>
                </w:r>
                <w:r w:rsidRPr="005C7CFD" w:rsidDel="007761C4">
                  <w:rPr>
                    <w:rFonts w:ascii="Arial" w:hAnsi="Arial" w:cs="Arial"/>
                    <w:sz w:val="20"/>
                    <w:szCs w:val="20"/>
                  </w:rPr>
                  <w:delText>[OBJ-0004] Gestión de Rutas</w:delText>
                </w:r>
                <w:r w:rsidDel="007761C4">
                  <w:rPr>
                    <w:rFonts w:ascii="Arial" w:hAnsi="Arial" w:cs="Arial"/>
                    <w:sz w:val="20"/>
                    <w:szCs w:val="20"/>
                  </w:rPr>
                  <w:delText xml:space="preserve"> </w:delText>
                </w:r>
              </w:del>
            </w:moveTo>
          </w:p>
        </w:tc>
      </w:tr>
      <w:tr w:rsidR="005E20C8" w:rsidDel="007761C4" w:rsidTr="007761C4">
        <w:trPr>
          <w:cnfStyle w:val="000000100000" w:firstRow="0" w:lastRow="0" w:firstColumn="0" w:lastColumn="0" w:oddVBand="0" w:evenVBand="0" w:oddHBand="1" w:evenHBand="0" w:firstRowFirstColumn="0" w:firstRowLastColumn="0" w:lastRowFirstColumn="0" w:lastRowLastColumn="0"/>
          <w:del w:id="2502"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503" w:author="Miguel Centeno Muñoz" w:date="2014-08-02T12:24:00Z">
              <w:tcPr>
                <w:tcW w:w="0" w:type="auto"/>
                <w:hideMark/>
              </w:tcPr>
            </w:tcPrChange>
          </w:tcPr>
          <w:p w:rsidR="005E20C8" w:rsidDel="007761C4" w:rsidRDefault="005E20C8" w:rsidP="007761C4">
            <w:pPr>
              <w:cnfStyle w:val="001000100000" w:firstRow="0" w:lastRow="0" w:firstColumn="1" w:lastColumn="0" w:oddVBand="0" w:evenVBand="0" w:oddHBand="1" w:evenHBand="0" w:firstRowFirstColumn="0" w:firstRowLastColumn="0" w:lastRowFirstColumn="0" w:lastRowLastColumn="0"/>
              <w:rPr>
                <w:del w:id="2504" w:author="Miguel Centeno Muñoz" w:date="2014-08-02T12:24:00Z"/>
                <w:rFonts w:ascii="Arial" w:hAnsi="Arial" w:cs="Arial"/>
                <w:sz w:val="20"/>
                <w:szCs w:val="20"/>
              </w:rPr>
            </w:pPr>
            <w:moveTo w:id="2505" w:author="Miguel Centeno Muñoz" w:date="2014-07-27T22:20:00Z">
              <w:del w:id="2506" w:author="Miguel Centeno Muñoz" w:date="2014-08-02T12:24:00Z">
                <w:r w:rsidDel="007761C4">
                  <w:rPr>
                    <w:rFonts w:ascii="Arial" w:hAnsi="Arial" w:cs="Arial"/>
                    <w:b/>
                    <w:bCs/>
                    <w:sz w:val="20"/>
                    <w:szCs w:val="20"/>
                  </w:rPr>
                  <w:delText>Descripción</w:delText>
                </w:r>
              </w:del>
            </w:moveTo>
          </w:p>
        </w:tc>
        <w:tc>
          <w:tcPr>
            <w:tcW w:w="0" w:type="auto"/>
            <w:gridSpan w:val="2"/>
            <w:hideMark/>
            <w:tcPrChange w:id="2507" w:author="Miguel Centeno Muñoz" w:date="2014-08-02T12:24:00Z">
              <w:tcPr>
                <w:tcW w:w="0" w:type="auto"/>
                <w:gridSpan w:val="2"/>
                <w:hideMark/>
              </w:tcPr>
            </w:tcPrChange>
          </w:tcPr>
          <w:p w:rsidR="005E20C8" w:rsidDel="007761C4" w:rsidRDefault="005E20C8" w:rsidP="007761C4">
            <w:pPr>
              <w:cnfStyle w:val="000000100000" w:firstRow="0" w:lastRow="0" w:firstColumn="0" w:lastColumn="0" w:oddVBand="0" w:evenVBand="0" w:oddHBand="1" w:evenHBand="0" w:firstRowFirstColumn="0" w:firstRowLastColumn="0" w:lastRowFirstColumn="0" w:lastRowLastColumn="0"/>
              <w:rPr>
                <w:del w:id="2508" w:author="Miguel Centeno Muñoz" w:date="2014-08-02T12:24:00Z"/>
                <w:rFonts w:ascii="Arial" w:hAnsi="Arial" w:cs="Arial"/>
                <w:sz w:val="20"/>
                <w:szCs w:val="20"/>
              </w:rPr>
            </w:pPr>
            <w:moveTo w:id="2509" w:author="Miguel Centeno Muñoz" w:date="2014-07-27T22:20:00Z">
              <w:del w:id="2510" w:author="Miguel Centeno Muñoz" w:date="2014-08-02T12:24:00Z">
                <w:r w:rsidDel="007761C4">
                  <w:rPr>
                    <w:rFonts w:ascii="Arial" w:hAnsi="Arial" w:cs="Arial"/>
                    <w:sz w:val="20"/>
                    <w:szCs w:val="20"/>
                  </w:rPr>
                  <w:delText xml:space="preserve">El sistema deberá comportarse tal como se describe en el siguiente caso de uso cuando </w:delText>
                </w:r>
                <w:r w:rsidDel="007761C4">
                  <w:rPr>
                    <w:rStyle w:val="nfasis"/>
                    <w:rFonts w:ascii="Arial" w:hAnsi="Arial" w:cs="Arial"/>
                  </w:rPr>
                  <w:delText>el usuario solicita modificar la información referente a una ruta</w:delText>
                </w:r>
                <w:r w:rsidDel="007761C4">
                  <w:rPr>
                    <w:rFonts w:ascii="Arial" w:hAnsi="Arial" w:cs="Arial"/>
                    <w:sz w:val="20"/>
                    <w:szCs w:val="20"/>
                  </w:rPr>
                  <w:delText xml:space="preserve"> </w:delText>
                </w:r>
              </w:del>
            </w:moveTo>
          </w:p>
        </w:tc>
      </w:tr>
      <w:tr w:rsidR="005E20C8" w:rsidDel="007761C4" w:rsidTr="007761C4">
        <w:trPr>
          <w:del w:id="2511"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512" w:author="Miguel Centeno Muñoz" w:date="2014-08-02T12:24:00Z">
              <w:tcPr>
                <w:tcW w:w="0" w:type="auto"/>
                <w:hideMark/>
              </w:tcPr>
            </w:tcPrChange>
          </w:tcPr>
          <w:p w:rsidR="005E20C8" w:rsidDel="007761C4" w:rsidRDefault="005E20C8" w:rsidP="007761C4">
            <w:pPr>
              <w:rPr>
                <w:del w:id="2513" w:author="Miguel Centeno Muñoz" w:date="2014-08-02T12:24:00Z"/>
                <w:rFonts w:ascii="Arial" w:hAnsi="Arial" w:cs="Arial"/>
                <w:sz w:val="20"/>
                <w:szCs w:val="20"/>
              </w:rPr>
            </w:pPr>
            <w:moveTo w:id="2514" w:author="Miguel Centeno Muñoz" w:date="2014-07-27T22:20:00Z">
              <w:del w:id="2515" w:author="Miguel Centeno Muñoz" w:date="2014-08-02T12:24:00Z">
                <w:r w:rsidDel="007761C4">
                  <w:rPr>
                    <w:rFonts w:ascii="Arial" w:hAnsi="Arial" w:cs="Arial"/>
                    <w:b/>
                    <w:bCs/>
                    <w:sz w:val="20"/>
                    <w:szCs w:val="20"/>
                  </w:rPr>
                  <w:delText>Precondición</w:delText>
                </w:r>
              </w:del>
            </w:moveTo>
          </w:p>
        </w:tc>
        <w:tc>
          <w:tcPr>
            <w:tcW w:w="0" w:type="auto"/>
            <w:gridSpan w:val="2"/>
            <w:hideMark/>
            <w:tcPrChange w:id="2516" w:author="Miguel Centeno Muñoz" w:date="2014-08-02T12:24:00Z">
              <w:tcPr>
                <w:tcW w:w="0" w:type="auto"/>
                <w:gridSpan w:val="2"/>
                <w:hideMark/>
              </w:tcPr>
            </w:tcPrChange>
          </w:tcPr>
          <w:p w:rsidR="005E20C8" w:rsidDel="007761C4" w:rsidRDefault="005E20C8" w:rsidP="007761C4">
            <w:pPr>
              <w:cnfStyle w:val="000000000000" w:firstRow="0" w:lastRow="0" w:firstColumn="0" w:lastColumn="0" w:oddVBand="0" w:evenVBand="0" w:oddHBand="0" w:evenHBand="0" w:firstRowFirstColumn="0" w:firstRowLastColumn="0" w:lastRowFirstColumn="0" w:lastRowLastColumn="0"/>
              <w:rPr>
                <w:del w:id="2517" w:author="Miguel Centeno Muñoz" w:date="2014-08-02T12:24:00Z"/>
                <w:rFonts w:ascii="Arial" w:hAnsi="Arial" w:cs="Arial"/>
                <w:sz w:val="20"/>
                <w:szCs w:val="20"/>
              </w:rPr>
            </w:pPr>
            <w:moveTo w:id="2518" w:author="Miguel Centeno Muñoz" w:date="2014-07-27T22:20:00Z">
              <w:del w:id="2519" w:author="Miguel Centeno Muñoz" w:date="2014-08-02T12:24:00Z">
                <w:r w:rsidDel="007761C4">
                  <w:rPr>
                    <w:rFonts w:ascii="Arial" w:hAnsi="Arial" w:cs="Arial"/>
                    <w:sz w:val="20"/>
                    <w:szCs w:val="20"/>
                  </w:rPr>
                  <w:delText>Ninguna</w:delText>
                </w:r>
              </w:del>
            </w:moveTo>
          </w:p>
        </w:tc>
      </w:tr>
      <w:tr w:rsidR="005E20C8" w:rsidDel="007761C4" w:rsidTr="007761C4">
        <w:trPr>
          <w:cnfStyle w:val="000000100000" w:firstRow="0" w:lastRow="0" w:firstColumn="0" w:lastColumn="0" w:oddVBand="0" w:evenVBand="0" w:oddHBand="1" w:evenHBand="0" w:firstRowFirstColumn="0" w:firstRowLastColumn="0" w:lastRowFirstColumn="0" w:lastRowLastColumn="0"/>
          <w:del w:id="2520"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vMerge w:val="restart"/>
            <w:hideMark/>
            <w:tcPrChange w:id="2521" w:author="Miguel Centeno Muñoz" w:date="2014-08-02T12:24:00Z">
              <w:tcPr>
                <w:tcW w:w="0" w:type="auto"/>
                <w:vMerge w:val="restart"/>
                <w:hideMark/>
              </w:tcPr>
            </w:tcPrChange>
          </w:tcPr>
          <w:p w:rsidR="005E20C8" w:rsidDel="007761C4" w:rsidRDefault="005E20C8" w:rsidP="007761C4">
            <w:pPr>
              <w:cnfStyle w:val="001000100000" w:firstRow="0" w:lastRow="0" w:firstColumn="1" w:lastColumn="0" w:oddVBand="0" w:evenVBand="0" w:oddHBand="1" w:evenHBand="0" w:firstRowFirstColumn="0" w:firstRowLastColumn="0" w:lastRowFirstColumn="0" w:lastRowLastColumn="0"/>
              <w:rPr>
                <w:del w:id="2522" w:author="Miguel Centeno Muñoz" w:date="2014-08-02T12:24:00Z"/>
                <w:rFonts w:ascii="Arial" w:hAnsi="Arial" w:cs="Arial"/>
                <w:sz w:val="20"/>
                <w:szCs w:val="20"/>
              </w:rPr>
            </w:pPr>
            <w:moveTo w:id="2523" w:author="Miguel Centeno Muñoz" w:date="2014-07-27T22:20:00Z">
              <w:del w:id="2524" w:author="Miguel Centeno Muñoz" w:date="2014-08-02T12:24:00Z">
                <w:r w:rsidDel="007761C4">
                  <w:rPr>
                    <w:rFonts w:ascii="Arial" w:hAnsi="Arial" w:cs="Arial"/>
                    <w:b/>
                    <w:bCs/>
                    <w:sz w:val="20"/>
                    <w:szCs w:val="20"/>
                  </w:rPr>
                  <w:delText>Secuencia normal</w:delText>
                </w:r>
              </w:del>
            </w:moveTo>
          </w:p>
        </w:tc>
        <w:tc>
          <w:tcPr>
            <w:tcW w:w="0" w:type="auto"/>
            <w:hideMark/>
            <w:tcPrChange w:id="2525" w:author="Miguel Centeno Muñoz" w:date="2014-08-02T12:24:00Z">
              <w:tcPr>
                <w:tcW w:w="0" w:type="auto"/>
                <w:hideMark/>
              </w:tcPr>
            </w:tcPrChange>
          </w:tcPr>
          <w:p w:rsidR="005E20C8" w:rsidDel="007761C4" w:rsidRDefault="005E20C8" w:rsidP="007761C4">
            <w:pPr>
              <w:jc w:val="center"/>
              <w:cnfStyle w:val="000000100000" w:firstRow="0" w:lastRow="0" w:firstColumn="0" w:lastColumn="0" w:oddVBand="0" w:evenVBand="0" w:oddHBand="1" w:evenHBand="0" w:firstRowFirstColumn="0" w:firstRowLastColumn="0" w:lastRowFirstColumn="0" w:lastRowLastColumn="0"/>
              <w:rPr>
                <w:del w:id="2526" w:author="Miguel Centeno Muñoz" w:date="2014-08-02T12:24:00Z"/>
                <w:rFonts w:ascii="Arial" w:hAnsi="Arial" w:cs="Arial"/>
                <w:b/>
                <w:bCs/>
                <w:sz w:val="20"/>
                <w:szCs w:val="20"/>
              </w:rPr>
            </w:pPr>
            <w:moveTo w:id="2527" w:author="Miguel Centeno Muñoz" w:date="2014-07-27T22:20:00Z">
              <w:del w:id="2528" w:author="Miguel Centeno Muñoz" w:date="2014-08-02T12:24:00Z">
                <w:r w:rsidDel="007761C4">
                  <w:rPr>
                    <w:rFonts w:ascii="Arial" w:hAnsi="Arial" w:cs="Arial"/>
                    <w:b/>
                    <w:bCs/>
                    <w:sz w:val="20"/>
                    <w:szCs w:val="20"/>
                  </w:rPr>
                  <w:delText>Paso</w:delText>
                </w:r>
              </w:del>
            </w:moveTo>
          </w:p>
        </w:tc>
        <w:tc>
          <w:tcPr>
            <w:tcW w:w="3748" w:type="pct"/>
            <w:hideMark/>
            <w:tcPrChange w:id="2529" w:author="Miguel Centeno Muñoz" w:date="2014-08-02T12:24:00Z">
              <w:tcPr>
                <w:tcW w:w="3748" w:type="pct"/>
                <w:hideMark/>
              </w:tcPr>
            </w:tcPrChange>
          </w:tcPr>
          <w:p w:rsidR="005E20C8" w:rsidDel="007761C4" w:rsidRDefault="005E20C8" w:rsidP="007761C4">
            <w:pPr>
              <w:cnfStyle w:val="000000100000" w:firstRow="0" w:lastRow="0" w:firstColumn="0" w:lastColumn="0" w:oddVBand="0" w:evenVBand="0" w:oddHBand="1" w:evenHBand="0" w:firstRowFirstColumn="0" w:firstRowLastColumn="0" w:lastRowFirstColumn="0" w:lastRowLastColumn="0"/>
              <w:rPr>
                <w:del w:id="2530" w:author="Miguel Centeno Muñoz" w:date="2014-08-02T12:24:00Z"/>
                <w:rFonts w:ascii="Arial" w:hAnsi="Arial" w:cs="Arial"/>
                <w:b/>
                <w:bCs/>
                <w:sz w:val="20"/>
                <w:szCs w:val="20"/>
              </w:rPr>
            </w:pPr>
            <w:moveTo w:id="2531" w:author="Miguel Centeno Muñoz" w:date="2014-07-27T22:20:00Z">
              <w:del w:id="2532" w:author="Miguel Centeno Muñoz" w:date="2014-08-02T12:24:00Z">
                <w:r w:rsidDel="007761C4">
                  <w:rPr>
                    <w:rFonts w:ascii="Arial" w:hAnsi="Arial" w:cs="Arial"/>
                    <w:b/>
                    <w:bCs/>
                    <w:sz w:val="20"/>
                    <w:szCs w:val="20"/>
                  </w:rPr>
                  <w:delText>Acción</w:delText>
                </w:r>
              </w:del>
            </w:moveTo>
          </w:p>
        </w:tc>
      </w:tr>
      <w:tr w:rsidR="005E20C8" w:rsidDel="007761C4" w:rsidTr="007761C4">
        <w:trPr>
          <w:del w:id="2533"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vMerge/>
            <w:hideMark/>
            <w:tcPrChange w:id="2534" w:author="Miguel Centeno Muñoz" w:date="2014-08-02T12:24:00Z">
              <w:tcPr>
                <w:tcW w:w="0" w:type="auto"/>
                <w:vMerge/>
                <w:hideMark/>
              </w:tcPr>
            </w:tcPrChange>
          </w:tcPr>
          <w:p w:rsidR="005E20C8" w:rsidDel="007761C4" w:rsidRDefault="005E20C8" w:rsidP="007761C4">
            <w:pPr>
              <w:rPr>
                <w:del w:id="2535" w:author="Miguel Centeno Muñoz" w:date="2014-08-02T12:24:00Z"/>
                <w:rFonts w:ascii="Arial" w:hAnsi="Arial" w:cs="Arial"/>
                <w:sz w:val="20"/>
                <w:szCs w:val="20"/>
              </w:rPr>
            </w:pPr>
          </w:p>
        </w:tc>
        <w:tc>
          <w:tcPr>
            <w:tcW w:w="0" w:type="auto"/>
            <w:hideMark/>
            <w:tcPrChange w:id="2536" w:author="Miguel Centeno Muñoz" w:date="2014-08-02T12:24:00Z">
              <w:tcPr>
                <w:tcW w:w="0" w:type="auto"/>
                <w:hideMark/>
              </w:tcPr>
            </w:tcPrChange>
          </w:tcPr>
          <w:p w:rsidR="005E20C8" w:rsidDel="007761C4" w:rsidRDefault="005E20C8" w:rsidP="007761C4">
            <w:pPr>
              <w:jc w:val="center"/>
              <w:cnfStyle w:val="000000000000" w:firstRow="0" w:lastRow="0" w:firstColumn="0" w:lastColumn="0" w:oddVBand="0" w:evenVBand="0" w:oddHBand="0" w:evenHBand="0" w:firstRowFirstColumn="0" w:firstRowLastColumn="0" w:lastRowFirstColumn="0" w:lastRowLastColumn="0"/>
              <w:rPr>
                <w:del w:id="2537" w:author="Miguel Centeno Muñoz" w:date="2014-08-02T12:24:00Z"/>
                <w:rFonts w:ascii="Arial" w:hAnsi="Arial" w:cs="Arial"/>
                <w:sz w:val="20"/>
                <w:szCs w:val="20"/>
              </w:rPr>
            </w:pPr>
            <w:moveTo w:id="2538" w:author="Miguel Centeno Muñoz" w:date="2014-07-27T22:20:00Z">
              <w:del w:id="2539" w:author="Miguel Centeno Muñoz" w:date="2014-08-02T12:24:00Z">
                <w:r w:rsidDel="007761C4">
                  <w:rPr>
                    <w:rFonts w:ascii="Arial" w:hAnsi="Arial" w:cs="Arial"/>
                    <w:sz w:val="20"/>
                    <w:szCs w:val="20"/>
                  </w:rPr>
                  <w:delText>1</w:delText>
                </w:r>
              </w:del>
            </w:moveTo>
          </w:p>
        </w:tc>
        <w:tc>
          <w:tcPr>
            <w:tcW w:w="0" w:type="auto"/>
            <w:hideMark/>
            <w:tcPrChange w:id="2540" w:author="Miguel Centeno Muñoz" w:date="2014-08-02T12:24:00Z">
              <w:tcPr>
                <w:tcW w:w="0" w:type="auto"/>
                <w:hideMark/>
              </w:tcPr>
            </w:tcPrChange>
          </w:tcPr>
          <w:p w:rsidR="005E20C8" w:rsidDel="007761C4" w:rsidRDefault="005E20C8" w:rsidP="007761C4">
            <w:pPr>
              <w:cnfStyle w:val="000000000000" w:firstRow="0" w:lastRow="0" w:firstColumn="0" w:lastColumn="0" w:oddVBand="0" w:evenVBand="0" w:oddHBand="0" w:evenHBand="0" w:firstRowFirstColumn="0" w:firstRowLastColumn="0" w:lastRowFirstColumn="0" w:lastRowLastColumn="0"/>
              <w:rPr>
                <w:del w:id="2541" w:author="Miguel Centeno Muñoz" w:date="2014-08-02T12:24:00Z"/>
                <w:rFonts w:ascii="Arial" w:hAnsi="Arial" w:cs="Arial"/>
                <w:sz w:val="20"/>
                <w:szCs w:val="20"/>
              </w:rPr>
            </w:pPr>
            <w:moveTo w:id="2542" w:author="Miguel Centeno Muñoz" w:date="2014-07-27T22:20:00Z">
              <w:del w:id="2543" w:author="Miguel Centeno Muñoz" w:date="2014-08-02T12:24:00Z">
                <w:r w:rsidDel="007761C4">
                  <w:rPr>
                    <w:rFonts w:ascii="Arial" w:hAnsi="Arial" w:cs="Arial"/>
                    <w:sz w:val="20"/>
                    <w:szCs w:val="20"/>
                  </w:rPr>
                  <w:delText xml:space="preserve">Se realiza el caso de uso </w:delText>
                </w:r>
                <w:r w:rsidRPr="005C7CFD" w:rsidDel="007761C4">
                  <w:rPr>
                    <w:rFonts w:ascii="Arial" w:hAnsi="Arial" w:cs="Arial"/>
                    <w:sz w:val="20"/>
                    <w:szCs w:val="20"/>
                  </w:rPr>
                  <w:delText xml:space="preserve">Identificación de usuario (UC-0001) </w:delText>
                </w:r>
              </w:del>
            </w:moveTo>
          </w:p>
        </w:tc>
      </w:tr>
      <w:tr w:rsidR="005E20C8" w:rsidDel="007761C4" w:rsidTr="007761C4">
        <w:trPr>
          <w:cnfStyle w:val="000000100000" w:firstRow="0" w:lastRow="0" w:firstColumn="0" w:lastColumn="0" w:oddVBand="0" w:evenVBand="0" w:oddHBand="1" w:evenHBand="0" w:firstRowFirstColumn="0" w:firstRowLastColumn="0" w:lastRowFirstColumn="0" w:lastRowLastColumn="0"/>
          <w:del w:id="2544"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vMerge/>
            <w:hideMark/>
            <w:tcPrChange w:id="2545" w:author="Miguel Centeno Muñoz" w:date="2014-08-02T12:24:00Z">
              <w:tcPr>
                <w:tcW w:w="0" w:type="auto"/>
                <w:vMerge/>
                <w:hideMark/>
              </w:tcPr>
            </w:tcPrChange>
          </w:tcPr>
          <w:p w:rsidR="005E20C8" w:rsidDel="007761C4" w:rsidRDefault="005E20C8" w:rsidP="007761C4">
            <w:pPr>
              <w:cnfStyle w:val="001000100000" w:firstRow="0" w:lastRow="0" w:firstColumn="1" w:lastColumn="0" w:oddVBand="0" w:evenVBand="0" w:oddHBand="1" w:evenHBand="0" w:firstRowFirstColumn="0" w:firstRowLastColumn="0" w:lastRowFirstColumn="0" w:lastRowLastColumn="0"/>
              <w:rPr>
                <w:del w:id="2546" w:author="Miguel Centeno Muñoz" w:date="2014-08-02T12:24:00Z"/>
                <w:rFonts w:ascii="Arial" w:hAnsi="Arial" w:cs="Arial"/>
                <w:sz w:val="20"/>
                <w:szCs w:val="20"/>
              </w:rPr>
            </w:pPr>
          </w:p>
        </w:tc>
        <w:tc>
          <w:tcPr>
            <w:tcW w:w="0" w:type="auto"/>
            <w:hideMark/>
            <w:tcPrChange w:id="2547" w:author="Miguel Centeno Muñoz" w:date="2014-08-02T12:24:00Z">
              <w:tcPr>
                <w:tcW w:w="0" w:type="auto"/>
                <w:hideMark/>
              </w:tcPr>
            </w:tcPrChange>
          </w:tcPr>
          <w:p w:rsidR="005E20C8" w:rsidDel="007761C4" w:rsidRDefault="005E20C8" w:rsidP="007761C4">
            <w:pPr>
              <w:jc w:val="center"/>
              <w:cnfStyle w:val="000000100000" w:firstRow="0" w:lastRow="0" w:firstColumn="0" w:lastColumn="0" w:oddVBand="0" w:evenVBand="0" w:oddHBand="1" w:evenHBand="0" w:firstRowFirstColumn="0" w:firstRowLastColumn="0" w:lastRowFirstColumn="0" w:lastRowLastColumn="0"/>
              <w:rPr>
                <w:del w:id="2548" w:author="Miguel Centeno Muñoz" w:date="2014-08-02T12:24:00Z"/>
                <w:rFonts w:ascii="Arial" w:hAnsi="Arial" w:cs="Arial"/>
                <w:sz w:val="20"/>
                <w:szCs w:val="20"/>
              </w:rPr>
            </w:pPr>
            <w:moveTo w:id="2549" w:author="Miguel Centeno Muñoz" w:date="2014-07-27T22:20:00Z">
              <w:del w:id="2550" w:author="Miguel Centeno Muñoz" w:date="2014-08-02T12:24:00Z">
                <w:r w:rsidDel="007761C4">
                  <w:rPr>
                    <w:rFonts w:ascii="Arial" w:hAnsi="Arial" w:cs="Arial"/>
                    <w:sz w:val="20"/>
                    <w:szCs w:val="20"/>
                  </w:rPr>
                  <w:delText>2</w:delText>
                </w:r>
              </w:del>
            </w:moveTo>
          </w:p>
        </w:tc>
        <w:tc>
          <w:tcPr>
            <w:tcW w:w="0" w:type="auto"/>
            <w:hideMark/>
            <w:tcPrChange w:id="2551" w:author="Miguel Centeno Muñoz" w:date="2014-08-02T12:24:00Z">
              <w:tcPr>
                <w:tcW w:w="0" w:type="auto"/>
                <w:hideMark/>
              </w:tcPr>
            </w:tcPrChange>
          </w:tcPr>
          <w:p w:rsidR="005E20C8" w:rsidDel="007761C4" w:rsidRDefault="005E20C8" w:rsidP="007761C4">
            <w:pPr>
              <w:cnfStyle w:val="000000100000" w:firstRow="0" w:lastRow="0" w:firstColumn="0" w:lastColumn="0" w:oddVBand="0" w:evenVBand="0" w:oddHBand="1" w:evenHBand="0" w:firstRowFirstColumn="0" w:firstRowLastColumn="0" w:lastRowFirstColumn="0" w:lastRowLastColumn="0"/>
              <w:rPr>
                <w:del w:id="2552" w:author="Miguel Centeno Muñoz" w:date="2014-08-02T12:24:00Z"/>
                <w:rFonts w:ascii="Arial" w:hAnsi="Arial" w:cs="Arial"/>
                <w:sz w:val="20"/>
                <w:szCs w:val="20"/>
              </w:rPr>
            </w:pPr>
            <w:moveTo w:id="2553" w:author="Miguel Centeno Muñoz" w:date="2014-07-27T22:20:00Z">
              <w:del w:id="2554" w:author="Miguel Centeno Muñoz" w:date="2014-08-02T12:24:00Z">
                <w:r w:rsidDel="007761C4">
                  <w:rPr>
                    <w:rFonts w:ascii="Arial" w:hAnsi="Arial" w:cs="Arial"/>
                    <w:sz w:val="20"/>
                    <w:szCs w:val="20"/>
                  </w:rPr>
                  <w:delText>El sistema</w:delText>
                </w:r>
                <w:r w:rsidDel="007761C4">
                  <w:rPr>
                    <w:rStyle w:val="nfasis"/>
                    <w:rFonts w:ascii="Arial" w:hAnsi="Arial" w:cs="Arial"/>
                  </w:rPr>
                  <w:delText xml:space="preserve"> solicita los atributos de la ruta que el usuario desea modificar</w:delText>
                </w:r>
                <w:r w:rsidDel="007761C4">
                  <w:rPr>
                    <w:rFonts w:ascii="Arial" w:hAnsi="Arial" w:cs="Arial"/>
                    <w:sz w:val="20"/>
                    <w:szCs w:val="20"/>
                  </w:rPr>
                  <w:delText xml:space="preserve"> </w:delText>
                </w:r>
              </w:del>
            </w:moveTo>
          </w:p>
        </w:tc>
      </w:tr>
      <w:tr w:rsidR="005E20C8" w:rsidDel="007761C4" w:rsidTr="007761C4">
        <w:trPr>
          <w:del w:id="2555"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vMerge/>
            <w:hideMark/>
            <w:tcPrChange w:id="2556" w:author="Miguel Centeno Muñoz" w:date="2014-08-02T12:24:00Z">
              <w:tcPr>
                <w:tcW w:w="0" w:type="auto"/>
                <w:vMerge/>
                <w:hideMark/>
              </w:tcPr>
            </w:tcPrChange>
          </w:tcPr>
          <w:p w:rsidR="005E20C8" w:rsidDel="007761C4" w:rsidRDefault="005E20C8" w:rsidP="007761C4">
            <w:pPr>
              <w:rPr>
                <w:del w:id="2557" w:author="Miguel Centeno Muñoz" w:date="2014-08-02T12:24:00Z"/>
                <w:rFonts w:ascii="Arial" w:hAnsi="Arial" w:cs="Arial"/>
                <w:sz w:val="20"/>
                <w:szCs w:val="20"/>
              </w:rPr>
            </w:pPr>
          </w:p>
        </w:tc>
        <w:tc>
          <w:tcPr>
            <w:tcW w:w="0" w:type="auto"/>
            <w:hideMark/>
            <w:tcPrChange w:id="2558" w:author="Miguel Centeno Muñoz" w:date="2014-08-02T12:24:00Z">
              <w:tcPr>
                <w:tcW w:w="0" w:type="auto"/>
                <w:hideMark/>
              </w:tcPr>
            </w:tcPrChange>
          </w:tcPr>
          <w:p w:rsidR="005E20C8" w:rsidDel="007761C4" w:rsidRDefault="005E20C8" w:rsidP="007761C4">
            <w:pPr>
              <w:jc w:val="center"/>
              <w:cnfStyle w:val="000000000000" w:firstRow="0" w:lastRow="0" w:firstColumn="0" w:lastColumn="0" w:oddVBand="0" w:evenVBand="0" w:oddHBand="0" w:evenHBand="0" w:firstRowFirstColumn="0" w:firstRowLastColumn="0" w:lastRowFirstColumn="0" w:lastRowLastColumn="0"/>
              <w:rPr>
                <w:del w:id="2559" w:author="Miguel Centeno Muñoz" w:date="2014-08-02T12:24:00Z"/>
                <w:rFonts w:ascii="Arial" w:hAnsi="Arial" w:cs="Arial"/>
                <w:sz w:val="20"/>
                <w:szCs w:val="20"/>
              </w:rPr>
            </w:pPr>
            <w:moveTo w:id="2560" w:author="Miguel Centeno Muñoz" w:date="2014-07-27T22:20:00Z">
              <w:del w:id="2561" w:author="Miguel Centeno Muñoz" w:date="2014-08-02T12:24:00Z">
                <w:r w:rsidDel="007761C4">
                  <w:rPr>
                    <w:rFonts w:ascii="Arial" w:hAnsi="Arial" w:cs="Arial"/>
                    <w:sz w:val="20"/>
                    <w:szCs w:val="20"/>
                  </w:rPr>
                  <w:delText>3</w:delText>
                </w:r>
              </w:del>
            </w:moveTo>
          </w:p>
        </w:tc>
        <w:tc>
          <w:tcPr>
            <w:tcW w:w="0" w:type="auto"/>
            <w:hideMark/>
            <w:tcPrChange w:id="2562" w:author="Miguel Centeno Muñoz" w:date="2014-08-02T12:24:00Z">
              <w:tcPr>
                <w:tcW w:w="0" w:type="auto"/>
                <w:hideMark/>
              </w:tcPr>
            </w:tcPrChange>
          </w:tcPr>
          <w:p w:rsidR="005E20C8" w:rsidDel="007761C4" w:rsidRDefault="005E20C8" w:rsidP="007761C4">
            <w:pPr>
              <w:cnfStyle w:val="000000000000" w:firstRow="0" w:lastRow="0" w:firstColumn="0" w:lastColumn="0" w:oddVBand="0" w:evenVBand="0" w:oddHBand="0" w:evenHBand="0" w:firstRowFirstColumn="0" w:firstRowLastColumn="0" w:lastRowFirstColumn="0" w:lastRowLastColumn="0"/>
              <w:rPr>
                <w:del w:id="2563" w:author="Miguel Centeno Muñoz" w:date="2014-08-02T12:24:00Z"/>
                <w:rFonts w:ascii="Arial" w:hAnsi="Arial" w:cs="Arial"/>
                <w:sz w:val="20"/>
                <w:szCs w:val="20"/>
              </w:rPr>
            </w:pPr>
            <w:moveTo w:id="2564" w:author="Miguel Centeno Muñoz" w:date="2014-07-27T22:20:00Z">
              <w:del w:id="2565" w:author="Miguel Centeno Muñoz" w:date="2014-08-02T12:24:00Z">
                <w:r w:rsidDel="007761C4">
                  <w:rPr>
                    <w:rFonts w:ascii="Arial" w:hAnsi="Arial" w:cs="Arial"/>
                    <w:sz w:val="20"/>
                    <w:szCs w:val="20"/>
                  </w:rPr>
                  <w:delText>Si</w:delText>
                </w:r>
                <w:r w:rsidDel="007761C4">
                  <w:rPr>
                    <w:rStyle w:val="nfasis"/>
                    <w:rFonts w:ascii="Arial" w:hAnsi="Arial" w:cs="Arial"/>
                  </w:rPr>
                  <w:delText xml:space="preserve"> el atributo de la ruta que desea modificar es fichero ruta, </w:delText>
                </w:r>
                <w:r w:rsidDel="007761C4">
                  <w:rPr>
                    <w:rFonts w:ascii="Arial" w:hAnsi="Arial" w:cs="Arial"/>
                    <w:sz w:val="20"/>
                    <w:szCs w:val="20"/>
                  </w:rPr>
                  <w:delText>el actor</w:delText>
                </w:r>
                <w:r w:rsidRPr="005C7CFD" w:rsidDel="007761C4">
                  <w:rPr>
                    <w:rFonts w:ascii="Arial" w:hAnsi="Arial" w:cs="Arial"/>
                    <w:sz w:val="20"/>
                    <w:szCs w:val="20"/>
                  </w:rPr>
                  <w:delText xml:space="preserve"> Usuario (ACT-0001) </w:delText>
                </w:r>
                <w:r w:rsidDel="007761C4">
                  <w:rPr>
                    <w:rStyle w:val="nfasis"/>
                    <w:rFonts w:ascii="Arial" w:hAnsi="Arial" w:cs="Arial"/>
                  </w:rPr>
                  <w:delText>busca el nuevo fichero a registrar en su equipo mediante el explorador de archivos</w:delText>
                </w:r>
                <w:r w:rsidDel="007761C4">
                  <w:rPr>
                    <w:rFonts w:ascii="Arial" w:hAnsi="Arial" w:cs="Arial"/>
                    <w:sz w:val="20"/>
                    <w:szCs w:val="20"/>
                  </w:rPr>
                  <w:delText xml:space="preserve"> </w:delText>
                </w:r>
              </w:del>
            </w:moveTo>
          </w:p>
        </w:tc>
      </w:tr>
      <w:tr w:rsidR="005E20C8" w:rsidDel="007761C4" w:rsidTr="007761C4">
        <w:trPr>
          <w:cnfStyle w:val="000000100000" w:firstRow="0" w:lastRow="0" w:firstColumn="0" w:lastColumn="0" w:oddVBand="0" w:evenVBand="0" w:oddHBand="1" w:evenHBand="0" w:firstRowFirstColumn="0" w:firstRowLastColumn="0" w:lastRowFirstColumn="0" w:lastRowLastColumn="0"/>
          <w:del w:id="2566"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vMerge/>
            <w:hideMark/>
            <w:tcPrChange w:id="2567" w:author="Miguel Centeno Muñoz" w:date="2014-08-02T12:24:00Z">
              <w:tcPr>
                <w:tcW w:w="0" w:type="auto"/>
                <w:vMerge/>
                <w:hideMark/>
              </w:tcPr>
            </w:tcPrChange>
          </w:tcPr>
          <w:p w:rsidR="005E20C8" w:rsidDel="007761C4" w:rsidRDefault="005E20C8" w:rsidP="007761C4">
            <w:pPr>
              <w:cnfStyle w:val="001000100000" w:firstRow="0" w:lastRow="0" w:firstColumn="1" w:lastColumn="0" w:oddVBand="0" w:evenVBand="0" w:oddHBand="1" w:evenHBand="0" w:firstRowFirstColumn="0" w:firstRowLastColumn="0" w:lastRowFirstColumn="0" w:lastRowLastColumn="0"/>
              <w:rPr>
                <w:del w:id="2568" w:author="Miguel Centeno Muñoz" w:date="2014-08-02T12:24:00Z"/>
                <w:rFonts w:ascii="Arial" w:hAnsi="Arial" w:cs="Arial"/>
                <w:sz w:val="20"/>
                <w:szCs w:val="20"/>
              </w:rPr>
            </w:pPr>
          </w:p>
        </w:tc>
        <w:tc>
          <w:tcPr>
            <w:tcW w:w="0" w:type="auto"/>
            <w:hideMark/>
            <w:tcPrChange w:id="2569" w:author="Miguel Centeno Muñoz" w:date="2014-08-02T12:24:00Z">
              <w:tcPr>
                <w:tcW w:w="0" w:type="auto"/>
                <w:hideMark/>
              </w:tcPr>
            </w:tcPrChange>
          </w:tcPr>
          <w:p w:rsidR="005E20C8" w:rsidDel="007761C4" w:rsidRDefault="005E20C8" w:rsidP="007761C4">
            <w:pPr>
              <w:jc w:val="center"/>
              <w:cnfStyle w:val="000000100000" w:firstRow="0" w:lastRow="0" w:firstColumn="0" w:lastColumn="0" w:oddVBand="0" w:evenVBand="0" w:oddHBand="1" w:evenHBand="0" w:firstRowFirstColumn="0" w:firstRowLastColumn="0" w:lastRowFirstColumn="0" w:lastRowLastColumn="0"/>
              <w:rPr>
                <w:del w:id="2570" w:author="Miguel Centeno Muñoz" w:date="2014-08-02T12:24:00Z"/>
                <w:rFonts w:ascii="Arial" w:hAnsi="Arial" w:cs="Arial"/>
                <w:sz w:val="20"/>
                <w:szCs w:val="20"/>
              </w:rPr>
            </w:pPr>
            <w:moveTo w:id="2571" w:author="Miguel Centeno Muñoz" w:date="2014-07-27T22:20:00Z">
              <w:del w:id="2572" w:author="Miguel Centeno Muñoz" w:date="2014-08-02T12:24:00Z">
                <w:r w:rsidDel="007761C4">
                  <w:rPr>
                    <w:rFonts w:ascii="Arial" w:hAnsi="Arial" w:cs="Arial"/>
                    <w:sz w:val="20"/>
                    <w:szCs w:val="20"/>
                  </w:rPr>
                  <w:delText>4</w:delText>
                </w:r>
              </w:del>
            </w:moveTo>
          </w:p>
        </w:tc>
        <w:tc>
          <w:tcPr>
            <w:tcW w:w="0" w:type="auto"/>
            <w:hideMark/>
            <w:tcPrChange w:id="2573" w:author="Miguel Centeno Muñoz" w:date="2014-08-02T12:24:00Z">
              <w:tcPr>
                <w:tcW w:w="0" w:type="auto"/>
                <w:hideMark/>
              </w:tcPr>
            </w:tcPrChange>
          </w:tcPr>
          <w:p w:rsidR="005E20C8" w:rsidDel="007761C4" w:rsidRDefault="005E20C8" w:rsidP="007761C4">
            <w:pPr>
              <w:cnfStyle w:val="000000100000" w:firstRow="0" w:lastRow="0" w:firstColumn="0" w:lastColumn="0" w:oddVBand="0" w:evenVBand="0" w:oddHBand="1" w:evenHBand="0" w:firstRowFirstColumn="0" w:firstRowLastColumn="0" w:lastRowFirstColumn="0" w:lastRowLastColumn="0"/>
              <w:rPr>
                <w:del w:id="2574" w:author="Miguel Centeno Muñoz" w:date="2014-08-02T12:24:00Z"/>
                <w:rFonts w:ascii="Arial" w:hAnsi="Arial" w:cs="Arial"/>
                <w:sz w:val="20"/>
                <w:szCs w:val="20"/>
              </w:rPr>
            </w:pPr>
            <w:moveTo w:id="2575" w:author="Miguel Centeno Muñoz" w:date="2014-07-27T22:20:00Z">
              <w:del w:id="2576" w:author="Miguel Centeno Muñoz" w:date="2014-08-02T12:24:00Z">
                <w:r w:rsidDel="007761C4">
                  <w:rPr>
                    <w:rFonts w:ascii="Arial" w:hAnsi="Arial" w:cs="Arial"/>
                    <w:sz w:val="20"/>
                    <w:szCs w:val="20"/>
                  </w:rPr>
                  <w:delText>El sistema</w:delText>
                </w:r>
                <w:r w:rsidDel="007761C4">
                  <w:rPr>
                    <w:rStyle w:val="nfasis"/>
                    <w:rFonts w:ascii="Arial" w:hAnsi="Arial" w:cs="Arial"/>
                  </w:rPr>
                  <w:delText xml:space="preserve"> el sistema registra los cambios realizados por el usuario a la ruta mostrando un mensaje de confirmación</w:delText>
                </w:r>
                <w:r w:rsidDel="007761C4">
                  <w:rPr>
                    <w:rFonts w:ascii="Arial" w:hAnsi="Arial" w:cs="Arial"/>
                    <w:sz w:val="20"/>
                    <w:szCs w:val="20"/>
                  </w:rPr>
                  <w:delText xml:space="preserve"> </w:delText>
                </w:r>
              </w:del>
            </w:moveTo>
          </w:p>
        </w:tc>
      </w:tr>
      <w:tr w:rsidR="005E20C8" w:rsidDel="007761C4" w:rsidTr="007761C4">
        <w:trPr>
          <w:del w:id="2577"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578" w:author="Miguel Centeno Muñoz" w:date="2014-08-02T12:24:00Z">
              <w:tcPr>
                <w:tcW w:w="0" w:type="auto"/>
                <w:hideMark/>
              </w:tcPr>
            </w:tcPrChange>
          </w:tcPr>
          <w:p w:rsidR="005E20C8" w:rsidDel="007761C4" w:rsidRDefault="005E20C8" w:rsidP="007761C4">
            <w:pPr>
              <w:rPr>
                <w:del w:id="2579" w:author="Miguel Centeno Muñoz" w:date="2014-08-02T12:24:00Z"/>
                <w:rFonts w:ascii="Arial" w:hAnsi="Arial" w:cs="Arial"/>
                <w:sz w:val="20"/>
                <w:szCs w:val="20"/>
              </w:rPr>
            </w:pPr>
            <w:moveTo w:id="2580" w:author="Miguel Centeno Muñoz" w:date="2014-07-27T22:20:00Z">
              <w:del w:id="2581" w:author="Miguel Centeno Muñoz" w:date="2014-08-02T12:24:00Z">
                <w:r w:rsidDel="007761C4">
                  <w:rPr>
                    <w:rFonts w:ascii="Arial" w:hAnsi="Arial" w:cs="Arial"/>
                    <w:b/>
                    <w:bCs/>
                    <w:sz w:val="20"/>
                    <w:szCs w:val="20"/>
                  </w:rPr>
                  <w:delText>Postcondición</w:delText>
                </w:r>
              </w:del>
            </w:moveTo>
          </w:p>
        </w:tc>
        <w:tc>
          <w:tcPr>
            <w:tcW w:w="0" w:type="auto"/>
            <w:gridSpan w:val="2"/>
            <w:hideMark/>
            <w:tcPrChange w:id="2582" w:author="Miguel Centeno Muñoz" w:date="2014-08-02T12:24:00Z">
              <w:tcPr>
                <w:tcW w:w="0" w:type="auto"/>
                <w:gridSpan w:val="2"/>
                <w:hideMark/>
              </w:tcPr>
            </w:tcPrChange>
          </w:tcPr>
          <w:p w:rsidR="005E20C8" w:rsidDel="007761C4" w:rsidRDefault="005E20C8" w:rsidP="007761C4">
            <w:pPr>
              <w:cnfStyle w:val="000000000000" w:firstRow="0" w:lastRow="0" w:firstColumn="0" w:lastColumn="0" w:oddVBand="0" w:evenVBand="0" w:oddHBand="0" w:evenHBand="0" w:firstRowFirstColumn="0" w:firstRowLastColumn="0" w:lastRowFirstColumn="0" w:lastRowLastColumn="0"/>
              <w:rPr>
                <w:del w:id="2583" w:author="Miguel Centeno Muñoz" w:date="2014-08-02T12:24:00Z"/>
                <w:rFonts w:ascii="Arial" w:hAnsi="Arial" w:cs="Arial"/>
                <w:sz w:val="20"/>
                <w:szCs w:val="20"/>
              </w:rPr>
            </w:pPr>
            <w:moveTo w:id="2584" w:author="Miguel Centeno Muñoz" w:date="2014-07-27T22:20:00Z">
              <w:del w:id="2585" w:author="Miguel Centeno Muñoz" w:date="2014-08-02T12:24:00Z">
                <w:r w:rsidDel="007761C4">
                  <w:rPr>
                    <w:rFonts w:ascii="Arial" w:hAnsi="Arial" w:cs="Arial"/>
                    <w:sz w:val="20"/>
                    <w:szCs w:val="20"/>
                  </w:rPr>
                  <w:delText>Ninguna</w:delText>
                </w:r>
              </w:del>
            </w:moveTo>
          </w:p>
        </w:tc>
      </w:tr>
      <w:tr w:rsidR="005E20C8" w:rsidDel="007761C4" w:rsidTr="007761C4">
        <w:trPr>
          <w:cnfStyle w:val="000000100000" w:firstRow="0" w:lastRow="0" w:firstColumn="0" w:lastColumn="0" w:oddVBand="0" w:evenVBand="0" w:oddHBand="1" w:evenHBand="0" w:firstRowFirstColumn="0" w:firstRowLastColumn="0" w:lastRowFirstColumn="0" w:lastRowLastColumn="0"/>
          <w:del w:id="2586"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587" w:author="Miguel Centeno Muñoz" w:date="2014-08-02T12:24:00Z">
              <w:tcPr>
                <w:tcW w:w="0" w:type="auto"/>
                <w:hideMark/>
              </w:tcPr>
            </w:tcPrChange>
          </w:tcPr>
          <w:p w:rsidR="005E20C8" w:rsidDel="007761C4" w:rsidRDefault="005E20C8" w:rsidP="007761C4">
            <w:pPr>
              <w:cnfStyle w:val="001000100000" w:firstRow="0" w:lastRow="0" w:firstColumn="1" w:lastColumn="0" w:oddVBand="0" w:evenVBand="0" w:oddHBand="1" w:evenHBand="0" w:firstRowFirstColumn="0" w:firstRowLastColumn="0" w:lastRowFirstColumn="0" w:lastRowLastColumn="0"/>
              <w:rPr>
                <w:del w:id="2588" w:author="Miguel Centeno Muñoz" w:date="2014-08-02T12:24:00Z"/>
                <w:rFonts w:ascii="Arial" w:hAnsi="Arial" w:cs="Arial"/>
                <w:sz w:val="20"/>
                <w:szCs w:val="20"/>
              </w:rPr>
            </w:pPr>
            <w:moveTo w:id="2589" w:author="Miguel Centeno Muñoz" w:date="2014-07-27T22:20:00Z">
              <w:del w:id="2590" w:author="Miguel Centeno Muñoz" w:date="2014-08-02T12:24:00Z">
                <w:r w:rsidDel="007761C4">
                  <w:rPr>
                    <w:rFonts w:ascii="Arial" w:hAnsi="Arial" w:cs="Arial"/>
                    <w:b/>
                    <w:bCs/>
                    <w:sz w:val="20"/>
                    <w:szCs w:val="20"/>
                  </w:rPr>
                  <w:delText>Importancia</w:delText>
                </w:r>
              </w:del>
            </w:moveTo>
          </w:p>
        </w:tc>
        <w:tc>
          <w:tcPr>
            <w:tcW w:w="0" w:type="auto"/>
            <w:gridSpan w:val="2"/>
            <w:hideMark/>
            <w:tcPrChange w:id="2591" w:author="Miguel Centeno Muñoz" w:date="2014-08-02T12:24:00Z">
              <w:tcPr>
                <w:tcW w:w="0" w:type="auto"/>
                <w:gridSpan w:val="2"/>
                <w:hideMark/>
              </w:tcPr>
            </w:tcPrChange>
          </w:tcPr>
          <w:p w:rsidR="005E20C8" w:rsidDel="007761C4" w:rsidRDefault="005E20C8" w:rsidP="007761C4">
            <w:pPr>
              <w:cnfStyle w:val="000000100000" w:firstRow="0" w:lastRow="0" w:firstColumn="0" w:lastColumn="0" w:oddVBand="0" w:evenVBand="0" w:oddHBand="1" w:evenHBand="0" w:firstRowFirstColumn="0" w:firstRowLastColumn="0" w:lastRowFirstColumn="0" w:lastRowLastColumn="0"/>
              <w:rPr>
                <w:del w:id="2592" w:author="Miguel Centeno Muñoz" w:date="2014-08-02T12:24:00Z"/>
                <w:rFonts w:ascii="Arial" w:hAnsi="Arial" w:cs="Arial"/>
                <w:sz w:val="20"/>
                <w:szCs w:val="20"/>
              </w:rPr>
            </w:pPr>
            <w:moveTo w:id="2593" w:author="Miguel Centeno Muñoz" w:date="2014-07-27T22:20:00Z">
              <w:del w:id="2594" w:author="Miguel Centeno Muñoz" w:date="2014-08-02T12:24:00Z">
                <w:r w:rsidDel="007761C4">
                  <w:rPr>
                    <w:rFonts w:ascii="Arial" w:hAnsi="Arial" w:cs="Arial"/>
                    <w:sz w:val="20"/>
                    <w:szCs w:val="20"/>
                  </w:rPr>
                  <w:delText>vital</w:delText>
                </w:r>
              </w:del>
            </w:moveTo>
          </w:p>
        </w:tc>
      </w:tr>
      <w:tr w:rsidR="005E20C8" w:rsidDel="007761C4" w:rsidTr="007761C4">
        <w:trPr>
          <w:del w:id="2595"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596" w:author="Miguel Centeno Muñoz" w:date="2014-08-02T12:24:00Z">
              <w:tcPr>
                <w:tcW w:w="0" w:type="auto"/>
                <w:hideMark/>
              </w:tcPr>
            </w:tcPrChange>
          </w:tcPr>
          <w:p w:rsidR="005E20C8" w:rsidDel="007761C4" w:rsidRDefault="005E20C8" w:rsidP="007761C4">
            <w:pPr>
              <w:rPr>
                <w:del w:id="2597" w:author="Miguel Centeno Muñoz" w:date="2014-08-02T12:24:00Z"/>
                <w:rFonts w:ascii="Arial" w:hAnsi="Arial" w:cs="Arial"/>
                <w:sz w:val="20"/>
                <w:szCs w:val="20"/>
              </w:rPr>
            </w:pPr>
            <w:moveTo w:id="2598" w:author="Miguel Centeno Muñoz" w:date="2014-07-27T22:20:00Z">
              <w:del w:id="2599" w:author="Miguel Centeno Muñoz" w:date="2014-08-02T12:24:00Z">
                <w:r w:rsidDel="007761C4">
                  <w:rPr>
                    <w:rFonts w:ascii="Arial" w:hAnsi="Arial" w:cs="Arial"/>
                    <w:b/>
                    <w:bCs/>
                    <w:sz w:val="20"/>
                    <w:szCs w:val="20"/>
                  </w:rPr>
                  <w:delText>Urgencia</w:delText>
                </w:r>
              </w:del>
            </w:moveTo>
          </w:p>
        </w:tc>
        <w:tc>
          <w:tcPr>
            <w:tcW w:w="0" w:type="auto"/>
            <w:gridSpan w:val="2"/>
            <w:hideMark/>
            <w:tcPrChange w:id="2600" w:author="Miguel Centeno Muñoz" w:date="2014-08-02T12:24:00Z">
              <w:tcPr>
                <w:tcW w:w="0" w:type="auto"/>
                <w:gridSpan w:val="2"/>
                <w:hideMark/>
              </w:tcPr>
            </w:tcPrChange>
          </w:tcPr>
          <w:p w:rsidR="005E20C8" w:rsidDel="007761C4" w:rsidRDefault="005E20C8" w:rsidP="007761C4">
            <w:pPr>
              <w:cnfStyle w:val="000000000000" w:firstRow="0" w:lastRow="0" w:firstColumn="0" w:lastColumn="0" w:oddVBand="0" w:evenVBand="0" w:oddHBand="0" w:evenHBand="0" w:firstRowFirstColumn="0" w:firstRowLastColumn="0" w:lastRowFirstColumn="0" w:lastRowLastColumn="0"/>
              <w:rPr>
                <w:del w:id="2601" w:author="Miguel Centeno Muñoz" w:date="2014-08-02T12:24:00Z"/>
                <w:rFonts w:ascii="Arial" w:hAnsi="Arial" w:cs="Arial"/>
                <w:sz w:val="20"/>
                <w:szCs w:val="20"/>
              </w:rPr>
            </w:pPr>
            <w:moveTo w:id="2602" w:author="Miguel Centeno Muñoz" w:date="2014-07-27T22:20:00Z">
              <w:del w:id="2603" w:author="Miguel Centeno Muñoz" w:date="2014-08-02T12:24:00Z">
                <w:r w:rsidDel="007761C4">
                  <w:rPr>
                    <w:rFonts w:ascii="Arial" w:hAnsi="Arial" w:cs="Arial"/>
                    <w:sz w:val="20"/>
                    <w:szCs w:val="20"/>
                  </w:rPr>
                  <w:delText>inmediatamente</w:delText>
                </w:r>
              </w:del>
            </w:moveTo>
          </w:p>
        </w:tc>
      </w:tr>
      <w:tr w:rsidR="005E20C8" w:rsidDel="007761C4" w:rsidTr="007761C4">
        <w:trPr>
          <w:cnfStyle w:val="000000100000" w:firstRow="0" w:lastRow="0" w:firstColumn="0" w:lastColumn="0" w:oddVBand="0" w:evenVBand="0" w:oddHBand="1" w:evenHBand="0" w:firstRowFirstColumn="0" w:firstRowLastColumn="0" w:lastRowFirstColumn="0" w:lastRowLastColumn="0"/>
          <w:del w:id="2604"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605" w:author="Miguel Centeno Muñoz" w:date="2014-08-02T12:24:00Z">
              <w:tcPr>
                <w:tcW w:w="0" w:type="auto"/>
                <w:hideMark/>
              </w:tcPr>
            </w:tcPrChange>
          </w:tcPr>
          <w:p w:rsidR="005E20C8" w:rsidDel="007761C4" w:rsidRDefault="005E20C8" w:rsidP="007761C4">
            <w:pPr>
              <w:cnfStyle w:val="001000100000" w:firstRow="0" w:lastRow="0" w:firstColumn="1" w:lastColumn="0" w:oddVBand="0" w:evenVBand="0" w:oddHBand="1" w:evenHBand="0" w:firstRowFirstColumn="0" w:firstRowLastColumn="0" w:lastRowFirstColumn="0" w:lastRowLastColumn="0"/>
              <w:rPr>
                <w:del w:id="2606" w:author="Miguel Centeno Muñoz" w:date="2014-08-02T12:24:00Z"/>
                <w:rFonts w:ascii="Arial" w:hAnsi="Arial" w:cs="Arial"/>
                <w:sz w:val="20"/>
                <w:szCs w:val="20"/>
              </w:rPr>
            </w:pPr>
            <w:moveTo w:id="2607" w:author="Miguel Centeno Muñoz" w:date="2014-07-27T22:20:00Z">
              <w:del w:id="2608" w:author="Miguel Centeno Muñoz" w:date="2014-08-02T12:24:00Z">
                <w:r w:rsidDel="007761C4">
                  <w:rPr>
                    <w:rFonts w:ascii="Arial" w:hAnsi="Arial" w:cs="Arial"/>
                    <w:b/>
                    <w:bCs/>
                    <w:sz w:val="20"/>
                    <w:szCs w:val="20"/>
                  </w:rPr>
                  <w:delText>Estado</w:delText>
                </w:r>
              </w:del>
            </w:moveTo>
          </w:p>
        </w:tc>
        <w:tc>
          <w:tcPr>
            <w:tcW w:w="0" w:type="auto"/>
            <w:gridSpan w:val="2"/>
            <w:hideMark/>
            <w:tcPrChange w:id="2609" w:author="Miguel Centeno Muñoz" w:date="2014-08-02T12:24:00Z">
              <w:tcPr>
                <w:tcW w:w="0" w:type="auto"/>
                <w:gridSpan w:val="2"/>
                <w:hideMark/>
              </w:tcPr>
            </w:tcPrChange>
          </w:tcPr>
          <w:p w:rsidR="005E20C8" w:rsidDel="007761C4" w:rsidRDefault="005E20C8" w:rsidP="007761C4">
            <w:pPr>
              <w:cnfStyle w:val="000000100000" w:firstRow="0" w:lastRow="0" w:firstColumn="0" w:lastColumn="0" w:oddVBand="0" w:evenVBand="0" w:oddHBand="1" w:evenHBand="0" w:firstRowFirstColumn="0" w:firstRowLastColumn="0" w:lastRowFirstColumn="0" w:lastRowLastColumn="0"/>
              <w:rPr>
                <w:del w:id="2610" w:author="Miguel Centeno Muñoz" w:date="2014-08-02T12:24:00Z"/>
                <w:rFonts w:ascii="Arial" w:hAnsi="Arial" w:cs="Arial"/>
                <w:sz w:val="20"/>
                <w:szCs w:val="20"/>
              </w:rPr>
            </w:pPr>
            <w:moveTo w:id="2611" w:author="Miguel Centeno Muñoz" w:date="2014-07-27T22:20:00Z">
              <w:del w:id="2612" w:author="Miguel Centeno Muñoz" w:date="2014-08-02T12:24:00Z">
                <w:r w:rsidDel="007761C4">
                  <w:rPr>
                    <w:rFonts w:ascii="Arial" w:hAnsi="Arial" w:cs="Arial"/>
                    <w:sz w:val="20"/>
                    <w:szCs w:val="20"/>
                  </w:rPr>
                  <w:delText>en construcción</w:delText>
                </w:r>
              </w:del>
            </w:moveTo>
          </w:p>
        </w:tc>
      </w:tr>
      <w:tr w:rsidR="005E20C8" w:rsidDel="007761C4" w:rsidTr="007761C4">
        <w:trPr>
          <w:del w:id="2613"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614" w:author="Miguel Centeno Muñoz" w:date="2014-08-02T12:24:00Z">
              <w:tcPr>
                <w:tcW w:w="0" w:type="auto"/>
                <w:hideMark/>
              </w:tcPr>
            </w:tcPrChange>
          </w:tcPr>
          <w:p w:rsidR="005E20C8" w:rsidDel="007761C4" w:rsidRDefault="005E20C8" w:rsidP="007761C4">
            <w:pPr>
              <w:rPr>
                <w:del w:id="2615" w:author="Miguel Centeno Muñoz" w:date="2014-08-02T12:24:00Z"/>
                <w:rFonts w:ascii="Arial" w:hAnsi="Arial" w:cs="Arial"/>
                <w:sz w:val="20"/>
                <w:szCs w:val="20"/>
              </w:rPr>
            </w:pPr>
            <w:moveTo w:id="2616" w:author="Miguel Centeno Muñoz" w:date="2014-07-27T22:20:00Z">
              <w:del w:id="2617" w:author="Miguel Centeno Muñoz" w:date="2014-08-02T12:24:00Z">
                <w:r w:rsidDel="007761C4">
                  <w:rPr>
                    <w:rFonts w:ascii="Arial" w:hAnsi="Arial" w:cs="Arial"/>
                    <w:b/>
                    <w:bCs/>
                    <w:sz w:val="20"/>
                    <w:szCs w:val="20"/>
                  </w:rPr>
                  <w:delText>Estabilidad</w:delText>
                </w:r>
              </w:del>
            </w:moveTo>
          </w:p>
        </w:tc>
        <w:tc>
          <w:tcPr>
            <w:tcW w:w="0" w:type="auto"/>
            <w:gridSpan w:val="2"/>
            <w:hideMark/>
            <w:tcPrChange w:id="2618" w:author="Miguel Centeno Muñoz" w:date="2014-08-02T12:24:00Z">
              <w:tcPr>
                <w:tcW w:w="0" w:type="auto"/>
                <w:gridSpan w:val="2"/>
                <w:hideMark/>
              </w:tcPr>
            </w:tcPrChange>
          </w:tcPr>
          <w:p w:rsidR="005E20C8" w:rsidDel="007761C4" w:rsidRDefault="005E20C8" w:rsidP="007761C4">
            <w:pPr>
              <w:cnfStyle w:val="000000000000" w:firstRow="0" w:lastRow="0" w:firstColumn="0" w:lastColumn="0" w:oddVBand="0" w:evenVBand="0" w:oddHBand="0" w:evenHBand="0" w:firstRowFirstColumn="0" w:firstRowLastColumn="0" w:lastRowFirstColumn="0" w:lastRowLastColumn="0"/>
              <w:rPr>
                <w:del w:id="2619" w:author="Miguel Centeno Muñoz" w:date="2014-08-02T12:24:00Z"/>
                <w:rFonts w:ascii="Arial" w:hAnsi="Arial" w:cs="Arial"/>
                <w:sz w:val="20"/>
                <w:szCs w:val="20"/>
              </w:rPr>
            </w:pPr>
            <w:moveTo w:id="2620" w:author="Miguel Centeno Muñoz" w:date="2014-07-27T22:20:00Z">
              <w:del w:id="2621" w:author="Miguel Centeno Muñoz" w:date="2014-08-02T12:24:00Z">
                <w:r w:rsidDel="007761C4">
                  <w:rPr>
                    <w:rFonts w:ascii="Arial" w:hAnsi="Arial" w:cs="Arial"/>
                    <w:sz w:val="20"/>
                    <w:szCs w:val="20"/>
                  </w:rPr>
                  <w:delText>alta</w:delText>
                </w:r>
              </w:del>
            </w:moveTo>
          </w:p>
        </w:tc>
      </w:tr>
      <w:moveToRangeEnd w:id="2455"/>
    </w:tbl>
    <w:p w:rsidR="00D40919" w:rsidRDefault="00D40919" w:rsidP="00533654">
      <w:pPr>
        <w:rPr>
          <w:ins w:id="2622" w:author="Miguel Centeno Muñoz" w:date="2014-07-27T22:20:00Z"/>
        </w:rPr>
      </w:pPr>
    </w:p>
    <w:tbl>
      <w:tblPr>
        <w:tblStyle w:val="Listamedia2-nfasis2"/>
        <w:tblpPr w:leftFromText="141" w:rightFromText="141" w:vertAnchor="page" w:horzAnchor="margin" w:tblpY="2178"/>
        <w:tblW w:w="5000" w:type="pct"/>
        <w:tblLook w:val="04A0" w:firstRow="1" w:lastRow="0" w:firstColumn="1" w:lastColumn="0" w:noHBand="0" w:noVBand="1"/>
      </w:tblPr>
      <w:tblGrid>
        <w:gridCol w:w="1595"/>
        <w:gridCol w:w="695"/>
        <w:gridCol w:w="6855"/>
      </w:tblGrid>
      <w:tr w:rsidR="00EF2860" w:rsidTr="00EF2860">
        <w:trPr>
          <w:cnfStyle w:val="100000000000" w:firstRow="1" w:lastRow="0" w:firstColumn="0" w:lastColumn="0" w:oddVBand="0" w:evenVBand="0" w:oddHBand="0" w:evenHBand="0" w:firstRowFirstColumn="0" w:firstRowLastColumn="0" w:lastRowFirstColumn="0" w:lastRowLastColumn="0"/>
          <w:ins w:id="2623" w:author="Miguel Centeno Muñoz" w:date="2014-08-02T12:51:00Z"/>
        </w:trPr>
        <w:tc>
          <w:tcPr>
            <w:cnfStyle w:val="001000000100" w:firstRow="0" w:lastRow="0" w:firstColumn="1" w:lastColumn="0" w:oddVBand="0" w:evenVBand="0" w:oddHBand="0" w:evenHBand="0" w:firstRowFirstColumn="1" w:firstRowLastColumn="0" w:lastRowFirstColumn="0" w:lastRowLastColumn="0"/>
            <w:tcW w:w="0" w:type="auto"/>
            <w:hideMark/>
          </w:tcPr>
          <w:p w:rsidR="00EF2860" w:rsidRDefault="00EF2860" w:rsidP="00EF2860">
            <w:pPr>
              <w:rPr>
                <w:ins w:id="2624" w:author="Miguel Centeno Muñoz" w:date="2014-08-02T12:51:00Z"/>
                <w:rFonts w:ascii="Arial" w:hAnsi="Arial" w:cs="Arial"/>
                <w:sz w:val="20"/>
                <w:szCs w:val="20"/>
              </w:rPr>
            </w:pPr>
            <w:ins w:id="2625" w:author="Miguel Centeno Muñoz" w:date="2014-08-02T12:51:00Z">
              <w:r>
                <w:rPr>
                  <w:rFonts w:ascii="Arial" w:hAnsi="Arial" w:cs="Arial"/>
                  <w:b/>
                  <w:bCs/>
                  <w:sz w:val="20"/>
                  <w:szCs w:val="20"/>
                </w:rPr>
                <w:lastRenderedPageBreak/>
                <w:t>UC-0007</w:t>
              </w:r>
            </w:ins>
          </w:p>
        </w:tc>
        <w:tc>
          <w:tcPr>
            <w:tcW w:w="4128" w:type="pct"/>
            <w:gridSpan w:val="2"/>
            <w:hideMark/>
          </w:tcPr>
          <w:p w:rsidR="00EF2860" w:rsidRDefault="00EF2860" w:rsidP="00EF2860">
            <w:pPr>
              <w:cnfStyle w:val="100000000000" w:firstRow="1" w:lastRow="0" w:firstColumn="0" w:lastColumn="0" w:oddVBand="0" w:evenVBand="0" w:oddHBand="0" w:evenHBand="0" w:firstRowFirstColumn="0" w:firstRowLastColumn="0" w:lastRowFirstColumn="0" w:lastRowLastColumn="0"/>
              <w:rPr>
                <w:ins w:id="2626" w:author="Miguel Centeno Muñoz" w:date="2014-08-02T12:51:00Z"/>
                <w:rFonts w:ascii="Arial" w:hAnsi="Arial" w:cs="Arial"/>
                <w:sz w:val="20"/>
                <w:szCs w:val="20"/>
              </w:rPr>
            </w:pPr>
            <w:ins w:id="2627" w:author="Miguel Centeno Muñoz" w:date="2014-08-02T12:51:00Z">
              <w:r>
                <w:rPr>
                  <w:rFonts w:ascii="Arial" w:hAnsi="Arial" w:cs="Arial"/>
                  <w:b/>
                  <w:bCs/>
                  <w:sz w:val="20"/>
                  <w:szCs w:val="20"/>
                </w:rPr>
                <w:t>Modificación ruta</w:t>
              </w:r>
            </w:ins>
          </w:p>
        </w:tc>
      </w:tr>
      <w:tr w:rsidR="00EF2860" w:rsidTr="00EF2860">
        <w:trPr>
          <w:cnfStyle w:val="000000100000" w:firstRow="0" w:lastRow="0" w:firstColumn="0" w:lastColumn="0" w:oddVBand="0" w:evenVBand="0" w:oddHBand="1" w:evenHBand="0" w:firstRowFirstColumn="0" w:firstRowLastColumn="0" w:lastRowFirstColumn="0" w:lastRowLastColumn="0"/>
          <w:ins w:id="2628"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629" w:author="Miguel Centeno Muñoz" w:date="2014-08-02T12:51:00Z"/>
                <w:rFonts w:ascii="Arial" w:hAnsi="Arial" w:cs="Arial"/>
                <w:sz w:val="20"/>
                <w:szCs w:val="20"/>
              </w:rPr>
            </w:pPr>
            <w:ins w:id="2630" w:author="Miguel Centeno Muñoz" w:date="2014-08-02T12:51:00Z">
              <w:r>
                <w:rPr>
                  <w:rFonts w:ascii="Arial" w:hAnsi="Arial" w:cs="Arial"/>
                  <w:b/>
                  <w:bCs/>
                  <w:sz w:val="20"/>
                  <w:szCs w:val="20"/>
                </w:rPr>
                <w:t>Versión</w:t>
              </w:r>
            </w:ins>
          </w:p>
        </w:tc>
        <w:tc>
          <w:tcPr>
            <w:tcW w:w="0" w:type="auto"/>
            <w:gridSpan w:val="2"/>
            <w:hideMark/>
          </w:tcPr>
          <w:p w:rsidR="00EF2860" w:rsidRDefault="00EF2860" w:rsidP="00EF2860">
            <w:pPr>
              <w:cnfStyle w:val="000000100000" w:firstRow="0" w:lastRow="0" w:firstColumn="0" w:lastColumn="0" w:oddVBand="0" w:evenVBand="0" w:oddHBand="1" w:evenHBand="0" w:firstRowFirstColumn="0" w:firstRowLastColumn="0" w:lastRowFirstColumn="0" w:lastRowLastColumn="0"/>
              <w:rPr>
                <w:ins w:id="2631" w:author="Miguel Centeno Muñoz" w:date="2014-08-02T12:51:00Z"/>
                <w:rFonts w:ascii="Arial" w:hAnsi="Arial" w:cs="Arial"/>
                <w:sz w:val="20"/>
                <w:szCs w:val="20"/>
              </w:rPr>
            </w:pPr>
            <w:ins w:id="2632" w:author="Miguel Centeno Muñoz" w:date="2014-08-02T12:51:00Z">
              <w:r>
                <w:rPr>
                  <w:rFonts w:ascii="Arial" w:hAnsi="Arial" w:cs="Arial"/>
                  <w:sz w:val="20"/>
                  <w:szCs w:val="20"/>
                </w:rPr>
                <w:t xml:space="preserve">1.0 ( 25/06/2014 ) </w:t>
              </w:r>
            </w:ins>
          </w:p>
        </w:tc>
      </w:tr>
      <w:tr w:rsidR="00EF2860" w:rsidTr="00EF2860">
        <w:trPr>
          <w:ins w:id="2633"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634" w:author="Miguel Centeno Muñoz" w:date="2014-08-02T12:51:00Z"/>
                <w:rFonts w:ascii="Arial" w:hAnsi="Arial" w:cs="Arial"/>
                <w:sz w:val="20"/>
                <w:szCs w:val="20"/>
              </w:rPr>
            </w:pPr>
            <w:ins w:id="2635" w:author="Miguel Centeno Muñoz" w:date="2014-08-02T12:51:00Z">
              <w:r>
                <w:rPr>
                  <w:rFonts w:ascii="Arial" w:hAnsi="Arial" w:cs="Arial"/>
                  <w:b/>
                  <w:bCs/>
                  <w:sz w:val="20"/>
                  <w:szCs w:val="20"/>
                </w:rPr>
                <w:t>Autores</w:t>
              </w:r>
            </w:ins>
          </w:p>
        </w:tc>
        <w:tc>
          <w:tcPr>
            <w:tcW w:w="0" w:type="auto"/>
            <w:gridSpan w:val="2"/>
            <w:hideMark/>
          </w:tcPr>
          <w:p w:rsidR="00EF2860" w:rsidRPr="00986B9A" w:rsidRDefault="00EF2860" w:rsidP="00EF2860">
            <w:pPr>
              <w:pStyle w:val="Prrafodelista"/>
              <w:numPr>
                <w:ilvl w:val="0"/>
                <w:numId w:val="57"/>
              </w:numPr>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rPr>
                <w:ins w:id="2636" w:author="Miguel Centeno Muñoz" w:date="2014-08-02T12:51:00Z"/>
                <w:rFonts w:ascii="Arial" w:hAnsi="Arial" w:cs="Arial"/>
                <w:sz w:val="20"/>
                <w:szCs w:val="20"/>
              </w:rPr>
            </w:pPr>
            <w:ins w:id="2637" w:author="Miguel Centeno Muñoz" w:date="2014-08-02T12:51:00Z">
              <w:r w:rsidRPr="00986B9A">
                <w:rPr>
                  <w:rFonts w:ascii="Arial" w:hAnsi="Arial" w:cs="Arial"/>
                  <w:sz w:val="20"/>
                  <w:szCs w:val="20"/>
                </w:rPr>
                <w:t xml:space="preserve">Miguel Centeno Muñoz </w:t>
              </w:r>
            </w:ins>
          </w:p>
        </w:tc>
      </w:tr>
      <w:tr w:rsidR="00EF2860" w:rsidTr="00EF2860">
        <w:trPr>
          <w:cnfStyle w:val="000000100000" w:firstRow="0" w:lastRow="0" w:firstColumn="0" w:lastColumn="0" w:oddVBand="0" w:evenVBand="0" w:oddHBand="1" w:evenHBand="0" w:firstRowFirstColumn="0" w:firstRowLastColumn="0" w:lastRowFirstColumn="0" w:lastRowLastColumn="0"/>
          <w:ins w:id="2638"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639" w:author="Miguel Centeno Muñoz" w:date="2014-08-02T12:51:00Z"/>
                <w:rFonts w:ascii="Arial" w:hAnsi="Arial" w:cs="Arial"/>
                <w:sz w:val="20"/>
                <w:szCs w:val="20"/>
              </w:rPr>
            </w:pPr>
            <w:ins w:id="2640" w:author="Miguel Centeno Muñoz" w:date="2014-08-02T12:51:00Z">
              <w:r>
                <w:rPr>
                  <w:rFonts w:ascii="Arial" w:hAnsi="Arial" w:cs="Arial"/>
                  <w:b/>
                  <w:bCs/>
                  <w:sz w:val="20"/>
                  <w:szCs w:val="20"/>
                </w:rPr>
                <w:t>Fuentes</w:t>
              </w:r>
            </w:ins>
          </w:p>
        </w:tc>
        <w:tc>
          <w:tcPr>
            <w:tcW w:w="0" w:type="auto"/>
            <w:gridSpan w:val="2"/>
            <w:hideMark/>
          </w:tcPr>
          <w:p w:rsidR="00EF2860" w:rsidRPr="00986B9A" w:rsidRDefault="00EF2860" w:rsidP="00EF2860">
            <w:pPr>
              <w:pStyle w:val="Prrafodelista"/>
              <w:numPr>
                <w:ilvl w:val="0"/>
                <w:numId w:val="57"/>
              </w:numPr>
              <w:spacing w:before="100" w:beforeAutospacing="1" w:after="100" w:afterAutospacing="1"/>
              <w:jc w:val="left"/>
              <w:cnfStyle w:val="000000100000" w:firstRow="0" w:lastRow="0" w:firstColumn="0" w:lastColumn="0" w:oddVBand="0" w:evenVBand="0" w:oddHBand="1" w:evenHBand="0" w:firstRowFirstColumn="0" w:firstRowLastColumn="0" w:lastRowFirstColumn="0" w:lastRowLastColumn="0"/>
              <w:rPr>
                <w:ins w:id="2641" w:author="Miguel Centeno Muñoz" w:date="2014-08-02T12:51:00Z"/>
                <w:rFonts w:ascii="Arial" w:hAnsi="Arial" w:cs="Arial"/>
                <w:sz w:val="20"/>
                <w:szCs w:val="20"/>
              </w:rPr>
            </w:pPr>
            <w:ins w:id="2642" w:author="Miguel Centeno Muñoz" w:date="2014-08-02T12:51:00Z">
              <w:r w:rsidRPr="00986B9A">
                <w:rPr>
                  <w:rFonts w:ascii="Arial" w:hAnsi="Arial" w:cs="Arial"/>
                  <w:sz w:val="20"/>
                  <w:szCs w:val="20"/>
                </w:rPr>
                <w:t xml:space="preserve">Sergio Segura Rueda </w:t>
              </w:r>
            </w:ins>
          </w:p>
        </w:tc>
      </w:tr>
      <w:tr w:rsidR="00EF2860" w:rsidTr="00EF2860">
        <w:trPr>
          <w:ins w:id="2643"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644" w:author="Miguel Centeno Muñoz" w:date="2014-08-02T12:51:00Z"/>
                <w:rFonts w:ascii="Arial" w:hAnsi="Arial" w:cs="Arial"/>
                <w:sz w:val="20"/>
                <w:szCs w:val="20"/>
              </w:rPr>
            </w:pPr>
            <w:ins w:id="2645" w:author="Miguel Centeno Muñoz" w:date="2014-08-02T12:51:00Z">
              <w:r>
                <w:rPr>
                  <w:rFonts w:ascii="Arial" w:hAnsi="Arial" w:cs="Arial"/>
                  <w:b/>
                  <w:bCs/>
                  <w:sz w:val="20"/>
                  <w:szCs w:val="20"/>
                </w:rPr>
                <w:t>Dependencias</w:t>
              </w:r>
            </w:ins>
          </w:p>
        </w:tc>
        <w:tc>
          <w:tcPr>
            <w:tcW w:w="0" w:type="auto"/>
            <w:gridSpan w:val="2"/>
            <w:hideMark/>
          </w:tcPr>
          <w:p w:rsidR="00EF2860" w:rsidRPr="00B85A70" w:rsidRDefault="00EF2860" w:rsidP="00EF2860">
            <w:pPr>
              <w:pStyle w:val="Prrafodelista"/>
              <w:numPr>
                <w:ilvl w:val="0"/>
                <w:numId w:val="58"/>
              </w:numPr>
              <w:cnfStyle w:val="000000000000" w:firstRow="0" w:lastRow="0" w:firstColumn="0" w:lastColumn="0" w:oddVBand="0" w:evenVBand="0" w:oddHBand="0" w:evenHBand="0" w:firstRowFirstColumn="0" w:firstRowLastColumn="0" w:lastRowFirstColumn="0" w:lastRowLastColumn="0"/>
              <w:rPr>
                <w:ins w:id="2646" w:author="Miguel Centeno Muñoz" w:date="2014-08-02T12:51:00Z"/>
                <w:rFonts w:ascii="Arial" w:hAnsi="Arial" w:cs="Arial"/>
                <w:sz w:val="20"/>
                <w:szCs w:val="20"/>
              </w:rPr>
            </w:pPr>
            <w:ins w:id="2647" w:author="Miguel Centeno Muñoz" w:date="2014-08-02T12:51:00Z">
              <w:r w:rsidRPr="00B85A70">
                <w:rPr>
                  <w:rFonts w:ascii="Arial" w:hAnsi="Arial" w:cs="Arial"/>
                  <w:sz w:val="20"/>
                  <w:szCs w:val="20"/>
                </w:rPr>
                <w:t xml:space="preserve">[IRQ-0002] Información sobre Rutas </w:t>
              </w:r>
            </w:ins>
          </w:p>
          <w:p w:rsidR="00EF2860" w:rsidRDefault="00EF2860" w:rsidP="00EF2860">
            <w:pPr>
              <w:pStyle w:val="Prrafodelista"/>
              <w:numPr>
                <w:ilvl w:val="0"/>
                <w:numId w:val="58"/>
              </w:numPr>
              <w:cnfStyle w:val="000000000000" w:firstRow="0" w:lastRow="0" w:firstColumn="0" w:lastColumn="0" w:oddVBand="0" w:evenVBand="0" w:oddHBand="0" w:evenHBand="0" w:firstRowFirstColumn="0" w:firstRowLastColumn="0" w:lastRowFirstColumn="0" w:lastRowLastColumn="0"/>
              <w:rPr>
                <w:ins w:id="2648" w:author="Miguel Centeno Muñoz" w:date="2014-08-02T12:51:00Z"/>
                <w:rFonts w:ascii="Arial" w:hAnsi="Arial" w:cs="Arial"/>
                <w:sz w:val="20"/>
                <w:szCs w:val="20"/>
              </w:rPr>
            </w:pPr>
            <w:ins w:id="2649" w:author="Miguel Centeno Muñoz" w:date="2014-08-02T12:51:00Z">
              <w:r w:rsidRPr="00B85A70">
                <w:rPr>
                  <w:rFonts w:ascii="Arial" w:hAnsi="Arial" w:cs="Arial"/>
                  <w:sz w:val="20"/>
                  <w:szCs w:val="20"/>
                </w:rPr>
                <w:t>[IRQ-0003] Información Categoría Ruta</w:t>
              </w:r>
            </w:ins>
          </w:p>
          <w:p w:rsidR="00EF2860" w:rsidRPr="006D4CAE" w:rsidRDefault="00EF2860" w:rsidP="00EF2860">
            <w:pPr>
              <w:pStyle w:val="Prrafodelista"/>
              <w:numPr>
                <w:ilvl w:val="0"/>
                <w:numId w:val="58"/>
              </w:numPr>
              <w:cnfStyle w:val="000000000000" w:firstRow="0" w:lastRow="0" w:firstColumn="0" w:lastColumn="0" w:oddVBand="0" w:evenVBand="0" w:oddHBand="0" w:evenHBand="0" w:firstRowFirstColumn="0" w:firstRowLastColumn="0" w:lastRowFirstColumn="0" w:lastRowLastColumn="0"/>
              <w:rPr>
                <w:ins w:id="2650" w:author="Miguel Centeno Muñoz" w:date="2014-08-02T12:51:00Z"/>
                <w:rFonts w:ascii="Arial" w:hAnsi="Arial" w:cs="Arial"/>
                <w:sz w:val="20"/>
                <w:szCs w:val="20"/>
              </w:rPr>
            </w:pPr>
            <w:ins w:id="2651" w:author="Miguel Centeno Muñoz" w:date="2014-08-02T12:51:00Z">
              <w:r w:rsidRPr="006D4CAE">
                <w:rPr>
                  <w:rFonts w:ascii="Arial" w:hAnsi="Arial" w:cs="Arial"/>
                  <w:sz w:val="20"/>
                  <w:szCs w:val="20"/>
                </w:rPr>
                <w:t>[OBJ-0002] Gestión de Rutas</w:t>
              </w:r>
            </w:ins>
          </w:p>
        </w:tc>
      </w:tr>
      <w:tr w:rsidR="00EF2860" w:rsidTr="00EF2860">
        <w:trPr>
          <w:cnfStyle w:val="000000100000" w:firstRow="0" w:lastRow="0" w:firstColumn="0" w:lastColumn="0" w:oddVBand="0" w:evenVBand="0" w:oddHBand="1" w:evenHBand="0" w:firstRowFirstColumn="0" w:firstRowLastColumn="0" w:lastRowFirstColumn="0" w:lastRowLastColumn="0"/>
          <w:ins w:id="2652"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653" w:author="Miguel Centeno Muñoz" w:date="2014-08-02T12:51:00Z"/>
                <w:rFonts w:ascii="Arial" w:hAnsi="Arial" w:cs="Arial"/>
                <w:sz w:val="20"/>
                <w:szCs w:val="20"/>
              </w:rPr>
            </w:pPr>
            <w:ins w:id="2654" w:author="Miguel Centeno Muñoz" w:date="2014-08-02T12:51:00Z">
              <w:r>
                <w:rPr>
                  <w:rFonts w:ascii="Arial" w:hAnsi="Arial" w:cs="Arial"/>
                  <w:b/>
                  <w:bCs/>
                  <w:sz w:val="20"/>
                  <w:szCs w:val="20"/>
                </w:rPr>
                <w:t>Descripción</w:t>
              </w:r>
            </w:ins>
          </w:p>
        </w:tc>
        <w:tc>
          <w:tcPr>
            <w:tcW w:w="0" w:type="auto"/>
            <w:gridSpan w:val="2"/>
            <w:hideMark/>
          </w:tcPr>
          <w:p w:rsidR="00EF2860" w:rsidRDefault="00EF2860" w:rsidP="00EF2860">
            <w:pPr>
              <w:cnfStyle w:val="000000100000" w:firstRow="0" w:lastRow="0" w:firstColumn="0" w:lastColumn="0" w:oddVBand="0" w:evenVBand="0" w:oddHBand="1" w:evenHBand="0" w:firstRowFirstColumn="0" w:firstRowLastColumn="0" w:lastRowFirstColumn="0" w:lastRowLastColumn="0"/>
              <w:rPr>
                <w:ins w:id="2655" w:author="Miguel Centeno Muñoz" w:date="2014-08-02T12:51:00Z"/>
                <w:rFonts w:ascii="Arial" w:hAnsi="Arial" w:cs="Arial"/>
                <w:sz w:val="20"/>
                <w:szCs w:val="20"/>
              </w:rPr>
            </w:pPr>
            <w:ins w:id="2656" w:author="Miguel Centeno Muñoz" w:date="2014-08-02T12:51:00Z">
              <w:r>
                <w:rPr>
                  <w:rFonts w:ascii="Arial" w:hAnsi="Arial" w:cs="Arial"/>
                  <w:sz w:val="20"/>
                  <w:szCs w:val="20"/>
                </w:rPr>
                <w:t xml:space="preserve">El sistema deberá comportarse tal como se describe en el siguiente caso de uso cuando </w:t>
              </w:r>
              <w:r>
                <w:rPr>
                  <w:rStyle w:val="nfasis"/>
                  <w:rFonts w:ascii="Arial" w:hAnsi="Arial" w:cs="Arial"/>
                </w:rPr>
                <w:t>el usuario solicita modificar la información referente a una ruta</w:t>
              </w:r>
              <w:r>
                <w:rPr>
                  <w:rFonts w:ascii="Arial" w:hAnsi="Arial" w:cs="Arial"/>
                  <w:sz w:val="20"/>
                  <w:szCs w:val="20"/>
                </w:rPr>
                <w:t xml:space="preserve"> </w:t>
              </w:r>
            </w:ins>
          </w:p>
        </w:tc>
      </w:tr>
      <w:tr w:rsidR="00EF2860" w:rsidTr="00EF2860">
        <w:trPr>
          <w:ins w:id="2657"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658" w:author="Miguel Centeno Muñoz" w:date="2014-08-02T12:51:00Z"/>
                <w:rFonts w:ascii="Arial" w:hAnsi="Arial" w:cs="Arial"/>
                <w:sz w:val="20"/>
                <w:szCs w:val="20"/>
              </w:rPr>
            </w:pPr>
            <w:ins w:id="2659" w:author="Miguel Centeno Muñoz" w:date="2014-08-02T12:51:00Z">
              <w:r>
                <w:rPr>
                  <w:rFonts w:ascii="Arial" w:hAnsi="Arial" w:cs="Arial"/>
                  <w:b/>
                  <w:bCs/>
                  <w:sz w:val="20"/>
                  <w:szCs w:val="20"/>
                </w:rPr>
                <w:t>Precondición</w:t>
              </w:r>
            </w:ins>
          </w:p>
        </w:tc>
        <w:tc>
          <w:tcPr>
            <w:tcW w:w="0" w:type="auto"/>
            <w:gridSpan w:val="2"/>
            <w:hideMark/>
          </w:tcPr>
          <w:p w:rsidR="00EF2860" w:rsidRDefault="00EF2860" w:rsidP="00EF2860">
            <w:pPr>
              <w:cnfStyle w:val="000000000000" w:firstRow="0" w:lastRow="0" w:firstColumn="0" w:lastColumn="0" w:oddVBand="0" w:evenVBand="0" w:oddHBand="0" w:evenHBand="0" w:firstRowFirstColumn="0" w:firstRowLastColumn="0" w:lastRowFirstColumn="0" w:lastRowLastColumn="0"/>
              <w:rPr>
                <w:ins w:id="2660" w:author="Miguel Centeno Muñoz" w:date="2014-08-02T12:51:00Z"/>
                <w:rFonts w:ascii="Arial" w:hAnsi="Arial" w:cs="Arial"/>
                <w:sz w:val="20"/>
                <w:szCs w:val="20"/>
              </w:rPr>
            </w:pPr>
            <w:ins w:id="2661" w:author="Miguel Centeno Muñoz" w:date="2014-08-02T12:51:00Z">
              <w:r>
                <w:rPr>
                  <w:rFonts w:ascii="Arial" w:hAnsi="Arial" w:cs="Arial"/>
                  <w:sz w:val="20"/>
                  <w:szCs w:val="20"/>
                </w:rPr>
                <w:t>Ninguna</w:t>
              </w:r>
            </w:ins>
          </w:p>
        </w:tc>
      </w:tr>
      <w:tr w:rsidR="00EF2860" w:rsidTr="00EF2860">
        <w:trPr>
          <w:cnfStyle w:val="000000100000" w:firstRow="0" w:lastRow="0" w:firstColumn="0" w:lastColumn="0" w:oddVBand="0" w:evenVBand="0" w:oddHBand="1" w:evenHBand="0" w:firstRowFirstColumn="0" w:firstRowLastColumn="0" w:lastRowFirstColumn="0" w:lastRowLastColumn="0"/>
          <w:ins w:id="2662"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EF2860" w:rsidRDefault="00EF2860" w:rsidP="00EF2860">
            <w:pPr>
              <w:rPr>
                <w:ins w:id="2663" w:author="Miguel Centeno Muñoz" w:date="2014-08-02T12:51:00Z"/>
                <w:rFonts w:ascii="Arial" w:hAnsi="Arial" w:cs="Arial"/>
                <w:sz w:val="20"/>
                <w:szCs w:val="20"/>
              </w:rPr>
            </w:pPr>
            <w:ins w:id="2664" w:author="Miguel Centeno Muñoz" w:date="2014-08-02T12:51:00Z">
              <w:r>
                <w:rPr>
                  <w:rFonts w:ascii="Arial" w:hAnsi="Arial" w:cs="Arial"/>
                  <w:b/>
                  <w:bCs/>
                  <w:sz w:val="20"/>
                  <w:szCs w:val="20"/>
                </w:rPr>
                <w:t>Secuencia normal</w:t>
              </w:r>
            </w:ins>
          </w:p>
        </w:tc>
        <w:tc>
          <w:tcPr>
            <w:tcW w:w="0" w:type="auto"/>
            <w:hideMark/>
          </w:tcPr>
          <w:p w:rsidR="00EF2860" w:rsidRDefault="00EF2860" w:rsidP="00EF2860">
            <w:pPr>
              <w:jc w:val="center"/>
              <w:cnfStyle w:val="000000100000" w:firstRow="0" w:lastRow="0" w:firstColumn="0" w:lastColumn="0" w:oddVBand="0" w:evenVBand="0" w:oddHBand="1" w:evenHBand="0" w:firstRowFirstColumn="0" w:firstRowLastColumn="0" w:lastRowFirstColumn="0" w:lastRowLastColumn="0"/>
              <w:rPr>
                <w:ins w:id="2665" w:author="Miguel Centeno Muñoz" w:date="2014-08-02T12:51:00Z"/>
                <w:rFonts w:ascii="Arial" w:hAnsi="Arial" w:cs="Arial"/>
                <w:b/>
                <w:bCs/>
                <w:sz w:val="20"/>
                <w:szCs w:val="20"/>
              </w:rPr>
            </w:pPr>
            <w:ins w:id="2666" w:author="Miguel Centeno Muñoz" w:date="2014-08-02T12:51:00Z">
              <w:r>
                <w:rPr>
                  <w:rFonts w:ascii="Arial" w:hAnsi="Arial" w:cs="Arial"/>
                  <w:b/>
                  <w:bCs/>
                  <w:sz w:val="20"/>
                  <w:szCs w:val="20"/>
                </w:rPr>
                <w:t>Paso</w:t>
              </w:r>
            </w:ins>
          </w:p>
        </w:tc>
        <w:tc>
          <w:tcPr>
            <w:tcW w:w="3748" w:type="pct"/>
            <w:hideMark/>
          </w:tcPr>
          <w:p w:rsidR="00EF2860" w:rsidRDefault="00EF2860" w:rsidP="00EF2860">
            <w:pPr>
              <w:cnfStyle w:val="000000100000" w:firstRow="0" w:lastRow="0" w:firstColumn="0" w:lastColumn="0" w:oddVBand="0" w:evenVBand="0" w:oddHBand="1" w:evenHBand="0" w:firstRowFirstColumn="0" w:firstRowLastColumn="0" w:lastRowFirstColumn="0" w:lastRowLastColumn="0"/>
              <w:rPr>
                <w:ins w:id="2667" w:author="Miguel Centeno Muñoz" w:date="2014-08-02T12:51:00Z"/>
                <w:rFonts w:ascii="Arial" w:hAnsi="Arial" w:cs="Arial"/>
                <w:b/>
                <w:bCs/>
                <w:sz w:val="20"/>
                <w:szCs w:val="20"/>
              </w:rPr>
            </w:pPr>
            <w:ins w:id="2668" w:author="Miguel Centeno Muñoz" w:date="2014-08-02T12:51:00Z">
              <w:r>
                <w:rPr>
                  <w:rFonts w:ascii="Arial" w:hAnsi="Arial" w:cs="Arial"/>
                  <w:b/>
                  <w:bCs/>
                  <w:sz w:val="20"/>
                  <w:szCs w:val="20"/>
                </w:rPr>
                <w:t>Acción</w:t>
              </w:r>
            </w:ins>
          </w:p>
        </w:tc>
      </w:tr>
      <w:tr w:rsidR="00EF2860" w:rsidTr="00EF2860">
        <w:trPr>
          <w:ins w:id="2669"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vMerge/>
            <w:hideMark/>
          </w:tcPr>
          <w:p w:rsidR="00EF2860" w:rsidRDefault="00EF2860" w:rsidP="00EF2860">
            <w:pPr>
              <w:rPr>
                <w:ins w:id="2670" w:author="Miguel Centeno Muñoz" w:date="2014-08-02T12:51:00Z"/>
                <w:rFonts w:ascii="Arial" w:hAnsi="Arial" w:cs="Arial"/>
                <w:sz w:val="20"/>
                <w:szCs w:val="20"/>
              </w:rPr>
            </w:pPr>
          </w:p>
        </w:tc>
        <w:tc>
          <w:tcPr>
            <w:tcW w:w="0" w:type="auto"/>
            <w:hideMark/>
          </w:tcPr>
          <w:p w:rsidR="00EF2860" w:rsidRDefault="00EF2860" w:rsidP="00EF2860">
            <w:pPr>
              <w:jc w:val="center"/>
              <w:cnfStyle w:val="000000000000" w:firstRow="0" w:lastRow="0" w:firstColumn="0" w:lastColumn="0" w:oddVBand="0" w:evenVBand="0" w:oddHBand="0" w:evenHBand="0" w:firstRowFirstColumn="0" w:firstRowLastColumn="0" w:lastRowFirstColumn="0" w:lastRowLastColumn="0"/>
              <w:rPr>
                <w:ins w:id="2671" w:author="Miguel Centeno Muñoz" w:date="2014-08-02T12:51:00Z"/>
                <w:rFonts w:ascii="Arial" w:hAnsi="Arial" w:cs="Arial"/>
                <w:sz w:val="20"/>
                <w:szCs w:val="20"/>
              </w:rPr>
            </w:pPr>
            <w:ins w:id="2672" w:author="Miguel Centeno Muñoz" w:date="2014-08-02T12:51:00Z">
              <w:r>
                <w:rPr>
                  <w:rFonts w:ascii="Arial" w:hAnsi="Arial" w:cs="Arial"/>
                  <w:sz w:val="20"/>
                  <w:szCs w:val="20"/>
                </w:rPr>
                <w:t>1</w:t>
              </w:r>
            </w:ins>
          </w:p>
        </w:tc>
        <w:tc>
          <w:tcPr>
            <w:tcW w:w="0" w:type="auto"/>
            <w:hideMark/>
          </w:tcPr>
          <w:p w:rsidR="00EF2860" w:rsidRDefault="00EF2860" w:rsidP="00EF2860">
            <w:pPr>
              <w:cnfStyle w:val="000000000000" w:firstRow="0" w:lastRow="0" w:firstColumn="0" w:lastColumn="0" w:oddVBand="0" w:evenVBand="0" w:oddHBand="0" w:evenHBand="0" w:firstRowFirstColumn="0" w:firstRowLastColumn="0" w:lastRowFirstColumn="0" w:lastRowLastColumn="0"/>
              <w:rPr>
                <w:ins w:id="2673" w:author="Miguel Centeno Muñoz" w:date="2014-08-02T12:51:00Z"/>
                <w:rFonts w:ascii="Arial" w:hAnsi="Arial" w:cs="Arial"/>
                <w:sz w:val="20"/>
                <w:szCs w:val="20"/>
              </w:rPr>
            </w:pPr>
            <w:ins w:id="2674" w:author="Miguel Centeno Muñoz" w:date="2014-08-02T12:51:00Z">
              <w:r>
                <w:rPr>
                  <w:rFonts w:ascii="Arial" w:hAnsi="Arial" w:cs="Arial"/>
                  <w:sz w:val="20"/>
                  <w:szCs w:val="20"/>
                </w:rPr>
                <w:t xml:space="preserve">Se realiza el caso de uso </w:t>
              </w:r>
              <w:r w:rsidRPr="005C7CFD">
                <w:rPr>
                  <w:rFonts w:ascii="Arial" w:hAnsi="Arial" w:cs="Arial"/>
                  <w:sz w:val="20"/>
                  <w:szCs w:val="20"/>
                </w:rPr>
                <w:t xml:space="preserve">Identificación de usuario (UC-0001) </w:t>
              </w:r>
            </w:ins>
          </w:p>
        </w:tc>
      </w:tr>
      <w:tr w:rsidR="00EF2860" w:rsidTr="00EF2860">
        <w:trPr>
          <w:cnfStyle w:val="000000100000" w:firstRow="0" w:lastRow="0" w:firstColumn="0" w:lastColumn="0" w:oddVBand="0" w:evenVBand="0" w:oddHBand="1" w:evenHBand="0" w:firstRowFirstColumn="0" w:firstRowLastColumn="0" w:lastRowFirstColumn="0" w:lastRowLastColumn="0"/>
          <w:ins w:id="2675"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vMerge/>
            <w:hideMark/>
          </w:tcPr>
          <w:p w:rsidR="00EF2860" w:rsidRDefault="00EF2860" w:rsidP="00EF2860">
            <w:pPr>
              <w:rPr>
                <w:ins w:id="2676" w:author="Miguel Centeno Muñoz" w:date="2014-08-02T12:51:00Z"/>
                <w:rFonts w:ascii="Arial" w:hAnsi="Arial" w:cs="Arial"/>
                <w:sz w:val="20"/>
                <w:szCs w:val="20"/>
              </w:rPr>
            </w:pPr>
          </w:p>
        </w:tc>
        <w:tc>
          <w:tcPr>
            <w:tcW w:w="0" w:type="auto"/>
            <w:hideMark/>
          </w:tcPr>
          <w:p w:rsidR="00EF2860" w:rsidRDefault="00EF2860" w:rsidP="00EF2860">
            <w:pPr>
              <w:jc w:val="center"/>
              <w:cnfStyle w:val="000000100000" w:firstRow="0" w:lastRow="0" w:firstColumn="0" w:lastColumn="0" w:oddVBand="0" w:evenVBand="0" w:oddHBand="1" w:evenHBand="0" w:firstRowFirstColumn="0" w:firstRowLastColumn="0" w:lastRowFirstColumn="0" w:lastRowLastColumn="0"/>
              <w:rPr>
                <w:ins w:id="2677" w:author="Miguel Centeno Muñoz" w:date="2014-08-02T12:51:00Z"/>
                <w:rFonts w:ascii="Arial" w:hAnsi="Arial" w:cs="Arial"/>
                <w:sz w:val="20"/>
                <w:szCs w:val="20"/>
              </w:rPr>
            </w:pPr>
            <w:ins w:id="2678" w:author="Miguel Centeno Muñoz" w:date="2014-08-02T12:51:00Z">
              <w:r>
                <w:rPr>
                  <w:rFonts w:ascii="Arial" w:hAnsi="Arial" w:cs="Arial"/>
                  <w:sz w:val="20"/>
                  <w:szCs w:val="20"/>
                </w:rPr>
                <w:t>2</w:t>
              </w:r>
            </w:ins>
          </w:p>
        </w:tc>
        <w:tc>
          <w:tcPr>
            <w:tcW w:w="0" w:type="auto"/>
            <w:hideMark/>
          </w:tcPr>
          <w:p w:rsidR="00EF2860" w:rsidRDefault="00EF2860" w:rsidP="00EF2860">
            <w:pPr>
              <w:cnfStyle w:val="000000100000" w:firstRow="0" w:lastRow="0" w:firstColumn="0" w:lastColumn="0" w:oddVBand="0" w:evenVBand="0" w:oddHBand="1" w:evenHBand="0" w:firstRowFirstColumn="0" w:firstRowLastColumn="0" w:lastRowFirstColumn="0" w:lastRowLastColumn="0"/>
              <w:rPr>
                <w:ins w:id="2679" w:author="Miguel Centeno Muñoz" w:date="2014-08-02T12:51:00Z"/>
                <w:rFonts w:ascii="Arial" w:hAnsi="Arial" w:cs="Arial"/>
                <w:sz w:val="20"/>
                <w:szCs w:val="20"/>
              </w:rPr>
            </w:pPr>
            <w:ins w:id="2680" w:author="Miguel Centeno Muñoz" w:date="2014-08-02T12:51:00Z">
              <w:r>
                <w:rPr>
                  <w:rFonts w:ascii="Arial" w:hAnsi="Arial" w:cs="Arial"/>
                  <w:sz w:val="20"/>
                  <w:szCs w:val="20"/>
                </w:rPr>
                <w:t>El sistema</w:t>
              </w:r>
              <w:r>
                <w:rPr>
                  <w:rStyle w:val="nfasis"/>
                  <w:rFonts w:ascii="Arial" w:hAnsi="Arial" w:cs="Arial"/>
                </w:rPr>
                <w:t xml:space="preserve"> solicita los atributos de la ruta que el usuario desea modificar</w:t>
              </w:r>
              <w:r>
                <w:rPr>
                  <w:rFonts w:ascii="Arial" w:hAnsi="Arial" w:cs="Arial"/>
                  <w:sz w:val="20"/>
                  <w:szCs w:val="20"/>
                </w:rPr>
                <w:t xml:space="preserve"> </w:t>
              </w:r>
            </w:ins>
          </w:p>
        </w:tc>
      </w:tr>
      <w:tr w:rsidR="00EF2860" w:rsidTr="00EF2860">
        <w:trPr>
          <w:ins w:id="2681"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vMerge/>
            <w:hideMark/>
          </w:tcPr>
          <w:p w:rsidR="00EF2860" w:rsidRDefault="00EF2860" w:rsidP="00EF2860">
            <w:pPr>
              <w:rPr>
                <w:ins w:id="2682" w:author="Miguel Centeno Muñoz" w:date="2014-08-02T12:51:00Z"/>
                <w:rFonts w:ascii="Arial" w:hAnsi="Arial" w:cs="Arial"/>
                <w:sz w:val="20"/>
                <w:szCs w:val="20"/>
              </w:rPr>
            </w:pPr>
          </w:p>
        </w:tc>
        <w:tc>
          <w:tcPr>
            <w:tcW w:w="0" w:type="auto"/>
            <w:hideMark/>
          </w:tcPr>
          <w:p w:rsidR="00EF2860" w:rsidRDefault="00EF2860" w:rsidP="00EF2860">
            <w:pPr>
              <w:jc w:val="center"/>
              <w:cnfStyle w:val="000000000000" w:firstRow="0" w:lastRow="0" w:firstColumn="0" w:lastColumn="0" w:oddVBand="0" w:evenVBand="0" w:oddHBand="0" w:evenHBand="0" w:firstRowFirstColumn="0" w:firstRowLastColumn="0" w:lastRowFirstColumn="0" w:lastRowLastColumn="0"/>
              <w:rPr>
                <w:ins w:id="2683" w:author="Miguel Centeno Muñoz" w:date="2014-08-02T12:51:00Z"/>
                <w:rFonts w:ascii="Arial" w:hAnsi="Arial" w:cs="Arial"/>
                <w:sz w:val="20"/>
                <w:szCs w:val="20"/>
              </w:rPr>
            </w:pPr>
            <w:ins w:id="2684" w:author="Miguel Centeno Muñoz" w:date="2014-08-02T12:51:00Z">
              <w:r>
                <w:rPr>
                  <w:rFonts w:ascii="Arial" w:hAnsi="Arial" w:cs="Arial"/>
                  <w:sz w:val="20"/>
                  <w:szCs w:val="20"/>
                </w:rPr>
                <w:t>3</w:t>
              </w:r>
            </w:ins>
          </w:p>
        </w:tc>
        <w:tc>
          <w:tcPr>
            <w:tcW w:w="0" w:type="auto"/>
            <w:hideMark/>
          </w:tcPr>
          <w:p w:rsidR="00EF2860" w:rsidRDefault="00EF2860" w:rsidP="00EF2860">
            <w:pPr>
              <w:cnfStyle w:val="000000000000" w:firstRow="0" w:lastRow="0" w:firstColumn="0" w:lastColumn="0" w:oddVBand="0" w:evenVBand="0" w:oddHBand="0" w:evenHBand="0" w:firstRowFirstColumn="0" w:firstRowLastColumn="0" w:lastRowFirstColumn="0" w:lastRowLastColumn="0"/>
              <w:rPr>
                <w:ins w:id="2685" w:author="Miguel Centeno Muñoz" w:date="2014-08-02T12:51:00Z"/>
                <w:rFonts w:ascii="Arial" w:hAnsi="Arial" w:cs="Arial"/>
                <w:sz w:val="20"/>
                <w:szCs w:val="20"/>
              </w:rPr>
            </w:pPr>
            <w:ins w:id="2686" w:author="Miguel Centeno Muñoz" w:date="2014-08-02T12:51:00Z">
              <w:r>
                <w:rPr>
                  <w:rFonts w:ascii="Arial" w:hAnsi="Arial" w:cs="Arial"/>
                  <w:sz w:val="20"/>
                  <w:szCs w:val="20"/>
                </w:rPr>
                <w:t>Si</w:t>
              </w:r>
              <w:r>
                <w:rPr>
                  <w:rStyle w:val="nfasis"/>
                  <w:rFonts w:ascii="Arial" w:hAnsi="Arial" w:cs="Arial"/>
                </w:rPr>
                <w:t xml:space="preserve"> el atributo de la ruta que desea modificar es fichero ruta, </w:t>
              </w:r>
              <w:r>
                <w:rPr>
                  <w:rFonts w:ascii="Arial" w:hAnsi="Arial" w:cs="Arial"/>
                  <w:sz w:val="20"/>
                  <w:szCs w:val="20"/>
                </w:rPr>
                <w:t>el actor</w:t>
              </w:r>
              <w:r w:rsidRPr="005C7CFD">
                <w:rPr>
                  <w:rFonts w:ascii="Arial" w:hAnsi="Arial" w:cs="Arial"/>
                  <w:sz w:val="20"/>
                  <w:szCs w:val="20"/>
                </w:rPr>
                <w:t xml:space="preserve"> Usuario (ACT-0001) </w:t>
              </w:r>
              <w:r>
                <w:rPr>
                  <w:rStyle w:val="nfasis"/>
                  <w:rFonts w:ascii="Arial" w:hAnsi="Arial" w:cs="Arial"/>
                </w:rPr>
                <w:t>busca el nuevo fichero a registrar en su equipo mediante el explorador de archivos</w:t>
              </w:r>
              <w:r>
                <w:rPr>
                  <w:rFonts w:ascii="Arial" w:hAnsi="Arial" w:cs="Arial"/>
                  <w:sz w:val="20"/>
                  <w:szCs w:val="20"/>
                </w:rPr>
                <w:t xml:space="preserve"> </w:t>
              </w:r>
            </w:ins>
          </w:p>
        </w:tc>
      </w:tr>
      <w:tr w:rsidR="00EF2860" w:rsidTr="00EF2860">
        <w:trPr>
          <w:cnfStyle w:val="000000100000" w:firstRow="0" w:lastRow="0" w:firstColumn="0" w:lastColumn="0" w:oddVBand="0" w:evenVBand="0" w:oddHBand="1" w:evenHBand="0" w:firstRowFirstColumn="0" w:firstRowLastColumn="0" w:lastRowFirstColumn="0" w:lastRowLastColumn="0"/>
          <w:ins w:id="2687"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vMerge/>
            <w:hideMark/>
          </w:tcPr>
          <w:p w:rsidR="00EF2860" w:rsidRDefault="00EF2860" w:rsidP="00EF2860">
            <w:pPr>
              <w:rPr>
                <w:ins w:id="2688" w:author="Miguel Centeno Muñoz" w:date="2014-08-02T12:51:00Z"/>
                <w:rFonts w:ascii="Arial" w:hAnsi="Arial" w:cs="Arial"/>
                <w:sz w:val="20"/>
                <w:szCs w:val="20"/>
              </w:rPr>
            </w:pPr>
          </w:p>
        </w:tc>
        <w:tc>
          <w:tcPr>
            <w:tcW w:w="0" w:type="auto"/>
            <w:hideMark/>
          </w:tcPr>
          <w:p w:rsidR="00EF2860" w:rsidRDefault="00EF2860" w:rsidP="00EF2860">
            <w:pPr>
              <w:jc w:val="center"/>
              <w:cnfStyle w:val="000000100000" w:firstRow="0" w:lastRow="0" w:firstColumn="0" w:lastColumn="0" w:oddVBand="0" w:evenVBand="0" w:oddHBand="1" w:evenHBand="0" w:firstRowFirstColumn="0" w:firstRowLastColumn="0" w:lastRowFirstColumn="0" w:lastRowLastColumn="0"/>
              <w:rPr>
                <w:ins w:id="2689" w:author="Miguel Centeno Muñoz" w:date="2014-08-02T12:51:00Z"/>
                <w:rFonts w:ascii="Arial" w:hAnsi="Arial" w:cs="Arial"/>
                <w:sz w:val="20"/>
                <w:szCs w:val="20"/>
              </w:rPr>
            </w:pPr>
            <w:ins w:id="2690" w:author="Miguel Centeno Muñoz" w:date="2014-08-02T12:51:00Z">
              <w:r>
                <w:rPr>
                  <w:rFonts w:ascii="Arial" w:hAnsi="Arial" w:cs="Arial"/>
                  <w:sz w:val="20"/>
                  <w:szCs w:val="20"/>
                </w:rPr>
                <w:t>4</w:t>
              </w:r>
            </w:ins>
          </w:p>
        </w:tc>
        <w:tc>
          <w:tcPr>
            <w:tcW w:w="0" w:type="auto"/>
            <w:hideMark/>
          </w:tcPr>
          <w:p w:rsidR="00EF2860" w:rsidRDefault="00EF2860" w:rsidP="00EF2860">
            <w:pPr>
              <w:cnfStyle w:val="000000100000" w:firstRow="0" w:lastRow="0" w:firstColumn="0" w:lastColumn="0" w:oddVBand="0" w:evenVBand="0" w:oddHBand="1" w:evenHBand="0" w:firstRowFirstColumn="0" w:firstRowLastColumn="0" w:lastRowFirstColumn="0" w:lastRowLastColumn="0"/>
              <w:rPr>
                <w:ins w:id="2691" w:author="Miguel Centeno Muñoz" w:date="2014-08-02T12:51:00Z"/>
                <w:rFonts w:ascii="Arial" w:hAnsi="Arial" w:cs="Arial"/>
                <w:sz w:val="20"/>
                <w:szCs w:val="20"/>
              </w:rPr>
            </w:pPr>
            <w:ins w:id="2692" w:author="Miguel Centeno Muñoz" w:date="2014-08-02T12:51:00Z">
              <w:r>
                <w:rPr>
                  <w:rFonts w:ascii="Arial" w:hAnsi="Arial" w:cs="Arial"/>
                  <w:sz w:val="20"/>
                  <w:szCs w:val="20"/>
                </w:rPr>
                <w:t>El sistema</w:t>
              </w:r>
              <w:r>
                <w:rPr>
                  <w:rStyle w:val="nfasis"/>
                  <w:rFonts w:ascii="Arial" w:hAnsi="Arial" w:cs="Arial"/>
                </w:rPr>
                <w:t xml:space="preserve"> el sistema registra los cambios realizados por el usuario a la ruta mostrando un mensaje de confirmación</w:t>
              </w:r>
              <w:r>
                <w:rPr>
                  <w:rFonts w:ascii="Arial" w:hAnsi="Arial" w:cs="Arial"/>
                  <w:sz w:val="20"/>
                  <w:szCs w:val="20"/>
                </w:rPr>
                <w:t xml:space="preserve"> </w:t>
              </w:r>
            </w:ins>
          </w:p>
        </w:tc>
      </w:tr>
      <w:tr w:rsidR="00EF2860" w:rsidTr="00EF2860">
        <w:trPr>
          <w:ins w:id="2693"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694" w:author="Miguel Centeno Muñoz" w:date="2014-08-02T12:51:00Z"/>
                <w:rFonts w:ascii="Arial" w:hAnsi="Arial" w:cs="Arial"/>
                <w:sz w:val="20"/>
                <w:szCs w:val="20"/>
              </w:rPr>
            </w:pPr>
            <w:ins w:id="2695" w:author="Miguel Centeno Muñoz" w:date="2014-08-02T12:51:00Z">
              <w:r>
                <w:rPr>
                  <w:rFonts w:ascii="Arial" w:hAnsi="Arial" w:cs="Arial"/>
                  <w:b/>
                  <w:bCs/>
                  <w:sz w:val="20"/>
                  <w:szCs w:val="20"/>
                </w:rPr>
                <w:t>Postcondición</w:t>
              </w:r>
            </w:ins>
          </w:p>
        </w:tc>
        <w:tc>
          <w:tcPr>
            <w:tcW w:w="0" w:type="auto"/>
            <w:gridSpan w:val="2"/>
            <w:hideMark/>
          </w:tcPr>
          <w:p w:rsidR="00EF2860" w:rsidRDefault="00EF2860" w:rsidP="00EF2860">
            <w:pPr>
              <w:cnfStyle w:val="000000000000" w:firstRow="0" w:lastRow="0" w:firstColumn="0" w:lastColumn="0" w:oddVBand="0" w:evenVBand="0" w:oddHBand="0" w:evenHBand="0" w:firstRowFirstColumn="0" w:firstRowLastColumn="0" w:lastRowFirstColumn="0" w:lastRowLastColumn="0"/>
              <w:rPr>
                <w:ins w:id="2696" w:author="Miguel Centeno Muñoz" w:date="2014-08-02T12:51:00Z"/>
                <w:rFonts w:ascii="Arial" w:hAnsi="Arial" w:cs="Arial"/>
                <w:sz w:val="20"/>
                <w:szCs w:val="20"/>
              </w:rPr>
            </w:pPr>
            <w:ins w:id="2697" w:author="Miguel Centeno Muñoz" w:date="2014-08-02T12:51:00Z">
              <w:r>
                <w:rPr>
                  <w:rFonts w:ascii="Arial" w:hAnsi="Arial" w:cs="Arial"/>
                  <w:sz w:val="20"/>
                  <w:szCs w:val="20"/>
                </w:rPr>
                <w:t>Ninguna</w:t>
              </w:r>
            </w:ins>
          </w:p>
        </w:tc>
      </w:tr>
      <w:tr w:rsidR="00EF2860" w:rsidTr="00EF2860">
        <w:trPr>
          <w:cnfStyle w:val="000000100000" w:firstRow="0" w:lastRow="0" w:firstColumn="0" w:lastColumn="0" w:oddVBand="0" w:evenVBand="0" w:oddHBand="1" w:evenHBand="0" w:firstRowFirstColumn="0" w:firstRowLastColumn="0" w:lastRowFirstColumn="0" w:lastRowLastColumn="0"/>
          <w:ins w:id="2698"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699" w:author="Miguel Centeno Muñoz" w:date="2014-08-02T12:51:00Z"/>
                <w:rFonts w:ascii="Arial" w:hAnsi="Arial" w:cs="Arial"/>
                <w:sz w:val="20"/>
                <w:szCs w:val="20"/>
              </w:rPr>
            </w:pPr>
            <w:ins w:id="2700" w:author="Miguel Centeno Muñoz" w:date="2014-08-02T12:51:00Z">
              <w:r>
                <w:rPr>
                  <w:rFonts w:ascii="Arial" w:hAnsi="Arial" w:cs="Arial"/>
                  <w:b/>
                  <w:bCs/>
                  <w:sz w:val="20"/>
                  <w:szCs w:val="20"/>
                </w:rPr>
                <w:t>Importancia</w:t>
              </w:r>
            </w:ins>
          </w:p>
        </w:tc>
        <w:tc>
          <w:tcPr>
            <w:tcW w:w="0" w:type="auto"/>
            <w:gridSpan w:val="2"/>
            <w:hideMark/>
          </w:tcPr>
          <w:p w:rsidR="00EF2860" w:rsidRDefault="00EF2860" w:rsidP="00EF2860">
            <w:pPr>
              <w:cnfStyle w:val="000000100000" w:firstRow="0" w:lastRow="0" w:firstColumn="0" w:lastColumn="0" w:oddVBand="0" w:evenVBand="0" w:oddHBand="1" w:evenHBand="0" w:firstRowFirstColumn="0" w:firstRowLastColumn="0" w:lastRowFirstColumn="0" w:lastRowLastColumn="0"/>
              <w:rPr>
                <w:ins w:id="2701" w:author="Miguel Centeno Muñoz" w:date="2014-08-02T12:51:00Z"/>
                <w:rFonts w:ascii="Arial" w:hAnsi="Arial" w:cs="Arial"/>
                <w:sz w:val="20"/>
                <w:szCs w:val="20"/>
              </w:rPr>
            </w:pPr>
            <w:ins w:id="2702" w:author="Miguel Centeno Muñoz" w:date="2014-08-02T12:51:00Z">
              <w:r>
                <w:rPr>
                  <w:rFonts w:ascii="Arial" w:hAnsi="Arial" w:cs="Arial"/>
                  <w:sz w:val="20"/>
                  <w:szCs w:val="20"/>
                </w:rPr>
                <w:t>vital</w:t>
              </w:r>
            </w:ins>
          </w:p>
        </w:tc>
      </w:tr>
      <w:tr w:rsidR="00EF2860" w:rsidTr="00EF2860">
        <w:trPr>
          <w:ins w:id="2703"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704" w:author="Miguel Centeno Muñoz" w:date="2014-08-02T12:51:00Z"/>
                <w:rFonts w:ascii="Arial" w:hAnsi="Arial" w:cs="Arial"/>
                <w:sz w:val="20"/>
                <w:szCs w:val="20"/>
              </w:rPr>
            </w:pPr>
            <w:ins w:id="2705" w:author="Miguel Centeno Muñoz" w:date="2014-08-02T12:51:00Z">
              <w:r>
                <w:rPr>
                  <w:rFonts w:ascii="Arial" w:hAnsi="Arial" w:cs="Arial"/>
                  <w:b/>
                  <w:bCs/>
                  <w:sz w:val="20"/>
                  <w:szCs w:val="20"/>
                </w:rPr>
                <w:t>Urgencia</w:t>
              </w:r>
            </w:ins>
          </w:p>
        </w:tc>
        <w:tc>
          <w:tcPr>
            <w:tcW w:w="0" w:type="auto"/>
            <w:gridSpan w:val="2"/>
            <w:hideMark/>
          </w:tcPr>
          <w:p w:rsidR="00EF2860" w:rsidRDefault="00EF2860" w:rsidP="00EF2860">
            <w:pPr>
              <w:cnfStyle w:val="000000000000" w:firstRow="0" w:lastRow="0" w:firstColumn="0" w:lastColumn="0" w:oddVBand="0" w:evenVBand="0" w:oddHBand="0" w:evenHBand="0" w:firstRowFirstColumn="0" w:firstRowLastColumn="0" w:lastRowFirstColumn="0" w:lastRowLastColumn="0"/>
              <w:rPr>
                <w:ins w:id="2706" w:author="Miguel Centeno Muñoz" w:date="2014-08-02T12:51:00Z"/>
                <w:rFonts w:ascii="Arial" w:hAnsi="Arial" w:cs="Arial"/>
                <w:sz w:val="20"/>
                <w:szCs w:val="20"/>
              </w:rPr>
            </w:pPr>
            <w:ins w:id="2707" w:author="Miguel Centeno Muñoz" w:date="2014-08-02T12:51:00Z">
              <w:r>
                <w:rPr>
                  <w:rFonts w:ascii="Arial" w:hAnsi="Arial" w:cs="Arial"/>
                  <w:sz w:val="20"/>
                  <w:szCs w:val="20"/>
                </w:rPr>
                <w:t>inmediatamente</w:t>
              </w:r>
            </w:ins>
          </w:p>
        </w:tc>
      </w:tr>
      <w:tr w:rsidR="00EF2860" w:rsidTr="00EF2860">
        <w:trPr>
          <w:cnfStyle w:val="000000100000" w:firstRow="0" w:lastRow="0" w:firstColumn="0" w:lastColumn="0" w:oddVBand="0" w:evenVBand="0" w:oddHBand="1" w:evenHBand="0" w:firstRowFirstColumn="0" w:firstRowLastColumn="0" w:lastRowFirstColumn="0" w:lastRowLastColumn="0"/>
          <w:ins w:id="2708"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709" w:author="Miguel Centeno Muñoz" w:date="2014-08-02T12:51:00Z"/>
                <w:rFonts w:ascii="Arial" w:hAnsi="Arial" w:cs="Arial"/>
                <w:sz w:val="20"/>
                <w:szCs w:val="20"/>
              </w:rPr>
            </w:pPr>
            <w:ins w:id="2710" w:author="Miguel Centeno Muñoz" w:date="2014-08-02T12:51:00Z">
              <w:r>
                <w:rPr>
                  <w:rFonts w:ascii="Arial" w:hAnsi="Arial" w:cs="Arial"/>
                  <w:b/>
                  <w:bCs/>
                  <w:sz w:val="20"/>
                  <w:szCs w:val="20"/>
                </w:rPr>
                <w:t>Estado</w:t>
              </w:r>
            </w:ins>
          </w:p>
        </w:tc>
        <w:tc>
          <w:tcPr>
            <w:tcW w:w="0" w:type="auto"/>
            <w:gridSpan w:val="2"/>
            <w:hideMark/>
          </w:tcPr>
          <w:p w:rsidR="00EF2860" w:rsidRDefault="00EF2860" w:rsidP="00EF2860">
            <w:pPr>
              <w:cnfStyle w:val="000000100000" w:firstRow="0" w:lastRow="0" w:firstColumn="0" w:lastColumn="0" w:oddVBand="0" w:evenVBand="0" w:oddHBand="1" w:evenHBand="0" w:firstRowFirstColumn="0" w:firstRowLastColumn="0" w:lastRowFirstColumn="0" w:lastRowLastColumn="0"/>
              <w:rPr>
                <w:ins w:id="2711" w:author="Miguel Centeno Muñoz" w:date="2014-08-02T12:51:00Z"/>
                <w:rFonts w:ascii="Arial" w:hAnsi="Arial" w:cs="Arial"/>
                <w:sz w:val="20"/>
                <w:szCs w:val="20"/>
              </w:rPr>
            </w:pPr>
            <w:ins w:id="2712" w:author="Miguel Centeno Muñoz" w:date="2014-08-02T12:51:00Z">
              <w:r>
                <w:rPr>
                  <w:rFonts w:ascii="Arial" w:hAnsi="Arial" w:cs="Arial"/>
                  <w:sz w:val="20"/>
                  <w:szCs w:val="20"/>
                </w:rPr>
                <w:t>en construcción</w:t>
              </w:r>
            </w:ins>
          </w:p>
        </w:tc>
      </w:tr>
      <w:tr w:rsidR="00EF2860" w:rsidTr="00EF2860">
        <w:trPr>
          <w:ins w:id="2713"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714" w:author="Miguel Centeno Muñoz" w:date="2014-08-02T12:51:00Z"/>
                <w:rFonts w:ascii="Arial" w:hAnsi="Arial" w:cs="Arial"/>
                <w:sz w:val="20"/>
                <w:szCs w:val="20"/>
              </w:rPr>
            </w:pPr>
            <w:ins w:id="2715" w:author="Miguel Centeno Muñoz" w:date="2014-08-02T12:51:00Z">
              <w:r>
                <w:rPr>
                  <w:rFonts w:ascii="Arial" w:hAnsi="Arial" w:cs="Arial"/>
                  <w:b/>
                  <w:bCs/>
                  <w:sz w:val="20"/>
                  <w:szCs w:val="20"/>
                </w:rPr>
                <w:t>Estabilidad</w:t>
              </w:r>
            </w:ins>
          </w:p>
        </w:tc>
        <w:tc>
          <w:tcPr>
            <w:tcW w:w="0" w:type="auto"/>
            <w:gridSpan w:val="2"/>
            <w:hideMark/>
          </w:tcPr>
          <w:p w:rsidR="00EF2860" w:rsidRDefault="00EF2860" w:rsidP="00EF2860">
            <w:pPr>
              <w:cnfStyle w:val="000000000000" w:firstRow="0" w:lastRow="0" w:firstColumn="0" w:lastColumn="0" w:oddVBand="0" w:evenVBand="0" w:oddHBand="0" w:evenHBand="0" w:firstRowFirstColumn="0" w:firstRowLastColumn="0" w:lastRowFirstColumn="0" w:lastRowLastColumn="0"/>
              <w:rPr>
                <w:ins w:id="2716" w:author="Miguel Centeno Muñoz" w:date="2014-08-02T12:51:00Z"/>
                <w:rFonts w:ascii="Arial" w:hAnsi="Arial" w:cs="Arial"/>
                <w:sz w:val="20"/>
                <w:szCs w:val="20"/>
              </w:rPr>
            </w:pPr>
            <w:ins w:id="2717" w:author="Miguel Centeno Muñoz" w:date="2014-08-02T12:51:00Z">
              <w:r>
                <w:rPr>
                  <w:rFonts w:ascii="Arial" w:hAnsi="Arial" w:cs="Arial"/>
                  <w:sz w:val="20"/>
                  <w:szCs w:val="20"/>
                </w:rPr>
                <w:t>alta</w:t>
              </w:r>
            </w:ins>
          </w:p>
        </w:tc>
      </w:tr>
    </w:tbl>
    <w:p w:rsidR="005E20C8" w:rsidRDefault="005E20C8" w:rsidP="00533654">
      <w:pPr>
        <w:rPr>
          <w:ins w:id="2718" w:author="Miguel Centeno Muñoz" w:date="2014-07-27T22:20:00Z"/>
        </w:rPr>
      </w:pPr>
    </w:p>
    <w:p w:rsidR="005E20C8" w:rsidRDefault="005E20C8" w:rsidP="00533654">
      <w:pPr>
        <w:rPr>
          <w:ins w:id="2719" w:author="Miguel Centeno Muñoz" w:date="2014-07-27T22:20:00Z"/>
        </w:rPr>
      </w:pPr>
    </w:p>
    <w:p w:rsidR="005E20C8" w:rsidRDefault="005E20C8" w:rsidP="00533654">
      <w:pPr>
        <w:rPr>
          <w:ins w:id="2720" w:author="Miguel Centeno Muñoz" w:date="2014-07-27T22:20:00Z"/>
        </w:rPr>
      </w:pPr>
    </w:p>
    <w:p w:rsidR="005E20C8" w:rsidRDefault="005E20C8" w:rsidP="00533654">
      <w:pPr>
        <w:rPr>
          <w:ins w:id="2721" w:author="Miguel Centeno Muñoz" w:date="2014-07-27T22:20:00Z"/>
        </w:rPr>
      </w:pPr>
    </w:p>
    <w:p w:rsidR="005E20C8" w:rsidRDefault="005E20C8" w:rsidP="00533654">
      <w:pPr>
        <w:rPr>
          <w:ins w:id="2722" w:author="Miguel Centeno Muñoz" w:date="2014-07-27T22:20:00Z"/>
        </w:rPr>
      </w:pPr>
    </w:p>
    <w:p w:rsidR="005E20C8" w:rsidRDefault="005E20C8" w:rsidP="00533654">
      <w:pPr>
        <w:rPr>
          <w:ins w:id="2723" w:author="Miguel Centeno Muñoz" w:date="2014-07-27T22:20:00Z"/>
        </w:rPr>
      </w:pPr>
    </w:p>
    <w:p w:rsidR="005E20C8" w:rsidRDefault="005E20C8" w:rsidP="00533654">
      <w:pPr>
        <w:rPr>
          <w:ins w:id="2724" w:author="Miguel Centeno Muñoz" w:date="2014-08-02T12:24:00Z"/>
        </w:rPr>
      </w:pPr>
    </w:p>
    <w:p w:rsidR="007761C4" w:rsidRDefault="007761C4" w:rsidP="00533654">
      <w:pPr>
        <w:rPr>
          <w:ins w:id="2725" w:author="Miguel Centeno Muñoz" w:date="2014-07-27T22:20:00Z"/>
        </w:rPr>
      </w:pPr>
    </w:p>
    <w:p w:rsidR="005E20C8" w:rsidRDefault="005E20C8" w:rsidP="00533654">
      <w:pPr>
        <w:rPr>
          <w:ins w:id="2726" w:author="Miguel Centeno Muñoz" w:date="2014-07-27T22:20:00Z"/>
        </w:rPr>
      </w:pPr>
    </w:p>
    <w:p w:rsidR="005E20C8" w:rsidRDefault="005E20C8" w:rsidP="00533654">
      <w:pPr>
        <w:rPr>
          <w:ins w:id="2727" w:author="Miguel Centeno Muñoz" w:date="2014-07-27T22:20:00Z"/>
        </w:rPr>
      </w:pPr>
    </w:p>
    <w:p w:rsidR="005E20C8" w:rsidRDefault="005E20C8" w:rsidP="00533654">
      <w:pPr>
        <w:rPr>
          <w:ins w:id="2728" w:author="Miguel Centeno Muñoz" w:date="2014-07-27T22:20:00Z"/>
        </w:rPr>
      </w:pPr>
    </w:p>
    <w:p w:rsidR="005E20C8" w:rsidRDefault="005E20C8" w:rsidP="00533654">
      <w:pPr>
        <w:rPr>
          <w:ins w:id="2729" w:author="Miguel Centeno Muñoz" w:date="2014-07-27T22:20:00Z"/>
        </w:rPr>
      </w:pPr>
    </w:p>
    <w:p w:rsidR="005E20C8" w:rsidRDefault="005E20C8" w:rsidP="00533654">
      <w:pPr>
        <w:rPr>
          <w:ins w:id="2730" w:author="Miguel Centeno Muñoz" w:date="2014-07-27T22:20:00Z"/>
        </w:rPr>
      </w:pPr>
    </w:p>
    <w:p w:rsidR="005E20C8" w:rsidRDefault="005E20C8" w:rsidP="00533654">
      <w:pPr>
        <w:rPr>
          <w:ins w:id="2731" w:author="Miguel Centeno Muñoz" w:date="2014-07-27T22:20:00Z"/>
        </w:rPr>
      </w:pPr>
    </w:p>
    <w:p w:rsidR="005E20C8" w:rsidRDefault="005E20C8" w:rsidP="00533654">
      <w:pPr>
        <w:rPr>
          <w:ins w:id="2732" w:author="Miguel Centeno Muñoz" w:date="2014-07-27T13:22:00Z"/>
        </w:rPr>
      </w:pPr>
    </w:p>
    <w:tbl>
      <w:tblPr>
        <w:tblStyle w:val="Listamedia2-nfasis2"/>
        <w:tblpPr w:leftFromText="141" w:rightFromText="141" w:vertAnchor="text" w:horzAnchor="margin" w:tblpY="36"/>
        <w:tblW w:w="5000" w:type="pct"/>
        <w:tblLook w:val="04A0" w:firstRow="1" w:lastRow="0" w:firstColumn="1" w:lastColumn="0" w:noHBand="0" w:noVBand="1"/>
      </w:tblPr>
      <w:tblGrid>
        <w:gridCol w:w="1595"/>
        <w:gridCol w:w="695"/>
        <w:gridCol w:w="6855"/>
      </w:tblGrid>
      <w:tr w:rsidR="005E20C8" w:rsidTr="005E20C8">
        <w:trPr>
          <w:cnfStyle w:val="100000000000" w:firstRow="1" w:lastRow="0" w:firstColumn="0" w:lastColumn="0" w:oddVBand="0" w:evenVBand="0" w:oddHBand="0" w:evenHBand="0" w:firstRowFirstColumn="0" w:firstRowLastColumn="0" w:lastRowFirstColumn="0" w:lastRowLastColumn="0"/>
          <w:ins w:id="2733" w:author="Miguel Centeno Muñoz" w:date="2014-07-27T22:20:00Z"/>
        </w:trPr>
        <w:tc>
          <w:tcPr>
            <w:cnfStyle w:val="001000000100" w:firstRow="0" w:lastRow="0" w:firstColumn="1" w:lastColumn="0" w:oddVBand="0" w:evenVBand="0" w:oddHBand="0" w:evenHBand="0" w:firstRowFirstColumn="1" w:firstRowLastColumn="0" w:lastRowFirstColumn="0" w:lastRowLastColumn="0"/>
            <w:tcW w:w="0" w:type="auto"/>
            <w:hideMark/>
          </w:tcPr>
          <w:p w:rsidR="005E20C8" w:rsidRDefault="00834472" w:rsidP="005E20C8">
            <w:pPr>
              <w:rPr>
                <w:ins w:id="2734" w:author="Miguel Centeno Muñoz" w:date="2014-07-27T22:20:00Z"/>
                <w:rFonts w:ascii="Arial" w:hAnsi="Arial" w:cs="Arial"/>
                <w:sz w:val="20"/>
                <w:szCs w:val="20"/>
              </w:rPr>
            </w:pPr>
            <w:ins w:id="2735" w:author="Miguel Centeno Muñoz" w:date="2014-07-27T22:20:00Z">
              <w:r>
                <w:rPr>
                  <w:rFonts w:ascii="Arial" w:hAnsi="Arial" w:cs="Arial"/>
                  <w:b/>
                  <w:bCs/>
                  <w:sz w:val="20"/>
                  <w:szCs w:val="20"/>
                </w:rPr>
                <w:t>UC-000</w:t>
              </w:r>
            </w:ins>
            <w:ins w:id="2736" w:author="Miguel Centeno Muñoz" w:date="2014-07-30T23:35:00Z">
              <w:r>
                <w:rPr>
                  <w:rFonts w:ascii="Arial" w:hAnsi="Arial" w:cs="Arial"/>
                  <w:b/>
                  <w:bCs/>
                  <w:sz w:val="20"/>
                  <w:szCs w:val="20"/>
                </w:rPr>
                <w:t>8</w:t>
              </w:r>
            </w:ins>
          </w:p>
        </w:tc>
        <w:tc>
          <w:tcPr>
            <w:tcW w:w="4128" w:type="pct"/>
            <w:gridSpan w:val="2"/>
            <w:hideMark/>
          </w:tcPr>
          <w:p w:rsidR="005E20C8" w:rsidRDefault="005E20C8" w:rsidP="005E20C8">
            <w:pPr>
              <w:cnfStyle w:val="100000000000" w:firstRow="1" w:lastRow="0" w:firstColumn="0" w:lastColumn="0" w:oddVBand="0" w:evenVBand="0" w:oddHBand="0" w:evenHBand="0" w:firstRowFirstColumn="0" w:firstRowLastColumn="0" w:lastRowFirstColumn="0" w:lastRowLastColumn="0"/>
              <w:rPr>
                <w:ins w:id="2737" w:author="Miguel Centeno Muñoz" w:date="2014-07-27T22:20:00Z"/>
                <w:rFonts w:ascii="Arial" w:hAnsi="Arial" w:cs="Arial"/>
                <w:sz w:val="20"/>
                <w:szCs w:val="20"/>
              </w:rPr>
            </w:pPr>
            <w:ins w:id="2738" w:author="Miguel Centeno Muñoz" w:date="2014-07-27T22:20:00Z">
              <w:r>
                <w:rPr>
                  <w:rFonts w:ascii="Arial" w:hAnsi="Arial" w:cs="Arial"/>
                  <w:b/>
                  <w:bCs/>
                  <w:sz w:val="20"/>
                  <w:szCs w:val="20"/>
                </w:rPr>
                <w:t>Eliminación ruta</w:t>
              </w:r>
            </w:ins>
          </w:p>
        </w:tc>
      </w:tr>
      <w:tr w:rsidR="005E20C8" w:rsidTr="005E20C8">
        <w:trPr>
          <w:cnfStyle w:val="000000100000" w:firstRow="0" w:lastRow="0" w:firstColumn="0" w:lastColumn="0" w:oddVBand="0" w:evenVBand="0" w:oddHBand="1" w:evenHBand="0" w:firstRowFirstColumn="0" w:firstRowLastColumn="0" w:lastRowFirstColumn="0" w:lastRowLastColumn="0"/>
          <w:ins w:id="2739"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740" w:author="Miguel Centeno Muñoz" w:date="2014-07-27T22:20:00Z"/>
                <w:rFonts w:ascii="Arial" w:hAnsi="Arial" w:cs="Arial"/>
                <w:sz w:val="20"/>
                <w:szCs w:val="20"/>
              </w:rPr>
            </w:pPr>
            <w:ins w:id="2741" w:author="Miguel Centeno Muñoz" w:date="2014-07-27T22:20:00Z">
              <w:r>
                <w:rPr>
                  <w:rFonts w:ascii="Arial" w:hAnsi="Arial" w:cs="Arial"/>
                  <w:b/>
                  <w:bCs/>
                  <w:sz w:val="20"/>
                  <w:szCs w:val="20"/>
                </w:rPr>
                <w:t>Versión</w:t>
              </w:r>
            </w:ins>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742" w:author="Miguel Centeno Muñoz" w:date="2014-07-27T22:20:00Z"/>
                <w:rFonts w:ascii="Arial" w:hAnsi="Arial" w:cs="Arial"/>
                <w:sz w:val="20"/>
                <w:szCs w:val="20"/>
              </w:rPr>
            </w:pPr>
            <w:ins w:id="2743" w:author="Miguel Centeno Muñoz" w:date="2014-07-27T22:20:00Z">
              <w:r>
                <w:rPr>
                  <w:rFonts w:ascii="Arial" w:hAnsi="Arial" w:cs="Arial"/>
                  <w:sz w:val="20"/>
                  <w:szCs w:val="20"/>
                </w:rPr>
                <w:t xml:space="preserve">1.0 ( 25/06/2014 ) </w:t>
              </w:r>
            </w:ins>
          </w:p>
        </w:tc>
      </w:tr>
      <w:tr w:rsidR="005E20C8" w:rsidTr="005E20C8">
        <w:trPr>
          <w:ins w:id="2744"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745" w:author="Miguel Centeno Muñoz" w:date="2014-07-27T22:20:00Z"/>
                <w:rFonts w:ascii="Arial" w:hAnsi="Arial" w:cs="Arial"/>
                <w:sz w:val="20"/>
                <w:szCs w:val="20"/>
              </w:rPr>
            </w:pPr>
            <w:ins w:id="2746" w:author="Miguel Centeno Muñoz" w:date="2014-07-27T22:20:00Z">
              <w:r>
                <w:rPr>
                  <w:rFonts w:ascii="Arial" w:hAnsi="Arial" w:cs="Arial"/>
                  <w:b/>
                  <w:bCs/>
                  <w:sz w:val="20"/>
                  <w:szCs w:val="20"/>
                </w:rPr>
                <w:t>Autores</w:t>
              </w:r>
            </w:ins>
          </w:p>
        </w:tc>
        <w:tc>
          <w:tcPr>
            <w:tcW w:w="0" w:type="auto"/>
            <w:gridSpan w:val="2"/>
            <w:hideMark/>
          </w:tcPr>
          <w:p w:rsidR="005E20C8" w:rsidRPr="00EF2860" w:rsidRDefault="005E20C8" w:rsidP="00EF2860">
            <w:pPr>
              <w:pStyle w:val="Prrafodelista"/>
              <w:numPr>
                <w:ilvl w:val="0"/>
                <w:numId w:val="60"/>
              </w:numPr>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rPr>
                <w:ins w:id="2747" w:author="Miguel Centeno Muñoz" w:date="2014-07-27T22:20:00Z"/>
                <w:rFonts w:ascii="Arial" w:hAnsi="Arial" w:cs="Arial"/>
                <w:sz w:val="20"/>
                <w:szCs w:val="20"/>
                <w:rPrChange w:id="2748" w:author="Miguel Centeno Muñoz" w:date="2014-08-02T12:51:00Z">
                  <w:rPr>
                    <w:ins w:id="2749" w:author="Miguel Centeno Muñoz" w:date="2014-07-27T22:20:00Z"/>
                  </w:rPr>
                </w:rPrChange>
              </w:rPr>
              <w:pPrChange w:id="2750" w:author="Miguel Centeno Muñoz" w:date="2014-08-02T12:51:00Z">
                <w:pPr>
                  <w:framePr w:hSpace="141" w:wrap="around" w:vAnchor="text" w:hAnchor="margin" w:y="36"/>
                  <w:numPr>
                    <w:numId w:val="27"/>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ins w:id="2751" w:author="Miguel Centeno Muñoz" w:date="2014-07-27T22:20:00Z">
              <w:r w:rsidRPr="00EF2860">
                <w:rPr>
                  <w:rFonts w:ascii="Arial" w:hAnsi="Arial" w:cs="Arial"/>
                  <w:sz w:val="20"/>
                  <w:szCs w:val="20"/>
                  <w:rPrChange w:id="2752" w:author="Miguel Centeno Muñoz" w:date="2014-08-02T12:51:00Z">
                    <w:rPr/>
                  </w:rPrChange>
                </w:rPr>
                <w:t xml:space="preserve">Miguel Centeno Muñoz </w:t>
              </w:r>
            </w:ins>
          </w:p>
        </w:tc>
      </w:tr>
      <w:tr w:rsidR="005E20C8" w:rsidTr="005E20C8">
        <w:trPr>
          <w:cnfStyle w:val="000000100000" w:firstRow="0" w:lastRow="0" w:firstColumn="0" w:lastColumn="0" w:oddVBand="0" w:evenVBand="0" w:oddHBand="1" w:evenHBand="0" w:firstRowFirstColumn="0" w:firstRowLastColumn="0" w:lastRowFirstColumn="0" w:lastRowLastColumn="0"/>
          <w:ins w:id="2753"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754" w:author="Miguel Centeno Muñoz" w:date="2014-07-27T22:20:00Z"/>
                <w:rFonts w:ascii="Arial" w:hAnsi="Arial" w:cs="Arial"/>
                <w:sz w:val="20"/>
                <w:szCs w:val="20"/>
              </w:rPr>
            </w:pPr>
            <w:ins w:id="2755" w:author="Miguel Centeno Muñoz" w:date="2014-07-27T22:20:00Z">
              <w:r>
                <w:rPr>
                  <w:rFonts w:ascii="Arial" w:hAnsi="Arial" w:cs="Arial"/>
                  <w:b/>
                  <w:bCs/>
                  <w:sz w:val="20"/>
                  <w:szCs w:val="20"/>
                </w:rPr>
                <w:t>Fuentes</w:t>
              </w:r>
            </w:ins>
          </w:p>
        </w:tc>
        <w:tc>
          <w:tcPr>
            <w:tcW w:w="0" w:type="auto"/>
            <w:gridSpan w:val="2"/>
            <w:hideMark/>
          </w:tcPr>
          <w:p w:rsidR="005E20C8" w:rsidRPr="00EF2860" w:rsidRDefault="005E20C8" w:rsidP="00EF2860">
            <w:pPr>
              <w:pStyle w:val="Prrafodelista"/>
              <w:numPr>
                <w:ilvl w:val="0"/>
                <w:numId w:val="60"/>
              </w:numPr>
              <w:spacing w:before="100" w:beforeAutospacing="1" w:after="100" w:afterAutospacing="1"/>
              <w:jc w:val="left"/>
              <w:cnfStyle w:val="000000100000" w:firstRow="0" w:lastRow="0" w:firstColumn="0" w:lastColumn="0" w:oddVBand="0" w:evenVBand="0" w:oddHBand="1" w:evenHBand="0" w:firstRowFirstColumn="0" w:firstRowLastColumn="0" w:lastRowFirstColumn="0" w:lastRowLastColumn="0"/>
              <w:rPr>
                <w:ins w:id="2756" w:author="Miguel Centeno Muñoz" w:date="2014-07-27T22:20:00Z"/>
                <w:rFonts w:ascii="Arial" w:hAnsi="Arial" w:cs="Arial"/>
                <w:sz w:val="20"/>
                <w:szCs w:val="20"/>
                <w:rPrChange w:id="2757" w:author="Miguel Centeno Muñoz" w:date="2014-08-02T12:51:00Z">
                  <w:rPr>
                    <w:ins w:id="2758" w:author="Miguel Centeno Muñoz" w:date="2014-07-27T22:20:00Z"/>
                  </w:rPr>
                </w:rPrChange>
              </w:rPr>
              <w:pPrChange w:id="2759" w:author="Miguel Centeno Muñoz" w:date="2014-08-02T12:51:00Z">
                <w:pPr>
                  <w:framePr w:hSpace="141" w:wrap="around" w:vAnchor="text" w:hAnchor="margin" w:y="36"/>
                  <w:numPr>
                    <w:numId w:val="28"/>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ins w:id="2760" w:author="Miguel Centeno Muñoz" w:date="2014-07-27T22:20:00Z">
              <w:r w:rsidRPr="00EF2860">
                <w:rPr>
                  <w:rFonts w:ascii="Arial" w:hAnsi="Arial" w:cs="Arial"/>
                  <w:sz w:val="20"/>
                  <w:szCs w:val="20"/>
                  <w:rPrChange w:id="2761" w:author="Miguel Centeno Muñoz" w:date="2014-08-02T12:51:00Z">
                    <w:rPr/>
                  </w:rPrChange>
                </w:rPr>
                <w:t xml:space="preserve">Sergio Segura Rueda </w:t>
              </w:r>
            </w:ins>
          </w:p>
        </w:tc>
      </w:tr>
      <w:tr w:rsidR="005E20C8" w:rsidTr="005E20C8">
        <w:trPr>
          <w:ins w:id="2762"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763" w:author="Miguel Centeno Muñoz" w:date="2014-07-27T22:20:00Z"/>
                <w:rFonts w:ascii="Arial" w:hAnsi="Arial" w:cs="Arial"/>
                <w:sz w:val="20"/>
                <w:szCs w:val="20"/>
              </w:rPr>
            </w:pPr>
            <w:ins w:id="2764" w:author="Miguel Centeno Muñoz" w:date="2014-07-27T22:20:00Z">
              <w:r>
                <w:rPr>
                  <w:rFonts w:ascii="Arial" w:hAnsi="Arial" w:cs="Arial"/>
                  <w:b/>
                  <w:bCs/>
                  <w:sz w:val="20"/>
                  <w:szCs w:val="20"/>
                </w:rPr>
                <w:t>Dependencias</w:t>
              </w:r>
            </w:ins>
          </w:p>
        </w:tc>
        <w:tc>
          <w:tcPr>
            <w:tcW w:w="0" w:type="auto"/>
            <w:gridSpan w:val="2"/>
            <w:hideMark/>
          </w:tcPr>
          <w:p w:rsidR="005E20C8" w:rsidRDefault="005E20C8" w:rsidP="005E20C8">
            <w:pPr>
              <w:jc w:val="left"/>
              <w:cnfStyle w:val="000000000000" w:firstRow="0" w:lastRow="0" w:firstColumn="0" w:lastColumn="0" w:oddVBand="0" w:evenVBand="0" w:oddHBand="0" w:evenHBand="0" w:firstRowFirstColumn="0" w:firstRowLastColumn="0" w:lastRowFirstColumn="0" w:lastRowLastColumn="0"/>
              <w:rPr>
                <w:ins w:id="2765" w:author="Miguel Centeno Muñoz" w:date="2014-07-27T22:20:00Z"/>
                <w:rFonts w:ascii="Arial" w:hAnsi="Arial" w:cs="Arial"/>
                <w:sz w:val="20"/>
                <w:szCs w:val="20"/>
              </w:rPr>
            </w:pPr>
            <w:ins w:id="2766" w:author="Miguel Centeno Muñoz" w:date="2014-07-27T22:20: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[IRQ-0002] Información sobre Rutas</w:t>
              </w:r>
              <w:r>
                <w:rPr>
                  <w:rFonts w:ascii="Arial" w:hAnsi="Arial" w:cs="Arial"/>
                  <w:sz w:val="20"/>
                  <w:szCs w:val="20"/>
                </w:rPr>
                <w:t xml:space="preserve"> </w:t>
              </w:r>
            </w:ins>
          </w:p>
          <w:p w:rsidR="005E20C8" w:rsidRDefault="005E20C8" w:rsidP="00EF2860">
            <w:pPr>
              <w:cnfStyle w:val="000000000000" w:firstRow="0" w:lastRow="0" w:firstColumn="0" w:lastColumn="0" w:oddVBand="0" w:evenVBand="0" w:oddHBand="0" w:evenHBand="0" w:firstRowFirstColumn="0" w:firstRowLastColumn="0" w:lastRowFirstColumn="0" w:lastRowLastColumn="0"/>
              <w:rPr>
                <w:ins w:id="2767" w:author="Miguel Centeno Muñoz" w:date="2014-07-27T22:20:00Z"/>
                <w:rFonts w:ascii="Arial" w:hAnsi="Arial" w:cs="Arial"/>
                <w:sz w:val="20"/>
                <w:szCs w:val="20"/>
              </w:rPr>
              <w:pPrChange w:id="2768" w:author="Miguel Centeno Muñoz" w:date="2014-08-02T12:51:00Z">
                <w:pPr>
                  <w:framePr w:hSpace="141" w:wrap="around" w:vAnchor="text" w:hAnchor="margin" w:y="36"/>
                  <w:cnfStyle w:val="000000000000" w:firstRow="0" w:lastRow="0" w:firstColumn="0" w:lastColumn="0" w:oddVBand="0" w:evenVBand="0" w:oddHBand="0" w:evenHBand="0" w:firstRowFirstColumn="0" w:firstRowLastColumn="0" w:lastRowFirstColumn="0" w:lastRowLastColumn="0"/>
                </w:pPr>
              </w:pPrChange>
            </w:pPr>
            <w:ins w:id="2769" w:author="Miguel Centeno Muñoz" w:date="2014-07-27T22:20: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w:t>
              </w:r>
            </w:ins>
            <w:ins w:id="2770" w:author="Miguel Centeno Muñoz" w:date="2014-08-02T12:51:00Z">
              <w:r w:rsidR="00EF2860">
                <w:rPr>
                  <w:rFonts w:ascii="Arial" w:hAnsi="Arial" w:cs="Arial"/>
                  <w:sz w:val="20"/>
                  <w:szCs w:val="20"/>
                </w:rPr>
                <w:t>2</w:t>
              </w:r>
            </w:ins>
            <w:ins w:id="2771" w:author="Miguel Centeno Muñoz" w:date="2014-07-27T22:20:00Z">
              <w:r w:rsidRPr="005C7CFD">
                <w:rPr>
                  <w:rFonts w:ascii="Arial" w:hAnsi="Arial" w:cs="Arial"/>
                  <w:sz w:val="20"/>
                  <w:szCs w:val="20"/>
                </w:rPr>
                <w:t>] Gestión de Rutas</w:t>
              </w:r>
              <w:r>
                <w:rPr>
                  <w:rFonts w:ascii="Arial" w:hAnsi="Arial" w:cs="Arial"/>
                  <w:sz w:val="20"/>
                  <w:szCs w:val="20"/>
                </w:rPr>
                <w:t xml:space="preserve"> </w:t>
              </w:r>
            </w:ins>
          </w:p>
        </w:tc>
      </w:tr>
      <w:tr w:rsidR="005E20C8" w:rsidTr="005E20C8">
        <w:trPr>
          <w:cnfStyle w:val="000000100000" w:firstRow="0" w:lastRow="0" w:firstColumn="0" w:lastColumn="0" w:oddVBand="0" w:evenVBand="0" w:oddHBand="1" w:evenHBand="0" w:firstRowFirstColumn="0" w:firstRowLastColumn="0" w:lastRowFirstColumn="0" w:lastRowLastColumn="0"/>
          <w:ins w:id="2772"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773" w:author="Miguel Centeno Muñoz" w:date="2014-07-27T22:20:00Z"/>
                <w:rFonts w:ascii="Arial" w:hAnsi="Arial" w:cs="Arial"/>
                <w:sz w:val="20"/>
                <w:szCs w:val="20"/>
              </w:rPr>
            </w:pPr>
            <w:ins w:id="2774" w:author="Miguel Centeno Muñoz" w:date="2014-07-27T22:20:00Z">
              <w:r>
                <w:rPr>
                  <w:rFonts w:ascii="Arial" w:hAnsi="Arial" w:cs="Arial"/>
                  <w:b/>
                  <w:bCs/>
                  <w:sz w:val="20"/>
                  <w:szCs w:val="20"/>
                </w:rPr>
                <w:t>Descripción</w:t>
              </w:r>
            </w:ins>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775" w:author="Miguel Centeno Muñoz" w:date="2014-07-27T22:20:00Z"/>
                <w:rFonts w:ascii="Arial" w:hAnsi="Arial" w:cs="Arial"/>
                <w:sz w:val="20"/>
                <w:szCs w:val="20"/>
              </w:rPr>
            </w:pPr>
            <w:ins w:id="2776" w:author="Miguel Centeno Muñoz" w:date="2014-07-27T22:20:00Z">
              <w:r>
                <w:rPr>
                  <w:rFonts w:ascii="Arial" w:hAnsi="Arial" w:cs="Arial"/>
                  <w:sz w:val="20"/>
                  <w:szCs w:val="20"/>
                </w:rPr>
                <w:t xml:space="preserve">El sistema deberá comportarse tal como se describe en el siguiente caso de uso cuando </w:t>
              </w:r>
              <w:r>
                <w:rPr>
                  <w:rStyle w:val="nfasis"/>
                  <w:rFonts w:ascii="Arial" w:hAnsi="Arial" w:cs="Arial"/>
                </w:rPr>
                <w:t>el usuario solicita que desea eliminar una ruta</w:t>
              </w:r>
              <w:r>
                <w:rPr>
                  <w:rFonts w:ascii="Arial" w:hAnsi="Arial" w:cs="Arial"/>
                  <w:sz w:val="20"/>
                  <w:szCs w:val="20"/>
                </w:rPr>
                <w:t xml:space="preserve"> </w:t>
              </w:r>
            </w:ins>
          </w:p>
        </w:tc>
      </w:tr>
      <w:tr w:rsidR="005E20C8" w:rsidTr="005E20C8">
        <w:trPr>
          <w:ins w:id="2777"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778" w:author="Miguel Centeno Muñoz" w:date="2014-07-27T22:20:00Z"/>
                <w:rFonts w:ascii="Arial" w:hAnsi="Arial" w:cs="Arial"/>
                <w:sz w:val="20"/>
                <w:szCs w:val="20"/>
              </w:rPr>
            </w:pPr>
            <w:ins w:id="2779" w:author="Miguel Centeno Muñoz" w:date="2014-07-27T22:20:00Z">
              <w:r>
                <w:rPr>
                  <w:rFonts w:ascii="Arial" w:hAnsi="Arial" w:cs="Arial"/>
                  <w:b/>
                  <w:bCs/>
                  <w:sz w:val="20"/>
                  <w:szCs w:val="20"/>
                </w:rPr>
                <w:t>Precondición</w:t>
              </w:r>
            </w:ins>
          </w:p>
        </w:tc>
        <w:tc>
          <w:tcPr>
            <w:tcW w:w="0" w:type="auto"/>
            <w:gridSpan w:val="2"/>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780" w:author="Miguel Centeno Muñoz" w:date="2014-07-27T22:20:00Z"/>
                <w:rFonts w:ascii="Arial" w:hAnsi="Arial" w:cs="Arial"/>
                <w:sz w:val="20"/>
                <w:szCs w:val="20"/>
              </w:rPr>
            </w:pPr>
            <w:ins w:id="2781" w:author="Miguel Centeno Muñoz" w:date="2014-07-27T22:20:00Z">
              <w:r>
                <w:rPr>
                  <w:rFonts w:ascii="Arial" w:hAnsi="Arial" w:cs="Arial"/>
                  <w:sz w:val="20"/>
                  <w:szCs w:val="20"/>
                </w:rPr>
                <w:t>Ninguna</w:t>
              </w:r>
            </w:ins>
          </w:p>
        </w:tc>
      </w:tr>
      <w:tr w:rsidR="005E20C8" w:rsidTr="005E20C8">
        <w:trPr>
          <w:cnfStyle w:val="000000100000" w:firstRow="0" w:lastRow="0" w:firstColumn="0" w:lastColumn="0" w:oddVBand="0" w:evenVBand="0" w:oddHBand="1" w:evenHBand="0" w:firstRowFirstColumn="0" w:firstRowLastColumn="0" w:lastRowFirstColumn="0" w:lastRowLastColumn="0"/>
          <w:ins w:id="2782"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E20C8" w:rsidRDefault="005E20C8" w:rsidP="005E20C8">
            <w:pPr>
              <w:rPr>
                <w:ins w:id="2783" w:author="Miguel Centeno Muñoz" w:date="2014-07-27T22:20:00Z"/>
                <w:rFonts w:ascii="Arial" w:hAnsi="Arial" w:cs="Arial"/>
                <w:sz w:val="20"/>
                <w:szCs w:val="20"/>
              </w:rPr>
            </w:pPr>
            <w:ins w:id="2784" w:author="Miguel Centeno Muñoz" w:date="2014-07-27T22:20:00Z">
              <w:r>
                <w:rPr>
                  <w:rFonts w:ascii="Arial" w:hAnsi="Arial" w:cs="Arial"/>
                  <w:b/>
                  <w:bCs/>
                  <w:sz w:val="20"/>
                  <w:szCs w:val="20"/>
                </w:rPr>
                <w:t>Secuencia normal</w:t>
              </w:r>
            </w:ins>
          </w:p>
        </w:tc>
        <w:tc>
          <w:tcPr>
            <w:tcW w:w="0" w:type="auto"/>
            <w:hideMark/>
          </w:tcPr>
          <w:p w:rsidR="005E20C8" w:rsidRDefault="005E20C8" w:rsidP="005E20C8">
            <w:pPr>
              <w:jc w:val="center"/>
              <w:cnfStyle w:val="000000100000" w:firstRow="0" w:lastRow="0" w:firstColumn="0" w:lastColumn="0" w:oddVBand="0" w:evenVBand="0" w:oddHBand="1" w:evenHBand="0" w:firstRowFirstColumn="0" w:firstRowLastColumn="0" w:lastRowFirstColumn="0" w:lastRowLastColumn="0"/>
              <w:rPr>
                <w:ins w:id="2785" w:author="Miguel Centeno Muñoz" w:date="2014-07-27T22:20:00Z"/>
                <w:rFonts w:ascii="Arial" w:hAnsi="Arial" w:cs="Arial"/>
                <w:b/>
                <w:bCs/>
                <w:sz w:val="20"/>
                <w:szCs w:val="20"/>
              </w:rPr>
            </w:pPr>
            <w:ins w:id="2786" w:author="Miguel Centeno Muñoz" w:date="2014-07-27T22:20:00Z">
              <w:r>
                <w:rPr>
                  <w:rFonts w:ascii="Arial" w:hAnsi="Arial" w:cs="Arial"/>
                  <w:b/>
                  <w:bCs/>
                  <w:sz w:val="20"/>
                  <w:szCs w:val="20"/>
                </w:rPr>
                <w:t>Paso</w:t>
              </w:r>
            </w:ins>
          </w:p>
        </w:tc>
        <w:tc>
          <w:tcPr>
            <w:tcW w:w="3748" w:type="pct"/>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787" w:author="Miguel Centeno Muñoz" w:date="2014-07-27T22:20:00Z"/>
                <w:rFonts w:ascii="Arial" w:hAnsi="Arial" w:cs="Arial"/>
                <w:b/>
                <w:bCs/>
                <w:sz w:val="20"/>
                <w:szCs w:val="20"/>
              </w:rPr>
            </w:pPr>
            <w:ins w:id="2788" w:author="Miguel Centeno Muñoz" w:date="2014-07-27T22:20:00Z">
              <w:r>
                <w:rPr>
                  <w:rFonts w:ascii="Arial" w:hAnsi="Arial" w:cs="Arial"/>
                  <w:b/>
                  <w:bCs/>
                  <w:sz w:val="20"/>
                  <w:szCs w:val="20"/>
                </w:rPr>
                <w:t>Acción</w:t>
              </w:r>
            </w:ins>
          </w:p>
        </w:tc>
      </w:tr>
      <w:tr w:rsidR="005E20C8" w:rsidTr="005E20C8">
        <w:trPr>
          <w:ins w:id="2789"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790" w:author="Miguel Centeno Muñoz" w:date="2014-07-27T22:20:00Z"/>
                <w:rFonts w:ascii="Arial" w:hAnsi="Arial" w:cs="Arial"/>
                <w:sz w:val="20"/>
                <w:szCs w:val="20"/>
              </w:rPr>
            </w:pPr>
          </w:p>
        </w:tc>
        <w:tc>
          <w:tcPr>
            <w:tcW w:w="0" w:type="auto"/>
            <w:hideMark/>
          </w:tcPr>
          <w:p w:rsidR="005E20C8" w:rsidRDefault="005E20C8" w:rsidP="005E20C8">
            <w:pPr>
              <w:jc w:val="center"/>
              <w:cnfStyle w:val="000000000000" w:firstRow="0" w:lastRow="0" w:firstColumn="0" w:lastColumn="0" w:oddVBand="0" w:evenVBand="0" w:oddHBand="0" w:evenHBand="0" w:firstRowFirstColumn="0" w:firstRowLastColumn="0" w:lastRowFirstColumn="0" w:lastRowLastColumn="0"/>
              <w:rPr>
                <w:ins w:id="2791" w:author="Miguel Centeno Muñoz" w:date="2014-07-27T22:20:00Z"/>
                <w:rFonts w:ascii="Arial" w:hAnsi="Arial" w:cs="Arial"/>
                <w:sz w:val="20"/>
                <w:szCs w:val="20"/>
              </w:rPr>
            </w:pPr>
            <w:ins w:id="2792" w:author="Miguel Centeno Muñoz" w:date="2014-07-27T22:20:00Z">
              <w:r>
                <w:rPr>
                  <w:rFonts w:ascii="Arial" w:hAnsi="Arial" w:cs="Arial"/>
                  <w:sz w:val="20"/>
                  <w:szCs w:val="20"/>
                </w:rPr>
                <w:t>1</w:t>
              </w:r>
            </w:ins>
          </w:p>
        </w:tc>
        <w:tc>
          <w:tcPr>
            <w:tcW w:w="0" w:type="auto"/>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793" w:author="Miguel Centeno Muñoz" w:date="2014-07-27T22:20:00Z"/>
                <w:rFonts w:ascii="Arial" w:hAnsi="Arial" w:cs="Arial"/>
                <w:sz w:val="20"/>
                <w:szCs w:val="20"/>
              </w:rPr>
            </w:pPr>
            <w:ins w:id="2794" w:author="Miguel Centeno Muñoz" w:date="2014-07-27T22:20:00Z">
              <w:r>
                <w:rPr>
                  <w:rFonts w:ascii="Arial" w:hAnsi="Arial" w:cs="Arial"/>
                  <w:sz w:val="20"/>
                  <w:szCs w:val="20"/>
                </w:rPr>
                <w:t xml:space="preserve">Se realiza el caso de uso </w:t>
              </w:r>
              <w:r w:rsidRPr="005C7CFD">
                <w:rPr>
                  <w:rFonts w:ascii="Arial" w:hAnsi="Arial" w:cs="Arial"/>
                  <w:sz w:val="20"/>
                  <w:szCs w:val="20"/>
                </w:rPr>
                <w:t xml:space="preserve">Identificación de usuario (UC-0001) </w:t>
              </w:r>
            </w:ins>
          </w:p>
        </w:tc>
      </w:tr>
      <w:tr w:rsidR="005E20C8" w:rsidTr="005E20C8">
        <w:trPr>
          <w:cnfStyle w:val="000000100000" w:firstRow="0" w:lastRow="0" w:firstColumn="0" w:lastColumn="0" w:oddVBand="0" w:evenVBand="0" w:oddHBand="1" w:evenHBand="0" w:firstRowFirstColumn="0" w:firstRowLastColumn="0" w:lastRowFirstColumn="0" w:lastRowLastColumn="0"/>
          <w:ins w:id="2795"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796" w:author="Miguel Centeno Muñoz" w:date="2014-07-27T22:20:00Z"/>
                <w:rFonts w:ascii="Arial" w:hAnsi="Arial" w:cs="Arial"/>
                <w:sz w:val="20"/>
                <w:szCs w:val="20"/>
              </w:rPr>
            </w:pPr>
          </w:p>
        </w:tc>
        <w:tc>
          <w:tcPr>
            <w:tcW w:w="0" w:type="auto"/>
            <w:hideMark/>
          </w:tcPr>
          <w:p w:rsidR="005E20C8" w:rsidRDefault="005E20C8" w:rsidP="005E20C8">
            <w:pPr>
              <w:jc w:val="center"/>
              <w:cnfStyle w:val="000000100000" w:firstRow="0" w:lastRow="0" w:firstColumn="0" w:lastColumn="0" w:oddVBand="0" w:evenVBand="0" w:oddHBand="1" w:evenHBand="0" w:firstRowFirstColumn="0" w:firstRowLastColumn="0" w:lastRowFirstColumn="0" w:lastRowLastColumn="0"/>
              <w:rPr>
                <w:ins w:id="2797" w:author="Miguel Centeno Muñoz" w:date="2014-07-27T22:20:00Z"/>
                <w:rFonts w:ascii="Arial" w:hAnsi="Arial" w:cs="Arial"/>
                <w:sz w:val="20"/>
                <w:szCs w:val="20"/>
              </w:rPr>
            </w:pPr>
            <w:ins w:id="2798" w:author="Miguel Centeno Muñoz" w:date="2014-07-27T22:20:00Z">
              <w:r>
                <w:rPr>
                  <w:rFonts w:ascii="Arial" w:hAnsi="Arial" w:cs="Arial"/>
                  <w:sz w:val="20"/>
                  <w:szCs w:val="20"/>
                </w:rPr>
                <w:t>2</w:t>
              </w:r>
            </w:ins>
          </w:p>
        </w:tc>
        <w:tc>
          <w:tcPr>
            <w:tcW w:w="0" w:type="auto"/>
            <w:hideMark/>
          </w:tcPr>
          <w:p w:rsidR="005E20C8" w:rsidRDefault="005E20C8" w:rsidP="007761C4">
            <w:pPr>
              <w:cnfStyle w:val="000000100000" w:firstRow="0" w:lastRow="0" w:firstColumn="0" w:lastColumn="0" w:oddVBand="0" w:evenVBand="0" w:oddHBand="1" w:evenHBand="0" w:firstRowFirstColumn="0" w:firstRowLastColumn="0" w:lastRowFirstColumn="0" w:lastRowLastColumn="0"/>
              <w:rPr>
                <w:ins w:id="2799" w:author="Miguel Centeno Muñoz" w:date="2014-07-27T22:20:00Z"/>
                <w:rFonts w:ascii="Arial" w:hAnsi="Arial" w:cs="Arial"/>
                <w:sz w:val="20"/>
                <w:szCs w:val="20"/>
              </w:rPr>
              <w:pPrChange w:id="2800" w:author="Miguel Centeno Muñoz" w:date="2014-08-02T12:24:00Z">
                <w:pPr>
                  <w:framePr w:hSpace="141" w:wrap="around" w:vAnchor="text" w:hAnchor="margin" w:y="36"/>
                  <w:cnfStyle w:val="000000100000" w:firstRow="0" w:lastRow="0" w:firstColumn="0" w:lastColumn="0" w:oddVBand="0" w:evenVBand="0" w:oddHBand="1" w:evenHBand="0" w:firstRowFirstColumn="0" w:firstRowLastColumn="0" w:lastRowFirstColumn="0" w:lastRowLastColumn="0"/>
                </w:pPr>
              </w:pPrChange>
            </w:pPr>
            <w:ins w:id="2801" w:author="Miguel Centeno Muñoz" w:date="2014-07-27T22:20:00Z">
              <w:r>
                <w:rPr>
                  <w:rFonts w:ascii="Arial" w:hAnsi="Arial" w:cs="Arial"/>
                  <w:sz w:val="20"/>
                  <w:szCs w:val="20"/>
                </w:rPr>
                <w:t>El actor</w:t>
              </w:r>
              <w:r w:rsidRPr="005C7CFD">
                <w:rPr>
                  <w:rFonts w:ascii="Arial" w:hAnsi="Arial" w:cs="Arial"/>
                  <w:sz w:val="20"/>
                  <w:szCs w:val="20"/>
                </w:rPr>
                <w:t xml:space="preserve"> Usuario (ACT-0001) </w:t>
              </w:r>
              <w:r>
                <w:rPr>
                  <w:rStyle w:val="nfasis"/>
                  <w:rFonts w:ascii="Arial" w:hAnsi="Arial" w:cs="Arial"/>
                </w:rPr>
                <w:t>selecciona la ruta que desea eliminar haciendo clic en el botón designado para eliminar ruta en la pantalla de gestión de las rutas del usuario</w:t>
              </w:r>
              <w:r>
                <w:rPr>
                  <w:rFonts w:ascii="Arial" w:hAnsi="Arial" w:cs="Arial"/>
                  <w:sz w:val="20"/>
                  <w:szCs w:val="20"/>
                </w:rPr>
                <w:t xml:space="preserve"> </w:t>
              </w:r>
            </w:ins>
          </w:p>
        </w:tc>
      </w:tr>
      <w:tr w:rsidR="005E20C8" w:rsidTr="005E20C8">
        <w:trPr>
          <w:ins w:id="2802"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803" w:author="Miguel Centeno Muñoz" w:date="2014-07-27T22:20:00Z"/>
                <w:rFonts w:ascii="Arial" w:hAnsi="Arial" w:cs="Arial"/>
                <w:sz w:val="20"/>
                <w:szCs w:val="20"/>
              </w:rPr>
            </w:pPr>
          </w:p>
        </w:tc>
        <w:tc>
          <w:tcPr>
            <w:tcW w:w="0" w:type="auto"/>
            <w:hideMark/>
          </w:tcPr>
          <w:p w:rsidR="005E20C8" w:rsidRDefault="005E20C8" w:rsidP="005E20C8">
            <w:pPr>
              <w:jc w:val="center"/>
              <w:cnfStyle w:val="000000000000" w:firstRow="0" w:lastRow="0" w:firstColumn="0" w:lastColumn="0" w:oddVBand="0" w:evenVBand="0" w:oddHBand="0" w:evenHBand="0" w:firstRowFirstColumn="0" w:firstRowLastColumn="0" w:lastRowFirstColumn="0" w:lastRowLastColumn="0"/>
              <w:rPr>
                <w:ins w:id="2804" w:author="Miguel Centeno Muñoz" w:date="2014-07-27T22:20:00Z"/>
                <w:rFonts w:ascii="Arial" w:hAnsi="Arial" w:cs="Arial"/>
                <w:sz w:val="20"/>
                <w:szCs w:val="20"/>
              </w:rPr>
            </w:pPr>
            <w:ins w:id="2805" w:author="Miguel Centeno Muñoz" w:date="2014-07-27T22:20:00Z">
              <w:r>
                <w:rPr>
                  <w:rFonts w:ascii="Arial" w:hAnsi="Arial" w:cs="Arial"/>
                  <w:sz w:val="20"/>
                  <w:szCs w:val="20"/>
                </w:rPr>
                <w:t>3</w:t>
              </w:r>
            </w:ins>
          </w:p>
        </w:tc>
        <w:tc>
          <w:tcPr>
            <w:tcW w:w="0" w:type="auto"/>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806" w:author="Miguel Centeno Muñoz" w:date="2014-07-27T22:20:00Z"/>
                <w:rFonts w:ascii="Arial" w:hAnsi="Arial" w:cs="Arial"/>
                <w:sz w:val="20"/>
                <w:szCs w:val="20"/>
              </w:rPr>
            </w:pPr>
            <w:ins w:id="2807" w:author="Miguel Centeno Muñoz" w:date="2014-07-27T22:20:00Z">
              <w:r>
                <w:rPr>
                  <w:rFonts w:ascii="Arial" w:hAnsi="Arial" w:cs="Arial"/>
                  <w:sz w:val="20"/>
                  <w:szCs w:val="20"/>
                </w:rPr>
                <w:t>El sistema</w:t>
              </w:r>
              <w:r>
                <w:rPr>
                  <w:rStyle w:val="nfasis"/>
                  <w:rFonts w:ascii="Arial" w:hAnsi="Arial" w:cs="Arial"/>
                </w:rPr>
                <w:t xml:space="preserve"> solicita confirmación de que se quiere eliminar la ruta seleccionada</w:t>
              </w:r>
              <w:r>
                <w:rPr>
                  <w:rFonts w:ascii="Arial" w:hAnsi="Arial" w:cs="Arial"/>
                  <w:sz w:val="20"/>
                  <w:szCs w:val="20"/>
                </w:rPr>
                <w:t xml:space="preserve"> </w:t>
              </w:r>
            </w:ins>
          </w:p>
        </w:tc>
      </w:tr>
      <w:tr w:rsidR="005E20C8" w:rsidTr="005E20C8">
        <w:trPr>
          <w:cnfStyle w:val="000000100000" w:firstRow="0" w:lastRow="0" w:firstColumn="0" w:lastColumn="0" w:oddVBand="0" w:evenVBand="0" w:oddHBand="1" w:evenHBand="0" w:firstRowFirstColumn="0" w:firstRowLastColumn="0" w:lastRowFirstColumn="0" w:lastRowLastColumn="0"/>
          <w:ins w:id="2808"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809" w:author="Miguel Centeno Muñoz" w:date="2014-07-27T22:20:00Z"/>
                <w:rFonts w:ascii="Arial" w:hAnsi="Arial" w:cs="Arial"/>
                <w:sz w:val="20"/>
                <w:szCs w:val="20"/>
              </w:rPr>
            </w:pPr>
          </w:p>
        </w:tc>
        <w:tc>
          <w:tcPr>
            <w:tcW w:w="0" w:type="auto"/>
            <w:hideMark/>
          </w:tcPr>
          <w:p w:rsidR="005E20C8" w:rsidRDefault="005E20C8" w:rsidP="005E20C8">
            <w:pPr>
              <w:jc w:val="center"/>
              <w:cnfStyle w:val="000000100000" w:firstRow="0" w:lastRow="0" w:firstColumn="0" w:lastColumn="0" w:oddVBand="0" w:evenVBand="0" w:oddHBand="1" w:evenHBand="0" w:firstRowFirstColumn="0" w:firstRowLastColumn="0" w:lastRowFirstColumn="0" w:lastRowLastColumn="0"/>
              <w:rPr>
                <w:ins w:id="2810" w:author="Miguel Centeno Muñoz" w:date="2014-07-27T22:20:00Z"/>
                <w:rFonts w:ascii="Arial" w:hAnsi="Arial" w:cs="Arial"/>
                <w:sz w:val="20"/>
                <w:szCs w:val="20"/>
              </w:rPr>
            </w:pPr>
            <w:ins w:id="2811" w:author="Miguel Centeno Muñoz" w:date="2014-07-27T22:20:00Z">
              <w:r>
                <w:rPr>
                  <w:rFonts w:ascii="Arial" w:hAnsi="Arial" w:cs="Arial"/>
                  <w:sz w:val="20"/>
                  <w:szCs w:val="20"/>
                </w:rPr>
                <w:t>4</w:t>
              </w:r>
            </w:ins>
          </w:p>
        </w:tc>
        <w:tc>
          <w:tcPr>
            <w:tcW w:w="0" w:type="auto"/>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812" w:author="Miguel Centeno Muñoz" w:date="2014-07-27T22:20:00Z"/>
                <w:rFonts w:ascii="Arial" w:hAnsi="Arial" w:cs="Arial"/>
                <w:sz w:val="20"/>
                <w:szCs w:val="20"/>
              </w:rPr>
            </w:pPr>
            <w:ins w:id="2813" w:author="Miguel Centeno Muñoz" w:date="2014-07-27T22:20:00Z">
              <w:r>
                <w:rPr>
                  <w:rFonts w:ascii="Arial" w:hAnsi="Arial" w:cs="Arial"/>
                  <w:sz w:val="20"/>
                  <w:szCs w:val="20"/>
                </w:rPr>
                <w:t>Si</w:t>
              </w:r>
              <w:r>
                <w:rPr>
                  <w:rStyle w:val="nfasis"/>
                  <w:rFonts w:ascii="Arial" w:hAnsi="Arial" w:cs="Arial"/>
                </w:rPr>
                <w:t xml:space="preserve"> cliente quiere eliminar la ruta , </w:t>
              </w:r>
              <w:r>
                <w:rPr>
                  <w:rFonts w:ascii="Arial" w:hAnsi="Arial" w:cs="Arial"/>
                  <w:sz w:val="20"/>
                  <w:szCs w:val="20"/>
                </w:rPr>
                <w:t>el actor</w:t>
              </w:r>
              <w:r w:rsidRPr="005C7CFD">
                <w:rPr>
                  <w:rFonts w:ascii="Arial" w:hAnsi="Arial" w:cs="Arial"/>
                  <w:sz w:val="20"/>
                  <w:szCs w:val="20"/>
                </w:rPr>
                <w:t xml:space="preserve"> Usuario (ACT-0001) </w:t>
              </w:r>
              <w:r>
                <w:rPr>
                  <w:rStyle w:val="nfasis"/>
                  <w:rFonts w:ascii="Arial" w:hAnsi="Arial" w:cs="Arial"/>
                </w:rPr>
                <w:t>confirma la eliminación de la ruta en cuestión</w:t>
              </w:r>
              <w:r>
                <w:rPr>
                  <w:rFonts w:ascii="Arial" w:hAnsi="Arial" w:cs="Arial"/>
                  <w:sz w:val="20"/>
                  <w:szCs w:val="20"/>
                </w:rPr>
                <w:t xml:space="preserve"> </w:t>
              </w:r>
            </w:ins>
          </w:p>
        </w:tc>
      </w:tr>
      <w:tr w:rsidR="005E20C8" w:rsidTr="005E20C8">
        <w:trPr>
          <w:ins w:id="2814"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815" w:author="Miguel Centeno Muñoz" w:date="2014-07-27T22:20:00Z"/>
                <w:rFonts w:ascii="Arial" w:hAnsi="Arial" w:cs="Arial"/>
                <w:sz w:val="20"/>
                <w:szCs w:val="20"/>
              </w:rPr>
            </w:pPr>
          </w:p>
        </w:tc>
        <w:tc>
          <w:tcPr>
            <w:tcW w:w="0" w:type="auto"/>
            <w:hideMark/>
          </w:tcPr>
          <w:p w:rsidR="005E20C8" w:rsidRDefault="005E20C8" w:rsidP="005E20C8">
            <w:pPr>
              <w:jc w:val="center"/>
              <w:cnfStyle w:val="000000000000" w:firstRow="0" w:lastRow="0" w:firstColumn="0" w:lastColumn="0" w:oddVBand="0" w:evenVBand="0" w:oddHBand="0" w:evenHBand="0" w:firstRowFirstColumn="0" w:firstRowLastColumn="0" w:lastRowFirstColumn="0" w:lastRowLastColumn="0"/>
              <w:rPr>
                <w:ins w:id="2816" w:author="Miguel Centeno Muñoz" w:date="2014-07-27T22:20:00Z"/>
                <w:rFonts w:ascii="Arial" w:hAnsi="Arial" w:cs="Arial"/>
                <w:sz w:val="20"/>
                <w:szCs w:val="20"/>
              </w:rPr>
            </w:pPr>
            <w:ins w:id="2817" w:author="Miguel Centeno Muñoz" w:date="2014-07-27T22:20:00Z">
              <w:r>
                <w:rPr>
                  <w:rFonts w:ascii="Arial" w:hAnsi="Arial" w:cs="Arial"/>
                  <w:sz w:val="20"/>
                  <w:szCs w:val="20"/>
                </w:rPr>
                <w:t>5</w:t>
              </w:r>
            </w:ins>
          </w:p>
        </w:tc>
        <w:tc>
          <w:tcPr>
            <w:tcW w:w="0" w:type="auto"/>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818" w:author="Miguel Centeno Muñoz" w:date="2014-07-27T22:20:00Z"/>
                <w:rFonts w:ascii="Arial" w:hAnsi="Arial" w:cs="Arial"/>
                <w:sz w:val="20"/>
                <w:szCs w:val="20"/>
              </w:rPr>
            </w:pPr>
            <w:ins w:id="2819" w:author="Miguel Centeno Muñoz" w:date="2014-07-27T22:20:00Z">
              <w:r>
                <w:rPr>
                  <w:rFonts w:ascii="Arial" w:hAnsi="Arial" w:cs="Arial"/>
                  <w:sz w:val="20"/>
                  <w:szCs w:val="20"/>
                </w:rPr>
                <w:t>Si</w:t>
              </w:r>
              <w:r>
                <w:rPr>
                  <w:rStyle w:val="nfasis"/>
                  <w:rFonts w:ascii="Arial" w:hAnsi="Arial" w:cs="Arial"/>
                </w:rPr>
                <w:t xml:space="preserve"> cliente ha confirmado la eliminación de la ruta, </w:t>
              </w:r>
              <w:r>
                <w:rPr>
                  <w:rFonts w:ascii="Arial" w:hAnsi="Arial" w:cs="Arial"/>
                  <w:sz w:val="20"/>
                  <w:szCs w:val="20"/>
                </w:rPr>
                <w:t>el sistema</w:t>
              </w:r>
              <w:r>
                <w:rPr>
                  <w:rStyle w:val="nfasis"/>
                  <w:rFonts w:ascii="Arial" w:hAnsi="Arial" w:cs="Arial"/>
                </w:rPr>
                <w:t xml:space="preserve"> elimina la ruta en cuestión mostrando un mensaje de confirmación</w:t>
              </w:r>
              <w:r>
                <w:rPr>
                  <w:rFonts w:ascii="Arial" w:hAnsi="Arial" w:cs="Arial"/>
                  <w:sz w:val="20"/>
                  <w:szCs w:val="20"/>
                </w:rPr>
                <w:t xml:space="preserve"> </w:t>
              </w:r>
            </w:ins>
          </w:p>
        </w:tc>
      </w:tr>
      <w:tr w:rsidR="005E20C8" w:rsidTr="005E20C8">
        <w:trPr>
          <w:cnfStyle w:val="000000100000" w:firstRow="0" w:lastRow="0" w:firstColumn="0" w:lastColumn="0" w:oddVBand="0" w:evenVBand="0" w:oddHBand="1" w:evenHBand="0" w:firstRowFirstColumn="0" w:firstRowLastColumn="0" w:lastRowFirstColumn="0" w:lastRowLastColumn="0"/>
          <w:ins w:id="2820"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821" w:author="Miguel Centeno Muñoz" w:date="2014-07-27T22:20:00Z"/>
                <w:rFonts w:ascii="Arial" w:hAnsi="Arial" w:cs="Arial"/>
                <w:sz w:val="20"/>
                <w:szCs w:val="20"/>
              </w:rPr>
            </w:pPr>
          </w:p>
        </w:tc>
        <w:tc>
          <w:tcPr>
            <w:tcW w:w="0" w:type="auto"/>
            <w:hideMark/>
          </w:tcPr>
          <w:p w:rsidR="005E20C8" w:rsidRDefault="005E20C8" w:rsidP="005E20C8">
            <w:pPr>
              <w:jc w:val="center"/>
              <w:cnfStyle w:val="000000100000" w:firstRow="0" w:lastRow="0" w:firstColumn="0" w:lastColumn="0" w:oddVBand="0" w:evenVBand="0" w:oddHBand="1" w:evenHBand="0" w:firstRowFirstColumn="0" w:firstRowLastColumn="0" w:lastRowFirstColumn="0" w:lastRowLastColumn="0"/>
              <w:rPr>
                <w:ins w:id="2822" w:author="Miguel Centeno Muñoz" w:date="2014-07-27T22:20:00Z"/>
                <w:rFonts w:ascii="Arial" w:hAnsi="Arial" w:cs="Arial"/>
                <w:sz w:val="20"/>
                <w:szCs w:val="20"/>
              </w:rPr>
            </w:pPr>
            <w:ins w:id="2823" w:author="Miguel Centeno Muñoz" w:date="2014-07-27T22:20:00Z">
              <w:r>
                <w:rPr>
                  <w:rFonts w:ascii="Arial" w:hAnsi="Arial" w:cs="Arial"/>
                  <w:sz w:val="20"/>
                  <w:szCs w:val="20"/>
                </w:rPr>
                <w:t>6</w:t>
              </w:r>
            </w:ins>
          </w:p>
        </w:tc>
        <w:tc>
          <w:tcPr>
            <w:tcW w:w="0" w:type="auto"/>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824" w:author="Miguel Centeno Muñoz" w:date="2014-07-27T22:20:00Z"/>
                <w:rFonts w:ascii="Arial" w:hAnsi="Arial" w:cs="Arial"/>
                <w:sz w:val="20"/>
                <w:szCs w:val="20"/>
              </w:rPr>
            </w:pPr>
            <w:ins w:id="2825" w:author="Miguel Centeno Muñoz" w:date="2014-07-27T22:20:00Z">
              <w:r>
                <w:rPr>
                  <w:rFonts w:ascii="Arial" w:hAnsi="Arial" w:cs="Arial"/>
                  <w:sz w:val="20"/>
                  <w:szCs w:val="20"/>
                </w:rPr>
                <w:t>Si</w:t>
              </w:r>
              <w:r>
                <w:rPr>
                  <w:rStyle w:val="nfasis"/>
                  <w:rFonts w:ascii="Arial" w:hAnsi="Arial" w:cs="Arial"/>
                </w:rPr>
                <w:t xml:space="preserve"> cliente no quiere eliminar la ruta en cuestión, </w:t>
              </w:r>
              <w:r>
                <w:rPr>
                  <w:rFonts w:ascii="Arial" w:hAnsi="Arial" w:cs="Arial"/>
                  <w:sz w:val="20"/>
                  <w:szCs w:val="20"/>
                </w:rPr>
                <w:t>el actor</w:t>
              </w:r>
              <w:r w:rsidRPr="005C7CFD">
                <w:rPr>
                  <w:rFonts w:ascii="Arial" w:hAnsi="Arial" w:cs="Arial"/>
                  <w:sz w:val="20"/>
                  <w:szCs w:val="20"/>
                </w:rPr>
                <w:t xml:space="preserve"> Usuario (ACT-0001) </w:t>
              </w:r>
              <w:r>
                <w:rPr>
                  <w:rStyle w:val="nfasis"/>
                  <w:rFonts w:ascii="Arial" w:hAnsi="Arial" w:cs="Arial"/>
                </w:rPr>
                <w:t>cancela el proceso de eliminación haciendo uso del botón designado a tal función</w:t>
              </w:r>
              <w:r>
                <w:rPr>
                  <w:rFonts w:ascii="Arial" w:hAnsi="Arial" w:cs="Arial"/>
                  <w:sz w:val="20"/>
                  <w:szCs w:val="20"/>
                </w:rPr>
                <w:t xml:space="preserve"> </w:t>
              </w:r>
            </w:ins>
          </w:p>
        </w:tc>
      </w:tr>
      <w:tr w:rsidR="005E20C8" w:rsidTr="005E20C8">
        <w:trPr>
          <w:ins w:id="2826"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827" w:author="Miguel Centeno Muñoz" w:date="2014-07-27T22:20:00Z"/>
                <w:rFonts w:ascii="Arial" w:hAnsi="Arial" w:cs="Arial"/>
                <w:sz w:val="20"/>
                <w:szCs w:val="20"/>
              </w:rPr>
            </w:pPr>
          </w:p>
        </w:tc>
        <w:tc>
          <w:tcPr>
            <w:tcW w:w="0" w:type="auto"/>
            <w:hideMark/>
          </w:tcPr>
          <w:p w:rsidR="005E20C8" w:rsidRDefault="005E20C8" w:rsidP="005E20C8">
            <w:pPr>
              <w:jc w:val="center"/>
              <w:cnfStyle w:val="000000000000" w:firstRow="0" w:lastRow="0" w:firstColumn="0" w:lastColumn="0" w:oddVBand="0" w:evenVBand="0" w:oddHBand="0" w:evenHBand="0" w:firstRowFirstColumn="0" w:firstRowLastColumn="0" w:lastRowFirstColumn="0" w:lastRowLastColumn="0"/>
              <w:rPr>
                <w:ins w:id="2828" w:author="Miguel Centeno Muñoz" w:date="2014-07-27T22:20:00Z"/>
                <w:rFonts w:ascii="Arial" w:hAnsi="Arial" w:cs="Arial"/>
                <w:sz w:val="20"/>
                <w:szCs w:val="20"/>
              </w:rPr>
            </w:pPr>
            <w:ins w:id="2829" w:author="Miguel Centeno Muñoz" w:date="2014-07-27T22:20:00Z">
              <w:r>
                <w:rPr>
                  <w:rFonts w:ascii="Arial" w:hAnsi="Arial" w:cs="Arial"/>
                  <w:sz w:val="20"/>
                  <w:szCs w:val="20"/>
                </w:rPr>
                <w:t>7</w:t>
              </w:r>
            </w:ins>
          </w:p>
        </w:tc>
        <w:tc>
          <w:tcPr>
            <w:tcW w:w="0" w:type="auto"/>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830" w:author="Miguel Centeno Muñoz" w:date="2014-07-27T22:20:00Z"/>
                <w:rFonts w:ascii="Arial" w:hAnsi="Arial" w:cs="Arial"/>
                <w:sz w:val="20"/>
                <w:szCs w:val="20"/>
              </w:rPr>
            </w:pPr>
            <w:ins w:id="2831" w:author="Miguel Centeno Muñoz" w:date="2014-07-27T22:20:00Z">
              <w:r>
                <w:rPr>
                  <w:rFonts w:ascii="Arial" w:hAnsi="Arial" w:cs="Arial"/>
                  <w:sz w:val="20"/>
                  <w:szCs w:val="20"/>
                </w:rPr>
                <w:t>Si</w:t>
              </w:r>
              <w:r>
                <w:rPr>
                  <w:rStyle w:val="nfasis"/>
                  <w:rFonts w:ascii="Arial" w:hAnsi="Arial" w:cs="Arial"/>
                </w:rPr>
                <w:t xml:space="preserve"> cliente cancela eliminación de la ruta, </w:t>
              </w:r>
              <w:r>
                <w:rPr>
                  <w:rFonts w:ascii="Arial" w:hAnsi="Arial" w:cs="Arial"/>
                  <w:sz w:val="20"/>
                  <w:szCs w:val="20"/>
                </w:rPr>
                <w:t>el sistema</w:t>
              </w:r>
              <w:r>
                <w:rPr>
                  <w:rStyle w:val="nfasis"/>
                  <w:rFonts w:ascii="Arial" w:hAnsi="Arial" w:cs="Arial"/>
                </w:rPr>
                <w:t xml:space="preserve"> muestra un mensaje confirmando la no-eliminación de la ruta</w:t>
              </w:r>
              <w:r>
                <w:rPr>
                  <w:rFonts w:ascii="Arial" w:hAnsi="Arial" w:cs="Arial"/>
                  <w:sz w:val="20"/>
                  <w:szCs w:val="20"/>
                </w:rPr>
                <w:t xml:space="preserve"> </w:t>
              </w:r>
            </w:ins>
          </w:p>
        </w:tc>
      </w:tr>
      <w:tr w:rsidR="005E20C8" w:rsidTr="005E20C8">
        <w:trPr>
          <w:cnfStyle w:val="000000100000" w:firstRow="0" w:lastRow="0" w:firstColumn="0" w:lastColumn="0" w:oddVBand="0" w:evenVBand="0" w:oddHBand="1" w:evenHBand="0" w:firstRowFirstColumn="0" w:firstRowLastColumn="0" w:lastRowFirstColumn="0" w:lastRowLastColumn="0"/>
          <w:ins w:id="2832"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833" w:author="Miguel Centeno Muñoz" w:date="2014-07-27T22:20:00Z"/>
                <w:rFonts w:ascii="Arial" w:hAnsi="Arial" w:cs="Arial"/>
                <w:sz w:val="20"/>
                <w:szCs w:val="20"/>
              </w:rPr>
            </w:pPr>
            <w:ins w:id="2834" w:author="Miguel Centeno Muñoz" w:date="2014-07-27T22:20:00Z">
              <w:r>
                <w:rPr>
                  <w:rFonts w:ascii="Arial" w:hAnsi="Arial" w:cs="Arial"/>
                  <w:b/>
                  <w:bCs/>
                  <w:sz w:val="20"/>
                  <w:szCs w:val="20"/>
                </w:rPr>
                <w:t>Postcondición</w:t>
              </w:r>
            </w:ins>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835" w:author="Miguel Centeno Muñoz" w:date="2014-07-27T22:20:00Z"/>
                <w:rFonts w:ascii="Arial" w:hAnsi="Arial" w:cs="Arial"/>
                <w:sz w:val="20"/>
                <w:szCs w:val="20"/>
              </w:rPr>
            </w:pPr>
            <w:ins w:id="2836" w:author="Miguel Centeno Muñoz" w:date="2014-07-27T22:20:00Z">
              <w:r>
                <w:rPr>
                  <w:rFonts w:ascii="Arial" w:hAnsi="Arial" w:cs="Arial"/>
                  <w:sz w:val="20"/>
                  <w:szCs w:val="20"/>
                </w:rPr>
                <w:t>La ruta queda eliminada del sistema</w:t>
              </w:r>
            </w:ins>
          </w:p>
        </w:tc>
      </w:tr>
      <w:tr w:rsidR="005E20C8" w:rsidTr="005E20C8">
        <w:trPr>
          <w:ins w:id="2837"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838" w:author="Miguel Centeno Muñoz" w:date="2014-07-27T22:20:00Z"/>
                <w:rFonts w:ascii="Arial" w:hAnsi="Arial" w:cs="Arial"/>
                <w:sz w:val="20"/>
                <w:szCs w:val="20"/>
              </w:rPr>
            </w:pPr>
            <w:ins w:id="2839" w:author="Miguel Centeno Muñoz" w:date="2014-07-27T22:20:00Z">
              <w:r>
                <w:rPr>
                  <w:rFonts w:ascii="Arial" w:hAnsi="Arial" w:cs="Arial"/>
                  <w:b/>
                  <w:bCs/>
                  <w:sz w:val="20"/>
                  <w:szCs w:val="20"/>
                </w:rPr>
                <w:t>Importancia</w:t>
              </w:r>
            </w:ins>
          </w:p>
        </w:tc>
        <w:tc>
          <w:tcPr>
            <w:tcW w:w="0" w:type="auto"/>
            <w:gridSpan w:val="2"/>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840" w:author="Miguel Centeno Muñoz" w:date="2014-07-27T22:20:00Z"/>
                <w:rFonts w:ascii="Arial" w:hAnsi="Arial" w:cs="Arial"/>
                <w:sz w:val="20"/>
                <w:szCs w:val="20"/>
              </w:rPr>
            </w:pPr>
            <w:ins w:id="2841" w:author="Miguel Centeno Muñoz" w:date="2014-07-27T22:20:00Z">
              <w:r>
                <w:rPr>
                  <w:rFonts w:ascii="Arial" w:hAnsi="Arial" w:cs="Arial"/>
                  <w:sz w:val="20"/>
                  <w:szCs w:val="20"/>
                </w:rPr>
                <w:t>vital</w:t>
              </w:r>
            </w:ins>
          </w:p>
        </w:tc>
      </w:tr>
      <w:tr w:rsidR="005E20C8" w:rsidTr="005E20C8">
        <w:trPr>
          <w:cnfStyle w:val="000000100000" w:firstRow="0" w:lastRow="0" w:firstColumn="0" w:lastColumn="0" w:oddVBand="0" w:evenVBand="0" w:oddHBand="1" w:evenHBand="0" w:firstRowFirstColumn="0" w:firstRowLastColumn="0" w:lastRowFirstColumn="0" w:lastRowLastColumn="0"/>
          <w:ins w:id="2842"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843" w:author="Miguel Centeno Muñoz" w:date="2014-07-27T22:20:00Z"/>
                <w:rFonts w:ascii="Arial" w:hAnsi="Arial" w:cs="Arial"/>
                <w:sz w:val="20"/>
                <w:szCs w:val="20"/>
              </w:rPr>
            </w:pPr>
            <w:ins w:id="2844" w:author="Miguel Centeno Muñoz" w:date="2014-07-27T22:20:00Z">
              <w:r>
                <w:rPr>
                  <w:rFonts w:ascii="Arial" w:hAnsi="Arial" w:cs="Arial"/>
                  <w:b/>
                  <w:bCs/>
                  <w:sz w:val="20"/>
                  <w:szCs w:val="20"/>
                </w:rPr>
                <w:t>Urgencia</w:t>
              </w:r>
            </w:ins>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845" w:author="Miguel Centeno Muñoz" w:date="2014-07-27T22:20:00Z"/>
                <w:rFonts w:ascii="Arial" w:hAnsi="Arial" w:cs="Arial"/>
                <w:sz w:val="20"/>
                <w:szCs w:val="20"/>
              </w:rPr>
            </w:pPr>
            <w:ins w:id="2846" w:author="Miguel Centeno Muñoz" w:date="2014-07-27T22:20:00Z">
              <w:r>
                <w:rPr>
                  <w:rFonts w:ascii="Arial" w:hAnsi="Arial" w:cs="Arial"/>
                  <w:sz w:val="20"/>
                  <w:szCs w:val="20"/>
                </w:rPr>
                <w:t>inmediatamente</w:t>
              </w:r>
            </w:ins>
          </w:p>
        </w:tc>
      </w:tr>
      <w:tr w:rsidR="005E20C8" w:rsidTr="005E20C8">
        <w:trPr>
          <w:ins w:id="2847"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848" w:author="Miguel Centeno Muñoz" w:date="2014-07-27T22:20:00Z"/>
                <w:rFonts w:ascii="Arial" w:hAnsi="Arial" w:cs="Arial"/>
                <w:sz w:val="20"/>
                <w:szCs w:val="20"/>
              </w:rPr>
            </w:pPr>
            <w:ins w:id="2849" w:author="Miguel Centeno Muñoz" w:date="2014-07-27T22:20:00Z">
              <w:r>
                <w:rPr>
                  <w:rFonts w:ascii="Arial" w:hAnsi="Arial" w:cs="Arial"/>
                  <w:b/>
                  <w:bCs/>
                  <w:sz w:val="20"/>
                  <w:szCs w:val="20"/>
                </w:rPr>
                <w:t>Estado</w:t>
              </w:r>
            </w:ins>
          </w:p>
        </w:tc>
        <w:tc>
          <w:tcPr>
            <w:tcW w:w="0" w:type="auto"/>
            <w:gridSpan w:val="2"/>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850" w:author="Miguel Centeno Muñoz" w:date="2014-07-27T22:20:00Z"/>
                <w:rFonts w:ascii="Arial" w:hAnsi="Arial" w:cs="Arial"/>
                <w:sz w:val="20"/>
                <w:szCs w:val="20"/>
              </w:rPr>
            </w:pPr>
            <w:ins w:id="2851" w:author="Miguel Centeno Muñoz" w:date="2014-07-27T22:20:00Z">
              <w:r>
                <w:rPr>
                  <w:rFonts w:ascii="Arial" w:hAnsi="Arial" w:cs="Arial"/>
                  <w:sz w:val="20"/>
                  <w:szCs w:val="20"/>
                </w:rPr>
                <w:t>en construcción</w:t>
              </w:r>
            </w:ins>
          </w:p>
        </w:tc>
      </w:tr>
      <w:tr w:rsidR="005E20C8" w:rsidTr="005E20C8">
        <w:trPr>
          <w:cnfStyle w:val="000000100000" w:firstRow="0" w:lastRow="0" w:firstColumn="0" w:lastColumn="0" w:oddVBand="0" w:evenVBand="0" w:oddHBand="1" w:evenHBand="0" w:firstRowFirstColumn="0" w:firstRowLastColumn="0" w:lastRowFirstColumn="0" w:lastRowLastColumn="0"/>
          <w:ins w:id="2852"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853" w:author="Miguel Centeno Muñoz" w:date="2014-07-27T22:20:00Z"/>
                <w:rFonts w:ascii="Arial" w:hAnsi="Arial" w:cs="Arial"/>
                <w:sz w:val="20"/>
                <w:szCs w:val="20"/>
              </w:rPr>
            </w:pPr>
            <w:ins w:id="2854" w:author="Miguel Centeno Muñoz" w:date="2014-07-27T22:20:00Z">
              <w:r>
                <w:rPr>
                  <w:rFonts w:ascii="Arial" w:hAnsi="Arial" w:cs="Arial"/>
                  <w:b/>
                  <w:bCs/>
                  <w:sz w:val="20"/>
                  <w:szCs w:val="20"/>
                </w:rPr>
                <w:t>Estabilidad</w:t>
              </w:r>
            </w:ins>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855" w:author="Miguel Centeno Muñoz" w:date="2014-07-27T22:20:00Z"/>
                <w:rFonts w:ascii="Arial" w:hAnsi="Arial" w:cs="Arial"/>
                <w:sz w:val="20"/>
                <w:szCs w:val="20"/>
              </w:rPr>
            </w:pPr>
            <w:ins w:id="2856" w:author="Miguel Centeno Muñoz" w:date="2014-07-27T22:20:00Z">
              <w:r>
                <w:rPr>
                  <w:rFonts w:ascii="Arial" w:hAnsi="Arial" w:cs="Arial"/>
                  <w:sz w:val="20"/>
                  <w:szCs w:val="20"/>
                </w:rPr>
                <w:t>alta</w:t>
              </w:r>
            </w:ins>
          </w:p>
        </w:tc>
      </w:tr>
    </w:tbl>
    <w:p w:rsidR="00D40919" w:rsidRDefault="00D40919" w:rsidP="00533654">
      <w:pPr>
        <w:rPr>
          <w:ins w:id="2857" w:author="Miguel Centeno Muñoz" w:date="2014-07-31T02:43:00Z"/>
        </w:rPr>
      </w:pPr>
    </w:p>
    <w:p w:rsidR="00AC15B6" w:rsidRDefault="00AC15B6" w:rsidP="00533654">
      <w:pPr>
        <w:rPr>
          <w:ins w:id="2858" w:author="Miguel Centeno Muñoz" w:date="2014-07-31T02:43:00Z"/>
        </w:rPr>
      </w:pPr>
    </w:p>
    <w:p w:rsidR="00AC15B6" w:rsidRDefault="00AC15B6" w:rsidP="00533654">
      <w:pPr>
        <w:rPr>
          <w:ins w:id="2859" w:author="Miguel Centeno Muñoz" w:date="2014-07-31T02:43:00Z"/>
        </w:rPr>
      </w:pPr>
    </w:p>
    <w:p w:rsidR="00AC15B6" w:rsidRDefault="00AC15B6" w:rsidP="00533654">
      <w:pPr>
        <w:rPr>
          <w:ins w:id="2860" w:author="Miguel Centeno Muñoz" w:date="2014-07-31T02:43:00Z"/>
        </w:rPr>
      </w:pPr>
    </w:p>
    <w:p w:rsidR="00AC15B6" w:rsidRDefault="00AC15B6" w:rsidP="00533654">
      <w:pPr>
        <w:rPr>
          <w:ins w:id="2861" w:author="Miguel Centeno Muñoz" w:date="2014-07-31T02:43:00Z"/>
        </w:rPr>
      </w:pPr>
    </w:p>
    <w:p w:rsidR="00AC15B6" w:rsidRDefault="00AC15B6" w:rsidP="00533654">
      <w:pPr>
        <w:rPr>
          <w:ins w:id="2862" w:author="Miguel Centeno Muñoz" w:date="2014-07-31T02:43:00Z"/>
        </w:rPr>
      </w:pPr>
    </w:p>
    <w:p w:rsidR="00AC15B6" w:rsidRDefault="00AC15B6" w:rsidP="00533654">
      <w:pPr>
        <w:rPr>
          <w:ins w:id="2863" w:author="Miguel Centeno Muñoz" w:date="2014-07-31T02:43:00Z"/>
        </w:rPr>
      </w:pPr>
    </w:p>
    <w:p w:rsidR="00AC15B6" w:rsidRDefault="00AC15B6" w:rsidP="00533654">
      <w:pPr>
        <w:rPr>
          <w:ins w:id="2864" w:author="Miguel Centeno Muñoz" w:date="2014-07-31T02:43:00Z"/>
        </w:rPr>
      </w:pPr>
    </w:p>
    <w:p w:rsidR="00AC15B6" w:rsidRDefault="00AC15B6" w:rsidP="00533654">
      <w:pPr>
        <w:rPr>
          <w:ins w:id="2865" w:author="Miguel Centeno Muñoz" w:date="2014-07-31T02:43:00Z"/>
        </w:rPr>
      </w:pPr>
    </w:p>
    <w:p w:rsidR="00AC15B6" w:rsidRDefault="00AC15B6" w:rsidP="00533654">
      <w:pPr>
        <w:rPr>
          <w:ins w:id="2866" w:author="Miguel Centeno Muñoz" w:date="2014-07-31T02:43:00Z"/>
        </w:rPr>
      </w:pPr>
    </w:p>
    <w:p w:rsidR="00AC15B6" w:rsidRDefault="00AC15B6" w:rsidP="00533654">
      <w:pPr>
        <w:rPr>
          <w:ins w:id="2867" w:author="Miguel Centeno Muñoz" w:date="2014-07-27T13:22:00Z"/>
        </w:rPr>
      </w:pPr>
    </w:p>
    <w:tbl>
      <w:tblPr>
        <w:tblStyle w:val="Listamedia2-nfasis2"/>
        <w:tblpPr w:leftFromText="141" w:rightFromText="141" w:vertAnchor="text" w:horzAnchor="margin" w:tblpY="36"/>
        <w:tblW w:w="5000" w:type="pct"/>
        <w:tblLook w:val="04A0" w:firstRow="1" w:lastRow="0" w:firstColumn="1" w:lastColumn="0" w:noHBand="0" w:noVBand="1"/>
      </w:tblPr>
      <w:tblGrid>
        <w:gridCol w:w="1595"/>
        <w:gridCol w:w="695"/>
        <w:gridCol w:w="6855"/>
      </w:tblGrid>
      <w:tr w:rsidR="00834472" w:rsidTr="00106D74">
        <w:trPr>
          <w:cnfStyle w:val="100000000000" w:firstRow="1" w:lastRow="0" w:firstColumn="0" w:lastColumn="0" w:oddVBand="0" w:evenVBand="0" w:oddHBand="0" w:evenHBand="0" w:firstRowFirstColumn="0" w:firstRowLastColumn="0" w:lastRowFirstColumn="0" w:lastRowLastColumn="0"/>
          <w:ins w:id="2868" w:author="Miguel Centeno Muñoz" w:date="2014-07-30T23:36:00Z"/>
        </w:trPr>
        <w:tc>
          <w:tcPr>
            <w:cnfStyle w:val="001000000100" w:firstRow="0" w:lastRow="0" w:firstColumn="1" w:lastColumn="0" w:oddVBand="0" w:evenVBand="0" w:oddHBand="0" w:evenHBand="0" w:firstRowFirstColumn="1" w:firstRowLastColumn="0" w:lastRowFirstColumn="0" w:lastRowLastColumn="0"/>
            <w:tcW w:w="0" w:type="auto"/>
            <w:hideMark/>
          </w:tcPr>
          <w:p w:rsidR="00834472" w:rsidRDefault="00834472" w:rsidP="00106D74">
            <w:pPr>
              <w:rPr>
                <w:ins w:id="2869" w:author="Miguel Centeno Muñoz" w:date="2014-07-30T23:36:00Z"/>
                <w:rFonts w:ascii="Arial" w:hAnsi="Arial" w:cs="Arial"/>
                <w:sz w:val="20"/>
                <w:szCs w:val="20"/>
              </w:rPr>
            </w:pPr>
            <w:ins w:id="2870" w:author="Miguel Centeno Muñoz" w:date="2014-07-30T23:36:00Z">
              <w:r>
                <w:rPr>
                  <w:rFonts w:ascii="Arial" w:hAnsi="Arial" w:cs="Arial"/>
                  <w:b/>
                  <w:bCs/>
                  <w:sz w:val="20"/>
                  <w:szCs w:val="20"/>
                </w:rPr>
                <w:lastRenderedPageBreak/>
                <w:t>UC-0009</w:t>
              </w:r>
            </w:ins>
          </w:p>
        </w:tc>
        <w:tc>
          <w:tcPr>
            <w:tcW w:w="4128" w:type="pct"/>
            <w:gridSpan w:val="2"/>
            <w:hideMark/>
          </w:tcPr>
          <w:p w:rsidR="00834472" w:rsidRDefault="00834472" w:rsidP="00106D74">
            <w:pPr>
              <w:cnfStyle w:val="100000000000" w:firstRow="1" w:lastRow="0" w:firstColumn="0" w:lastColumn="0" w:oddVBand="0" w:evenVBand="0" w:oddHBand="0" w:evenHBand="0" w:firstRowFirstColumn="0" w:firstRowLastColumn="0" w:lastRowFirstColumn="0" w:lastRowLastColumn="0"/>
              <w:rPr>
                <w:ins w:id="2871" w:author="Miguel Centeno Muñoz" w:date="2014-07-30T23:36:00Z"/>
                <w:rFonts w:ascii="Arial" w:hAnsi="Arial" w:cs="Arial"/>
                <w:sz w:val="20"/>
                <w:szCs w:val="20"/>
              </w:rPr>
            </w:pPr>
            <w:ins w:id="2872" w:author="Miguel Centeno Muñoz" w:date="2014-07-30T23:36:00Z">
              <w:r>
                <w:rPr>
                  <w:rFonts w:ascii="Arial" w:hAnsi="Arial" w:cs="Arial"/>
                  <w:b/>
                  <w:bCs/>
                  <w:sz w:val="20"/>
                  <w:szCs w:val="20"/>
                </w:rPr>
                <w:t>Valoración ruta</w:t>
              </w:r>
            </w:ins>
          </w:p>
        </w:tc>
      </w:tr>
      <w:tr w:rsidR="00834472" w:rsidTr="00106D74">
        <w:trPr>
          <w:cnfStyle w:val="000000100000" w:firstRow="0" w:lastRow="0" w:firstColumn="0" w:lastColumn="0" w:oddVBand="0" w:evenVBand="0" w:oddHBand="1" w:evenHBand="0" w:firstRowFirstColumn="0" w:firstRowLastColumn="0" w:lastRowFirstColumn="0" w:lastRowLastColumn="0"/>
          <w:ins w:id="2873"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874" w:author="Miguel Centeno Muñoz" w:date="2014-07-30T23:36:00Z"/>
                <w:rFonts w:ascii="Arial" w:hAnsi="Arial" w:cs="Arial"/>
                <w:sz w:val="20"/>
                <w:szCs w:val="20"/>
              </w:rPr>
            </w:pPr>
            <w:ins w:id="2875" w:author="Miguel Centeno Muñoz" w:date="2014-07-30T23:36:00Z">
              <w:r>
                <w:rPr>
                  <w:rFonts w:ascii="Arial" w:hAnsi="Arial" w:cs="Arial"/>
                  <w:b/>
                  <w:bCs/>
                  <w:sz w:val="20"/>
                  <w:szCs w:val="20"/>
                </w:rPr>
                <w:t>Versión</w:t>
              </w:r>
            </w:ins>
          </w:p>
        </w:tc>
        <w:tc>
          <w:tcPr>
            <w:tcW w:w="0" w:type="auto"/>
            <w:gridSpan w:val="2"/>
            <w:hideMark/>
          </w:tcPr>
          <w:p w:rsidR="00834472" w:rsidRDefault="00834472" w:rsidP="00106D74">
            <w:pPr>
              <w:cnfStyle w:val="000000100000" w:firstRow="0" w:lastRow="0" w:firstColumn="0" w:lastColumn="0" w:oddVBand="0" w:evenVBand="0" w:oddHBand="1" w:evenHBand="0" w:firstRowFirstColumn="0" w:firstRowLastColumn="0" w:lastRowFirstColumn="0" w:lastRowLastColumn="0"/>
              <w:rPr>
                <w:ins w:id="2876" w:author="Miguel Centeno Muñoz" w:date="2014-07-30T23:36:00Z"/>
                <w:rFonts w:ascii="Arial" w:hAnsi="Arial" w:cs="Arial"/>
                <w:sz w:val="20"/>
                <w:szCs w:val="20"/>
              </w:rPr>
            </w:pPr>
            <w:ins w:id="2877" w:author="Miguel Centeno Muñoz" w:date="2014-07-30T23:36:00Z">
              <w:r>
                <w:rPr>
                  <w:rFonts w:ascii="Arial" w:hAnsi="Arial" w:cs="Arial"/>
                  <w:sz w:val="20"/>
                  <w:szCs w:val="20"/>
                </w:rPr>
                <w:t xml:space="preserve">1.0 ( 25/06/2014 ) </w:t>
              </w:r>
            </w:ins>
          </w:p>
        </w:tc>
      </w:tr>
      <w:tr w:rsidR="00834472" w:rsidTr="00106D74">
        <w:trPr>
          <w:ins w:id="2878"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879" w:author="Miguel Centeno Muñoz" w:date="2014-07-30T23:36:00Z"/>
                <w:rFonts w:ascii="Arial" w:hAnsi="Arial" w:cs="Arial"/>
                <w:sz w:val="20"/>
                <w:szCs w:val="20"/>
              </w:rPr>
            </w:pPr>
            <w:ins w:id="2880" w:author="Miguel Centeno Muñoz" w:date="2014-07-30T23:36:00Z">
              <w:r>
                <w:rPr>
                  <w:rFonts w:ascii="Arial" w:hAnsi="Arial" w:cs="Arial"/>
                  <w:b/>
                  <w:bCs/>
                  <w:sz w:val="20"/>
                  <w:szCs w:val="20"/>
                </w:rPr>
                <w:t>Autores</w:t>
              </w:r>
            </w:ins>
          </w:p>
        </w:tc>
        <w:tc>
          <w:tcPr>
            <w:tcW w:w="0" w:type="auto"/>
            <w:gridSpan w:val="2"/>
            <w:hideMark/>
          </w:tcPr>
          <w:p w:rsidR="00834472" w:rsidRDefault="00834472" w:rsidP="00106D74">
            <w:pPr>
              <w:numPr>
                <w:ilvl w:val="0"/>
                <w:numId w:val="27"/>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ins w:id="2881" w:author="Miguel Centeno Muñoz" w:date="2014-07-30T23:36:00Z"/>
                <w:rFonts w:ascii="Arial" w:hAnsi="Arial" w:cs="Arial"/>
                <w:sz w:val="20"/>
                <w:szCs w:val="20"/>
              </w:rPr>
            </w:pPr>
            <w:ins w:id="2882" w:author="Miguel Centeno Muñoz" w:date="2014-07-30T23:36:00Z">
              <w:r w:rsidRPr="005C7CFD">
                <w:rPr>
                  <w:rFonts w:ascii="Arial" w:hAnsi="Arial" w:cs="Arial"/>
                  <w:sz w:val="20"/>
                  <w:szCs w:val="20"/>
                </w:rPr>
                <w:t>Miguel Centeno Muñoz</w:t>
              </w:r>
              <w:r>
                <w:rPr>
                  <w:rFonts w:ascii="Arial" w:hAnsi="Arial" w:cs="Arial"/>
                  <w:sz w:val="20"/>
                  <w:szCs w:val="20"/>
                </w:rPr>
                <w:t xml:space="preserve"> </w:t>
              </w:r>
            </w:ins>
          </w:p>
        </w:tc>
      </w:tr>
      <w:tr w:rsidR="00834472" w:rsidTr="00106D74">
        <w:trPr>
          <w:cnfStyle w:val="000000100000" w:firstRow="0" w:lastRow="0" w:firstColumn="0" w:lastColumn="0" w:oddVBand="0" w:evenVBand="0" w:oddHBand="1" w:evenHBand="0" w:firstRowFirstColumn="0" w:firstRowLastColumn="0" w:lastRowFirstColumn="0" w:lastRowLastColumn="0"/>
          <w:ins w:id="2883"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884" w:author="Miguel Centeno Muñoz" w:date="2014-07-30T23:36:00Z"/>
                <w:rFonts w:ascii="Arial" w:hAnsi="Arial" w:cs="Arial"/>
                <w:sz w:val="20"/>
                <w:szCs w:val="20"/>
              </w:rPr>
            </w:pPr>
            <w:ins w:id="2885" w:author="Miguel Centeno Muñoz" w:date="2014-07-30T23:36:00Z">
              <w:r>
                <w:rPr>
                  <w:rFonts w:ascii="Arial" w:hAnsi="Arial" w:cs="Arial"/>
                  <w:b/>
                  <w:bCs/>
                  <w:sz w:val="20"/>
                  <w:szCs w:val="20"/>
                </w:rPr>
                <w:t>Fuentes</w:t>
              </w:r>
            </w:ins>
          </w:p>
        </w:tc>
        <w:tc>
          <w:tcPr>
            <w:tcW w:w="0" w:type="auto"/>
            <w:gridSpan w:val="2"/>
            <w:hideMark/>
          </w:tcPr>
          <w:p w:rsidR="00834472" w:rsidRDefault="00834472" w:rsidP="00106D74">
            <w:pPr>
              <w:numPr>
                <w:ilvl w:val="0"/>
                <w:numId w:val="28"/>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ins w:id="2886" w:author="Miguel Centeno Muñoz" w:date="2014-07-30T23:36:00Z"/>
                <w:rFonts w:ascii="Arial" w:hAnsi="Arial" w:cs="Arial"/>
                <w:sz w:val="20"/>
                <w:szCs w:val="20"/>
              </w:rPr>
            </w:pPr>
            <w:ins w:id="2887" w:author="Miguel Centeno Muñoz" w:date="2014-07-30T23:36:00Z">
              <w:r w:rsidRPr="005C7CFD">
                <w:rPr>
                  <w:rFonts w:ascii="Arial" w:hAnsi="Arial" w:cs="Arial"/>
                  <w:sz w:val="20"/>
                  <w:szCs w:val="20"/>
                </w:rPr>
                <w:t>Sergio Segura Rueda</w:t>
              </w:r>
              <w:r>
                <w:rPr>
                  <w:rFonts w:ascii="Arial" w:hAnsi="Arial" w:cs="Arial"/>
                  <w:sz w:val="20"/>
                  <w:szCs w:val="20"/>
                </w:rPr>
                <w:t xml:space="preserve"> </w:t>
              </w:r>
            </w:ins>
          </w:p>
        </w:tc>
      </w:tr>
      <w:tr w:rsidR="00834472" w:rsidTr="00106D74">
        <w:trPr>
          <w:ins w:id="2888"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889" w:author="Miguel Centeno Muñoz" w:date="2014-07-30T23:36:00Z"/>
                <w:rFonts w:ascii="Arial" w:hAnsi="Arial" w:cs="Arial"/>
                <w:sz w:val="20"/>
                <w:szCs w:val="20"/>
              </w:rPr>
            </w:pPr>
            <w:ins w:id="2890" w:author="Miguel Centeno Muñoz" w:date="2014-07-30T23:36:00Z">
              <w:r>
                <w:rPr>
                  <w:rFonts w:ascii="Arial" w:hAnsi="Arial" w:cs="Arial"/>
                  <w:b/>
                  <w:bCs/>
                  <w:sz w:val="20"/>
                  <w:szCs w:val="20"/>
                </w:rPr>
                <w:t>Dependencias</w:t>
              </w:r>
            </w:ins>
          </w:p>
        </w:tc>
        <w:tc>
          <w:tcPr>
            <w:tcW w:w="0" w:type="auto"/>
            <w:gridSpan w:val="2"/>
            <w:hideMark/>
          </w:tcPr>
          <w:p w:rsidR="00EF2860" w:rsidRDefault="00834472" w:rsidP="00EF2860">
            <w:pPr>
              <w:jc w:val="left"/>
              <w:cnfStyle w:val="000000000000" w:firstRow="0" w:lastRow="0" w:firstColumn="0" w:lastColumn="0" w:oddVBand="0" w:evenVBand="0" w:oddHBand="0" w:evenHBand="0" w:firstRowFirstColumn="0" w:firstRowLastColumn="0" w:lastRowFirstColumn="0" w:lastRowLastColumn="0"/>
              <w:rPr>
                <w:ins w:id="2891" w:author="Miguel Centeno Muñoz" w:date="2014-08-02T12:52:00Z"/>
                <w:rFonts w:ascii="Arial" w:hAnsi="Arial" w:cs="Arial"/>
                <w:sz w:val="20"/>
                <w:szCs w:val="20"/>
              </w:rPr>
              <w:pPrChange w:id="2892" w:author="Miguel Centeno Muñoz" w:date="2014-08-02T12:51:00Z">
                <w:pPr>
                  <w:framePr w:hSpace="141" w:wrap="around" w:vAnchor="text" w:hAnchor="margin" w:y="36"/>
                  <w:cnfStyle w:val="000000000000" w:firstRow="0" w:lastRow="0" w:firstColumn="0" w:lastColumn="0" w:oddVBand="0" w:evenVBand="0" w:oddHBand="0" w:evenHBand="0" w:firstRowFirstColumn="0" w:firstRowLastColumn="0" w:lastRowFirstColumn="0" w:lastRowLastColumn="0"/>
                </w:pPr>
              </w:pPrChange>
            </w:pPr>
            <w:ins w:id="2893" w:author="Miguel Centeno Muñoz" w:date="2014-07-30T23:36: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[IRQ-0002] Información sobre Rutas</w:t>
              </w:r>
              <w:r w:rsidR="00EF2860">
                <w:rPr>
                  <w:rFonts w:ascii="Arial" w:hAnsi="Arial" w:cs="Arial"/>
                  <w:sz w:val="20"/>
                  <w:szCs w:val="20"/>
                </w:rPr>
                <w:t xml:space="preserve"> </w:t>
              </w:r>
            </w:ins>
          </w:p>
          <w:p w:rsidR="00EF2860" w:rsidRDefault="00EF2860" w:rsidP="00EF2860">
            <w:pPr>
              <w:jc w:val="left"/>
              <w:cnfStyle w:val="000000000000" w:firstRow="0" w:lastRow="0" w:firstColumn="0" w:lastColumn="0" w:oddVBand="0" w:evenVBand="0" w:oddHBand="0" w:evenHBand="0" w:firstRowFirstColumn="0" w:firstRowLastColumn="0" w:lastRowFirstColumn="0" w:lastRowLastColumn="0"/>
              <w:rPr>
                <w:ins w:id="2894" w:author="Miguel Centeno Muñoz" w:date="2014-07-30T23:36:00Z"/>
                <w:rFonts w:ascii="Arial" w:hAnsi="Arial" w:cs="Arial"/>
                <w:sz w:val="20"/>
                <w:szCs w:val="20"/>
              </w:rPr>
              <w:pPrChange w:id="2895" w:author="Miguel Centeno Muñoz" w:date="2014-08-02T12:52:00Z">
                <w:pPr>
                  <w:framePr w:hSpace="141" w:wrap="around" w:vAnchor="text" w:hAnchor="margin" w:y="36"/>
                  <w:cnfStyle w:val="000000000000" w:firstRow="0" w:lastRow="0" w:firstColumn="0" w:lastColumn="0" w:oddVBand="0" w:evenVBand="0" w:oddHBand="0" w:evenHBand="0" w:firstRowFirstColumn="0" w:firstRowLastColumn="0" w:lastRowFirstColumn="0" w:lastRowLastColumn="0"/>
                </w:pPr>
              </w:pPrChange>
            </w:pPr>
            <w:ins w:id="2896" w:author="Miguel Centeno Muñoz" w:date="2014-08-02T12:52:00Z">
              <w:r>
                <w:rPr>
                  <w:rFonts w:ascii="Arial" w:hAnsi="Symbol" w:cs="Arial"/>
                  <w:sz w:val="20"/>
                  <w:szCs w:val="20"/>
                </w:rPr>
                <w:t></w:t>
              </w:r>
              <w:r>
                <w:rPr>
                  <w:rFonts w:ascii="Arial" w:hAnsi="Arial" w:cs="Arial"/>
                  <w:sz w:val="20"/>
                  <w:szCs w:val="20"/>
                </w:rPr>
                <w:t xml:space="preserve">  </w:t>
              </w:r>
              <w:r>
                <w:rPr>
                  <w:rFonts w:ascii="Arial" w:hAnsi="Arial" w:cs="Arial"/>
                  <w:sz w:val="20"/>
                  <w:szCs w:val="20"/>
                </w:rPr>
                <w:t>[IRQ-0004</w:t>
              </w:r>
              <w:r w:rsidRPr="005C7CFD">
                <w:rPr>
                  <w:rFonts w:ascii="Arial" w:hAnsi="Arial" w:cs="Arial"/>
                  <w:sz w:val="20"/>
                  <w:szCs w:val="20"/>
                </w:rPr>
                <w:t xml:space="preserve">] Información sobre </w:t>
              </w:r>
              <w:r>
                <w:rPr>
                  <w:rFonts w:ascii="Arial" w:hAnsi="Arial" w:cs="Arial"/>
                  <w:sz w:val="20"/>
                  <w:szCs w:val="20"/>
                </w:rPr>
                <w:t>Valoración de Rutas</w:t>
              </w:r>
              <w:r>
                <w:rPr>
                  <w:rFonts w:ascii="Arial" w:hAnsi="Arial" w:cs="Arial"/>
                  <w:sz w:val="20"/>
                  <w:szCs w:val="20"/>
                </w:rPr>
                <w:t xml:space="preserve"> </w:t>
              </w:r>
            </w:ins>
          </w:p>
          <w:p w:rsidR="00EF2860" w:rsidRDefault="00834472" w:rsidP="00106D74">
            <w:pPr>
              <w:cnfStyle w:val="000000000000" w:firstRow="0" w:lastRow="0" w:firstColumn="0" w:lastColumn="0" w:oddVBand="0" w:evenVBand="0" w:oddHBand="0" w:evenHBand="0" w:firstRowFirstColumn="0" w:firstRowLastColumn="0" w:lastRowFirstColumn="0" w:lastRowLastColumn="0"/>
              <w:rPr>
                <w:ins w:id="2897" w:author="Miguel Centeno Muñoz" w:date="2014-08-02T12:52:00Z"/>
                <w:rFonts w:ascii="Arial" w:hAnsi="Arial" w:cs="Arial"/>
                <w:sz w:val="20"/>
                <w:szCs w:val="20"/>
              </w:rPr>
            </w:pPr>
            <w:ins w:id="2898" w:author="Miguel Centeno Muñoz" w:date="2014-07-30T23:36:00Z">
              <w:r>
                <w:rPr>
                  <w:rFonts w:ascii="Arial" w:hAnsi="Symbol" w:cs="Arial"/>
                  <w:sz w:val="20"/>
                  <w:szCs w:val="20"/>
                </w:rPr>
                <w:t></w:t>
              </w:r>
              <w:r>
                <w:rPr>
                  <w:rFonts w:ascii="Arial" w:hAnsi="Arial" w:cs="Arial"/>
                  <w:sz w:val="20"/>
                  <w:szCs w:val="20"/>
                </w:rPr>
                <w:t xml:space="preserve">  </w:t>
              </w:r>
              <w:r w:rsidR="00EF2860">
                <w:rPr>
                  <w:rFonts w:ascii="Arial" w:hAnsi="Arial" w:cs="Arial"/>
                  <w:sz w:val="20"/>
                  <w:szCs w:val="20"/>
                </w:rPr>
                <w:t>[OBJ-000</w:t>
              </w:r>
            </w:ins>
            <w:ins w:id="2899" w:author="Miguel Centeno Muñoz" w:date="2014-08-02T12:52:00Z">
              <w:r w:rsidR="00EF2860">
                <w:rPr>
                  <w:rFonts w:ascii="Arial" w:hAnsi="Arial" w:cs="Arial"/>
                  <w:sz w:val="20"/>
                  <w:szCs w:val="20"/>
                </w:rPr>
                <w:t>2</w:t>
              </w:r>
            </w:ins>
            <w:ins w:id="2900" w:author="Miguel Centeno Muñoz" w:date="2014-07-30T23:36:00Z">
              <w:r w:rsidRPr="005C7CFD">
                <w:rPr>
                  <w:rFonts w:ascii="Arial" w:hAnsi="Arial" w:cs="Arial"/>
                  <w:sz w:val="20"/>
                  <w:szCs w:val="20"/>
                </w:rPr>
                <w:t>] Gestión de Rutas</w:t>
              </w:r>
              <w:r>
                <w:rPr>
                  <w:rFonts w:ascii="Arial" w:hAnsi="Arial" w:cs="Arial"/>
                  <w:sz w:val="20"/>
                  <w:szCs w:val="20"/>
                </w:rPr>
                <w:t xml:space="preserve"> </w:t>
              </w:r>
            </w:ins>
          </w:p>
          <w:p w:rsidR="00EF2860" w:rsidRDefault="00EF2860" w:rsidP="00EF2860">
            <w:pPr>
              <w:cnfStyle w:val="000000000000" w:firstRow="0" w:lastRow="0" w:firstColumn="0" w:lastColumn="0" w:oddVBand="0" w:evenVBand="0" w:oddHBand="0" w:evenHBand="0" w:firstRowFirstColumn="0" w:firstRowLastColumn="0" w:lastRowFirstColumn="0" w:lastRowLastColumn="0"/>
              <w:rPr>
                <w:ins w:id="2901" w:author="Miguel Centeno Muñoz" w:date="2014-07-30T23:36:00Z"/>
                <w:rFonts w:ascii="Arial" w:hAnsi="Arial" w:cs="Arial"/>
                <w:sz w:val="20"/>
                <w:szCs w:val="20"/>
              </w:rPr>
              <w:pPrChange w:id="2902" w:author="Miguel Centeno Muñoz" w:date="2014-08-02T12:52:00Z">
                <w:pPr>
                  <w:framePr w:hSpace="141" w:wrap="around" w:vAnchor="text" w:hAnchor="margin" w:y="36"/>
                  <w:cnfStyle w:val="000000000000" w:firstRow="0" w:lastRow="0" w:firstColumn="0" w:lastColumn="0" w:oddVBand="0" w:evenVBand="0" w:oddHBand="0" w:evenHBand="0" w:firstRowFirstColumn="0" w:firstRowLastColumn="0" w:lastRowFirstColumn="0" w:lastRowLastColumn="0"/>
                </w:pPr>
              </w:pPrChange>
            </w:pPr>
            <w:ins w:id="2903" w:author="Miguel Centeno Muñoz" w:date="2014-08-02T12:52:00Z">
              <w:r>
                <w:rPr>
                  <w:rFonts w:ascii="Arial" w:hAnsi="Symbol" w:cs="Arial"/>
                  <w:sz w:val="20"/>
                  <w:szCs w:val="20"/>
                </w:rPr>
                <w:t></w:t>
              </w:r>
              <w:r>
                <w:rPr>
                  <w:rFonts w:ascii="Arial" w:hAnsi="Arial" w:cs="Arial"/>
                  <w:sz w:val="20"/>
                  <w:szCs w:val="20"/>
                </w:rPr>
                <w:t xml:space="preserve">  [OBJ-000</w:t>
              </w:r>
              <w:r>
                <w:rPr>
                  <w:rFonts w:ascii="Arial" w:hAnsi="Arial" w:cs="Arial"/>
                  <w:sz w:val="20"/>
                  <w:szCs w:val="20"/>
                </w:rPr>
                <w:t>3</w:t>
              </w:r>
              <w:r w:rsidRPr="005C7CFD">
                <w:rPr>
                  <w:rFonts w:ascii="Arial" w:hAnsi="Arial" w:cs="Arial"/>
                  <w:sz w:val="20"/>
                  <w:szCs w:val="20"/>
                </w:rPr>
                <w:t xml:space="preserve">] Gestión </w:t>
              </w:r>
            </w:ins>
            <w:ins w:id="2904" w:author="Miguel Centeno Muñoz" w:date="2014-08-02T12:53:00Z">
              <w:r>
                <w:rPr>
                  <w:rFonts w:ascii="Arial" w:hAnsi="Arial" w:cs="Arial"/>
                  <w:sz w:val="20"/>
                  <w:szCs w:val="20"/>
                </w:rPr>
                <w:t xml:space="preserve">Valoración </w:t>
              </w:r>
            </w:ins>
            <w:ins w:id="2905" w:author="Miguel Centeno Muñoz" w:date="2014-08-02T12:52:00Z">
              <w:r w:rsidRPr="005C7CFD">
                <w:rPr>
                  <w:rFonts w:ascii="Arial" w:hAnsi="Arial" w:cs="Arial"/>
                  <w:sz w:val="20"/>
                  <w:szCs w:val="20"/>
                </w:rPr>
                <w:t>de Rutas</w:t>
              </w:r>
              <w:r>
                <w:rPr>
                  <w:rFonts w:ascii="Arial" w:hAnsi="Arial" w:cs="Arial"/>
                  <w:sz w:val="20"/>
                  <w:szCs w:val="20"/>
                </w:rPr>
                <w:t xml:space="preserve"> </w:t>
              </w:r>
            </w:ins>
          </w:p>
        </w:tc>
      </w:tr>
      <w:tr w:rsidR="00834472" w:rsidTr="00106D74">
        <w:trPr>
          <w:cnfStyle w:val="000000100000" w:firstRow="0" w:lastRow="0" w:firstColumn="0" w:lastColumn="0" w:oddVBand="0" w:evenVBand="0" w:oddHBand="1" w:evenHBand="0" w:firstRowFirstColumn="0" w:firstRowLastColumn="0" w:lastRowFirstColumn="0" w:lastRowLastColumn="0"/>
          <w:ins w:id="2906"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907" w:author="Miguel Centeno Muñoz" w:date="2014-07-30T23:36:00Z"/>
                <w:rFonts w:ascii="Arial" w:hAnsi="Arial" w:cs="Arial"/>
                <w:sz w:val="20"/>
                <w:szCs w:val="20"/>
              </w:rPr>
            </w:pPr>
            <w:ins w:id="2908" w:author="Miguel Centeno Muñoz" w:date="2014-07-30T23:36:00Z">
              <w:r>
                <w:rPr>
                  <w:rFonts w:ascii="Arial" w:hAnsi="Arial" w:cs="Arial"/>
                  <w:b/>
                  <w:bCs/>
                  <w:sz w:val="20"/>
                  <w:szCs w:val="20"/>
                </w:rPr>
                <w:t>Descripción</w:t>
              </w:r>
            </w:ins>
          </w:p>
        </w:tc>
        <w:tc>
          <w:tcPr>
            <w:tcW w:w="0" w:type="auto"/>
            <w:gridSpan w:val="2"/>
            <w:hideMark/>
          </w:tcPr>
          <w:p w:rsidR="00834472" w:rsidRDefault="00834472" w:rsidP="00AC15B6">
            <w:pPr>
              <w:cnfStyle w:val="000000100000" w:firstRow="0" w:lastRow="0" w:firstColumn="0" w:lastColumn="0" w:oddVBand="0" w:evenVBand="0" w:oddHBand="1" w:evenHBand="0" w:firstRowFirstColumn="0" w:firstRowLastColumn="0" w:lastRowFirstColumn="0" w:lastRowLastColumn="0"/>
              <w:rPr>
                <w:ins w:id="2909" w:author="Miguel Centeno Muñoz" w:date="2014-07-30T23:36:00Z"/>
                <w:rFonts w:ascii="Arial" w:hAnsi="Arial" w:cs="Arial"/>
                <w:sz w:val="20"/>
                <w:szCs w:val="20"/>
              </w:rPr>
            </w:pPr>
            <w:ins w:id="2910" w:author="Miguel Centeno Muñoz" w:date="2014-07-30T23:36:00Z">
              <w:r>
                <w:rPr>
                  <w:rFonts w:ascii="Arial" w:hAnsi="Arial" w:cs="Arial"/>
                  <w:sz w:val="20"/>
                  <w:szCs w:val="20"/>
                </w:rPr>
                <w:t xml:space="preserve">El sistema deberá comportarse tal como se describe en el siguiente caso de uso cuando </w:t>
              </w:r>
              <w:r>
                <w:rPr>
                  <w:rStyle w:val="nfasis"/>
                  <w:rFonts w:ascii="Arial" w:hAnsi="Arial" w:cs="Arial"/>
                </w:rPr>
                <w:t>el usuario valora una ruta.</w:t>
              </w:r>
              <w:r>
                <w:rPr>
                  <w:rFonts w:ascii="Arial" w:hAnsi="Arial" w:cs="Arial"/>
                  <w:sz w:val="20"/>
                  <w:szCs w:val="20"/>
                </w:rPr>
                <w:t xml:space="preserve"> </w:t>
              </w:r>
            </w:ins>
          </w:p>
        </w:tc>
      </w:tr>
      <w:tr w:rsidR="00834472" w:rsidTr="00106D74">
        <w:trPr>
          <w:ins w:id="2911"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912" w:author="Miguel Centeno Muñoz" w:date="2014-07-30T23:36:00Z"/>
                <w:rFonts w:ascii="Arial" w:hAnsi="Arial" w:cs="Arial"/>
                <w:sz w:val="20"/>
                <w:szCs w:val="20"/>
              </w:rPr>
            </w:pPr>
            <w:ins w:id="2913" w:author="Miguel Centeno Muñoz" w:date="2014-07-30T23:36:00Z">
              <w:r>
                <w:rPr>
                  <w:rFonts w:ascii="Arial" w:hAnsi="Arial" w:cs="Arial"/>
                  <w:b/>
                  <w:bCs/>
                  <w:sz w:val="20"/>
                  <w:szCs w:val="20"/>
                </w:rPr>
                <w:t>Precondición</w:t>
              </w:r>
            </w:ins>
          </w:p>
        </w:tc>
        <w:tc>
          <w:tcPr>
            <w:tcW w:w="0" w:type="auto"/>
            <w:gridSpan w:val="2"/>
            <w:hideMark/>
          </w:tcPr>
          <w:p w:rsidR="00834472" w:rsidRDefault="00834472" w:rsidP="00106D74">
            <w:pPr>
              <w:cnfStyle w:val="000000000000" w:firstRow="0" w:lastRow="0" w:firstColumn="0" w:lastColumn="0" w:oddVBand="0" w:evenVBand="0" w:oddHBand="0" w:evenHBand="0" w:firstRowFirstColumn="0" w:firstRowLastColumn="0" w:lastRowFirstColumn="0" w:lastRowLastColumn="0"/>
              <w:rPr>
                <w:ins w:id="2914" w:author="Miguel Centeno Muñoz" w:date="2014-07-30T23:36:00Z"/>
                <w:rFonts w:ascii="Arial" w:hAnsi="Arial" w:cs="Arial"/>
                <w:sz w:val="20"/>
                <w:szCs w:val="20"/>
              </w:rPr>
            </w:pPr>
            <w:ins w:id="2915" w:author="Miguel Centeno Muñoz" w:date="2014-07-30T23:36:00Z">
              <w:r>
                <w:rPr>
                  <w:rFonts w:ascii="Arial" w:hAnsi="Arial" w:cs="Arial"/>
                  <w:sz w:val="20"/>
                  <w:szCs w:val="20"/>
                </w:rPr>
                <w:t>Ninguna</w:t>
              </w:r>
            </w:ins>
          </w:p>
        </w:tc>
      </w:tr>
      <w:tr w:rsidR="00834472" w:rsidTr="00106D74">
        <w:trPr>
          <w:cnfStyle w:val="000000100000" w:firstRow="0" w:lastRow="0" w:firstColumn="0" w:lastColumn="0" w:oddVBand="0" w:evenVBand="0" w:oddHBand="1" w:evenHBand="0" w:firstRowFirstColumn="0" w:firstRowLastColumn="0" w:lastRowFirstColumn="0" w:lastRowLastColumn="0"/>
          <w:ins w:id="2916"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834472" w:rsidRDefault="00834472" w:rsidP="00106D74">
            <w:pPr>
              <w:rPr>
                <w:ins w:id="2917" w:author="Miguel Centeno Muñoz" w:date="2014-07-30T23:36:00Z"/>
                <w:rFonts w:ascii="Arial" w:hAnsi="Arial" w:cs="Arial"/>
                <w:sz w:val="20"/>
                <w:szCs w:val="20"/>
              </w:rPr>
            </w:pPr>
            <w:ins w:id="2918" w:author="Miguel Centeno Muñoz" w:date="2014-07-30T23:36:00Z">
              <w:r>
                <w:rPr>
                  <w:rFonts w:ascii="Arial" w:hAnsi="Arial" w:cs="Arial"/>
                  <w:b/>
                  <w:bCs/>
                  <w:sz w:val="20"/>
                  <w:szCs w:val="20"/>
                </w:rPr>
                <w:t>Secuencia normal</w:t>
              </w:r>
            </w:ins>
          </w:p>
        </w:tc>
        <w:tc>
          <w:tcPr>
            <w:tcW w:w="0" w:type="auto"/>
            <w:hideMark/>
          </w:tcPr>
          <w:p w:rsidR="00834472" w:rsidRDefault="00834472" w:rsidP="00106D74">
            <w:pPr>
              <w:jc w:val="center"/>
              <w:cnfStyle w:val="000000100000" w:firstRow="0" w:lastRow="0" w:firstColumn="0" w:lastColumn="0" w:oddVBand="0" w:evenVBand="0" w:oddHBand="1" w:evenHBand="0" w:firstRowFirstColumn="0" w:firstRowLastColumn="0" w:lastRowFirstColumn="0" w:lastRowLastColumn="0"/>
              <w:rPr>
                <w:ins w:id="2919" w:author="Miguel Centeno Muñoz" w:date="2014-07-30T23:36:00Z"/>
                <w:rFonts w:ascii="Arial" w:hAnsi="Arial" w:cs="Arial"/>
                <w:b/>
                <w:bCs/>
                <w:sz w:val="20"/>
                <w:szCs w:val="20"/>
              </w:rPr>
            </w:pPr>
            <w:ins w:id="2920" w:author="Miguel Centeno Muñoz" w:date="2014-07-30T23:36:00Z">
              <w:r>
                <w:rPr>
                  <w:rFonts w:ascii="Arial" w:hAnsi="Arial" w:cs="Arial"/>
                  <w:b/>
                  <w:bCs/>
                  <w:sz w:val="20"/>
                  <w:szCs w:val="20"/>
                </w:rPr>
                <w:t>Paso</w:t>
              </w:r>
            </w:ins>
          </w:p>
        </w:tc>
        <w:tc>
          <w:tcPr>
            <w:tcW w:w="3748" w:type="pct"/>
            <w:hideMark/>
          </w:tcPr>
          <w:p w:rsidR="00834472" w:rsidRDefault="00834472" w:rsidP="00106D74">
            <w:pPr>
              <w:cnfStyle w:val="000000100000" w:firstRow="0" w:lastRow="0" w:firstColumn="0" w:lastColumn="0" w:oddVBand="0" w:evenVBand="0" w:oddHBand="1" w:evenHBand="0" w:firstRowFirstColumn="0" w:firstRowLastColumn="0" w:lastRowFirstColumn="0" w:lastRowLastColumn="0"/>
              <w:rPr>
                <w:ins w:id="2921" w:author="Miguel Centeno Muñoz" w:date="2014-07-30T23:36:00Z"/>
                <w:rFonts w:ascii="Arial" w:hAnsi="Arial" w:cs="Arial"/>
                <w:b/>
                <w:bCs/>
                <w:sz w:val="20"/>
                <w:szCs w:val="20"/>
              </w:rPr>
            </w:pPr>
            <w:ins w:id="2922" w:author="Miguel Centeno Muñoz" w:date="2014-07-30T23:36:00Z">
              <w:r>
                <w:rPr>
                  <w:rFonts w:ascii="Arial" w:hAnsi="Arial" w:cs="Arial"/>
                  <w:b/>
                  <w:bCs/>
                  <w:sz w:val="20"/>
                  <w:szCs w:val="20"/>
                </w:rPr>
                <w:t>Acción</w:t>
              </w:r>
            </w:ins>
          </w:p>
        </w:tc>
      </w:tr>
      <w:tr w:rsidR="00834472" w:rsidTr="00106D74">
        <w:trPr>
          <w:ins w:id="2923"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vMerge/>
            <w:hideMark/>
          </w:tcPr>
          <w:p w:rsidR="00834472" w:rsidRDefault="00834472" w:rsidP="00106D74">
            <w:pPr>
              <w:rPr>
                <w:ins w:id="2924" w:author="Miguel Centeno Muñoz" w:date="2014-07-30T23:36:00Z"/>
                <w:rFonts w:ascii="Arial" w:hAnsi="Arial" w:cs="Arial"/>
                <w:sz w:val="20"/>
                <w:szCs w:val="20"/>
              </w:rPr>
            </w:pPr>
          </w:p>
        </w:tc>
        <w:tc>
          <w:tcPr>
            <w:tcW w:w="0" w:type="auto"/>
            <w:hideMark/>
          </w:tcPr>
          <w:p w:rsidR="00834472" w:rsidRDefault="00834472" w:rsidP="00106D74">
            <w:pPr>
              <w:jc w:val="center"/>
              <w:cnfStyle w:val="000000000000" w:firstRow="0" w:lastRow="0" w:firstColumn="0" w:lastColumn="0" w:oddVBand="0" w:evenVBand="0" w:oddHBand="0" w:evenHBand="0" w:firstRowFirstColumn="0" w:firstRowLastColumn="0" w:lastRowFirstColumn="0" w:lastRowLastColumn="0"/>
              <w:rPr>
                <w:ins w:id="2925" w:author="Miguel Centeno Muñoz" w:date="2014-07-30T23:36:00Z"/>
                <w:rFonts w:ascii="Arial" w:hAnsi="Arial" w:cs="Arial"/>
                <w:sz w:val="20"/>
                <w:szCs w:val="20"/>
              </w:rPr>
            </w:pPr>
            <w:ins w:id="2926" w:author="Miguel Centeno Muñoz" w:date="2014-07-30T23:36:00Z">
              <w:r>
                <w:rPr>
                  <w:rFonts w:ascii="Arial" w:hAnsi="Arial" w:cs="Arial"/>
                  <w:sz w:val="20"/>
                  <w:szCs w:val="20"/>
                </w:rPr>
                <w:t>1</w:t>
              </w:r>
            </w:ins>
          </w:p>
        </w:tc>
        <w:tc>
          <w:tcPr>
            <w:tcW w:w="0" w:type="auto"/>
            <w:hideMark/>
          </w:tcPr>
          <w:p w:rsidR="00834472" w:rsidRDefault="00834472" w:rsidP="00106D74">
            <w:pPr>
              <w:cnfStyle w:val="000000000000" w:firstRow="0" w:lastRow="0" w:firstColumn="0" w:lastColumn="0" w:oddVBand="0" w:evenVBand="0" w:oddHBand="0" w:evenHBand="0" w:firstRowFirstColumn="0" w:firstRowLastColumn="0" w:lastRowFirstColumn="0" w:lastRowLastColumn="0"/>
              <w:rPr>
                <w:ins w:id="2927" w:author="Miguel Centeno Muñoz" w:date="2014-07-30T23:36:00Z"/>
                <w:rFonts w:ascii="Arial" w:hAnsi="Arial" w:cs="Arial"/>
                <w:sz w:val="20"/>
                <w:szCs w:val="20"/>
              </w:rPr>
            </w:pPr>
            <w:ins w:id="2928" w:author="Miguel Centeno Muñoz" w:date="2014-07-30T23:36:00Z">
              <w:r>
                <w:rPr>
                  <w:rFonts w:ascii="Arial" w:hAnsi="Arial" w:cs="Arial"/>
                  <w:sz w:val="20"/>
                  <w:szCs w:val="20"/>
                </w:rPr>
                <w:t xml:space="preserve">Se realiza el caso de uso </w:t>
              </w:r>
              <w:r w:rsidRPr="005C7CFD">
                <w:rPr>
                  <w:rFonts w:ascii="Arial" w:hAnsi="Arial" w:cs="Arial"/>
                  <w:sz w:val="20"/>
                  <w:szCs w:val="20"/>
                </w:rPr>
                <w:t xml:space="preserve">Identificación de usuario (UC-0001) </w:t>
              </w:r>
            </w:ins>
          </w:p>
        </w:tc>
      </w:tr>
      <w:tr w:rsidR="00834472" w:rsidTr="00106D74">
        <w:trPr>
          <w:cnfStyle w:val="000000100000" w:firstRow="0" w:lastRow="0" w:firstColumn="0" w:lastColumn="0" w:oddVBand="0" w:evenVBand="0" w:oddHBand="1" w:evenHBand="0" w:firstRowFirstColumn="0" w:firstRowLastColumn="0" w:lastRowFirstColumn="0" w:lastRowLastColumn="0"/>
          <w:ins w:id="2929"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vMerge/>
            <w:hideMark/>
          </w:tcPr>
          <w:p w:rsidR="00834472" w:rsidRDefault="00834472" w:rsidP="00106D74">
            <w:pPr>
              <w:rPr>
                <w:ins w:id="2930" w:author="Miguel Centeno Muñoz" w:date="2014-07-30T23:36:00Z"/>
                <w:rFonts w:ascii="Arial" w:hAnsi="Arial" w:cs="Arial"/>
                <w:sz w:val="20"/>
                <w:szCs w:val="20"/>
              </w:rPr>
            </w:pPr>
          </w:p>
        </w:tc>
        <w:tc>
          <w:tcPr>
            <w:tcW w:w="0" w:type="auto"/>
            <w:hideMark/>
          </w:tcPr>
          <w:p w:rsidR="00834472" w:rsidRDefault="00834472" w:rsidP="00106D74">
            <w:pPr>
              <w:jc w:val="center"/>
              <w:cnfStyle w:val="000000100000" w:firstRow="0" w:lastRow="0" w:firstColumn="0" w:lastColumn="0" w:oddVBand="0" w:evenVBand="0" w:oddHBand="1" w:evenHBand="0" w:firstRowFirstColumn="0" w:firstRowLastColumn="0" w:lastRowFirstColumn="0" w:lastRowLastColumn="0"/>
              <w:rPr>
                <w:ins w:id="2931" w:author="Miguel Centeno Muñoz" w:date="2014-07-30T23:36:00Z"/>
                <w:rFonts w:ascii="Arial" w:hAnsi="Arial" w:cs="Arial"/>
                <w:sz w:val="20"/>
                <w:szCs w:val="20"/>
              </w:rPr>
            </w:pPr>
            <w:ins w:id="2932" w:author="Miguel Centeno Muñoz" w:date="2014-07-30T23:36:00Z">
              <w:r>
                <w:rPr>
                  <w:rFonts w:ascii="Arial" w:hAnsi="Arial" w:cs="Arial"/>
                  <w:sz w:val="20"/>
                  <w:szCs w:val="20"/>
                </w:rPr>
                <w:t>2</w:t>
              </w:r>
            </w:ins>
          </w:p>
        </w:tc>
        <w:tc>
          <w:tcPr>
            <w:tcW w:w="0" w:type="auto"/>
            <w:hideMark/>
          </w:tcPr>
          <w:p w:rsidR="00834472" w:rsidRDefault="00834472" w:rsidP="00AC15B6">
            <w:pPr>
              <w:cnfStyle w:val="000000100000" w:firstRow="0" w:lastRow="0" w:firstColumn="0" w:lastColumn="0" w:oddVBand="0" w:evenVBand="0" w:oddHBand="1" w:evenHBand="0" w:firstRowFirstColumn="0" w:firstRowLastColumn="0" w:lastRowFirstColumn="0" w:lastRowLastColumn="0"/>
              <w:rPr>
                <w:ins w:id="2933" w:author="Miguel Centeno Muñoz" w:date="2014-07-30T23:36:00Z"/>
                <w:rFonts w:ascii="Arial" w:hAnsi="Arial" w:cs="Arial"/>
                <w:sz w:val="20"/>
                <w:szCs w:val="20"/>
              </w:rPr>
            </w:pPr>
            <w:ins w:id="2934" w:author="Miguel Centeno Muñoz" w:date="2014-07-30T23:36:00Z">
              <w:r>
                <w:rPr>
                  <w:rFonts w:ascii="Arial" w:hAnsi="Arial" w:cs="Arial"/>
                  <w:sz w:val="20"/>
                  <w:szCs w:val="20"/>
                </w:rPr>
                <w:t>El actor</w:t>
              </w:r>
              <w:r w:rsidRPr="005C7CFD">
                <w:rPr>
                  <w:rFonts w:ascii="Arial" w:hAnsi="Arial" w:cs="Arial"/>
                  <w:sz w:val="20"/>
                  <w:szCs w:val="20"/>
                </w:rPr>
                <w:t xml:space="preserve"> Usuario (ACT-0001) </w:t>
              </w:r>
              <w:r>
                <w:rPr>
                  <w:rStyle w:val="nfasis"/>
                  <w:rFonts w:ascii="Arial" w:hAnsi="Arial" w:cs="Arial"/>
                </w:rPr>
                <w:t>selecciona la opción de valorar una ruta haciendo clic en el elemento de interfaz destinado a tal funci</w:t>
              </w:r>
            </w:ins>
            <w:ins w:id="2935" w:author="Miguel Centeno Muñoz" w:date="2014-07-30T23:37:00Z">
              <w:r>
                <w:rPr>
                  <w:rStyle w:val="nfasis"/>
                  <w:rFonts w:ascii="Arial" w:hAnsi="Arial" w:cs="Arial"/>
                </w:rPr>
                <w:t>ón</w:t>
              </w:r>
            </w:ins>
            <w:ins w:id="2936" w:author="Miguel Centeno Muñoz" w:date="2014-07-30T23:36:00Z">
              <w:r>
                <w:rPr>
                  <w:rFonts w:ascii="Arial" w:hAnsi="Arial" w:cs="Arial"/>
                  <w:sz w:val="20"/>
                  <w:szCs w:val="20"/>
                </w:rPr>
                <w:t xml:space="preserve"> </w:t>
              </w:r>
            </w:ins>
          </w:p>
        </w:tc>
      </w:tr>
      <w:tr w:rsidR="00834472" w:rsidTr="00106D74">
        <w:trPr>
          <w:ins w:id="2937"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vMerge/>
            <w:hideMark/>
          </w:tcPr>
          <w:p w:rsidR="00834472" w:rsidRDefault="00834472" w:rsidP="00106D74">
            <w:pPr>
              <w:rPr>
                <w:ins w:id="2938" w:author="Miguel Centeno Muñoz" w:date="2014-07-30T23:36:00Z"/>
                <w:rFonts w:ascii="Arial" w:hAnsi="Arial" w:cs="Arial"/>
                <w:sz w:val="20"/>
                <w:szCs w:val="20"/>
              </w:rPr>
            </w:pPr>
          </w:p>
        </w:tc>
        <w:tc>
          <w:tcPr>
            <w:tcW w:w="0" w:type="auto"/>
            <w:hideMark/>
          </w:tcPr>
          <w:p w:rsidR="00834472" w:rsidRDefault="00834472" w:rsidP="00106D74">
            <w:pPr>
              <w:jc w:val="center"/>
              <w:cnfStyle w:val="000000000000" w:firstRow="0" w:lastRow="0" w:firstColumn="0" w:lastColumn="0" w:oddVBand="0" w:evenVBand="0" w:oddHBand="0" w:evenHBand="0" w:firstRowFirstColumn="0" w:firstRowLastColumn="0" w:lastRowFirstColumn="0" w:lastRowLastColumn="0"/>
              <w:rPr>
                <w:ins w:id="2939" w:author="Miguel Centeno Muñoz" w:date="2014-07-30T23:36:00Z"/>
                <w:rFonts w:ascii="Arial" w:hAnsi="Arial" w:cs="Arial"/>
                <w:sz w:val="20"/>
                <w:szCs w:val="20"/>
              </w:rPr>
            </w:pPr>
            <w:ins w:id="2940" w:author="Miguel Centeno Muñoz" w:date="2014-07-30T23:36:00Z">
              <w:r>
                <w:rPr>
                  <w:rFonts w:ascii="Arial" w:hAnsi="Arial" w:cs="Arial"/>
                  <w:sz w:val="20"/>
                  <w:szCs w:val="20"/>
                </w:rPr>
                <w:t>3</w:t>
              </w:r>
            </w:ins>
          </w:p>
        </w:tc>
        <w:tc>
          <w:tcPr>
            <w:tcW w:w="0" w:type="auto"/>
            <w:hideMark/>
          </w:tcPr>
          <w:p w:rsidR="00834472" w:rsidRDefault="00834472" w:rsidP="00AC15B6">
            <w:pPr>
              <w:cnfStyle w:val="000000000000" w:firstRow="0" w:lastRow="0" w:firstColumn="0" w:lastColumn="0" w:oddVBand="0" w:evenVBand="0" w:oddHBand="0" w:evenHBand="0" w:firstRowFirstColumn="0" w:firstRowLastColumn="0" w:lastRowFirstColumn="0" w:lastRowLastColumn="0"/>
              <w:rPr>
                <w:ins w:id="2941" w:author="Miguel Centeno Muñoz" w:date="2014-07-30T23:36:00Z"/>
                <w:rFonts w:ascii="Arial" w:hAnsi="Arial" w:cs="Arial"/>
                <w:sz w:val="20"/>
                <w:szCs w:val="20"/>
              </w:rPr>
            </w:pPr>
            <w:ins w:id="2942" w:author="Miguel Centeno Muñoz" w:date="2014-07-30T23:36:00Z">
              <w:r>
                <w:rPr>
                  <w:rFonts w:ascii="Arial" w:hAnsi="Arial" w:cs="Arial"/>
                  <w:sz w:val="20"/>
                  <w:szCs w:val="20"/>
                </w:rPr>
                <w:t>El sistema</w:t>
              </w:r>
              <w:r>
                <w:rPr>
                  <w:rStyle w:val="nfasis"/>
                  <w:rFonts w:ascii="Arial" w:hAnsi="Arial" w:cs="Arial"/>
                </w:rPr>
                <w:t xml:space="preserve"> </w:t>
              </w:r>
            </w:ins>
            <w:ins w:id="2943" w:author="Miguel Centeno Muñoz" w:date="2014-07-30T23:37:00Z">
              <w:r>
                <w:rPr>
                  <w:rStyle w:val="nfasis"/>
                  <w:rFonts w:ascii="Arial" w:hAnsi="Arial" w:cs="Arial"/>
                </w:rPr>
                <w:t>realiza las operaciones necesarias para la valoración de la ruta</w:t>
              </w:r>
            </w:ins>
            <w:ins w:id="2944" w:author="Miguel Centeno Muñoz" w:date="2014-07-30T23:36:00Z">
              <w:r>
                <w:rPr>
                  <w:rFonts w:ascii="Arial" w:hAnsi="Arial" w:cs="Arial"/>
                  <w:sz w:val="20"/>
                  <w:szCs w:val="20"/>
                </w:rPr>
                <w:t xml:space="preserve"> </w:t>
              </w:r>
            </w:ins>
          </w:p>
        </w:tc>
      </w:tr>
      <w:tr w:rsidR="00834472" w:rsidTr="00106D74">
        <w:trPr>
          <w:cnfStyle w:val="000000100000" w:firstRow="0" w:lastRow="0" w:firstColumn="0" w:lastColumn="0" w:oddVBand="0" w:evenVBand="0" w:oddHBand="1" w:evenHBand="0" w:firstRowFirstColumn="0" w:firstRowLastColumn="0" w:lastRowFirstColumn="0" w:lastRowLastColumn="0"/>
          <w:ins w:id="2945"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946" w:author="Miguel Centeno Muñoz" w:date="2014-07-30T23:36:00Z"/>
                <w:rFonts w:ascii="Arial" w:hAnsi="Arial" w:cs="Arial"/>
                <w:sz w:val="20"/>
                <w:szCs w:val="20"/>
              </w:rPr>
            </w:pPr>
            <w:ins w:id="2947" w:author="Miguel Centeno Muñoz" w:date="2014-07-30T23:36:00Z">
              <w:r>
                <w:rPr>
                  <w:rFonts w:ascii="Arial" w:hAnsi="Arial" w:cs="Arial"/>
                  <w:b/>
                  <w:bCs/>
                  <w:sz w:val="20"/>
                  <w:szCs w:val="20"/>
                </w:rPr>
                <w:t>Postcondición</w:t>
              </w:r>
            </w:ins>
          </w:p>
        </w:tc>
        <w:tc>
          <w:tcPr>
            <w:tcW w:w="0" w:type="auto"/>
            <w:gridSpan w:val="2"/>
            <w:hideMark/>
          </w:tcPr>
          <w:p w:rsidR="00834472" w:rsidRPr="00834472" w:rsidRDefault="00834472" w:rsidP="00106D74">
            <w:pPr>
              <w:cnfStyle w:val="000000100000" w:firstRow="0" w:lastRow="0" w:firstColumn="0" w:lastColumn="0" w:oddVBand="0" w:evenVBand="0" w:oddHBand="1" w:evenHBand="0" w:firstRowFirstColumn="0" w:firstRowLastColumn="0" w:lastRowFirstColumn="0" w:lastRowLastColumn="0"/>
              <w:rPr>
                <w:ins w:id="2948" w:author="Miguel Centeno Muñoz" w:date="2014-07-30T23:36:00Z"/>
                <w:rFonts w:ascii="Arial" w:hAnsi="Arial" w:cs="Arial"/>
                <w:sz w:val="20"/>
                <w:szCs w:val="20"/>
              </w:rPr>
            </w:pPr>
            <w:ins w:id="2949" w:author="Miguel Centeno Muñoz" w:date="2014-07-30T23:38:00Z">
              <w:r>
                <w:rPr>
                  <w:rFonts w:ascii="Arial" w:hAnsi="Arial" w:cs="Arial"/>
                  <w:sz w:val="20"/>
                  <w:szCs w:val="20"/>
                </w:rPr>
                <w:t>Se actualiza y almacena la valoración de la ruta</w:t>
              </w:r>
            </w:ins>
          </w:p>
        </w:tc>
      </w:tr>
      <w:tr w:rsidR="00834472" w:rsidTr="00106D74">
        <w:trPr>
          <w:ins w:id="2950"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951" w:author="Miguel Centeno Muñoz" w:date="2014-07-30T23:36:00Z"/>
                <w:rFonts w:ascii="Arial" w:hAnsi="Arial" w:cs="Arial"/>
                <w:sz w:val="20"/>
                <w:szCs w:val="20"/>
              </w:rPr>
            </w:pPr>
            <w:ins w:id="2952" w:author="Miguel Centeno Muñoz" w:date="2014-07-30T23:36:00Z">
              <w:r>
                <w:rPr>
                  <w:rFonts w:ascii="Arial" w:hAnsi="Arial" w:cs="Arial"/>
                  <w:b/>
                  <w:bCs/>
                  <w:sz w:val="20"/>
                  <w:szCs w:val="20"/>
                </w:rPr>
                <w:t>Importancia</w:t>
              </w:r>
            </w:ins>
          </w:p>
        </w:tc>
        <w:tc>
          <w:tcPr>
            <w:tcW w:w="0" w:type="auto"/>
            <w:gridSpan w:val="2"/>
            <w:hideMark/>
          </w:tcPr>
          <w:p w:rsidR="00834472" w:rsidRDefault="00834472" w:rsidP="00106D74">
            <w:pPr>
              <w:cnfStyle w:val="000000000000" w:firstRow="0" w:lastRow="0" w:firstColumn="0" w:lastColumn="0" w:oddVBand="0" w:evenVBand="0" w:oddHBand="0" w:evenHBand="0" w:firstRowFirstColumn="0" w:firstRowLastColumn="0" w:lastRowFirstColumn="0" w:lastRowLastColumn="0"/>
              <w:rPr>
                <w:ins w:id="2953" w:author="Miguel Centeno Muñoz" w:date="2014-07-30T23:36:00Z"/>
                <w:rFonts w:ascii="Arial" w:hAnsi="Arial" w:cs="Arial"/>
                <w:sz w:val="20"/>
                <w:szCs w:val="20"/>
              </w:rPr>
            </w:pPr>
            <w:ins w:id="2954" w:author="Miguel Centeno Muñoz" w:date="2014-07-30T23:36:00Z">
              <w:r>
                <w:rPr>
                  <w:rFonts w:ascii="Arial" w:hAnsi="Arial" w:cs="Arial"/>
                  <w:sz w:val="20"/>
                  <w:szCs w:val="20"/>
                </w:rPr>
                <w:t>vital</w:t>
              </w:r>
            </w:ins>
          </w:p>
        </w:tc>
      </w:tr>
      <w:tr w:rsidR="00834472" w:rsidTr="00106D74">
        <w:trPr>
          <w:cnfStyle w:val="000000100000" w:firstRow="0" w:lastRow="0" w:firstColumn="0" w:lastColumn="0" w:oddVBand="0" w:evenVBand="0" w:oddHBand="1" w:evenHBand="0" w:firstRowFirstColumn="0" w:firstRowLastColumn="0" w:lastRowFirstColumn="0" w:lastRowLastColumn="0"/>
          <w:ins w:id="2955"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956" w:author="Miguel Centeno Muñoz" w:date="2014-07-30T23:36:00Z"/>
                <w:rFonts w:ascii="Arial" w:hAnsi="Arial" w:cs="Arial"/>
                <w:sz w:val="20"/>
                <w:szCs w:val="20"/>
              </w:rPr>
            </w:pPr>
            <w:ins w:id="2957" w:author="Miguel Centeno Muñoz" w:date="2014-07-30T23:36:00Z">
              <w:r>
                <w:rPr>
                  <w:rFonts w:ascii="Arial" w:hAnsi="Arial" w:cs="Arial"/>
                  <w:b/>
                  <w:bCs/>
                  <w:sz w:val="20"/>
                  <w:szCs w:val="20"/>
                </w:rPr>
                <w:t>Urgencia</w:t>
              </w:r>
            </w:ins>
          </w:p>
        </w:tc>
        <w:tc>
          <w:tcPr>
            <w:tcW w:w="0" w:type="auto"/>
            <w:gridSpan w:val="2"/>
            <w:hideMark/>
          </w:tcPr>
          <w:p w:rsidR="00834472" w:rsidRDefault="00834472" w:rsidP="00106D74">
            <w:pPr>
              <w:cnfStyle w:val="000000100000" w:firstRow="0" w:lastRow="0" w:firstColumn="0" w:lastColumn="0" w:oddVBand="0" w:evenVBand="0" w:oddHBand="1" w:evenHBand="0" w:firstRowFirstColumn="0" w:firstRowLastColumn="0" w:lastRowFirstColumn="0" w:lastRowLastColumn="0"/>
              <w:rPr>
                <w:ins w:id="2958" w:author="Miguel Centeno Muñoz" w:date="2014-07-30T23:36:00Z"/>
                <w:rFonts w:ascii="Arial" w:hAnsi="Arial" w:cs="Arial"/>
                <w:sz w:val="20"/>
                <w:szCs w:val="20"/>
              </w:rPr>
            </w:pPr>
            <w:ins w:id="2959" w:author="Miguel Centeno Muñoz" w:date="2014-07-30T23:36:00Z">
              <w:r>
                <w:rPr>
                  <w:rFonts w:ascii="Arial" w:hAnsi="Arial" w:cs="Arial"/>
                  <w:sz w:val="20"/>
                  <w:szCs w:val="20"/>
                </w:rPr>
                <w:t>inmediatamente</w:t>
              </w:r>
            </w:ins>
          </w:p>
        </w:tc>
      </w:tr>
      <w:tr w:rsidR="00834472" w:rsidTr="00106D74">
        <w:trPr>
          <w:ins w:id="2960"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961" w:author="Miguel Centeno Muñoz" w:date="2014-07-30T23:36:00Z"/>
                <w:rFonts w:ascii="Arial" w:hAnsi="Arial" w:cs="Arial"/>
                <w:sz w:val="20"/>
                <w:szCs w:val="20"/>
              </w:rPr>
            </w:pPr>
            <w:ins w:id="2962" w:author="Miguel Centeno Muñoz" w:date="2014-07-30T23:36:00Z">
              <w:r>
                <w:rPr>
                  <w:rFonts w:ascii="Arial" w:hAnsi="Arial" w:cs="Arial"/>
                  <w:b/>
                  <w:bCs/>
                  <w:sz w:val="20"/>
                  <w:szCs w:val="20"/>
                </w:rPr>
                <w:t>Estado</w:t>
              </w:r>
            </w:ins>
          </w:p>
        </w:tc>
        <w:tc>
          <w:tcPr>
            <w:tcW w:w="0" w:type="auto"/>
            <w:gridSpan w:val="2"/>
            <w:hideMark/>
          </w:tcPr>
          <w:p w:rsidR="00834472" w:rsidRDefault="00834472" w:rsidP="00106D74">
            <w:pPr>
              <w:cnfStyle w:val="000000000000" w:firstRow="0" w:lastRow="0" w:firstColumn="0" w:lastColumn="0" w:oddVBand="0" w:evenVBand="0" w:oddHBand="0" w:evenHBand="0" w:firstRowFirstColumn="0" w:firstRowLastColumn="0" w:lastRowFirstColumn="0" w:lastRowLastColumn="0"/>
              <w:rPr>
                <w:ins w:id="2963" w:author="Miguel Centeno Muñoz" w:date="2014-07-30T23:36:00Z"/>
                <w:rFonts w:ascii="Arial" w:hAnsi="Arial" w:cs="Arial"/>
                <w:sz w:val="20"/>
                <w:szCs w:val="20"/>
              </w:rPr>
            </w:pPr>
            <w:ins w:id="2964" w:author="Miguel Centeno Muñoz" w:date="2014-07-30T23:36:00Z">
              <w:r>
                <w:rPr>
                  <w:rFonts w:ascii="Arial" w:hAnsi="Arial" w:cs="Arial"/>
                  <w:sz w:val="20"/>
                  <w:szCs w:val="20"/>
                </w:rPr>
                <w:t>en construcción</w:t>
              </w:r>
            </w:ins>
          </w:p>
        </w:tc>
      </w:tr>
      <w:tr w:rsidR="00834472" w:rsidTr="00106D74">
        <w:trPr>
          <w:cnfStyle w:val="000000100000" w:firstRow="0" w:lastRow="0" w:firstColumn="0" w:lastColumn="0" w:oddVBand="0" w:evenVBand="0" w:oddHBand="1" w:evenHBand="0" w:firstRowFirstColumn="0" w:firstRowLastColumn="0" w:lastRowFirstColumn="0" w:lastRowLastColumn="0"/>
          <w:ins w:id="2965"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966" w:author="Miguel Centeno Muñoz" w:date="2014-07-30T23:36:00Z"/>
                <w:rFonts w:ascii="Arial" w:hAnsi="Arial" w:cs="Arial"/>
                <w:sz w:val="20"/>
                <w:szCs w:val="20"/>
              </w:rPr>
            </w:pPr>
            <w:ins w:id="2967" w:author="Miguel Centeno Muñoz" w:date="2014-07-30T23:36:00Z">
              <w:r>
                <w:rPr>
                  <w:rFonts w:ascii="Arial" w:hAnsi="Arial" w:cs="Arial"/>
                  <w:b/>
                  <w:bCs/>
                  <w:sz w:val="20"/>
                  <w:szCs w:val="20"/>
                </w:rPr>
                <w:t>Estabilidad</w:t>
              </w:r>
            </w:ins>
          </w:p>
        </w:tc>
        <w:tc>
          <w:tcPr>
            <w:tcW w:w="0" w:type="auto"/>
            <w:gridSpan w:val="2"/>
            <w:hideMark/>
          </w:tcPr>
          <w:p w:rsidR="00834472" w:rsidRDefault="00834472" w:rsidP="00106D74">
            <w:pPr>
              <w:cnfStyle w:val="000000100000" w:firstRow="0" w:lastRow="0" w:firstColumn="0" w:lastColumn="0" w:oddVBand="0" w:evenVBand="0" w:oddHBand="1" w:evenHBand="0" w:firstRowFirstColumn="0" w:firstRowLastColumn="0" w:lastRowFirstColumn="0" w:lastRowLastColumn="0"/>
              <w:rPr>
                <w:ins w:id="2968" w:author="Miguel Centeno Muñoz" w:date="2014-07-30T23:36:00Z"/>
                <w:rFonts w:ascii="Arial" w:hAnsi="Arial" w:cs="Arial"/>
                <w:sz w:val="20"/>
                <w:szCs w:val="20"/>
              </w:rPr>
            </w:pPr>
            <w:ins w:id="2969" w:author="Miguel Centeno Muñoz" w:date="2014-07-30T23:36:00Z">
              <w:r>
                <w:rPr>
                  <w:rFonts w:ascii="Arial" w:hAnsi="Arial" w:cs="Arial"/>
                  <w:sz w:val="20"/>
                  <w:szCs w:val="20"/>
                </w:rPr>
                <w:t>alta</w:t>
              </w:r>
            </w:ins>
          </w:p>
        </w:tc>
      </w:tr>
    </w:tbl>
    <w:p w:rsidR="00D40919" w:rsidRDefault="00D40919" w:rsidP="00533654">
      <w:pPr>
        <w:rPr>
          <w:ins w:id="2970" w:author="Miguel Centeno Muñoz" w:date="2014-07-27T13:22:00Z"/>
        </w:rPr>
      </w:pPr>
    </w:p>
    <w:tbl>
      <w:tblPr>
        <w:tblStyle w:val="Listamedia2-nfasis2"/>
        <w:tblpPr w:leftFromText="141" w:rightFromText="141" w:vertAnchor="text" w:horzAnchor="margin" w:tblpY="36"/>
        <w:tblW w:w="5000" w:type="pct"/>
        <w:tblLook w:val="04A0" w:firstRow="1" w:lastRow="0" w:firstColumn="1" w:lastColumn="0" w:noHBand="0" w:noVBand="1"/>
      </w:tblPr>
      <w:tblGrid>
        <w:gridCol w:w="1595"/>
        <w:gridCol w:w="695"/>
        <w:gridCol w:w="6855"/>
      </w:tblGrid>
      <w:tr w:rsidR="00AC15B6" w:rsidTr="00AC15B6">
        <w:trPr>
          <w:cnfStyle w:val="100000000000" w:firstRow="1" w:lastRow="0" w:firstColumn="0" w:lastColumn="0" w:oddVBand="0" w:evenVBand="0" w:oddHBand="0" w:evenHBand="0" w:firstRowFirstColumn="0" w:firstRowLastColumn="0" w:lastRowFirstColumn="0" w:lastRowLastColumn="0"/>
          <w:ins w:id="2971" w:author="Miguel Centeno Muñoz" w:date="2014-07-31T02:43:00Z"/>
        </w:trPr>
        <w:tc>
          <w:tcPr>
            <w:cnfStyle w:val="001000000100" w:firstRow="0" w:lastRow="0" w:firstColumn="1" w:lastColumn="0" w:oddVBand="0" w:evenVBand="0" w:oddHBand="0" w:evenHBand="0" w:firstRowFirstColumn="1" w:firstRowLastColumn="0" w:lastRowFirstColumn="0" w:lastRowLastColumn="0"/>
            <w:tcW w:w="0" w:type="auto"/>
            <w:hideMark/>
          </w:tcPr>
          <w:p w:rsidR="00AC15B6" w:rsidRDefault="00AC15B6">
            <w:pPr>
              <w:rPr>
                <w:ins w:id="2972" w:author="Miguel Centeno Muñoz" w:date="2014-07-31T02:43:00Z"/>
                <w:rFonts w:ascii="Arial" w:hAnsi="Arial" w:cs="Arial"/>
                <w:sz w:val="20"/>
                <w:szCs w:val="20"/>
              </w:rPr>
              <w:pPrChange w:id="2973" w:author="Miguel Centeno Muñoz" w:date="2014-07-31T02:43:00Z">
                <w:pPr>
                  <w:framePr w:hSpace="141" w:wrap="around" w:vAnchor="text" w:hAnchor="margin" w:y="36"/>
                </w:pPr>
              </w:pPrChange>
            </w:pPr>
            <w:ins w:id="2974" w:author="Miguel Centeno Muñoz" w:date="2014-07-31T02:43:00Z">
              <w:r>
                <w:rPr>
                  <w:rFonts w:ascii="Arial" w:hAnsi="Arial" w:cs="Arial"/>
                  <w:b/>
                  <w:bCs/>
                  <w:sz w:val="20"/>
                  <w:szCs w:val="20"/>
                </w:rPr>
                <w:t>UC-0010</w:t>
              </w:r>
            </w:ins>
          </w:p>
        </w:tc>
        <w:tc>
          <w:tcPr>
            <w:tcW w:w="4128" w:type="pct"/>
            <w:gridSpan w:val="2"/>
            <w:hideMark/>
          </w:tcPr>
          <w:p w:rsidR="00AC15B6" w:rsidRDefault="00AC15B6" w:rsidP="00AC15B6">
            <w:pPr>
              <w:cnfStyle w:val="100000000000" w:firstRow="1" w:lastRow="0" w:firstColumn="0" w:lastColumn="0" w:oddVBand="0" w:evenVBand="0" w:oddHBand="0" w:evenHBand="0" w:firstRowFirstColumn="0" w:firstRowLastColumn="0" w:lastRowFirstColumn="0" w:lastRowLastColumn="0"/>
              <w:rPr>
                <w:ins w:id="2975" w:author="Miguel Centeno Muñoz" w:date="2014-07-31T02:43:00Z"/>
                <w:rFonts w:ascii="Arial" w:hAnsi="Arial" w:cs="Arial"/>
                <w:sz w:val="20"/>
                <w:szCs w:val="20"/>
              </w:rPr>
            </w:pPr>
            <w:ins w:id="2976" w:author="Miguel Centeno Muñoz" w:date="2014-07-31T02:44:00Z">
              <w:r>
                <w:rPr>
                  <w:rFonts w:ascii="Arial" w:hAnsi="Arial" w:cs="Arial"/>
                  <w:b/>
                  <w:bCs/>
                  <w:sz w:val="20"/>
                  <w:szCs w:val="20"/>
                </w:rPr>
                <w:t>Comentario</w:t>
              </w:r>
            </w:ins>
            <w:ins w:id="2977" w:author="Miguel Centeno Muñoz" w:date="2014-07-31T02:43:00Z">
              <w:r>
                <w:rPr>
                  <w:rFonts w:ascii="Arial" w:hAnsi="Arial" w:cs="Arial"/>
                  <w:b/>
                  <w:bCs/>
                  <w:sz w:val="20"/>
                  <w:szCs w:val="20"/>
                </w:rPr>
                <w:t xml:space="preserve"> ruta</w:t>
              </w:r>
            </w:ins>
          </w:p>
        </w:tc>
      </w:tr>
      <w:tr w:rsidR="00AC15B6" w:rsidTr="00AC15B6">
        <w:trPr>
          <w:cnfStyle w:val="000000100000" w:firstRow="0" w:lastRow="0" w:firstColumn="0" w:lastColumn="0" w:oddVBand="0" w:evenVBand="0" w:oddHBand="1" w:evenHBand="0" w:firstRowFirstColumn="0" w:firstRowLastColumn="0" w:lastRowFirstColumn="0" w:lastRowLastColumn="0"/>
          <w:ins w:id="2978"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2979" w:author="Miguel Centeno Muñoz" w:date="2014-07-31T02:43:00Z"/>
                <w:rFonts w:ascii="Arial" w:hAnsi="Arial" w:cs="Arial"/>
                <w:sz w:val="20"/>
                <w:szCs w:val="20"/>
              </w:rPr>
            </w:pPr>
            <w:ins w:id="2980" w:author="Miguel Centeno Muñoz" w:date="2014-07-31T02:43:00Z">
              <w:r>
                <w:rPr>
                  <w:rFonts w:ascii="Arial" w:hAnsi="Arial" w:cs="Arial"/>
                  <w:b/>
                  <w:bCs/>
                  <w:sz w:val="20"/>
                  <w:szCs w:val="20"/>
                </w:rPr>
                <w:t>Versión</w:t>
              </w:r>
            </w:ins>
          </w:p>
        </w:tc>
        <w:tc>
          <w:tcPr>
            <w:tcW w:w="0" w:type="auto"/>
            <w:gridSpan w:val="2"/>
            <w:hideMark/>
          </w:tcPr>
          <w:p w:rsidR="00AC15B6" w:rsidRDefault="00AC15B6" w:rsidP="00AC15B6">
            <w:pPr>
              <w:cnfStyle w:val="000000100000" w:firstRow="0" w:lastRow="0" w:firstColumn="0" w:lastColumn="0" w:oddVBand="0" w:evenVBand="0" w:oddHBand="1" w:evenHBand="0" w:firstRowFirstColumn="0" w:firstRowLastColumn="0" w:lastRowFirstColumn="0" w:lastRowLastColumn="0"/>
              <w:rPr>
                <w:ins w:id="2981" w:author="Miguel Centeno Muñoz" w:date="2014-07-31T02:43:00Z"/>
                <w:rFonts w:ascii="Arial" w:hAnsi="Arial" w:cs="Arial"/>
                <w:sz w:val="20"/>
                <w:szCs w:val="20"/>
              </w:rPr>
            </w:pPr>
            <w:ins w:id="2982" w:author="Miguel Centeno Muñoz" w:date="2014-07-31T02:43:00Z">
              <w:r>
                <w:rPr>
                  <w:rFonts w:ascii="Arial" w:hAnsi="Arial" w:cs="Arial"/>
                  <w:sz w:val="20"/>
                  <w:szCs w:val="20"/>
                </w:rPr>
                <w:t xml:space="preserve">1.0 ( 25/06/2014 ) </w:t>
              </w:r>
            </w:ins>
          </w:p>
        </w:tc>
      </w:tr>
      <w:tr w:rsidR="00AC15B6" w:rsidTr="00AC15B6">
        <w:trPr>
          <w:ins w:id="2983"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2984" w:author="Miguel Centeno Muñoz" w:date="2014-07-31T02:43:00Z"/>
                <w:rFonts w:ascii="Arial" w:hAnsi="Arial" w:cs="Arial"/>
                <w:sz w:val="20"/>
                <w:szCs w:val="20"/>
              </w:rPr>
            </w:pPr>
            <w:ins w:id="2985" w:author="Miguel Centeno Muñoz" w:date="2014-07-31T02:43:00Z">
              <w:r>
                <w:rPr>
                  <w:rFonts w:ascii="Arial" w:hAnsi="Arial" w:cs="Arial"/>
                  <w:b/>
                  <w:bCs/>
                  <w:sz w:val="20"/>
                  <w:szCs w:val="20"/>
                </w:rPr>
                <w:t>Autores</w:t>
              </w:r>
            </w:ins>
          </w:p>
        </w:tc>
        <w:tc>
          <w:tcPr>
            <w:tcW w:w="0" w:type="auto"/>
            <w:gridSpan w:val="2"/>
            <w:hideMark/>
          </w:tcPr>
          <w:p w:rsidR="00AC15B6" w:rsidRDefault="00AC15B6" w:rsidP="00AC15B6">
            <w:pPr>
              <w:numPr>
                <w:ilvl w:val="0"/>
                <w:numId w:val="27"/>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ins w:id="2986" w:author="Miguel Centeno Muñoz" w:date="2014-07-31T02:43:00Z"/>
                <w:rFonts w:ascii="Arial" w:hAnsi="Arial" w:cs="Arial"/>
                <w:sz w:val="20"/>
                <w:szCs w:val="20"/>
              </w:rPr>
            </w:pPr>
            <w:ins w:id="2987" w:author="Miguel Centeno Muñoz" w:date="2014-07-31T02:43:00Z">
              <w:r w:rsidRPr="005C7CFD">
                <w:rPr>
                  <w:rFonts w:ascii="Arial" w:hAnsi="Arial" w:cs="Arial"/>
                  <w:sz w:val="20"/>
                  <w:szCs w:val="20"/>
                </w:rPr>
                <w:t>Miguel Centeno Muñoz</w:t>
              </w:r>
              <w:r>
                <w:rPr>
                  <w:rFonts w:ascii="Arial" w:hAnsi="Arial" w:cs="Arial"/>
                  <w:sz w:val="20"/>
                  <w:szCs w:val="20"/>
                </w:rPr>
                <w:t xml:space="preserve"> </w:t>
              </w:r>
            </w:ins>
          </w:p>
        </w:tc>
      </w:tr>
      <w:tr w:rsidR="00AC15B6" w:rsidTr="00AC15B6">
        <w:trPr>
          <w:cnfStyle w:val="000000100000" w:firstRow="0" w:lastRow="0" w:firstColumn="0" w:lastColumn="0" w:oddVBand="0" w:evenVBand="0" w:oddHBand="1" w:evenHBand="0" w:firstRowFirstColumn="0" w:firstRowLastColumn="0" w:lastRowFirstColumn="0" w:lastRowLastColumn="0"/>
          <w:ins w:id="2988"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2989" w:author="Miguel Centeno Muñoz" w:date="2014-07-31T02:43:00Z"/>
                <w:rFonts w:ascii="Arial" w:hAnsi="Arial" w:cs="Arial"/>
                <w:sz w:val="20"/>
                <w:szCs w:val="20"/>
              </w:rPr>
            </w:pPr>
            <w:ins w:id="2990" w:author="Miguel Centeno Muñoz" w:date="2014-07-31T02:43:00Z">
              <w:r>
                <w:rPr>
                  <w:rFonts w:ascii="Arial" w:hAnsi="Arial" w:cs="Arial"/>
                  <w:b/>
                  <w:bCs/>
                  <w:sz w:val="20"/>
                  <w:szCs w:val="20"/>
                </w:rPr>
                <w:t>Fuentes</w:t>
              </w:r>
            </w:ins>
          </w:p>
        </w:tc>
        <w:tc>
          <w:tcPr>
            <w:tcW w:w="0" w:type="auto"/>
            <w:gridSpan w:val="2"/>
            <w:hideMark/>
          </w:tcPr>
          <w:p w:rsidR="00AC15B6" w:rsidRDefault="00AC15B6" w:rsidP="00AC15B6">
            <w:pPr>
              <w:numPr>
                <w:ilvl w:val="0"/>
                <w:numId w:val="28"/>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ins w:id="2991" w:author="Miguel Centeno Muñoz" w:date="2014-07-31T02:43:00Z"/>
                <w:rFonts w:ascii="Arial" w:hAnsi="Arial" w:cs="Arial"/>
                <w:sz w:val="20"/>
                <w:szCs w:val="20"/>
              </w:rPr>
            </w:pPr>
            <w:ins w:id="2992" w:author="Miguel Centeno Muñoz" w:date="2014-07-31T02:43:00Z">
              <w:r w:rsidRPr="005C7CFD">
                <w:rPr>
                  <w:rFonts w:ascii="Arial" w:hAnsi="Arial" w:cs="Arial"/>
                  <w:sz w:val="20"/>
                  <w:szCs w:val="20"/>
                </w:rPr>
                <w:t>Sergio Segura Rueda</w:t>
              </w:r>
              <w:r>
                <w:rPr>
                  <w:rFonts w:ascii="Arial" w:hAnsi="Arial" w:cs="Arial"/>
                  <w:sz w:val="20"/>
                  <w:szCs w:val="20"/>
                </w:rPr>
                <w:t xml:space="preserve"> </w:t>
              </w:r>
            </w:ins>
          </w:p>
        </w:tc>
      </w:tr>
      <w:tr w:rsidR="00AC15B6" w:rsidTr="00AC15B6">
        <w:trPr>
          <w:ins w:id="2993"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2994" w:author="Miguel Centeno Muñoz" w:date="2014-07-31T02:43:00Z"/>
                <w:rFonts w:ascii="Arial" w:hAnsi="Arial" w:cs="Arial"/>
                <w:sz w:val="20"/>
                <w:szCs w:val="20"/>
              </w:rPr>
            </w:pPr>
            <w:ins w:id="2995" w:author="Miguel Centeno Muñoz" w:date="2014-07-31T02:43:00Z">
              <w:r>
                <w:rPr>
                  <w:rFonts w:ascii="Arial" w:hAnsi="Arial" w:cs="Arial"/>
                  <w:b/>
                  <w:bCs/>
                  <w:sz w:val="20"/>
                  <w:szCs w:val="20"/>
                </w:rPr>
                <w:t>Dependencias</w:t>
              </w:r>
            </w:ins>
          </w:p>
        </w:tc>
        <w:tc>
          <w:tcPr>
            <w:tcW w:w="0" w:type="auto"/>
            <w:gridSpan w:val="2"/>
            <w:hideMark/>
          </w:tcPr>
          <w:p w:rsidR="00AC15B6" w:rsidRDefault="00AC15B6">
            <w:pPr>
              <w:jc w:val="left"/>
              <w:cnfStyle w:val="000000000000" w:firstRow="0" w:lastRow="0" w:firstColumn="0" w:lastColumn="0" w:oddVBand="0" w:evenVBand="0" w:oddHBand="0" w:evenHBand="0" w:firstRowFirstColumn="0" w:firstRowLastColumn="0" w:lastRowFirstColumn="0" w:lastRowLastColumn="0"/>
              <w:rPr>
                <w:ins w:id="2996" w:author="Miguel Centeno Muñoz" w:date="2014-08-02T12:53:00Z"/>
                <w:rFonts w:ascii="Arial" w:hAnsi="Arial" w:cs="Arial"/>
                <w:sz w:val="20"/>
                <w:szCs w:val="20"/>
              </w:rPr>
              <w:pPrChange w:id="2997" w:author="Miguel Centeno Muñoz" w:date="2014-07-31T02:44:00Z">
                <w:pPr>
                  <w:framePr w:hSpace="141" w:wrap="around" w:vAnchor="text" w:hAnchor="margin" w:y="36"/>
                  <w:cnfStyle w:val="000000000000" w:firstRow="0" w:lastRow="0" w:firstColumn="0" w:lastColumn="0" w:oddVBand="0" w:evenVBand="0" w:oddHBand="0" w:evenHBand="0" w:firstRowFirstColumn="0" w:firstRowLastColumn="0" w:lastRowFirstColumn="0" w:lastRowLastColumn="0"/>
                </w:pPr>
              </w:pPrChange>
            </w:pPr>
            <w:ins w:id="2998" w:author="Miguel Centeno Muñoz" w:date="2014-07-31T02:43: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[IRQ-0002] Información sobre Rutas</w:t>
              </w:r>
              <w:r>
                <w:rPr>
                  <w:rFonts w:ascii="Arial" w:hAnsi="Arial" w:cs="Arial"/>
                  <w:sz w:val="20"/>
                  <w:szCs w:val="20"/>
                </w:rPr>
                <w:t xml:space="preserve"> </w:t>
              </w:r>
            </w:ins>
          </w:p>
          <w:p w:rsidR="00EF2860" w:rsidRPr="00EF2860" w:rsidRDefault="00EF2860" w:rsidP="00EF2860">
            <w:pPr>
              <w:jc w:val="left"/>
              <w:cnfStyle w:val="000000000000" w:firstRow="0" w:lastRow="0" w:firstColumn="0" w:lastColumn="0" w:oddVBand="0" w:evenVBand="0" w:oddHBand="0" w:evenHBand="0" w:firstRowFirstColumn="0" w:firstRowLastColumn="0" w:lastRowFirstColumn="0" w:lastRowLastColumn="0"/>
              <w:rPr>
                <w:ins w:id="2999" w:author="Miguel Centeno Muñoz" w:date="2014-07-31T02:44:00Z"/>
                <w:rFonts w:ascii="Arial" w:hAnsi="Arial" w:cs="Arial"/>
                <w:sz w:val="20"/>
                <w:szCs w:val="20"/>
                <w:rPrChange w:id="3000" w:author="Miguel Centeno Muñoz" w:date="2014-08-02T12:53:00Z">
                  <w:rPr>
                    <w:ins w:id="3001" w:author="Miguel Centeno Muñoz" w:date="2014-07-31T02:44:00Z"/>
                    <w:rFonts w:ascii="Arial" w:hAnsi="Symbol" w:cs="Arial"/>
                    <w:sz w:val="20"/>
                    <w:szCs w:val="20"/>
                  </w:rPr>
                </w:rPrChange>
              </w:rPr>
              <w:pPrChange w:id="3002" w:author="Miguel Centeno Muñoz" w:date="2014-08-02T12:53:00Z">
                <w:pPr>
                  <w:framePr w:hSpace="141" w:wrap="around" w:vAnchor="text" w:hAnchor="margin" w:y="36"/>
                  <w:cnfStyle w:val="000000000000" w:firstRow="0" w:lastRow="0" w:firstColumn="0" w:lastColumn="0" w:oddVBand="0" w:evenVBand="0" w:oddHBand="0" w:evenHBand="0" w:firstRowFirstColumn="0" w:firstRowLastColumn="0" w:lastRowFirstColumn="0" w:lastRowLastColumn="0"/>
                </w:pPr>
              </w:pPrChange>
            </w:pPr>
            <w:ins w:id="3003" w:author="Miguel Centeno Muñoz" w:date="2014-08-02T12:53:00Z">
              <w:r>
                <w:rPr>
                  <w:rFonts w:ascii="Arial" w:hAnsi="Symbol" w:cs="Arial"/>
                  <w:sz w:val="20"/>
                  <w:szCs w:val="20"/>
                </w:rPr>
                <w:t></w:t>
              </w:r>
              <w:r>
                <w:rPr>
                  <w:rFonts w:ascii="Arial" w:hAnsi="Arial" w:cs="Arial"/>
                  <w:sz w:val="20"/>
                  <w:szCs w:val="20"/>
                </w:rPr>
                <w:t xml:space="preserve">  [IRQ-000</w:t>
              </w:r>
              <w:r>
                <w:rPr>
                  <w:rFonts w:ascii="Arial" w:hAnsi="Arial" w:cs="Arial"/>
                  <w:sz w:val="20"/>
                  <w:szCs w:val="20"/>
                </w:rPr>
                <w:t>5</w:t>
              </w:r>
              <w:r w:rsidRPr="005C7CFD">
                <w:rPr>
                  <w:rFonts w:ascii="Arial" w:hAnsi="Arial" w:cs="Arial"/>
                  <w:sz w:val="20"/>
                  <w:szCs w:val="20"/>
                </w:rPr>
                <w:t xml:space="preserve">] Información sobre </w:t>
              </w:r>
              <w:r>
                <w:rPr>
                  <w:rFonts w:ascii="Arial" w:hAnsi="Arial" w:cs="Arial"/>
                  <w:sz w:val="20"/>
                  <w:szCs w:val="20"/>
                </w:rPr>
                <w:t>Comentarios</w:t>
              </w:r>
              <w:r>
                <w:rPr>
                  <w:rFonts w:ascii="Arial" w:hAnsi="Arial" w:cs="Arial"/>
                  <w:sz w:val="20"/>
                  <w:szCs w:val="20"/>
                </w:rPr>
                <w:t xml:space="preserve"> de Rutas </w:t>
              </w:r>
            </w:ins>
          </w:p>
          <w:p w:rsidR="00EF2860" w:rsidRDefault="00AC15B6">
            <w:pPr>
              <w:jc w:val="left"/>
              <w:cnfStyle w:val="000000000000" w:firstRow="0" w:lastRow="0" w:firstColumn="0" w:lastColumn="0" w:oddVBand="0" w:evenVBand="0" w:oddHBand="0" w:evenHBand="0" w:firstRowFirstColumn="0" w:firstRowLastColumn="0" w:lastRowFirstColumn="0" w:lastRowLastColumn="0"/>
              <w:rPr>
                <w:ins w:id="3004" w:author="Miguel Centeno Muñoz" w:date="2014-08-02T12:54:00Z"/>
                <w:rFonts w:ascii="Arial" w:hAnsi="Arial" w:cs="Arial"/>
                <w:sz w:val="20"/>
                <w:szCs w:val="20"/>
              </w:rPr>
              <w:pPrChange w:id="3005" w:author="Miguel Centeno Muñoz" w:date="2014-07-31T02:44:00Z">
                <w:pPr>
                  <w:framePr w:hSpace="141" w:wrap="around" w:vAnchor="text" w:hAnchor="margin" w:y="36"/>
                  <w:cnfStyle w:val="000000000000" w:firstRow="0" w:lastRow="0" w:firstColumn="0" w:lastColumn="0" w:oddVBand="0" w:evenVBand="0" w:oddHBand="0" w:evenHBand="0" w:firstRowFirstColumn="0" w:firstRowLastColumn="0" w:lastRowFirstColumn="0" w:lastRowLastColumn="0"/>
                </w:pPr>
              </w:pPrChange>
            </w:pPr>
            <w:ins w:id="3006" w:author="Miguel Centeno Muñoz" w:date="2014-07-31T02:43:00Z">
              <w:r>
                <w:rPr>
                  <w:rFonts w:ascii="Arial" w:hAnsi="Symbol" w:cs="Arial"/>
                  <w:sz w:val="20"/>
                  <w:szCs w:val="20"/>
                </w:rPr>
                <w:t></w:t>
              </w:r>
              <w:r>
                <w:rPr>
                  <w:rFonts w:ascii="Arial" w:hAnsi="Arial" w:cs="Arial"/>
                  <w:sz w:val="20"/>
                  <w:szCs w:val="20"/>
                </w:rPr>
                <w:t xml:space="preserve">  </w:t>
              </w:r>
              <w:r w:rsidR="00EF2860">
                <w:rPr>
                  <w:rFonts w:ascii="Arial" w:hAnsi="Arial" w:cs="Arial"/>
                  <w:sz w:val="20"/>
                  <w:szCs w:val="20"/>
                </w:rPr>
                <w:t>[OBJ-000</w:t>
              </w:r>
            </w:ins>
            <w:ins w:id="3007" w:author="Miguel Centeno Muñoz" w:date="2014-08-02T12:54:00Z">
              <w:r w:rsidR="00EF2860">
                <w:rPr>
                  <w:rFonts w:ascii="Arial" w:hAnsi="Arial" w:cs="Arial"/>
                  <w:sz w:val="20"/>
                  <w:szCs w:val="20"/>
                </w:rPr>
                <w:t>2</w:t>
              </w:r>
            </w:ins>
            <w:ins w:id="3008" w:author="Miguel Centeno Muñoz" w:date="2014-07-31T02:43:00Z">
              <w:r w:rsidRPr="005C7CFD">
                <w:rPr>
                  <w:rFonts w:ascii="Arial" w:hAnsi="Arial" w:cs="Arial"/>
                  <w:sz w:val="20"/>
                  <w:szCs w:val="20"/>
                </w:rPr>
                <w:t>] Gestión de Rutas</w:t>
              </w:r>
              <w:r>
                <w:rPr>
                  <w:rFonts w:ascii="Arial" w:hAnsi="Arial" w:cs="Arial"/>
                  <w:sz w:val="20"/>
                  <w:szCs w:val="20"/>
                </w:rPr>
                <w:t xml:space="preserve"> </w:t>
              </w:r>
            </w:ins>
          </w:p>
          <w:p w:rsidR="00EF2860" w:rsidRDefault="00EF2860" w:rsidP="00EF2860">
            <w:pPr>
              <w:jc w:val="left"/>
              <w:cnfStyle w:val="000000000000" w:firstRow="0" w:lastRow="0" w:firstColumn="0" w:lastColumn="0" w:oddVBand="0" w:evenVBand="0" w:oddHBand="0" w:evenHBand="0" w:firstRowFirstColumn="0" w:firstRowLastColumn="0" w:lastRowFirstColumn="0" w:lastRowLastColumn="0"/>
              <w:rPr>
                <w:ins w:id="3009" w:author="Miguel Centeno Muñoz" w:date="2014-07-31T02:43:00Z"/>
                <w:rFonts w:ascii="Arial" w:hAnsi="Arial" w:cs="Arial"/>
                <w:sz w:val="20"/>
                <w:szCs w:val="20"/>
              </w:rPr>
              <w:pPrChange w:id="3010" w:author="Miguel Centeno Muñoz" w:date="2014-08-02T12:54:00Z">
                <w:pPr>
                  <w:framePr w:hSpace="141" w:wrap="around" w:vAnchor="text" w:hAnchor="margin" w:y="36"/>
                  <w:cnfStyle w:val="000000000000" w:firstRow="0" w:lastRow="0" w:firstColumn="0" w:lastColumn="0" w:oddVBand="0" w:evenVBand="0" w:oddHBand="0" w:evenHBand="0" w:firstRowFirstColumn="0" w:firstRowLastColumn="0" w:lastRowFirstColumn="0" w:lastRowLastColumn="0"/>
                </w:pPr>
              </w:pPrChange>
            </w:pPr>
            <w:ins w:id="3011" w:author="Miguel Centeno Muñoz" w:date="2014-08-02T12:54:00Z">
              <w:r>
                <w:rPr>
                  <w:rFonts w:ascii="Arial" w:hAnsi="Symbol" w:cs="Arial"/>
                  <w:sz w:val="20"/>
                  <w:szCs w:val="20"/>
                </w:rPr>
                <w:t></w:t>
              </w:r>
              <w:r>
                <w:rPr>
                  <w:rFonts w:ascii="Arial" w:hAnsi="Arial" w:cs="Arial"/>
                  <w:sz w:val="20"/>
                  <w:szCs w:val="20"/>
                </w:rPr>
                <w:t xml:space="preserve">  [OBJ-000</w:t>
              </w:r>
              <w:r>
                <w:rPr>
                  <w:rFonts w:ascii="Arial" w:hAnsi="Arial" w:cs="Arial"/>
                  <w:sz w:val="20"/>
                  <w:szCs w:val="20"/>
                </w:rPr>
                <w:t>4</w:t>
              </w:r>
              <w:r w:rsidRPr="005C7CFD">
                <w:rPr>
                  <w:rFonts w:ascii="Arial" w:hAnsi="Arial" w:cs="Arial"/>
                  <w:sz w:val="20"/>
                  <w:szCs w:val="20"/>
                </w:rPr>
                <w:t>] Gestión de</w:t>
              </w:r>
              <w:r>
                <w:rPr>
                  <w:rFonts w:ascii="Arial" w:hAnsi="Arial" w:cs="Arial"/>
                  <w:sz w:val="20"/>
                  <w:szCs w:val="20"/>
                </w:rPr>
                <w:t xml:space="preserve"> Comentarios de</w:t>
              </w:r>
              <w:r w:rsidRPr="005C7CFD">
                <w:rPr>
                  <w:rFonts w:ascii="Arial" w:hAnsi="Arial" w:cs="Arial"/>
                  <w:sz w:val="20"/>
                  <w:szCs w:val="20"/>
                </w:rPr>
                <w:t xml:space="preserve"> Rutas</w:t>
              </w:r>
            </w:ins>
          </w:p>
        </w:tc>
      </w:tr>
      <w:tr w:rsidR="00AC15B6" w:rsidTr="00AC15B6">
        <w:trPr>
          <w:cnfStyle w:val="000000100000" w:firstRow="0" w:lastRow="0" w:firstColumn="0" w:lastColumn="0" w:oddVBand="0" w:evenVBand="0" w:oddHBand="1" w:evenHBand="0" w:firstRowFirstColumn="0" w:firstRowLastColumn="0" w:lastRowFirstColumn="0" w:lastRowLastColumn="0"/>
          <w:ins w:id="3012"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3013" w:author="Miguel Centeno Muñoz" w:date="2014-07-31T02:43:00Z"/>
                <w:rFonts w:ascii="Arial" w:hAnsi="Arial" w:cs="Arial"/>
                <w:sz w:val="20"/>
                <w:szCs w:val="20"/>
              </w:rPr>
            </w:pPr>
            <w:ins w:id="3014" w:author="Miguel Centeno Muñoz" w:date="2014-07-31T02:43:00Z">
              <w:r>
                <w:rPr>
                  <w:rFonts w:ascii="Arial" w:hAnsi="Arial" w:cs="Arial"/>
                  <w:b/>
                  <w:bCs/>
                  <w:sz w:val="20"/>
                  <w:szCs w:val="20"/>
                </w:rPr>
                <w:t>Descripción</w:t>
              </w:r>
            </w:ins>
          </w:p>
        </w:tc>
        <w:tc>
          <w:tcPr>
            <w:tcW w:w="0" w:type="auto"/>
            <w:gridSpan w:val="2"/>
            <w:hideMark/>
          </w:tcPr>
          <w:p w:rsidR="00AC15B6" w:rsidRDefault="00AC15B6">
            <w:pPr>
              <w:cnfStyle w:val="000000100000" w:firstRow="0" w:lastRow="0" w:firstColumn="0" w:lastColumn="0" w:oddVBand="0" w:evenVBand="0" w:oddHBand="1" w:evenHBand="0" w:firstRowFirstColumn="0" w:firstRowLastColumn="0" w:lastRowFirstColumn="0" w:lastRowLastColumn="0"/>
              <w:rPr>
                <w:ins w:id="3015" w:author="Miguel Centeno Muñoz" w:date="2014-07-31T02:43:00Z"/>
                <w:rFonts w:ascii="Arial" w:hAnsi="Arial" w:cs="Arial"/>
                <w:sz w:val="20"/>
                <w:szCs w:val="20"/>
              </w:rPr>
              <w:pPrChange w:id="3016" w:author="Miguel Centeno Muñoz" w:date="2014-07-31T02:44:00Z">
                <w:pPr>
                  <w:framePr w:hSpace="141" w:wrap="around" w:vAnchor="text" w:hAnchor="margin" w:y="36"/>
                  <w:cnfStyle w:val="000000100000" w:firstRow="0" w:lastRow="0" w:firstColumn="0" w:lastColumn="0" w:oddVBand="0" w:evenVBand="0" w:oddHBand="1" w:evenHBand="0" w:firstRowFirstColumn="0" w:firstRowLastColumn="0" w:lastRowFirstColumn="0" w:lastRowLastColumn="0"/>
                </w:pPr>
              </w:pPrChange>
            </w:pPr>
            <w:ins w:id="3017" w:author="Miguel Centeno Muñoz" w:date="2014-07-31T02:43:00Z">
              <w:r>
                <w:rPr>
                  <w:rFonts w:ascii="Arial" w:hAnsi="Arial" w:cs="Arial"/>
                  <w:sz w:val="20"/>
                  <w:szCs w:val="20"/>
                </w:rPr>
                <w:t xml:space="preserve">El sistema deberá comportarse tal como se describe en el siguiente caso de uso cuando </w:t>
              </w:r>
              <w:r>
                <w:rPr>
                  <w:rStyle w:val="nfasis"/>
                  <w:rFonts w:ascii="Arial" w:hAnsi="Arial" w:cs="Arial"/>
                </w:rPr>
                <w:t xml:space="preserve">el usuario </w:t>
              </w:r>
            </w:ins>
            <w:ins w:id="3018" w:author="Miguel Centeno Muñoz" w:date="2014-07-31T02:44:00Z">
              <w:r>
                <w:rPr>
                  <w:rStyle w:val="nfasis"/>
                  <w:rFonts w:ascii="Arial" w:hAnsi="Arial" w:cs="Arial"/>
                </w:rPr>
                <w:t>comenta</w:t>
              </w:r>
            </w:ins>
            <w:ins w:id="3019" w:author="Miguel Centeno Muñoz" w:date="2014-07-31T02:43:00Z">
              <w:r>
                <w:rPr>
                  <w:rStyle w:val="nfasis"/>
                  <w:rFonts w:ascii="Arial" w:hAnsi="Arial" w:cs="Arial"/>
                </w:rPr>
                <w:t xml:space="preserve"> una ruta.</w:t>
              </w:r>
              <w:r>
                <w:rPr>
                  <w:rFonts w:ascii="Arial" w:hAnsi="Arial" w:cs="Arial"/>
                  <w:sz w:val="20"/>
                  <w:szCs w:val="20"/>
                </w:rPr>
                <w:t xml:space="preserve"> </w:t>
              </w:r>
            </w:ins>
          </w:p>
        </w:tc>
      </w:tr>
      <w:tr w:rsidR="00AC15B6" w:rsidTr="00AC15B6">
        <w:trPr>
          <w:ins w:id="3020"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3021" w:author="Miguel Centeno Muñoz" w:date="2014-07-31T02:43:00Z"/>
                <w:rFonts w:ascii="Arial" w:hAnsi="Arial" w:cs="Arial"/>
                <w:sz w:val="20"/>
                <w:szCs w:val="20"/>
              </w:rPr>
            </w:pPr>
            <w:ins w:id="3022" w:author="Miguel Centeno Muñoz" w:date="2014-07-31T02:43:00Z">
              <w:r>
                <w:rPr>
                  <w:rFonts w:ascii="Arial" w:hAnsi="Arial" w:cs="Arial"/>
                  <w:b/>
                  <w:bCs/>
                  <w:sz w:val="20"/>
                  <w:szCs w:val="20"/>
                </w:rPr>
                <w:t>Precondición</w:t>
              </w:r>
            </w:ins>
          </w:p>
        </w:tc>
        <w:tc>
          <w:tcPr>
            <w:tcW w:w="0" w:type="auto"/>
            <w:gridSpan w:val="2"/>
            <w:hideMark/>
          </w:tcPr>
          <w:p w:rsidR="00AC15B6" w:rsidRDefault="00AC15B6" w:rsidP="00AC15B6">
            <w:pPr>
              <w:cnfStyle w:val="000000000000" w:firstRow="0" w:lastRow="0" w:firstColumn="0" w:lastColumn="0" w:oddVBand="0" w:evenVBand="0" w:oddHBand="0" w:evenHBand="0" w:firstRowFirstColumn="0" w:firstRowLastColumn="0" w:lastRowFirstColumn="0" w:lastRowLastColumn="0"/>
              <w:rPr>
                <w:ins w:id="3023" w:author="Miguel Centeno Muñoz" w:date="2014-07-31T02:43:00Z"/>
                <w:rFonts w:ascii="Arial" w:hAnsi="Arial" w:cs="Arial"/>
                <w:sz w:val="20"/>
                <w:szCs w:val="20"/>
              </w:rPr>
            </w:pPr>
            <w:ins w:id="3024" w:author="Miguel Centeno Muñoz" w:date="2014-07-31T02:43:00Z">
              <w:r>
                <w:rPr>
                  <w:rFonts w:ascii="Arial" w:hAnsi="Arial" w:cs="Arial"/>
                  <w:sz w:val="20"/>
                  <w:szCs w:val="20"/>
                </w:rPr>
                <w:t>Ninguna</w:t>
              </w:r>
            </w:ins>
          </w:p>
        </w:tc>
      </w:tr>
      <w:tr w:rsidR="00AC15B6" w:rsidTr="00AC15B6">
        <w:trPr>
          <w:cnfStyle w:val="000000100000" w:firstRow="0" w:lastRow="0" w:firstColumn="0" w:lastColumn="0" w:oddVBand="0" w:evenVBand="0" w:oddHBand="1" w:evenHBand="0" w:firstRowFirstColumn="0" w:firstRowLastColumn="0" w:lastRowFirstColumn="0" w:lastRowLastColumn="0"/>
          <w:ins w:id="3025"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AC15B6" w:rsidRDefault="00AC15B6" w:rsidP="00AC15B6">
            <w:pPr>
              <w:rPr>
                <w:ins w:id="3026" w:author="Miguel Centeno Muñoz" w:date="2014-07-31T02:43:00Z"/>
                <w:rFonts w:ascii="Arial" w:hAnsi="Arial" w:cs="Arial"/>
                <w:sz w:val="20"/>
                <w:szCs w:val="20"/>
              </w:rPr>
            </w:pPr>
            <w:ins w:id="3027" w:author="Miguel Centeno Muñoz" w:date="2014-07-31T02:43:00Z">
              <w:r>
                <w:rPr>
                  <w:rFonts w:ascii="Arial" w:hAnsi="Arial" w:cs="Arial"/>
                  <w:b/>
                  <w:bCs/>
                  <w:sz w:val="20"/>
                  <w:szCs w:val="20"/>
                </w:rPr>
                <w:t>Secuencia normal</w:t>
              </w:r>
            </w:ins>
          </w:p>
        </w:tc>
        <w:tc>
          <w:tcPr>
            <w:tcW w:w="0" w:type="auto"/>
            <w:hideMark/>
          </w:tcPr>
          <w:p w:rsidR="00AC15B6" w:rsidRDefault="00AC15B6" w:rsidP="00AC15B6">
            <w:pPr>
              <w:jc w:val="center"/>
              <w:cnfStyle w:val="000000100000" w:firstRow="0" w:lastRow="0" w:firstColumn="0" w:lastColumn="0" w:oddVBand="0" w:evenVBand="0" w:oddHBand="1" w:evenHBand="0" w:firstRowFirstColumn="0" w:firstRowLastColumn="0" w:lastRowFirstColumn="0" w:lastRowLastColumn="0"/>
              <w:rPr>
                <w:ins w:id="3028" w:author="Miguel Centeno Muñoz" w:date="2014-07-31T02:43:00Z"/>
                <w:rFonts w:ascii="Arial" w:hAnsi="Arial" w:cs="Arial"/>
                <w:b/>
                <w:bCs/>
                <w:sz w:val="20"/>
                <w:szCs w:val="20"/>
              </w:rPr>
            </w:pPr>
            <w:ins w:id="3029" w:author="Miguel Centeno Muñoz" w:date="2014-07-31T02:43:00Z">
              <w:r>
                <w:rPr>
                  <w:rFonts w:ascii="Arial" w:hAnsi="Arial" w:cs="Arial"/>
                  <w:b/>
                  <w:bCs/>
                  <w:sz w:val="20"/>
                  <w:szCs w:val="20"/>
                </w:rPr>
                <w:t>Paso</w:t>
              </w:r>
            </w:ins>
          </w:p>
        </w:tc>
        <w:tc>
          <w:tcPr>
            <w:tcW w:w="3748" w:type="pct"/>
            <w:hideMark/>
          </w:tcPr>
          <w:p w:rsidR="00AC15B6" w:rsidRDefault="00AC15B6" w:rsidP="00AC15B6">
            <w:pPr>
              <w:cnfStyle w:val="000000100000" w:firstRow="0" w:lastRow="0" w:firstColumn="0" w:lastColumn="0" w:oddVBand="0" w:evenVBand="0" w:oddHBand="1" w:evenHBand="0" w:firstRowFirstColumn="0" w:firstRowLastColumn="0" w:lastRowFirstColumn="0" w:lastRowLastColumn="0"/>
              <w:rPr>
                <w:ins w:id="3030" w:author="Miguel Centeno Muñoz" w:date="2014-07-31T02:43:00Z"/>
                <w:rFonts w:ascii="Arial" w:hAnsi="Arial" w:cs="Arial"/>
                <w:b/>
                <w:bCs/>
                <w:sz w:val="20"/>
                <w:szCs w:val="20"/>
              </w:rPr>
            </w:pPr>
            <w:ins w:id="3031" w:author="Miguel Centeno Muñoz" w:date="2014-07-31T02:43:00Z">
              <w:r>
                <w:rPr>
                  <w:rFonts w:ascii="Arial" w:hAnsi="Arial" w:cs="Arial"/>
                  <w:b/>
                  <w:bCs/>
                  <w:sz w:val="20"/>
                  <w:szCs w:val="20"/>
                </w:rPr>
                <w:t>Acción</w:t>
              </w:r>
            </w:ins>
          </w:p>
        </w:tc>
      </w:tr>
      <w:tr w:rsidR="00AC15B6" w:rsidTr="00AC15B6">
        <w:trPr>
          <w:ins w:id="3032"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vMerge/>
            <w:hideMark/>
          </w:tcPr>
          <w:p w:rsidR="00AC15B6" w:rsidRDefault="00AC15B6" w:rsidP="00AC15B6">
            <w:pPr>
              <w:rPr>
                <w:ins w:id="3033" w:author="Miguel Centeno Muñoz" w:date="2014-07-31T02:43:00Z"/>
                <w:rFonts w:ascii="Arial" w:hAnsi="Arial" w:cs="Arial"/>
                <w:sz w:val="20"/>
                <w:szCs w:val="20"/>
              </w:rPr>
            </w:pPr>
          </w:p>
        </w:tc>
        <w:tc>
          <w:tcPr>
            <w:tcW w:w="0" w:type="auto"/>
            <w:hideMark/>
          </w:tcPr>
          <w:p w:rsidR="00AC15B6" w:rsidRDefault="00AC15B6" w:rsidP="00AC15B6">
            <w:pPr>
              <w:jc w:val="center"/>
              <w:cnfStyle w:val="000000000000" w:firstRow="0" w:lastRow="0" w:firstColumn="0" w:lastColumn="0" w:oddVBand="0" w:evenVBand="0" w:oddHBand="0" w:evenHBand="0" w:firstRowFirstColumn="0" w:firstRowLastColumn="0" w:lastRowFirstColumn="0" w:lastRowLastColumn="0"/>
              <w:rPr>
                <w:ins w:id="3034" w:author="Miguel Centeno Muñoz" w:date="2014-07-31T02:43:00Z"/>
                <w:rFonts w:ascii="Arial" w:hAnsi="Arial" w:cs="Arial"/>
                <w:sz w:val="20"/>
                <w:szCs w:val="20"/>
              </w:rPr>
            </w:pPr>
            <w:ins w:id="3035" w:author="Miguel Centeno Muñoz" w:date="2014-07-31T02:43:00Z">
              <w:r>
                <w:rPr>
                  <w:rFonts w:ascii="Arial" w:hAnsi="Arial" w:cs="Arial"/>
                  <w:sz w:val="20"/>
                  <w:szCs w:val="20"/>
                </w:rPr>
                <w:t>1</w:t>
              </w:r>
            </w:ins>
          </w:p>
        </w:tc>
        <w:tc>
          <w:tcPr>
            <w:tcW w:w="0" w:type="auto"/>
            <w:hideMark/>
          </w:tcPr>
          <w:p w:rsidR="00AC15B6" w:rsidRDefault="00AC15B6" w:rsidP="00AC15B6">
            <w:pPr>
              <w:cnfStyle w:val="000000000000" w:firstRow="0" w:lastRow="0" w:firstColumn="0" w:lastColumn="0" w:oddVBand="0" w:evenVBand="0" w:oddHBand="0" w:evenHBand="0" w:firstRowFirstColumn="0" w:firstRowLastColumn="0" w:lastRowFirstColumn="0" w:lastRowLastColumn="0"/>
              <w:rPr>
                <w:ins w:id="3036" w:author="Miguel Centeno Muñoz" w:date="2014-07-31T02:43:00Z"/>
                <w:rFonts w:ascii="Arial" w:hAnsi="Arial" w:cs="Arial"/>
                <w:sz w:val="20"/>
                <w:szCs w:val="20"/>
              </w:rPr>
            </w:pPr>
            <w:ins w:id="3037" w:author="Miguel Centeno Muñoz" w:date="2014-07-31T02:43:00Z">
              <w:r>
                <w:rPr>
                  <w:rFonts w:ascii="Arial" w:hAnsi="Arial" w:cs="Arial"/>
                  <w:sz w:val="20"/>
                  <w:szCs w:val="20"/>
                </w:rPr>
                <w:t xml:space="preserve">Se realiza el caso de uso </w:t>
              </w:r>
              <w:r w:rsidRPr="005C7CFD">
                <w:rPr>
                  <w:rFonts w:ascii="Arial" w:hAnsi="Arial" w:cs="Arial"/>
                  <w:sz w:val="20"/>
                  <w:szCs w:val="20"/>
                </w:rPr>
                <w:t xml:space="preserve">Identificación de usuario (UC-0001) </w:t>
              </w:r>
            </w:ins>
          </w:p>
        </w:tc>
      </w:tr>
      <w:tr w:rsidR="00AC15B6" w:rsidTr="00AC15B6">
        <w:trPr>
          <w:cnfStyle w:val="000000100000" w:firstRow="0" w:lastRow="0" w:firstColumn="0" w:lastColumn="0" w:oddVBand="0" w:evenVBand="0" w:oddHBand="1" w:evenHBand="0" w:firstRowFirstColumn="0" w:firstRowLastColumn="0" w:lastRowFirstColumn="0" w:lastRowLastColumn="0"/>
          <w:ins w:id="3038"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vMerge/>
            <w:hideMark/>
          </w:tcPr>
          <w:p w:rsidR="00AC15B6" w:rsidRDefault="00AC15B6" w:rsidP="00AC15B6">
            <w:pPr>
              <w:rPr>
                <w:ins w:id="3039" w:author="Miguel Centeno Muñoz" w:date="2014-07-31T02:43:00Z"/>
                <w:rFonts w:ascii="Arial" w:hAnsi="Arial" w:cs="Arial"/>
                <w:sz w:val="20"/>
                <w:szCs w:val="20"/>
              </w:rPr>
            </w:pPr>
          </w:p>
        </w:tc>
        <w:tc>
          <w:tcPr>
            <w:tcW w:w="0" w:type="auto"/>
            <w:hideMark/>
          </w:tcPr>
          <w:p w:rsidR="00AC15B6" w:rsidRDefault="00AC15B6" w:rsidP="00AC15B6">
            <w:pPr>
              <w:jc w:val="center"/>
              <w:cnfStyle w:val="000000100000" w:firstRow="0" w:lastRow="0" w:firstColumn="0" w:lastColumn="0" w:oddVBand="0" w:evenVBand="0" w:oddHBand="1" w:evenHBand="0" w:firstRowFirstColumn="0" w:firstRowLastColumn="0" w:lastRowFirstColumn="0" w:lastRowLastColumn="0"/>
              <w:rPr>
                <w:ins w:id="3040" w:author="Miguel Centeno Muñoz" w:date="2014-07-31T02:43:00Z"/>
                <w:rFonts w:ascii="Arial" w:hAnsi="Arial" w:cs="Arial"/>
                <w:sz w:val="20"/>
                <w:szCs w:val="20"/>
              </w:rPr>
            </w:pPr>
            <w:ins w:id="3041" w:author="Miguel Centeno Muñoz" w:date="2014-07-31T02:43:00Z">
              <w:r>
                <w:rPr>
                  <w:rFonts w:ascii="Arial" w:hAnsi="Arial" w:cs="Arial"/>
                  <w:sz w:val="20"/>
                  <w:szCs w:val="20"/>
                </w:rPr>
                <w:t>2</w:t>
              </w:r>
            </w:ins>
          </w:p>
        </w:tc>
        <w:tc>
          <w:tcPr>
            <w:tcW w:w="0" w:type="auto"/>
            <w:hideMark/>
          </w:tcPr>
          <w:p w:rsidR="00AC15B6" w:rsidRDefault="00AC15B6">
            <w:pPr>
              <w:cnfStyle w:val="000000100000" w:firstRow="0" w:lastRow="0" w:firstColumn="0" w:lastColumn="0" w:oddVBand="0" w:evenVBand="0" w:oddHBand="1" w:evenHBand="0" w:firstRowFirstColumn="0" w:firstRowLastColumn="0" w:lastRowFirstColumn="0" w:lastRowLastColumn="0"/>
              <w:rPr>
                <w:ins w:id="3042" w:author="Miguel Centeno Muñoz" w:date="2014-07-31T02:43:00Z"/>
                <w:rFonts w:ascii="Arial" w:hAnsi="Arial" w:cs="Arial"/>
                <w:sz w:val="20"/>
                <w:szCs w:val="20"/>
              </w:rPr>
              <w:pPrChange w:id="3043" w:author="Miguel Centeno Muñoz" w:date="2014-07-31T02:44:00Z">
                <w:pPr>
                  <w:framePr w:hSpace="141" w:wrap="around" w:vAnchor="text" w:hAnchor="margin" w:y="36"/>
                  <w:cnfStyle w:val="000000100000" w:firstRow="0" w:lastRow="0" w:firstColumn="0" w:lastColumn="0" w:oddVBand="0" w:evenVBand="0" w:oddHBand="1" w:evenHBand="0" w:firstRowFirstColumn="0" w:firstRowLastColumn="0" w:lastRowFirstColumn="0" w:lastRowLastColumn="0"/>
                </w:pPr>
              </w:pPrChange>
            </w:pPr>
            <w:ins w:id="3044" w:author="Miguel Centeno Muñoz" w:date="2014-07-31T02:43:00Z">
              <w:r>
                <w:rPr>
                  <w:rFonts w:ascii="Arial" w:hAnsi="Arial" w:cs="Arial"/>
                  <w:sz w:val="20"/>
                  <w:szCs w:val="20"/>
                </w:rPr>
                <w:t>El actor</w:t>
              </w:r>
              <w:r w:rsidRPr="005C7CFD">
                <w:rPr>
                  <w:rFonts w:ascii="Arial" w:hAnsi="Arial" w:cs="Arial"/>
                  <w:sz w:val="20"/>
                  <w:szCs w:val="20"/>
                </w:rPr>
                <w:t xml:space="preserve"> Usuario (ACT-0001) </w:t>
              </w:r>
              <w:r>
                <w:rPr>
                  <w:rStyle w:val="nfasis"/>
                  <w:rFonts w:ascii="Arial" w:hAnsi="Arial" w:cs="Arial"/>
                </w:rPr>
                <w:t xml:space="preserve">selecciona la opción de </w:t>
              </w:r>
            </w:ins>
            <w:ins w:id="3045" w:author="Miguel Centeno Muñoz" w:date="2014-07-31T02:44:00Z">
              <w:r>
                <w:rPr>
                  <w:rStyle w:val="nfasis"/>
                  <w:rFonts w:ascii="Arial" w:hAnsi="Arial" w:cs="Arial"/>
                </w:rPr>
                <w:t>comentar</w:t>
              </w:r>
            </w:ins>
            <w:ins w:id="3046" w:author="Miguel Centeno Muñoz" w:date="2014-07-31T02:43:00Z">
              <w:r>
                <w:rPr>
                  <w:rStyle w:val="nfasis"/>
                  <w:rFonts w:ascii="Arial" w:hAnsi="Arial" w:cs="Arial"/>
                </w:rPr>
                <w:t xml:space="preserve"> una ruta haciendo clic en el elemento de interfaz destinado a tal función</w:t>
              </w:r>
              <w:r>
                <w:rPr>
                  <w:rFonts w:ascii="Arial" w:hAnsi="Arial" w:cs="Arial"/>
                  <w:sz w:val="20"/>
                  <w:szCs w:val="20"/>
                </w:rPr>
                <w:t xml:space="preserve"> </w:t>
              </w:r>
            </w:ins>
          </w:p>
        </w:tc>
      </w:tr>
      <w:tr w:rsidR="00AC15B6" w:rsidTr="00AC15B6">
        <w:trPr>
          <w:ins w:id="3047"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vMerge/>
            <w:hideMark/>
          </w:tcPr>
          <w:p w:rsidR="00AC15B6" w:rsidRDefault="00AC15B6" w:rsidP="00AC15B6">
            <w:pPr>
              <w:rPr>
                <w:ins w:id="3048" w:author="Miguel Centeno Muñoz" w:date="2014-07-31T02:43:00Z"/>
                <w:rFonts w:ascii="Arial" w:hAnsi="Arial" w:cs="Arial"/>
                <w:sz w:val="20"/>
                <w:szCs w:val="20"/>
              </w:rPr>
            </w:pPr>
          </w:p>
        </w:tc>
        <w:tc>
          <w:tcPr>
            <w:tcW w:w="0" w:type="auto"/>
            <w:hideMark/>
          </w:tcPr>
          <w:p w:rsidR="00AC15B6" w:rsidRDefault="00AC15B6" w:rsidP="00AC15B6">
            <w:pPr>
              <w:jc w:val="center"/>
              <w:cnfStyle w:val="000000000000" w:firstRow="0" w:lastRow="0" w:firstColumn="0" w:lastColumn="0" w:oddVBand="0" w:evenVBand="0" w:oddHBand="0" w:evenHBand="0" w:firstRowFirstColumn="0" w:firstRowLastColumn="0" w:lastRowFirstColumn="0" w:lastRowLastColumn="0"/>
              <w:rPr>
                <w:ins w:id="3049" w:author="Miguel Centeno Muñoz" w:date="2014-07-31T02:43:00Z"/>
                <w:rFonts w:ascii="Arial" w:hAnsi="Arial" w:cs="Arial"/>
                <w:sz w:val="20"/>
                <w:szCs w:val="20"/>
              </w:rPr>
            </w:pPr>
            <w:ins w:id="3050" w:author="Miguel Centeno Muñoz" w:date="2014-07-31T02:43:00Z">
              <w:r>
                <w:rPr>
                  <w:rFonts w:ascii="Arial" w:hAnsi="Arial" w:cs="Arial"/>
                  <w:sz w:val="20"/>
                  <w:szCs w:val="20"/>
                </w:rPr>
                <w:t>3</w:t>
              </w:r>
            </w:ins>
          </w:p>
        </w:tc>
        <w:tc>
          <w:tcPr>
            <w:tcW w:w="0" w:type="auto"/>
            <w:hideMark/>
          </w:tcPr>
          <w:p w:rsidR="00AC15B6" w:rsidRDefault="00AC15B6">
            <w:pPr>
              <w:cnfStyle w:val="000000000000" w:firstRow="0" w:lastRow="0" w:firstColumn="0" w:lastColumn="0" w:oddVBand="0" w:evenVBand="0" w:oddHBand="0" w:evenHBand="0" w:firstRowFirstColumn="0" w:firstRowLastColumn="0" w:lastRowFirstColumn="0" w:lastRowLastColumn="0"/>
              <w:rPr>
                <w:ins w:id="3051" w:author="Miguel Centeno Muñoz" w:date="2014-07-31T02:43:00Z"/>
                <w:rFonts w:ascii="Arial" w:hAnsi="Arial" w:cs="Arial"/>
                <w:sz w:val="20"/>
                <w:szCs w:val="20"/>
              </w:rPr>
              <w:pPrChange w:id="3052" w:author="Miguel Centeno Muñoz" w:date="2014-07-31T02:45:00Z">
                <w:pPr>
                  <w:framePr w:hSpace="141" w:wrap="around" w:vAnchor="text" w:hAnchor="margin" w:y="36"/>
                  <w:cnfStyle w:val="000000000000" w:firstRow="0" w:lastRow="0" w:firstColumn="0" w:lastColumn="0" w:oddVBand="0" w:evenVBand="0" w:oddHBand="0" w:evenHBand="0" w:firstRowFirstColumn="0" w:firstRowLastColumn="0" w:lastRowFirstColumn="0" w:lastRowLastColumn="0"/>
                </w:pPr>
              </w:pPrChange>
            </w:pPr>
            <w:ins w:id="3053" w:author="Miguel Centeno Muñoz" w:date="2014-07-31T02:43:00Z">
              <w:r>
                <w:rPr>
                  <w:rFonts w:ascii="Arial" w:hAnsi="Arial" w:cs="Arial"/>
                  <w:sz w:val="20"/>
                  <w:szCs w:val="20"/>
                </w:rPr>
                <w:t>El sistema</w:t>
              </w:r>
              <w:r>
                <w:rPr>
                  <w:rStyle w:val="nfasis"/>
                  <w:rFonts w:ascii="Arial" w:hAnsi="Arial" w:cs="Arial"/>
                </w:rPr>
                <w:t xml:space="preserve"> </w:t>
              </w:r>
            </w:ins>
            <w:ins w:id="3054" w:author="Miguel Centeno Muñoz" w:date="2014-07-31T02:45:00Z">
              <w:r>
                <w:rPr>
                  <w:rStyle w:val="nfasis"/>
                  <w:rFonts w:ascii="Arial" w:hAnsi="Arial" w:cs="Arial"/>
                </w:rPr>
                <w:t>solicita al usuario la introducción del comentario</w:t>
              </w:r>
            </w:ins>
            <w:ins w:id="3055" w:author="Miguel Centeno Muñoz" w:date="2014-07-31T02:43:00Z">
              <w:r>
                <w:rPr>
                  <w:rFonts w:ascii="Arial" w:hAnsi="Arial" w:cs="Arial"/>
                  <w:sz w:val="20"/>
                  <w:szCs w:val="20"/>
                </w:rPr>
                <w:t xml:space="preserve"> </w:t>
              </w:r>
            </w:ins>
          </w:p>
        </w:tc>
      </w:tr>
      <w:tr w:rsidR="00AC15B6" w:rsidTr="00AC15B6">
        <w:trPr>
          <w:cnfStyle w:val="000000100000" w:firstRow="0" w:lastRow="0" w:firstColumn="0" w:lastColumn="0" w:oddVBand="0" w:evenVBand="0" w:oddHBand="1" w:evenHBand="0" w:firstRowFirstColumn="0" w:firstRowLastColumn="0" w:lastRowFirstColumn="0" w:lastRowLastColumn="0"/>
          <w:ins w:id="3056" w:author="Miguel Centeno Muñoz" w:date="2014-07-31T02:45:00Z"/>
        </w:trPr>
        <w:tc>
          <w:tcPr>
            <w:cnfStyle w:val="001000000000" w:firstRow="0" w:lastRow="0" w:firstColumn="1" w:lastColumn="0" w:oddVBand="0" w:evenVBand="0" w:oddHBand="0" w:evenHBand="0" w:firstRowFirstColumn="0" w:firstRowLastColumn="0" w:lastRowFirstColumn="0" w:lastRowLastColumn="0"/>
            <w:tcW w:w="0" w:type="auto"/>
          </w:tcPr>
          <w:p w:rsidR="00AC15B6" w:rsidRDefault="00AC15B6" w:rsidP="00AC15B6">
            <w:pPr>
              <w:rPr>
                <w:ins w:id="3057" w:author="Miguel Centeno Muñoz" w:date="2014-07-31T02:45:00Z"/>
                <w:rFonts w:ascii="Arial" w:hAnsi="Arial" w:cs="Arial"/>
                <w:sz w:val="20"/>
                <w:szCs w:val="20"/>
              </w:rPr>
            </w:pPr>
          </w:p>
        </w:tc>
        <w:tc>
          <w:tcPr>
            <w:tcW w:w="0" w:type="auto"/>
          </w:tcPr>
          <w:p w:rsidR="00AC15B6" w:rsidRDefault="00AC15B6" w:rsidP="00AC15B6">
            <w:pPr>
              <w:jc w:val="center"/>
              <w:cnfStyle w:val="000000100000" w:firstRow="0" w:lastRow="0" w:firstColumn="0" w:lastColumn="0" w:oddVBand="0" w:evenVBand="0" w:oddHBand="1" w:evenHBand="0" w:firstRowFirstColumn="0" w:firstRowLastColumn="0" w:lastRowFirstColumn="0" w:lastRowLastColumn="0"/>
              <w:rPr>
                <w:ins w:id="3058" w:author="Miguel Centeno Muñoz" w:date="2014-07-31T02:45:00Z"/>
                <w:rFonts w:ascii="Arial" w:hAnsi="Arial" w:cs="Arial"/>
                <w:sz w:val="20"/>
                <w:szCs w:val="20"/>
              </w:rPr>
            </w:pPr>
            <w:ins w:id="3059" w:author="Miguel Centeno Muñoz" w:date="2014-07-31T02:45:00Z">
              <w:r>
                <w:rPr>
                  <w:rFonts w:ascii="Arial" w:hAnsi="Arial" w:cs="Arial"/>
                  <w:sz w:val="20"/>
                  <w:szCs w:val="20"/>
                </w:rPr>
                <w:t>4</w:t>
              </w:r>
            </w:ins>
          </w:p>
        </w:tc>
        <w:tc>
          <w:tcPr>
            <w:tcW w:w="0" w:type="auto"/>
          </w:tcPr>
          <w:p w:rsidR="00AC15B6" w:rsidRPr="00AC15B6" w:rsidRDefault="00AC15B6" w:rsidP="00AC15B6">
            <w:pPr>
              <w:cnfStyle w:val="000000100000" w:firstRow="0" w:lastRow="0" w:firstColumn="0" w:lastColumn="0" w:oddVBand="0" w:evenVBand="0" w:oddHBand="1" w:evenHBand="0" w:firstRowFirstColumn="0" w:firstRowLastColumn="0" w:lastRowFirstColumn="0" w:lastRowLastColumn="0"/>
              <w:rPr>
                <w:ins w:id="3060" w:author="Miguel Centeno Muñoz" w:date="2014-07-31T02:45:00Z"/>
                <w:rFonts w:ascii="Arial" w:hAnsi="Arial" w:cs="Arial"/>
                <w:i/>
                <w:sz w:val="20"/>
                <w:szCs w:val="20"/>
                <w:rPrChange w:id="3061" w:author="Miguel Centeno Muñoz" w:date="2014-07-31T02:45:00Z">
                  <w:rPr>
                    <w:ins w:id="3062" w:author="Miguel Centeno Muñoz" w:date="2014-07-31T02:45:00Z"/>
                    <w:rFonts w:ascii="Arial" w:hAnsi="Arial" w:cs="Arial"/>
                    <w:sz w:val="20"/>
                    <w:szCs w:val="20"/>
                  </w:rPr>
                </w:rPrChange>
              </w:rPr>
            </w:pPr>
            <w:ins w:id="3063" w:author="Miguel Centeno Muñoz" w:date="2014-07-31T02:45:00Z">
              <w:r>
                <w:rPr>
                  <w:rFonts w:ascii="Arial" w:hAnsi="Arial" w:cs="Arial"/>
                  <w:sz w:val="20"/>
                  <w:szCs w:val="20"/>
                </w:rPr>
                <w:t xml:space="preserve">El </w:t>
              </w:r>
            </w:ins>
            <w:ins w:id="3064" w:author="Miguel Centeno Muñoz" w:date="2014-07-31T02:46:00Z">
              <w:r w:rsidR="00000BDB">
                <w:rPr>
                  <w:rFonts w:ascii="Arial" w:hAnsi="Arial" w:cs="Arial"/>
                  <w:sz w:val="20"/>
                  <w:szCs w:val="20"/>
                </w:rPr>
                <w:t xml:space="preserve"> actor</w:t>
              </w:r>
              <w:r w:rsidR="00000BDB" w:rsidRPr="005C7CFD">
                <w:rPr>
                  <w:rFonts w:ascii="Arial" w:hAnsi="Arial" w:cs="Arial"/>
                  <w:sz w:val="20"/>
                  <w:szCs w:val="20"/>
                </w:rPr>
                <w:t xml:space="preserve"> Usuario (ACT-0001)</w:t>
              </w:r>
            </w:ins>
            <w:ins w:id="3065" w:author="Miguel Centeno Muñoz" w:date="2014-07-31T02:45:00Z">
              <w:r w:rsidR="00000BDB">
                <w:rPr>
                  <w:rFonts w:ascii="Arial" w:hAnsi="Arial" w:cs="Arial"/>
                  <w:i/>
                  <w:sz w:val="20"/>
                  <w:szCs w:val="20"/>
                </w:rPr>
                <w:t>escribe el comentario de la ruta</w:t>
              </w:r>
            </w:ins>
          </w:p>
        </w:tc>
      </w:tr>
      <w:tr w:rsidR="00000BDB" w:rsidTr="00AC15B6">
        <w:trPr>
          <w:ins w:id="3066" w:author="Miguel Centeno Muñoz" w:date="2014-07-31T02:46:00Z"/>
        </w:trPr>
        <w:tc>
          <w:tcPr>
            <w:cnfStyle w:val="001000000000" w:firstRow="0" w:lastRow="0" w:firstColumn="1" w:lastColumn="0" w:oddVBand="0" w:evenVBand="0" w:oddHBand="0" w:evenHBand="0" w:firstRowFirstColumn="0" w:firstRowLastColumn="0" w:lastRowFirstColumn="0" w:lastRowLastColumn="0"/>
            <w:tcW w:w="0" w:type="auto"/>
          </w:tcPr>
          <w:p w:rsidR="00000BDB" w:rsidRDefault="00000BDB" w:rsidP="00AC15B6">
            <w:pPr>
              <w:rPr>
                <w:ins w:id="3067" w:author="Miguel Centeno Muñoz" w:date="2014-07-31T02:46:00Z"/>
                <w:rFonts w:ascii="Arial" w:hAnsi="Arial" w:cs="Arial"/>
                <w:sz w:val="20"/>
                <w:szCs w:val="20"/>
              </w:rPr>
            </w:pPr>
          </w:p>
        </w:tc>
        <w:tc>
          <w:tcPr>
            <w:tcW w:w="0" w:type="auto"/>
          </w:tcPr>
          <w:p w:rsidR="00000BDB" w:rsidRDefault="00000BDB" w:rsidP="00AC15B6">
            <w:pPr>
              <w:jc w:val="center"/>
              <w:cnfStyle w:val="000000000000" w:firstRow="0" w:lastRow="0" w:firstColumn="0" w:lastColumn="0" w:oddVBand="0" w:evenVBand="0" w:oddHBand="0" w:evenHBand="0" w:firstRowFirstColumn="0" w:firstRowLastColumn="0" w:lastRowFirstColumn="0" w:lastRowLastColumn="0"/>
              <w:rPr>
                <w:ins w:id="3068" w:author="Miguel Centeno Muñoz" w:date="2014-07-31T02:46:00Z"/>
                <w:rFonts w:ascii="Arial" w:hAnsi="Arial" w:cs="Arial"/>
                <w:sz w:val="20"/>
                <w:szCs w:val="20"/>
              </w:rPr>
            </w:pPr>
            <w:ins w:id="3069" w:author="Miguel Centeno Muñoz" w:date="2014-07-31T02:46:00Z">
              <w:r>
                <w:rPr>
                  <w:rFonts w:ascii="Arial" w:hAnsi="Arial" w:cs="Arial"/>
                  <w:sz w:val="20"/>
                  <w:szCs w:val="20"/>
                </w:rPr>
                <w:t>5</w:t>
              </w:r>
            </w:ins>
          </w:p>
        </w:tc>
        <w:tc>
          <w:tcPr>
            <w:tcW w:w="0" w:type="auto"/>
          </w:tcPr>
          <w:p w:rsidR="00000BDB" w:rsidRPr="00000BDB" w:rsidRDefault="00000BDB" w:rsidP="00AC15B6">
            <w:pPr>
              <w:cnfStyle w:val="000000000000" w:firstRow="0" w:lastRow="0" w:firstColumn="0" w:lastColumn="0" w:oddVBand="0" w:evenVBand="0" w:oddHBand="0" w:evenHBand="0" w:firstRowFirstColumn="0" w:firstRowLastColumn="0" w:lastRowFirstColumn="0" w:lastRowLastColumn="0"/>
              <w:rPr>
                <w:ins w:id="3070" w:author="Miguel Centeno Muñoz" w:date="2014-07-31T02:46:00Z"/>
                <w:rFonts w:ascii="Arial" w:hAnsi="Arial" w:cs="Arial"/>
                <w:i/>
                <w:sz w:val="20"/>
                <w:szCs w:val="20"/>
                <w:rPrChange w:id="3071" w:author="Miguel Centeno Muñoz" w:date="2014-07-31T02:46:00Z">
                  <w:rPr>
                    <w:ins w:id="3072" w:author="Miguel Centeno Muñoz" w:date="2014-07-31T02:46:00Z"/>
                    <w:rFonts w:ascii="Arial" w:hAnsi="Arial" w:cs="Arial"/>
                    <w:sz w:val="20"/>
                    <w:szCs w:val="20"/>
                  </w:rPr>
                </w:rPrChange>
              </w:rPr>
            </w:pPr>
            <w:ins w:id="3073" w:author="Miguel Centeno Muñoz" w:date="2014-07-31T02:46:00Z">
              <w:r>
                <w:rPr>
                  <w:rFonts w:ascii="Arial" w:hAnsi="Arial" w:cs="Arial"/>
                  <w:sz w:val="20"/>
                  <w:szCs w:val="20"/>
                </w:rPr>
                <w:t xml:space="preserve">El sistema </w:t>
              </w:r>
              <w:r>
                <w:rPr>
                  <w:rFonts w:ascii="Arial" w:hAnsi="Arial" w:cs="Arial"/>
                  <w:i/>
                  <w:sz w:val="20"/>
                  <w:szCs w:val="20"/>
                </w:rPr>
                <w:t>registra el comentario de la ruta</w:t>
              </w:r>
            </w:ins>
          </w:p>
        </w:tc>
      </w:tr>
      <w:tr w:rsidR="00AC15B6" w:rsidTr="00AC15B6">
        <w:trPr>
          <w:cnfStyle w:val="000000100000" w:firstRow="0" w:lastRow="0" w:firstColumn="0" w:lastColumn="0" w:oddVBand="0" w:evenVBand="0" w:oddHBand="1" w:evenHBand="0" w:firstRowFirstColumn="0" w:firstRowLastColumn="0" w:lastRowFirstColumn="0" w:lastRowLastColumn="0"/>
          <w:ins w:id="3074"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3075" w:author="Miguel Centeno Muñoz" w:date="2014-07-31T02:43:00Z"/>
                <w:rFonts w:ascii="Arial" w:hAnsi="Arial" w:cs="Arial"/>
                <w:sz w:val="20"/>
                <w:szCs w:val="20"/>
              </w:rPr>
            </w:pPr>
            <w:ins w:id="3076" w:author="Miguel Centeno Muñoz" w:date="2014-07-31T02:43:00Z">
              <w:r>
                <w:rPr>
                  <w:rFonts w:ascii="Arial" w:hAnsi="Arial" w:cs="Arial"/>
                  <w:b/>
                  <w:bCs/>
                  <w:sz w:val="20"/>
                  <w:szCs w:val="20"/>
                </w:rPr>
                <w:t>Postcondición</w:t>
              </w:r>
            </w:ins>
          </w:p>
        </w:tc>
        <w:tc>
          <w:tcPr>
            <w:tcW w:w="0" w:type="auto"/>
            <w:gridSpan w:val="2"/>
            <w:hideMark/>
          </w:tcPr>
          <w:p w:rsidR="00AC15B6" w:rsidRPr="00834472" w:rsidRDefault="00AC15B6">
            <w:pPr>
              <w:cnfStyle w:val="000000100000" w:firstRow="0" w:lastRow="0" w:firstColumn="0" w:lastColumn="0" w:oddVBand="0" w:evenVBand="0" w:oddHBand="1" w:evenHBand="0" w:firstRowFirstColumn="0" w:firstRowLastColumn="0" w:lastRowFirstColumn="0" w:lastRowLastColumn="0"/>
              <w:rPr>
                <w:ins w:id="3077" w:author="Miguel Centeno Muñoz" w:date="2014-07-31T02:43:00Z"/>
                <w:rFonts w:ascii="Arial" w:hAnsi="Arial" w:cs="Arial"/>
                <w:sz w:val="20"/>
                <w:szCs w:val="20"/>
              </w:rPr>
              <w:pPrChange w:id="3078" w:author="Miguel Centeno Muñoz" w:date="2014-07-31T02:45:00Z">
                <w:pPr>
                  <w:framePr w:hSpace="141" w:wrap="around" w:vAnchor="text" w:hAnchor="margin" w:y="36"/>
                  <w:cnfStyle w:val="000000100000" w:firstRow="0" w:lastRow="0" w:firstColumn="0" w:lastColumn="0" w:oddVBand="0" w:evenVBand="0" w:oddHBand="1" w:evenHBand="0" w:firstRowFirstColumn="0" w:firstRowLastColumn="0" w:lastRowFirstColumn="0" w:lastRowLastColumn="0"/>
                </w:pPr>
              </w:pPrChange>
            </w:pPr>
            <w:ins w:id="3079" w:author="Miguel Centeno Muñoz" w:date="2014-07-31T02:43:00Z">
              <w:r>
                <w:rPr>
                  <w:rFonts w:ascii="Arial" w:hAnsi="Arial" w:cs="Arial"/>
                  <w:sz w:val="20"/>
                  <w:szCs w:val="20"/>
                </w:rPr>
                <w:t xml:space="preserve">Se actualiza y almacena </w:t>
              </w:r>
            </w:ins>
            <w:ins w:id="3080" w:author="Miguel Centeno Muñoz" w:date="2014-07-31T02:45:00Z">
              <w:r>
                <w:rPr>
                  <w:rFonts w:ascii="Arial" w:hAnsi="Arial" w:cs="Arial"/>
                  <w:sz w:val="20"/>
                  <w:szCs w:val="20"/>
                </w:rPr>
                <w:t>el comentario</w:t>
              </w:r>
            </w:ins>
            <w:ins w:id="3081" w:author="Miguel Centeno Muñoz" w:date="2014-07-31T02:43:00Z">
              <w:r>
                <w:rPr>
                  <w:rFonts w:ascii="Arial" w:hAnsi="Arial" w:cs="Arial"/>
                  <w:sz w:val="20"/>
                  <w:szCs w:val="20"/>
                </w:rPr>
                <w:t xml:space="preserve"> de la ruta</w:t>
              </w:r>
            </w:ins>
          </w:p>
        </w:tc>
      </w:tr>
      <w:tr w:rsidR="00AC15B6" w:rsidTr="00AC15B6">
        <w:trPr>
          <w:ins w:id="3082"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3083" w:author="Miguel Centeno Muñoz" w:date="2014-07-31T02:43:00Z"/>
                <w:rFonts w:ascii="Arial" w:hAnsi="Arial" w:cs="Arial"/>
                <w:sz w:val="20"/>
                <w:szCs w:val="20"/>
              </w:rPr>
            </w:pPr>
            <w:ins w:id="3084" w:author="Miguel Centeno Muñoz" w:date="2014-07-31T02:43:00Z">
              <w:r>
                <w:rPr>
                  <w:rFonts w:ascii="Arial" w:hAnsi="Arial" w:cs="Arial"/>
                  <w:b/>
                  <w:bCs/>
                  <w:sz w:val="20"/>
                  <w:szCs w:val="20"/>
                </w:rPr>
                <w:t>Importancia</w:t>
              </w:r>
            </w:ins>
          </w:p>
        </w:tc>
        <w:tc>
          <w:tcPr>
            <w:tcW w:w="0" w:type="auto"/>
            <w:gridSpan w:val="2"/>
            <w:hideMark/>
          </w:tcPr>
          <w:p w:rsidR="00AC15B6" w:rsidRDefault="00AC15B6" w:rsidP="00AC15B6">
            <w:pPr>
              <w:cnfStyle w:val="000000000000" w:firstRow="0" w:lastRow="0" w:firstColumn="0" w:lastColumn="0" w:oddVBand="0" w:evenVBand="0" w:oddHBand="0" w:evenHBand="0" w:firstRowFirstColumn="0" w:firstRowLastColumn="0" w:lastRowFirstColumn="0" w:lastRowLastColumn="0"/>
              <w:rPr>
                <w:ins w:id="3085" w:author="Miguel Centeno Muñoz" w:date="2014-07-31T02:43:00Z"/>
                <w:rFonts w:ascii="Arial" w:hAnsi="Arial" w:cs="Arial"/>
                <w:sz w:val="20"/>
                <w:szCs w:val="20"/>
              </w:rPr>
            </w:pPr>
            <w:ins w:id="3086" w:author="Miguel Centeno Muñoz" w:date="2014-07-31T02:43:00Z">
              <w:r>
                <w:rPr>
                  <w:rFonts w:ascii="Arial" w:hAnsi="Arial" w:cs="Arial"/>
                  <w:sz w:val="20"/>
                  <w:szCs w:val="20"/>
                </w:rPr>
                <w:t>vital</w:t>
              </w:r>
            </w:ins>
          </w:p>
        </w:tc>
      </w:tr>
      <w:tr w:rsidR="00AC15B6" w:rsidTr="00AC15B6">
        <w:trPr>
          <w:cnfStyle w:val="000000100000" w:firstRow="0" w:lastRow="0" w:firstColumn="0" w:lastColumn="0" w:oddVBand="0" w:evenVBand="0" w:oddHBand="1" w:evenHBand="0" w:firstRowFirstColumn="0" w:firstRowLastColumn="0" w:lastRowFirstColumn="0" w:lastRowLastColumn="0"/>
          <w:ins w:id="3087"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3088" w:author="Miguel Centeno Muñoz" w:date="2014-07-31T02:43:00Z"/>
                <w:rFonts w:ascii="Arial" w:hAnsi="Arial" w:cs="Arial"/>
                <w:sz w:val="20"/>
                <w:szCs w:val="20"/>
              </w:rPr>
            </w:pPr>
            <w:ins w:id="3089" w:author="Miguel Centeno Muñoz" w:date="2014-07-31T02:43:00Z">
              <w:r>
                <w:rPr>
                  <w:rFonts w:ascii="Arial" w:hAnsi="Arial" w:cs="Arial"/>
                  <w:b/>
                  <w:bCs/>
                  <w:sz w:val="20"/>
                  <w:szCs w:val="20"/>
                </w:rPr>
                <w:t>Urgencia</w:t>
              </w:r>
            </w:ins>
          </w:p>
        </w:tc>
        <w:tc>
          <w:tcPr>
            <w:tcW w:w="0" w:type="auto"/>
            <w:gridSpan w:val="2"/>
            <w:hideMark/>
          </w:tcPr>
          <w:p w:rsidR="00AC15B6" w:rsidRDefault="00AC15B6" w:rsidP="00AC15B6">
            <w:pPr>
              <w:cnfStyle w:val="000000100000" w:firstRow="0" w:lastRow="0" w:firstColumn="0" w:lastColumn="0" w:oddVBand="0" w:evenVBand="0" w:oddHBand="1" w:evenHBand="0" w:firstRowFirstColumn="0" w:firstRowLastColumn="0" w:lastRowFirstColumn="0" w:lastRowLastColumn="0"/>
              <w:rPr>
                <w:ins w:id="3090" w:author="Miguel Centeno Muñoz" w:date="2014-07-31T02:43:00Z"/>
                <w:rFonts w:ascii="Arial" w:hAnsi="Arial" w:cs="Arial"/>
                <w:sz w:val="20"/>
                <w:szCs w:val="20"/>
              </w:rPr>
            </w:pPr>
            <w:ins w:id="3091" w:author="Miguel Centeno Muñoz" w:date="2014-07-31T02:43:00Z">
              <w:r>
                <w:rPr>
                  <w:rFonts w:ascii="Arial" w:hAnsi="Arial" w:cs="Arial"/>
                  <w:sz w:val="20"/>
                  <w:szCs w:val="20"/>
                </w:rPr>
                <w:t>inmediatamente</w:t>
              </w:r>
            </w:ins>
          </w:p>
        </w:tc>
      </w:tr>
      <w:tr w:rsidR="00AC15B6" w:rsidTr="00AC15B6">
        <w:trPr>
          <w:ins w:id="3092"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3093" w:author="Miguel Centeno Muñoz" w:date="2014-07-31T02:43:00Z"/>
                <w:rFonts w:ascii="Arial" w:hAnsi="Arial" w:cs="Arial"/>
                <w:sz w:val="20"/>
                <w:szCs w:val="20"/>
              </w:rPr>
            </w:pPr>
            <w:ins w:id="3094" w:author="Miguel Centeno Muñoz" w:date="2014-07-31T02:43:00Z">
              <w:r>
                <w:rPr>
                  <w:rFonts w:ascii="Arial" w:hAnsi="Arial" w:cs="Arial"/>
                  <w:b/>
                  <w:bCs/>
                  <w:sz w:val="20"/>
                  <w:szCs w:val="20"/>
                </w:rPr>
                <w:t>Estado</w:t>
              </w:r>
            </w:ins>
          </w:p>
        </w:tc>
        <w:tc>
          <w:tcPr>
            <w:tcW w:w="0" w:type="auto"/>
            <w:gridSpan w:val="2"/>
            <w:hideMark/>
          </w:tcPr>
          <w:p w:rsidR="00AC15B6" w:rsidRDefault="00AC15B6" w:rsidP="00AC15B6">
            <w:pPr>
              <w:cnfStyle w:val="000000000000" w:firstRow="0" w:lastRow="0" w:firstColumn="0" w:lastColumn="0" w:oddVBand="0" w:evenVBand="0" w:oddHBand="0" w:evenHBand="0" w:firstRowFirstColumn="0" w:firstRowLastColumn="0" w:lastRowFirstColumn="0" w:lastRowLastColumn="0"/>
              <w:rPr>
                <w:ins w:id="3095" w:author="Miguel Centeno Muñoz" w:date="2014-07-31T02:43:00Z"/>
                <w:rFonts w:ascii="Arial" w:hAnsi="Arial" w:cs="Arial"/>
                <w:sz w:val="20"/>
                <w:szCs w:val="20"/>
              </w:rPr>
            </w:pPr>
            <w:ins w:id="3096" w:author="Miguel Centeno Muñoz" w:date="2014-07-31T02:43:00Z">
              <w:r>
                <w:rPr>
                  <w:rFonts w:ascii="Arial" w:hAnsi="Arial" w:cs="Arial"/>
                  <w:sz w:val="20"/>
                  <w:szCs w:val="20"/>
                </w:rPr>
                <w:t>en construcción</w:t>
              </w:r>
            </w:ins>
          </w:p>
        </w:tc>
      </w:tr>
      <w:tr w:rsidR="00AC15B6" w:rsidTr="00AC15B6">
        <w:trPr>
          <w:cnfStyle w:val="000000100000" w:firstRow="0" w:lastRow="0" w:firstColumn="0" w:lastColumn="0" w:oddVBand="0" w:evenVBand="0" w:oddHBand="1" w:evenHBand="0" w:firstRowFirstColumn="0" w:firstRowLastColumn="0" w:lastRowFirstColumn="0" w:lastRowLastColumn="0"/>
          <w:ins w:id="3097"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3098" w:author="Miguel Centeno Muñoz" w:date="2014-07-31T02:43:00Z"/>
                <w:rFonts w:ascii="Arial" w:hAnsi="Arial" w:cs="Arial"/>
                <w:sz w:val="20"/>
                <w:szCs w:val="20"/>
              </w:rPr>
            </w:pPr>
            <w:ins w:id="3099" w:author="Miguel Centeno Muñoz" w:date="2014-07-31T02:43:00Z">
              <w:r>
                <w:rPr>
                  <w:rFonts w:ascii="Arial" w:hAnsi="Arial" w:cs="Arial"/>
                  <w:b/>
                  <w:bCs/>
                  <w:sz w:val="20"/>
                  <w:szCs w:val="20"/>
                </w:rPr>
                <w:t>Estabilidad</w:t>
              </w:r>
            </w:ins>
          </w:p>
        </w:tc>
        <w:tc>
          <w:tcPr>
            <w:tcW w:w="0" w:type="auto"/>
            <w:gridSpan w:val="2"/>
            <w:hideMark/>
          </w:tcPr>
          <w:p w:rsidR="00AC15B6" w:rsidRDefault="00AC15B6" w:rsidP="00AC15B6">
            <w:pPr>
              <w:cnfStyle w:val="000000100000" w:firstRow="0" w:lastRow="0" w:firstColumn="0" w:lastColumn="0" w:oddVBand="0" w:evenVBand="0" w:oddHBand="1" w:evenHBand="0" w:firstRowFirstColumn="0" w:firstRowLastColumn="0" w:lastRowFirstColumn="0" w:lastRowLastColumn="0"/>
              <w:rPr>
                <w:ins w:id="3100" w:author="Miguel Centeno Muñoz" w:date="2014-07-31T02:43:00Z"/>
                <w:rFonts w:ascii="Arial" w:hAnsi="Arial" w:cs="Arial"/>
                <w:sz w:val="20"/>
                <w:szCs w:val="20"/>
              </w:rPr>
            </w:pPr>
            <w:ins w:id="3101" w:author="Miguel Centeno Muñoz" w:date="2014-07-31T02:43:00Z">
              <w:r>
                <w:rPr>
                  <w:rFonts w:ascii="Arial" w:hAnsi="Arial" w:cs="Arial"/>
                  <w:sz w:val="20"/>
                  <w:szCs w:val="20"/>
                </w:rPr>
                <w:t>alta</w:t>
              </w:r>
            </w:ins>
          </w:p>
        </w:tc>
      </w:tr>
    </w:tbl>
    <w:p w:rsidR="00D40919" w:rsidRDefault="00D40919" w:rsidP="00533654">
      <w:pPr>
        <w:rPr>
          <w:ins w:id="3102" w:author="Miguel Centeno Muñoz" w:date="2014-07-27T13:22:00Z"/>
        </w:rPr>
      </w:pPr>
    </w:p>
    <w:p w:rsidR="00D40919" w:rsidRDefault="00D40919" w:rsidP="00533654">
      <w:pPr>
        <w:rPr>
          <w:ins w:id="3103" w:author="Miguel Centeno Muñoz" w:date="2014-07-27T13:22:00Z"/>
        </w:rPr>
      </w:pPr>
    </w:p>
    <w:p w:rsidR="00D40919" w:rsidRDefault="00D40919" w:rsidP="00533654"/>
    <w:tbl>
      <w:tblPr>
        <w:tblStyle w:val="Listamedia2-nfasis2"/>
        <w:tblW w:w="5000" w:type="pct"/>
        <w:tblLook w:val="04A0" w:firstRow="1" w:lastRow="0" w:firstColumn="1" w:lastColumn="0" w:noHBand="0" w:noVBand="1"/>
      </w:tblPr>
      <w:tblGrid>
        <w:gridCol w:w="1594"/>
        <w:gridCol w:w="695"/>
        <w:gridCol w:w="6856"/>
      </w:tblGrid>
      <w:tr w:rsidR="005C7CFD" w:rsidDel="005E20C8" w:rsidTr="00717F1F">
        <w:trPr>
          <w:cnfStyle w:val="100000000000" w:firstRow="1" w:lastRow="0" w:firstColumn="0" w:lastColumn="0" w:oddVBand="0" w:evenVBand="0" w:oddHBand="0" w:evenHBand="0" w:firstRowFirstColumn="0" w:firstRowLastColumn="0" w:lastRowFirstColumn="0" w:lastRowLastColumn="0"/>
          <w:del w:id="3104" w:author="Miguel Centeno Muñoz" w:date="2014-07-27T22:20:00Z"/>
        </w:trPr>
        <w:tc>
          <w:tcPr>
            <w:cnfStyle w:val="001000000100" w:firstRow="0" w:lastRow="0" w:firstColumn="1" w:lastColumn="0" w:oddVBand="0" w:evenVBand="0" w:oddHBand="0" w:evenHBand="0" w:firstRowFirstColumn="1" w:firstRowLastColumn="0" w:lastRowFirstColumn="0" w:lastRowLastColumn="0"/>
            <w:tcW w:w="0" w:type="auto"/>
            <w:hideMark/>
          </w:tcPr>
          <w:p w:rsidR="005C7CFD" w:rsidDel="005E20C8" w:rsidRDefault="005C7CFD">
            <w:pPr>
              <w:rPr>
                <w:del w:id="3105" w:author="Miguel Centeno Muñoz" w:date="2014-07-27T22:20:00Z"/>
                <w:rFonts w:ascii="Arial" w:hAnsi="Arial" w:cs="Arial"/>
                <w:sz w:val="20"/>
                <w:szCs w:val="20"/>
              </w:rPr>
            </w:pPr>
            <w:bookmarkStart w:id="3106" w:name="UC-0006"/>
            <w:del w:id="3107" w:author="Miguel Centeno Muñoz" w:date="2014-07-27T22:20:00Z">
              <w:r w:rsidDel="005E20C8">
                <w:rPr>
                  <w:rFonts w:ascii="Arial" w:hAnsi="Arial" w:cs="Arial"/>
                  <w:b/>
                  <w:bCs/>
                  <w:sz w:val="20"/>
                  <w:szCs w:val="20"/>
                </w:rPr>
                <w:delText>UC-0006</w:delText>
              </w:r>
            </w:del>
          </w:p>
        </w:tc>
        <w:tc>
          <w:tcPr>
            <w:tcW w:w="4183" w:type="pct"/>
            <w:gridSpan w:val="2"/>
            <w:hideMark/>
          </w:tcPr>
          <w:p w:rsidR="005C7CFD" w:rsidDel="005E20C8" w:rsidRDefault="005C7CFD">
            <w:pPr>
              <w:cnfStyle w:val="100000000000" w:firstRow="1" w:lastRow="0" w:firstColumn="0" w:lastColumn="0" w:oddVBand="0" w:evenVBand="0" w:oddHBand="0" w:evenHBand="0" w:firstRowFirstColumn="0" w:firstRowLastColumn="0" w:lastRowFirstColumn="0" w:lastRowLastColumn="0"/>
              <w:rPr>
                <w:del w:id="3108" w:author="Miguel Centeno Muñoz" w:date="2014-07-27T22:20:00Z"/>
                <w:rFonts w:ascii="Arial" w:hAnsi="Arial" w:cs="Arial"/>
                <w:sz w:val="20"/>
                <w:szCs w:val="20"/>
              </w:rPr>
            </w:pPr>
            <w:del w:id="3109" w:author="Miguel Centeno Muñoz" w:date="2014-07-27T22:20:00Z">
              <w:r w:rsidDel="005E20C8">
                <w:rPr>
                  <w:rFonts w:ascii="Arial" w:hAnsi="Arial" w:cs="Arial"/>
                  <w:b/>
                  <w:bCs/>
                  <w:sz w:val="20"/>
                  <w:szCs w:val="20"/>
                </w:rPr>
                <w:delText>Eliminación ruta</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3110"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111" w:author="Miguel Centeno Muñoz" w:date="2014-07-27T22:20:00Z"/>
                <w:rFonts w:ascii="Arial" w:hAnsi="Arial" w:cs="Arial"/>
                <w:sz w:val="20"/>
                <w:szCs w:val="20"/>
              </w:rPr>
            </w:pPr>
            <w:del w:id="3112" w:author="Miguel Centeno Muñoz" w:date="2014-07-27T22:20:00Z">
              <w:r w:rsidDel="005E20C8">
                <w:rPr>
                  <w:rFonts w:ascii="Arial" w:hAnsi="Arial" w:cs="Arial"/>
                  <w:b/>
                  <w:bCs/>
                  <w:sz w:val="20"/>
                  <w:szCs w:val="20"/>
                </w:rPr>
                <w:delText>Versión</w:delText>
              </w:r>
            </w:del>
          </w:p>
        </w:tc>
        <w:tc>
          <w:tcPr>
            <w:tcW w:w="0" w:type="auto"/>
            <w:gridSpan w:val="2"/>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3113" w:author="Miguel Centeno Muñoz" w:date="2014-07-27T22:20:00Z"/>
                <w:rFonts w:ascii="Arial" w:hAnsi="Arial" w:cs="Arial"/>
                <w:sz w:val="20"/>
                <w:szCs w:val="20"/>
              </w:rPr>
            </w:pPr>
            <w:del w:id="3114" w:author="Miguel Centeno Muñoz" w:date="2014-07-27T22:20:00Z">
              <w:r w:rsidDel="005E20C8">
                <w:rPr>
                  <w:rFonts w:ascii="Arial" w:hAnsi="Arial" w:cs="Arial"/>
                  <w:sz w:val="20"/>
                  <w:szCs w:val="20"/>
                </w:rPr>
                <w:delText xml:space="preserve">1.0 ( 25/06/2014 ) </w:delText>
              </w:r>
            </w:del>
          </w:p>
        </w:tc>
      </w:tr>
      <w:tr w:rsidR="005C7CFD" w:rsidDel="005E20C8" w:rsidTr="00717F1F">
        <w:trPr>
          <w:del w:id="3115"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116" w:author="Miguel Centeno Muñoz" w:date="2014-07-27T22:20:00Z"/>
                <w:rFonts w:ascii="Arial" w:hAnsi="Arial" w:cs="Arial"/>
                <w:sz w:val="20"/>
                <w:szCs w:val="20"/>
              </w:rPr>
            </w:pPr>
            <w:del w:id="3117" w:author="Miguel Centeno Muñoz" w:date="2014-07-27T22:20:00Z">
              <w:r w:rsidDel="005E20C8">
                <w:rPr>
                  <w:rFonts w:ascii="Arial" w:hAnsi="Arial" w:cs="Arial"/>
                  <w:b/>
                  <w:bCs/>
                  <w:sz w:val="20"/>
                  <w:szCs w:val="20"/>
                </w:rPr>
                <w:delText>Autores</w:delText>
              </w:r>
            </w:del>
          </w:p>
        </w:tc>
        <w:bookmarkEnd w:id="3106"/>
        <w:tc>
          <w:tcPr>
            <w:tcW w:w="0" w:type="auto"/>
            <w:gridSpan w:val="2"/>
            <w:hideMark/>
          </w:tcPr>
          <w:p w:rsidR="005C7CFD" w:rsidDel="005E20C8" w:rsidRDefault="005C7CFD" w:rsidP="005956E3">
            <w:pPr>
              <w:numPr>
                <w:ilvl w:val="0"/>
                <w:numId w:val="27"/>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del w:id="3118" w:author="Miguel Centeno Muñoz" w:date="2014-07-27T22:20:00Z"/>
                <w:rFonts w:ascii="Arial" w:hAnsi="Arial" w:cs="Arial"/>
                <w:sz w:val="20"/>
                <w:szCs w:val="20"/>
              </w:rPr>
            </w:pPr>
            <w:del w:id="3119" w:author="Miguel Centeno Muñoz" w:date="2014-07-27T22:20:00Z">
              <w:r w:rsidRPr="005C7CFD" w:rsidDel="005E20C8">
                <w:rPr>
                  <w:rFonts w:ascii="Arial" w:hAnsi="Arial" w:cs="Arial"/>
                  <w:sz w:val="20"/>
                  <w:szCs w:val="20"/>
                </w:rPr>
                <w:delText>Miguel Centeno Muñoz</w:delText>
              </w:r>
              <w:r w:rsidDel="005E20C8">
                <w:rPr>
                  <w:rFonts w:ascii="Arial" w:hAnsi="Arial" w:cs="Arial"/>
                  <w:sz w:val="20"/>
                  <w:szCs w:val="20"/>
                </w:rPr>
                <w:delText xml:space="preserve"> </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3120"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121" w:author="Miguel Centeno Muñoz" w:date="2014-07-27T22:20:00Z"/>
                <w:rFonts w:ascii="Arial" w:hAnsi="Arial" w:cs="Arial"/>
                <w:sz w:val="20"/>
                <w:szCs w:val="20"/>
              </w:rPr>
            </w:pPr>
            <w:del w:id="3122" w:author="Miguel Centeno Muñoz" w:date="2014-07-27T22:20:00Z">
              <w:r w:rsidDel="005E20C8">
                <w:rPr>
                  <w:rFonts w:ascii="Arial" w:hAnsi="Arial" w:cs="Arial"/>
                  <w:b/>
                  <w:bCs/>
                  <w:sz w:val="20"/>
                  <w:szCs w:val="20"/>
                </w:rPr>
                <w:delText>Fuentes</w:delText>
              </w:r>
            </w:del>
          </w:p>
        </w:tc>
        <w:tc>
          <w:tcPr>
            <w:tcW w:w="0" w:type="auto"/>
            <w:gridSpan w:val="2"/>
            <w:hideMark/>
          </w:tcPr>
          <w:p w:rsidR="005C7CFD" w:rsidDel="005E20C8" w:rsidRDefault="005C7CFD" w:rsidP="005956E3">
            <w:pPr>
              <w:numPr>
                <w:ilvl w:val="0"/>
                <w:numId w:val="28"/>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del w:id="3123" w:author="Miguel Centeno Muñoz" w:date="2014-07-27T22:20:00Z"/>
                <w:rFonts w:ascii="Arial" w:hAnsi="Arial" w:cs="Arial"/>
                <w:sz w:val="20"/>
                <w:szCs w:val="20"/>
              </w:rPr>
            </w:pPr>
            <w:del w:id="3124" w:author="Miguel Centeno Muñoz" w:date="2014-07-27T22:20:00Z">
              <w:r w:rsidRPr="005C7CFD" w:rsidDel="005E20C8">
                <w:rPr>
                  <w:rFonts w:ascii="Arial" w:hAnsi="Arial" w:cs="Arial"/>
                  <w:sz w:val="20"/>
                  <w:szCs w:val="20"/>
                </w:rPr>
                <w:delText>Sergio Segura Rueda</w:delText>
              </w:r>
              <w:r w:rsidDel="005E20C8">
                <w:rPr>
                  <w:rFonts w:ascii="Arial" w:hAnsi="Arial" w:cs="Arial"/>
                  <w:sz w:val="20"/>
                  <w:szCs w:val="20"/>
                </w:rPr>
                <w:delText xml:space="preserve"> </w:delText>
              </w:r>
            </w:del>
          </w:p>
        </w:tc>
      </w:tr>
      <w:tr w:rsidR="005C7CFD" w:rsidDel="005E20C8" w:rsidTr="00717F1F">
        <w:trPr>
          <w:del w:id="3125"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126" w:author="Miguel Centeno Muñoz" w:date="2014-07-27T22:20:00Z"/>
                <w:rFonts w:ascii="Arial" w:hAnsi="Arial" w:cs="Arial"/>
                <w:sz w:val="20"/>
                <w:szCs w:val="20"/>
              </w:rPr>
            </w:pPr>
            <w:del w:id="3127" w:author="Miguel Centeno Muñoz" w:date="2014-07-27T22:20:00Z">
              <w:r w:rsidDel="005E20C8">
                <w:rPr>
                  <w:rFonts w:ascii="Arial" w:hAnsi="Arial" w:cs="Arial"/>
                  <w:b/>
                  <w:bCs/>
                  <w:sz w:val="20"/>
                  <w:szCs w:val="20"/>
                </w:rPr>
                <w:delText>Dependencias</w:delText>
              </w:r>
            </w:del>
          </w:p>
        </w:tc>
        <w:tc>
          <w:tcPr>
            <w:tcW w:w="0" w:type="auto"/>
            <w:gridSpan w:val="2"/>
            <w:hideMark/>
          </w:tcPr>
          <w:p w:rsidR="005C7CFD" w:rsidDel="005E20C8" w:rsidRDefault="005C7CFD">
            <w:pPr>
              <w:jc w:val="left"/>
              <w:cnfStyle w:val="000000000000" w:firstRow="0" w:lastRow="0" w:firstColumn="0" w:lastColumn="0" w:oddVBand="0" w:evenVBand="0" w:oddHBand="0" w:evenHBand="0" w:firstRowFirstColumn="0" w:firstRowLastColumn="0" w:lastRowFirstColumn="0" w:lastRowLastColumn="0"/>
              <w:rPr>
                <w:del w:id="3128" w:author="Miguel Centeno Muñoz" w:date="2014-07-27T22:20:00Z"/>
                <w:rFonts w:ascii="Arial" w:hAnsi="Arial" w:cs="Arial"/>
                <w:sz w:val="20"/>
                <w:szCs w:val="20"/>
              </w:rPr>
            </w:pPr>
            <w:del w:id="3129" w:author="Miguel Centeno Muñoz" w:date="2014-07-27T22:20:00Z">
              <w:r w:rsidDel="005E20C8">
                <w:rPr>
                  <w:rFonts w:ascii="Arial" w:hAnsi="Symbol" w:cs="Arial"/>
                  <w:sz w:val="20"/>
                  <w:szCs w:val="20"/>
                </w:rPr>
                <w:delText></w:delText>
              </w:r>
              <w:r w:rsidDel="005E20C8">
                <w:rPr>
                  <w:rFonts w:ascii="Arial" w:hAnsi="Arial" w:cs="Arial"/>
                  <w:sz w:val="20"/>
                  <w:szCs w:val="20"/>
                </w:rPr>
                <w:delText xml:space="preserve">  </w:delText>
              </w:r>
              <w:r w:rsidRPr="005C7CFD" w:rsidDel="005E20C8">
                <w:rPr>
                  <w:rFonts w:ascii="Arial" w:hAnsi="Arial" w:cs="Arial"/>
                  <w:sz w:val="20"/>
                  <w:szCs w:val="20"/>
                </w:rPr>
                <w:delText>[IRQ-0002] Información sobre Rutas</w:delText>
              </w:r>
              <w:r w:rsidDel="005E20C8">
                <w:rPr>
                  <w:rFonts w:ascii="Arial" w:hAnsi="Arial" w:cs="Arial"/>
                  <w:sz w:val="20"/>
                  <w:szCs w:val="20"/>
                </w:rPr>
                <w:delText xml:space="preserve"> </w:delText>
              </w:r>
            </w:del>
          </w:p>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3130" w:author="Miguel Centeno Muñoz" w:date="2014-07-27T22:20:00Z"/>
                <w:rFonts w:ascii="Arial" w:hAnsi="Arial" w:cs="Arial"/>
                <w:sz w:val="20"/>
                <w:szCs w:val="20"/>
              </w:rPr>
            </w:pPr>
            <w:del w:id="3131" w:author="Miguel Centeno Muñoz" w:date="2014-07-27T22:20:00Z">
              <w:r w:rsidDel="005E20C8">
                <w:rPr>
                  <w:rFonts w:ascii="Arial" w:hAnsi="Symbol" w:cs="Arial"/>
                  <w:sz w:val="20"/>
                  <w:szCs w:val="20"/>
                </w:rPr>
                <w:delText></w:delText>
              </w:r>
              <w:r w:rsidDel="005E20C8">
                <w:rPr>
                  <w:rFonts w:ascii="Arial" w:hAnsi="Arial" w:cs="Arial"/>
                  <w:sz w:val="20"/>
                  <w:szCs w:val="20"/>
                </w:rPr>
                <w:delText xml:space="preserve">  </w:delText>
              </w:r>
              <w:r w:rsidRPr="005C7CFD" w:rsidDel="005E20C8">
                <w:rPr>
                  <w:rFonts w:ascii="Arial" w:hAnsi="Arial" w:cs="Arial"/>
                  <w:sz w:val="20"/>
                  <w:szCs w:val="20"/>
                </w:rPr>
                <w:delText>[OBJ-0007] Eliminación de una Ruta</w:delText>
              </w:r>
              <w:r w:rsidDel="005E20C8">
                <w:rPr>
                  <w:rFonts w:ascii="Arial" w:hAnsi="Arial" w:cs="Arial"/>
                  <w:sz w:val="20"/>
                  <w:szCs w:val="20"/>
                </w:rPr>
                <w:delText xml:space="preserve"> </w:delText>
              </w:r>
            </w:del>
          </w:p>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3132" w:author="Miguel Centeno Muñoz" w:date="2014-07-27T22:20:00Z"/>
                <w:rFonts w:ascii="Arial" w:hAnsi="Arial" w:cs="Arial"/>
                <w:sz w:val="20"/>
                <w:szCs w:val="20"/>
              </w:rPr>
            </w:pPr>
            <w:del w:id="3133" w:author="Miguel Centeno Muñoz" w:date="2014-07-27T22:20:00Z">
              <w:r w:rsidDel="005E20C8">
                <w:rPr>
                  <w:rFonts w:ascii="Arial" w:hAnsi="Symbol" w:cs="Arial"/>
                  <w:sz w:val="20"/>
                  <w:szCs w:val="20"/>
                </w:rPr>
                <w:delText></w:delText>
              </w:r>
              <w:r w:rsidDel="005E20C8">
                <w:rPr>
                  <w:rFonts w:ascii="Arial" w:hAnsi="Arial" w:cs="Arial"/>
                  <w:sz w:val="20"/>
                  <w:szCs w:val="20"/>
                </w:rPr>
                <w:delText xml:space="preserve">  </w:delText>
              </w:r>
              <w:r w:rsidRPr="005C7CFD" w:rsidDel="005E20C8">
                <w:rPr>
                  <w:rFonts w:ascii="Arial" w:hAnsi="Arial" w:cs="Arial"/>
                  <w:sz w:val="20"/>
                  <w:szCs w:val="20"/>
                </w:rPr>
                <w:delText>[OBJ-0004] Gestión de Rutas</w:delText>
              </w:r>
              <w:r w:rsidDel="005E20C8">
                <w:rPr>
                  <w:rFonts w:ascii="Arial" w:hAnsi="Arial" w:cs="Arial"/>
                  <w:sz w:val="20"/>
                  <w:szCs w:val="20"/>
                </w:rPr>
                <w:delText xml:space="preserve"> </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3134"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135" w:author="Miguel Centeno Muñoz" w:date="2014-07-27T22:20:00Z"/>
                <w:rFonts w:ascii="Arial" w:hAnsi="Arial" w:cs="Arial"/>
                <w:sz w:val="20"/>
                <w:szCs w:val="20"/>
              </w:rPr>
            </w:pPr>
            <w:del w:id="3136" w:author="Miguel Centeno Muñoz" w:date="2014-07-27T22:20:00Z">
              <w:r w:rsidDel="005E20C8">
                <w:rPr>
                  <w:rFonts w:ascii="Arial" w:hAnsi="Arial" w:cs="Arial"/>
                  <w:b/>
                  <w:bCs/>
                  <w:sz w:val="20"/>
                  <w:szCs w:val="20"/>
                </w:rPr>
                <w:delText>Descripción</w:delText>
              </w:r>
            </w:del>
          </w:p>
        </w:tc>
        <w:tc>
          <w:tcPr>
            <w:tcW w:w="0" w:type="auto"/>
            <w:gridSpan w:val="2"/>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3137" w:author="Miguel Centeno Muñoz" w:date="2014-07-27T22:20:00Z"/>
                <w:rFonts w:ascii="Arial" w:hAnsi="Arial" w:cs="Arial"/>
                <w:sz w:val="20"/>
                <w:szCs w:val="20"/>
              </w:rPr>
            </w:pPr>
            <w:del w:id="3138" w:author="Miguel Centeno Muñoz" w:date="2014-07-27T22:20:00Z">
              <w:r w:rsidDel="005E20C8">
                <w:rPr>
                  <w:rFonts w:ascii="Arial" w:hAnsi="Arial" w:cs="Arial"/>
                  <w:sz w:val="20"/>
                  <w:szCs w:val="20"/>
                </w:rPr>
                <w:delText xml:space="preserve">El sistema deberá comportarse tal como se describe en el siguiente caso de uso cuando </w:delText>
              </w:r>
              <w:r w:rsidDel="005E20C8">
                <w:rPr>
                  <w:rStyle w:val="nfasis"/>
                  <w:rFonts w:ascii="Arial" w:hAnsi="Arial" w:cs="Arial"/>
                </w:rPr>
                <w:delText>el usuario solicita que desea eliminar una ruta</w:delText>
              </w:r>
              <w:r w:rsidDel="005E20C8">
                <w:rPr>
                  <w:rFonts w:ascii="Arial" w:hAnsi="Arial" w:cs="Arial"/>
                  <w:sz w:val="20"/>
                  <w:szCs w:val="20"/>
                </w:rPr>
                <w:delText xml:space="preserve"> </w:delText>
              </w:r>
            </w:del>
          </w:p>
        </w:tc>
      </w:tr>
      <w:tr w:rsidR="005C7CFD" w:rsidDel="005E20C8" w:rsidTr="00717F1F">
        <w:trPr>
          <w:del w:id="3139"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140" w:author="Miguel Centeno Muñoz" w:date="2014-07-27T22:20:00Z"/>
                <w:rFonts w:ascii="Arial" w:hAnsi="Arial" w:cs="Arial"/>
                <w:sz w:val="20"/>
                <w:szCs w:val="20"/>
              </w:rPr>
            </w:pPr>
            <w:del w:id="3141" w:author="Miguel Centeno Muñoz" w:date="2014-07-27T22:20:00Z">
              <w:r w:rsidDel="005E20C8">
                <w:rPr>
                  <w:rFonts w:ascii="Arial" w:hAnsi="Arial" w:cs="Arial"/>
                  <w:b/>
                  <w:bCs/>
                  <w:sz w:val="20"/>
                  <w:szCs w:val="20"/>
                </w:rPr>
                <w:delText>Precondición</w:delText>
              </w:r>
            </w:del>
          </w:p>
        </w:tc>
        <w:tc>
          <w:tcPr>
            <w:tcW w:w="0" w:type="auto"/>
            <w:gridSpan w:val="2"/>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3142" w:author="Miguel Centeno Muñoz" w:date="2014-07-27T22:20:00Z"/>
                <w:rFonts w:ascii="Arial" w:hAnsi="Arial" w:cs="Arial"/>
                <w:sz w:val="20"/>
                <w:szCs w:val="20"/>
              </w:rPr>
            </w:pPr>
            <w:del w:id="3143" w:author="Miguel Centeno Muñoz" w:date="2014-07-27T22:20:00Z">
              <w:r w:rsidDel="005E20C8">
                <w:rPr>
                  <w:rFonts w:ascii="Arial" w:hAnsi="Arial" w:cs="Arial"/>
                  <w:sz w:val="20"/>
                  <w:szCs w:val="20"/>
                </w:rPr>
                <w:delText>Ninguna</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3144"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Del="005E20C8" w:rsidRDefault="005C7CFD">
            <w:pPr>
              <w:rPr>
                <w:del w:id="3145" w:author="Miguel Centeno Muñoz" w:date="2014-07-27T22:20:00Z"/>
                <w:rFonts w:ascii="Arial" w:hAnsi="Arial" w:cs="Arial"/>
                <w:sz w:val="20"/>
                <w:szCs w:val="20"/>
              </w:rPr>
            </w:pPr>
            <w:del w:id="3146" w:author="Miguel Centeno Muñoz" w:date="2014-07-27T22:20:00Z">
              <w:r w:rsidDel="005E20C8">
                <w:rPr>
                  <w:rFonts w:ascii="Arial" w:hAnsi="Arial" w:cs="Arial"/>
                  <w:b/>
                  <w:bCs/>
                  <w:sz w:val="20"/>
                  <w:szCs w:val="20"/>
                </w:rPr>
                <w:delText>Secuencia normal</w:delText>
              </w:r>
            </w:del>
          </w:p>
        </w:tc>
        <w:tc>
          <w:tcPr>
            <w:tcW w:w="0" w:type="auto"/>
            <w:hideMark/>
          </w:tcPr>
          <w:p w:rsidR="005C7CFD" w:rsidDel="005E20C8" w:rsidRDefault="005C7CFD">
            <w:pPr>
              <w:jc w:val="center"/>
              <w:cnfStyle w:val="000000100000" w:firstRow="0" w:lastRow="0" w:firstColumn="0" w:lastColumn="0" w:oddVBand="0" w:evenVBand="0" w:oddHBand="1" w:evenHBand="0" w:firstRowFirstColumn="0" w:firstRowLastColumn="0" w:lastRowFirstColumn="0" w:lastRowLastColumn="0"/>
              <w:rPr>
                <w:del w:id="3147" w:author="Miguel Centeno Muñoz" w:date="2014-07-27T22:20:00Z"/>
                <w:rFonts w:ascii="Arial" w:hAnsi="Arial" w:cs="Arial"/>
                <w:b/>
                <w:bCs/>
                <w:sz w:val="20"/>
                <w:szCs w:val="20"/>
              </w:rPr>
            </w:pPr>
            <w:del w:id="3148" w:author="Miguel Centeno Muñoz" w:date="2014-07-27T22:20:00Z">
              <w:r w:rsidDel="005E20C8">
                <w:rPr>
                  <w:rFonts w:ascii="Arial" w:hAnsi="Arial" w:cs="Arial"/>
                  <w:b/>
                  <w:bCs/>
                  <w:sz w:val="20"/>
                  <w:szCs w:val="20"/>
                </w:rPr>
                <w:delText>Paso</w:delText>
              </w:r>
            </w:del>
          </w:p>
        </w:tc>
        <w:tc>
          <w:tcPr>
            <w:tcW w:w="3803" w:type="pct"/>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3149" w:author="Miguel Centeno Muñoz" w:date="2014-07-27T22:20:00Z"/>
                <w:rFonts w:ascii="Arial" w:hAnsi="Arial" w:cs="Arial"/>
                <w:b/>
                <w:bCs/>
                <w:sz w:val="20"/>
                <w:szCs w:val="20"/>
              </w:rPr>
            </w:pPr>
            <w:del w:id="3150" w:author="Miguel Centeno Muñoz" w:date="2014-07-27T22:20:00Z">
              <w:r w:rsidDel="005E20C8">
                <w:rPr>
                  <w:rFonts w:ascii="Arial" w:hAnsi="Arial" w:cs="Arial"/>
                  <w:b/>
                  <w:bCs/>
                  <w:sz w:val="20"/>
                  <w:szCs w:val="20"/>
                </w:rPr>
                <w:delText>Acción</w:delText>
              </w:r>
            </w:del>
          </w:p>
        </w:tc>
      </w:tr>
      <w:tr w:rsidR="005C7CFD" w:rsidDel="005E20C8" w:rsidTr="00717F1F">
        <w:trPr>
          <w:del w:id="3151"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3152" w:author="Miguel Centeno Muñoz" w:date="2014-07-27T22:20:00Z"/>
                <w:rFonts w:ascii="Arial" w:hAnsi="Arial" w:cs="Arial"/>
                <w:sz w:val="20"/>
                <w:szCs w:val="20"/>
              </w:rPr>
            </w:pPr>
          </w:p>
        </w:tc>
        <w:tc>
          <w:tcPr>
            <w:tcW w:w="0" w:type="auto"/>
            <w:hideMark/>
          </w:tcPr>
          <w:p w:rsidR="005C7CFD" w:rsidDel="005E20C8" w:rsidRDefault="005C7CFD">
            <w:pPr>
              <w:jc w:val="center"/>
              <w:cnfStyle w:val="000000000000" w:firstRow="0" w:lastRow="0" w:firstColumn="0" w:lastColumn="0" w:oddVBand="0" w:evenVBand="0" w:oddHBand="0" w:evenHBand="0" w:firstRowFirstColumn="0" w:firstRowLastColumn="0" w:lastRowFirstColumn="0" w:lastRowLastColumn="0"/>
              <w:rPr>
                <w:del w:id="3153" w:author="Miguel Centeno Muñoz" w:date="2014-07-27T22:20:00Z"/>
                <w:rFonts w:ascii="Arial" w:hAnsi="Arial" w:cs="Arial"/>
                <w:sz w:val="20"/>
                <w:szCs w:val="20"/>
              </w:rPr>
            </w:pPr>
            <w:bookmarkStart w:id="3154" w:name="STP-0057"/>
            <w:del w:id="3155" w:author="Miguel Centeno Muñoz" w:date="2014-07-27T22:20:00Z">
              <w:r w:rsidDel="005E20C8">
                <w:rPr>
                  <w:rFonts w:ascii="Arial" w:hAnsi="Arial" w:cs="Arial"/>
                  <w:sz w:val="20"/>
                  <w:szCs w:val="20"/>
                </w:rPr>
                <w:delText>1</w:delText>
              </w:r>
            </w:del>
          </w:p>
        </w:tc>
        <w:tc>
          <w:tcPr>
            <w:tcW w:w="0" w:type="auto"/>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3156" w:author="Miguel Centeno Muñoz" w:date="2014-07-27T22:20:00Z"/>
                <w:rFonts w:ascii="Arial" w:hAnsi="Arial" w:cs="Arial"/>
                <w:sz w:val="20"/>
                <w:szCs w:val="20"/>
              </w:rPr>
            </w:pPr>
            <w:del w:id="3157" w:author="Miguel Centeno Muñoz" w:date="2014-07-27T22:20:00Z">
              <w:r w:rsidDel="005E20C8">
                <w:rPr>
                  <w:rFonts w:ascii="Arial" w:hAnsi="Arial" w:cs="Arial"/>
                  <w:sz w:val="20"/>
                  <w:szCs w:val="20"/>
                </w:rPr>
                <w:delText xml:space="preserve">Se realiza el caso de uso </w:delText>
              </w:r>
              <w:bookmarkEnd w:id="3154"/>
              <w:r w:rsidRPr="005C7CFD" w:rsidDel="005E20C8">
                <w:rPr>
                  <w:rFonts w:ascii="Arial" w:hAnsi="Arial" w:cs="Arial"/>
                  <w:sz w:val="20"/>
                  <w:szCs w:val="20"/>
                </w:rPr>
                <w:delText xml:space="preserve">Identificación de usuario (UC-0001) </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3158"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3159" w:author="Miguel Centeno Muñoz" w:date="2014-07-27T22:20:00Z"/>
                <w:rFonts w:ascii="Arial" w:hAnsi="Arial" w:cs="Arial"/>
                <w:sz w:val="20"/>
                <w:szCs w:val="20"/>
              </w:rPr>
            </w:pPr>
          </w:p>
        </w:tc>
        <w:tc>
          <w:tcPr>
            <w:tcW w:w="0" w:type="auto"/>
            <w:hideMark/>
          </w:tcPr>
          <w:p w:rsidR="005C7CFD" w:rsidDel="005E20C8" w:rsidRDefault="005C7CFD">
            <w:pPr>
              <w:jc w:val="center"/>
              <w:cnfStyle w:val="000000100000" w:firstRow="0" w:lastRow="0" w:firstColumn="0" w:lastColumn="0" w:oddVBand="0" w:evenVBand="0" w:oddHBand="1" w:evenHBand="0" w:firstRowFirstColumn="0" w:firstRowLastColumn="0" w:lastRowFirstColumn="0" w:lastRowLastColumn="0"/>
              <w:rPr>
                <w:del w:id="3160" w:author="Miguel Centeno Muñoz" w:date="2014-07-27T22:20:00Z"/>
                <w:rFonts w:ascii="Arial" w:hAnsi="Arial" w:cs="Arial"/>
                <w:sz w:val="20"/>
                <w:szCs w:val="20"/>
              </w:rPr>
            </w:pPr>
            <w:bookmarkStart w:id="3161" w:name="STP-0058"/>
            <w:del w:id="3162" w:author="Miguel Centeno Muñoz" w:date="2014-07-27T22:20:00Z">
              <w:r w:rsidDel="005E20C8">
                <w:rPr>
                  <w:rFonts w:ascii="Arial" w:hAnsi="Arial" w:cs="Arial"/>
                  <w:sz w:val="20"/>
                  <w:szCs w:val="20"/>
                </w:rPr>
                <w:delText>2</w:delText>
              </w:r>
            </w:del>
          </w:p>
        </w:tc>
        <w:tc>
          <w:tcPr>
            <w:tcW w:w="0" w:type="auto"/>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3163" w:author="Miguel Centeno Muñoz" w:date="2014-07-27T22:20:00Z"/>
                <w:rFonts w:ascii="Arial" w:hAnsi="Arial" w:cs="Arial"/>
                <w:sz w:val="20"/>
                <w:szCs w:val="20"/>
              </w:rPr>
            </w:pPr>
            <w:del w:id="3164" w:author="Miguel Centeno Muñoz" w:date="2014-07-27T22:20:00Z">
              <w:r w:rsidDel="005E20C8">
                <w:rPr>
                  <w:rFonts w:ascii="Arial" w:hAnsi="Arial" w:cs="Arial"/>
                  <w:sz w:val="20"/>
                  <w:szCs w:val="20"/>
                </w:rPr>
                <w:delText>El actor</w:delText>
              </w:r>
              <w:bookmarkEnd w:id="3161"/>
              <w:r w:rsidRPr="005C7CFD" w:rsidDel="005E20C8">
                <w:rPr>
                  <w:rFonts w:ascii="Arial" w:hAnsi="Arial" w:cs="Arial"/>
                  <w:sz w:val="20"/>
                  <w:szCs w:val="20"/>
                </w:rPr>
                <w:delText xml:space="preserve"> Usuario (ACT-0001) </w:delText>
              </w:r>
              <w:r w:rsidDel="005E20C8">
                <w:rPr>
                  <w:rStyle w:val="nfasis"/>
                  <w:rFonts w:ascii="Arial" w:hAnsi="Arial" w:cs="Arial"/>
                </w:rPr>
                <w:delText>selecciona la ruta que desea eliminar haciendo click en el botón designado para eliminar ruta en la pantalla de gestión de las rutas del usuario</w:delText>
              </w:r>
              <w:r w:rsidDel="005E20C8">
                <w:rPr>
                  <w:rFonts w:ascii="Arial" w:hAnsi="Arial" w:cs="Arial"/>
                  <w:sz w:val="20"/>
                  <w:szCs w:val="20"/>
                </w:rPr>
                <w:delText xml:space="preserve"> </w:delText>
              </w:r>
            </w:del>
          </w:p>
        </w:tc>
      </w:tr>
      <w:tr w:rsidR="005C7CFD" w:rsidDel="005E20C8" w:rsidTr="00717F1F">
        <w:trPr>
          <w:del w:id="3165"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3166" w:author="Miguel Centeno Muñoz" w:date="2014-07-27T22:20:00Z"/>
                <w:rFonts w:ascii="Arial" w:hAnsi="Arial" w:cs="Arial"/>
                <w:sz w:val="20"/>
                <w:szCs w:val="20"/>
              </w:rPr>
            </w:pPr>
            <w:bookmarkStart w:id="3167" w:name="STP-0059" w:colFirst="2" w:colLast="2"/>
          </w:p>
        </w:tc>
        <w:tc>
          <w:tcPr>
            <w:tcW w:w="0" w:type="auto"/>
            <w:hideMark/>
          </w:tcPr>
          <w:p w:rsidR="005C7CFD" w:rsidDel="005E20C8" w:rsidRDefault="005C7CFD">
            <w:pPr>
              <w:jc w:val="center"/>
              <w:cnfStyle w:val="000000000000" w:firstRow="0" w:lastRow="0" w:firstColumn="0" w:lastColumn="0" w:oddVBand="0" w:evenVBand="0" w:oddHBand="0" w:evenHBand="0" w:firstRowFirstColumn="0" w:firstRowLastColumn="0" w:lastRowFirstColumn="0" w:lastRowLastColumn="0"/>
              <w:rPr>
                <w:del w:id="3168" w:author="Miguel Centeno Muñoz" w:date="2014-07-27T22:20:00Z"/>
                <w:rFonts w:ascii="Arial" w:hAnsi="Arial" w:cs="Arial"/>
                <w:sz w:val="20"/>
                <w:szCs w:val="20"/>
              </w:rPr>
            </w:pPr>
            <w:del w:id="3169" w:author="Miguel Centeno Muñoz" w:date="2014-07-27T22:20:00Z">
              <w:r w:rsidDel="005E20C8">
                <w:rPr>
                  <w:rFonts w:ascii="Arial" w:hAnsi="Arial" w:cs="Arial"/>
                  <w:sz w:val="20"/>
                  <w:szCs w:val="20"/>
                </w:rPr>
                <w:delText>3</w:delText>
              </w:r>
            </w:del>
          </w:p>
        </w:tc>
        <w:tc>
          <w:tcPr>
            <w:tcW w:w="0" w:type="auto"/>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3170" w:author="Miguel Centeno Muñoz" w:date="2014-07-27T22:20:00Z"/>
                <w:rFonts w:ascii="Arial" w:hAnsi="Arial" w:cs="Arial"/>
                <w:sz w:val="20"/>
                <w:szCs w:val="20"/>
              </w:rPr>
            </w:pPr>
            <w:del w:id="3171" w:author="Miguel Centeno Muñoz" w:date="2014-07-27T22:20:00Z">
              <w:r w:rsidDel="005E20C8">
                <w:rPr>
                  <w:rFonts w:ascii="Arial" w:hAnsi="Arial" w:cs="Arial"/>
                  <w:sz w:val="20"/>
                  <w:szCs w:val="20"/>
                </w:rPr>
                <w:delText>El sistema</w:delText>
              </w:r>
              <w:r w:rsidDel="005E20C8">
                <w:rPr>
                  <w:rStyle w:val="nfasis"/>
                  <w:rFonts w:ascii="Arial" w:hAnsi="Arial" w:cs="Arial"/>
                </w:rPr>
                <w:delText xml:space="preserve"> solicita confirmación de que se quiere eliminar la ruta seleccionada</w:delText>
              </w:r>
              <w:r w:rsidDel="005E20C8">
                <w:rPr>
                  <w:rFonts w:ascii="Arial" w:hAnsi="Arial" w:cs="Arial"/>
                  <w:sz w:val="20"/>
                  <w:szCs w:val="20"/>
                </w:rPr>
                <w:delText xml:space="preserve"> </w:delText>
              </w:r>
            </w:del>
          </w:p>
        </w:tc>
      </w:tr>
      <w:bookmarkEnd w:id="3167"/>
      <w:tr w:rsidR="005C7CFD" w:rsidDel="005E20C8" w:rsidTr="00717F1F">
        <w:trPr>
          <w:cnfStyle w:val="000000100000" w:firstRow="0" w:lastRow="0" w:firstColumn="0" w:lastColumn="0" w:oddVBand="0" w:evenVBand="0" w:oddHBand="1" w:evenHBand="0" w:firstRowFirstColumn="0" w:firstRowLastColumn="0" w:lastRowFirstColumn="0" w:lastRowLastColumn="0"/>
          <w:del w:id="3172"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3173" w:author="Miguel Centeno Muñoz" w:date="2014-07-27T22:20:00Z"/>
                <w:rFonts w:ascii="Arial" w:hAnsi="Arial" w:cs="Arial"/>
                <w:sz w:val="20"/>
                <w:szCs w:val="20"/>
              </w:rPr>
            </w:pPr>
          </w:p>
        </w:tc>
        <w:tc>
          <w:tcPr>
            <w:tcW w:w="0" w:type="auto"/>
            <w:hideMark/>
          </w:tcPr>
          <w:p w:rsidR="005C7CFD" w:rsidDel="005E20C8" w:rsidRDefault="005C7CFD">
            <w:pPr>
              <w:jc w:val="center"/>
              <w:cnfStyle w:val="000000100000" w:firstRow="0" w:lastRow="0" w:firstColumn="0" w:lastColumn="0" w:oddVBand="0" w:evenVBand="0" w:oddHBand="1" w:evenHBand="0" w:firstRowFirstColumn="0" w:firstRowLastColumn="0" w:lastRowFirstColumn="0" w:lastRowLastColumn="0"/>
              <w:rPr>
                <w:del w:id="3174" w:author="Miguel Centeno Muñoz" w:date="2014-07-27T22:20:00Z"/>
                <w:rFonts w:ascii="Arial" w:hAnsi="Arial" w:cs="Arial"/>
                <w:sz w:val="20"/>
                <w:szCs w:val="20"/>
              </w:rPr>
            </w:pPr>
            <w:bookmarkStart w:id="3175" w:name="STP-0060"/>
            <w:del w:id="3176" w:author="Miguel Centeno Muñoz" w:date="2014-07-27T22:20:00Z">
              <w:r w:rsidDel="005E20C8">
                <w:rPr>
                  <w:rFonts w:ascii="Arial" w:hAnsi="Arial" w:cs="Arial"/>
                  <w:sz w:val="20"/>
                  <w:szCs w:val="20"/>
                </w:rPr>
                <w:delText>4</w:delText>
              </w:r>
            </w:del>
          </w:p>
        </w:tc>
        <w:tc>
          <w:tcPr>
            <w:tcW w:w="0" w:type="auto"/>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3177" w:author="Miguel Centeno Muñoz" w:date="2014-07-27T22:20:00Z"/>
                <w:rFonts w:ascii="Arial" w:hAnsi="Arial" w:cs="Arial"/>
                <w:sz w:val="20"/>
                <w:szCs w:val="20"/>
              </w:rPr>
            </w:pPr>
            <w:del w:id="3178" w:author="Miguel Centeno Muñoz" w:date="2014-07-27T22:20:00Z">
              <w:r w:rsidDel="005E20C8">
                <w:rPr>
                  <w:rFonts w:ascii="Arial" w:hAnsi="Arial" w:cs="Arial"/>
                  <w:sz w:val="20"/>
                  <w:szCs w:val="20"/>
                </w:rPr>
                <w:delText>Si</w:delText>
              </w:r>
              <w:r w:rsidDel="005E20C8">
                <w:rPr>
                  <w:rStyle w:val="nfasis"/>
                  <w:rFonts w:ascii="Arial" w:hAnsi="Arial" w:cs="Arial"/>
                </w:rPr>
                <w:delText xml:space="preserve"> cliente quiere eliminar la ruta , </w:delText>
              </w:r>
              <w:r w:rsidDel="005E20C8">
                <w:rPr>
                  <w:rFonts w:ascii="Arial" w:hAnsi="Arial" w:cs="Arial"/>
                  <w:sz w:val="20"/>
                  <w:szCs w:val="20"/>
                </w:rPr>
                <w:delText>el actor</w:delText>
              </w:r>
              <w:bookmarkEnd w:id="3175"/>
              <w:r w:rsidRPr="005C7CFD" w:rsidDel="005E20C8">
                <w:rPr>
                  <w:rFonts w:ascii="Arial" w:hAnsi="Arial" w:cs="Arial"/>
                  <w:sz w:val="20"/>
                  <w:szCs w:val="20"/>
                </w:rPr>
                <w:delText xml:space="preserve"> Usuario (ACT-0001) </w:delText>
              </w:r>
              <w:r w:rsidDel="005E20C8">
                <w:rPr>
                  <w:rStyle w:val="nfasis"/>
                  <w:rFonts w:ascii="Arial" w:hAnsi="Arial" w:cs="Arial"/>
                </w:rPr>
                <w:delText>confirma la eliminación de la ruta en cuestión</w:delText>
              </w:r>
              <w:r w:rsidDel="005E20C8">
                <w:rPr>
                  <w:rFonts w:ascii="Arial" w:hAnsi="Arial" w:cs="Arial"/>
                  <w:sz w:val="20"/>
                  <w:szCs w:val="20"/>
                </w:rPr>
                <w:delText xml:space="preserve"> </w:delText>
              </w:r>
            </w:del>
          </w:p>
        </w:tc>
      </w:tr>
      <w:tr w:rsidR="005C7CFD" w:rsidDel="005E20C8" w:rsidTr="00717F1F">
        <w:trPr>
          <w:del w:id="3179"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3180" w:author="Miguel Centeno Muñoz" w:date="2014-07-27T22:20:00Z"/>
                <w:rFonts w:ascii="Arial" w:hAnsi="Arial" w:cs="Arial"/>
                <w:sz w:val="20"/>
                <w:szCs w:val="20"/>
              </w:rPr>
            </w:pPr>
            <w:bookmarkStart w:id="3181" w:name="STP-0061" w:colFirst="2" w:colLast="2"/>
          </w:p>
        </w:tc>
        <w:tc>
          <w:tcPr>
            <w:tcW w:w="0" w:type="auto"/>
            <w:hideMark/>
          </w:tcPr>
          <w:p w:rsidR="005C7CFD" w:rsidDel="005E20C8" w:rsidRDefault="005C7CFD">
            <w:pPr>
              <w:jc w:val="center"/>
              <w:cnfStyle w:val="000000000000" w:firstRow="0" w:lastRow="0" w:firstColumn="0" w:lastColumn="0" w:oddVBand="0" w:evenVBand="0" w:oddHBand="0" w:evenHBand="0" w:firstRowFirstColumn="0" w:firstRowLastColumn="0" w:lastRowFirstColumn="0" w:lastRowLastColumn="0"/>
              <w:rPr>
                <w:del w:id="3182" w:author="Miguel Centeno Muñoz" w:date="2014-07-27T22:20:00Z"/>
                <w:rFonts w:ascii="Arial" w:hAnsi="Arial" w:cs="Arial"/>
                <w:sz w:val="20"/>
                <w:szCs w:val="20"/>
              </w:rPr>
            </w:pPr>
            <w:del w:id="3183" w:author="Miguel Centeno Muñoz" w:date="2014-07-27T22:20:00Z">
              <w:r w:rsidDel="005E20C8">
                <w:rPr>
                  <w:rFonts w:ascii="Arial" w:hAnsi="Arial" w:cs="Arial"/>
                  <w:sz w:val="20"/>
                  <w:szCs w:val="20"/>
                </w:rPr>
                <w:delText>5</w:delText>
              </w:r>
            </w:del>
          </w:p>
        </w:tc>
        <w:tc>
          <w:tcPr>
            <w:tcW w:w="0" w:type="auto"/>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3184" w:author="Miguel Centeno Muñoz" w:date="2014-07-27T22:20:00Z"/>
                <w:rFonts w:ascii="Arial" w:hAnsi="Arial" w:cs="Arial"/>
                <w:sz w:val="20"/>
                <w:szCs w:val="20"/>
              </w:rPr>
            </w:pPr>
            <w:del w:id="3185" w:author="Miguel Centeno Muñoz" w:date="2014-07-27T22:20:00Z">
              <w:r w:rsidDel="005E20C8">
                <w:rPr>
                  <w:rFonts w:ascii="Arial" w:hAnsi="Arial" w:cs="Arial"/>
                  <w:sz w:val="20"/>
                  <w:szCs w:val="20"/>
                </w:rPr>
                <w:delText>Si</w:delText>
              </w:r>
              <w:r w:rsidDel="005E20C8">
                <w:rPr>
                  <w:rStyle w:val="nfasis"/>
                  <w:rFonts w:ascii="Arial" w:hAnsi="Arial" w:cs="Arial"/>
                </w:rPr>
                <w:delText xml:space="preserve"> cliente ha confirmado la eliminación de la ruta, </w:delText>
              </w:r>
              <w:r w:rsidDel="005E20C8">
                <w:rPr>
                  <w:rFonts w:ascii="Arial" w:hAnsi="Arial" w:cs="Arial"/>
                  <w:sz w:val="20"/>
                  <w:szCs w:val="20"/>
                </w:rPr>
                <w:delText>el sistema</w:delText>
              </w:r>
              <w:r w:rsidDel="005E20C8">
                <w:rPr>
                  <w:rStyle w:val="nfasis"/>
                  <w:rFonts w:ascii="Arial" w:hAnsi="Arial" w:cs="Arial"/>
                </w:rPr>
                <w:delText xml:space="preserve"> elimina la ruta en cuestión mostrando un mensaje de confirmación</w:delText>
              </w:r>
              <w:r w:rsidDel="005E20C8">
                <w:rPr>
                  <w:rFonts w:ascii="Arial" w:hAnsi="Arial" w:cs="Arial"/>
                  <w:sz w:val="20"/>
                  <w:szCs w:val="20"/>
                </w:rPr>
                <w:delText xml:space="preserve"> </w:delText>
              </w:r>
            </w:del>
          </w:p>
        </w:tc>
      </w:tr>
      <w:bookmarkEnd w:id="3181"/>
      <w:tr w:rsidR="005C7CFD" w:rsidDel="005E20C8" w:rsidTr="00717F1F">
        <w:trPr>
          <w:cnfStyle w:val="000000100000" w:firstRow="0" w:lastRow="0" w:firstColumn="0" w:lastColumn="0" w:oddVBand="0" w:evenVBand="0" w:oddHBand="1" w:evenHBand="0" w:firstRowFirstColumn="0" w:firstRowLastColumn="0" w:lastRowFirstColumn="0" w:lastRowLastColumn="0"/>
          <w:del w:id="3186"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3187" w:author="Miguel Centeno Muñoz" w:date="2014-07-27T22:20:00Z"/>
                <w:rFonts w:ascii="Arial" w:hAnsi="Arial" w:cs="Arial"/>
                <w:sz w:val="20"/>
                <w:szCs w:val="20"/>
              </w:rPr>
            </w:pPr>
          </w:p>
        </w:tc>
        <w:tc>
          <w:tcPr>
            <w:tcW w:w="0" w:type="auto"/>
            <w:hideMark/>
          </w:tcPr>
          <w:p w:rsidR="005C7CFD" w:rsidDel="005E20C8" w:rsidRDefault="005C7CFD">
            <w:pPr>
              <w:jc w:val="center"/>
              <w:cnfStyle w:val="000000100000" w:firstRow="0" w:lastRow="0" w:firstColumn="0" w:lastColumn="0" w:oddVBand="0" w:evenVBand="0" w:oddHBand="1" w:evenHBand="0" w:firstRowFirstColumn="0" w:firstRowLastColumn="0" w:lastRowFirstColumn="0" w:lastRowLastColumn="0"/>
              <w:rPr>
                <w:del w:id="3188" w:author="Miguel Centeno Muñoz" w:date="2014-07-27T22:20:00Z"/>
                <w:rFonts w:ascii="Arial" w:hAnsi="Arial" w:cs="Arial"/>
                <w:sz w:val="20"/>
                <w:szCs w:val="20"/>
              </w:rPr>
            </w:pPr>
            <w:bookmarkStart w:id="3189" w:name="STP-0062"/>
            <w:del w:id="3190" w:author="Miguel Centeno Muñoz" w:date="2014-07-27T22:20:00Z">
              <w:r w:rsidDel="005E20C8">
                <w:rPr>
                  <w:rFonts w:ascii="Arial" w:hAnsi="Arial" w:cs="Arial"/>
                  <w:sz w:val="20"/>
                  <w:szCs w:val="20"/>
                </w:rPr>
                <w:delText>6</w:delText>
              </w:r>
            </w:del>
          </w:p>
        </w:tc>
        <w:tc>
          <w:tcPr>
            <w:tcW w:w="0" w:type="auto"/>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3191" w:author="Miguel Centeno Muñoz" w:date="2014-07-27T22:20:00Z"/>
                <w:rFonts w:ascii="Arial" w:hAnsi="Arial" w:cs="Arial"/>
                <w:sz w:val="20"/>
                <w:szCs w:val="20"/>
              </w:rPr>
            </w:pPr>
            <w:del w:id="3192" w:author="Miguel Centeno Muñoz" w:date="2014-07-27T22:20:00Z">
              <w:r w:rsidDel="005E20C8">
                <w:rPr>
                  <w:rFonts w:ascii="Arial" w:hAnsi="Arial" w:cs="Arial"/>
                  <w:sz w:val="20"/>
                  <w:szCs w:val="20"/>
                </w:rPr>
                <w:delText>Si</w:delText>
              </w:r>
              <w:r w:rsidDel="005E20C8">
                <w:rPr>
                  <w:rStyle w:val="nfasis"/>
                  <w:rFonts w:ascii="Arial" w:hAnsi="Arial" w:cs="Arial"/>
                </w:rPr>
                <w:delText xml:space="preserve"> cliente no quiere eliminar la ruta en cuestión, </w:delText>
              </w:r>
              <w:r w:rsidDel="005E20C8">
                <w:rPr>
                  <w:rFonts w:ascii="Arial" w:hAnsi="Arial" w:cs="Arial"/>
                  <w:sz w:val="20"/>
                  <w:szCs w:val="20"/>
                </w:rPr>
                <w:delText>el actor</w:delText>
              </w:r>
              <w:bookmarkEnd w:id="3189"/>
              <w:r w:rsidRPr="005C7CFD" w:rsidDel="005E20C8">
                <w:rPr>
                  <w:rFonts w:ascii="Arial" w:hAnsi="Arial" w:cs="Arial"/>
                  <w:sz w:val="20"/>
                  <w:szCs w:val="20"/>
                </w:rPr>
                <w:delText xml:space="preserve"> Usuario (ACT-0001) </w:delText>
              </w:r>
              <w:r w:rsidDel="005E20C8">
                <w:rPr>
                  <w:rStyle w:val="nfasis"/>
                  <w:rFonts w:ascii="Arial" w:hAnsi="Arial" w:cs="Arial"/>
                </w:rPr>
                <w:delText>cancela el proceso de eliminación haciendo uso del botón desi</w:delText>
              </w:r>
            </w:del>
            <w:del w:id="3193" w:author="Miguel Centeno Muñoz" w:date="2014-07-27T12:36:00Z">
              <w:r w:rsidDel="00756C53">
                <w:rPr>
                  <w:rStyle w:val="nfasis"/>
                  <w:rFonts w:ascii="Arial" w:hAnsi="Arial" w:cs="Arial"/>
                </w:rPr>
                <w:delText>e</w:delText>
              </w:r>
            </w:del>
            <w:del w:id="3194" w:author="Miguel Centeno Muñoz" w:date="2014-07-27T22:20:00Z">
              <w:r w:rsidDel="005E20C8">
                <w:rPr>
                  <w:rStyle w:val="nfasis"/>
                  <w:rFonts w:ascii="Arial" w:hAnsi="Arial" w:cs="Arial"/>
                </w:rPr>
                <w:delText>gnado a tal función</w:delText>
              </w:r>
              <w:r w:rsidDel="005E20C8">
                <w:rPr>
                  <w:rFonts w:ascii="Arial" w:hAnsi="Arial" w:cs="Arial"/>
                  <w:sz w:val="20"/>
                  <w:szCs w:val="20"/>
                </w:rPr>
                <w:delText xml:space="preserve"> </w:delText>
              </w:r>
            </w:del>
          </w:p>
        </w:tc>
      </w:tr>
      <w:tr w:rsidR="005C7CFD" w:rsidDel="005E20C8" w:rsidTr="00717F1F">
        <w:trPr>
          <w:del w:id="3195"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3196" w:author="Miguel Centeno Muñoz" w:date="2014-07-27T22:20:00Z"/>
                <w:rFonts w:ascii="Arial" w:hAnsi="Arial" w:cs="Arial"/>
                <w:sz w:val="20"/>
                <w:szCs w:val="20"/>
              </w:rPr>
            </w:pPr>
            <w:bookmarkStart w:id="3197" w:name="STP-0063" w:colFirst="2" w:colLast="2"/>
          </w:p>
        </w:tc>
        <w:tc>
          <w:tcPr>
            <w:tcW w:w="0" w:type="auto"/>
            <w:hideMark/>
          </w:tcPr>
          <w:p w:rsidR="005C7CFD" w:rsidDel="005E20C8" w:rsidRDefault="005C7CFD">
            <w:pPr>
              <w:jc w:val="center"/>
              <w:cnfStyle w:val="000000000000" w:firstRow="0" w:lastRow="0" w:firstColumn="0" w:lastColumn="0" w:oddVBand="0" w:evenVBand="0" w:oddHBand="0" w:evenHBand="0" w:firstRowFirstColumn="0" w:firstRowLastColumn="0" w:lastRowFirstColumn="0" w:lastRowLastColumn="0"/>
              <w:rPr>
                <w:del w:id="3198" w:author="Miguel Centeno Muñoz" w:date="2014-07-27T22:20:00Z"/>
                <w:rFonts w:ascii="Arial" w:hAnsi="Arial" w:cs="Arial"/>
                <w:sz w:val="20"/>
                <w:szCs w:val="20"/>
              </w:rPr>
            </w:pPr>
            <w:del w:id="3199" w:author="Miguel Centeno Muñoz" w:date="2014-07-27T22:20:00Z">
              <w:r w:rsidDel="005E20C8">
                <w:rPr>
                  <w:rFonts w:ascii="Arial" w:hAnsi="Arial" w:cs="Arial"/>
                  <w:sz w:val="20"/>
                  <w:szCs w:val="20"/>
                </w:rPr>
                <w:delText>7</w:delText>
              </w:r>
            </w:del>
          </w:p>
        </w:tc>
        <w:tc>
          <w:tcPr>
            <w:tcW w:w="0" w:type="auto"/>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3200" w:author="Miguel Centeno Muñoz" w:date="2014-07-27T22:20:00Z"/>
                <w:rFonts w:ascii="Arial" w:hAnsi="Arial" w:cs="Arial"/>
                <w:sz w:val="20"/>
                <w:szCs w:val="20"/>
              </w:rPr>
            </w:pPr>
            <w:del w:id="3201" w:author="Miguel Centeno Muñoz" w:date="2014-07-27T22:20:00Z">
              <w:r w:rsidDel="005E20C8">
                <w:rPr>
                  <w:rFonts w:ascii="Arial" w:hAnsi="Arial" w:cs="Arial"/>
                  <w:sz w:val="20"/>
                  <w:szCs w:val="20"/>
                </w:rPr>
                <w:delText>Si</w:delText>
              </w:r>
              <w:r w:rsidDel="005E20C8">
                <w:rPr>
                  <w:rStyle w:val="nfasis"/>
                  <w:rFonts w:ascii="Arial" w:hAnsi="Arial" w:cs="Arial"/>
                </w:rPr>
                <w:delText xml:space="preserve"> cliente cancela eliminación de la ruta, </w:delText>
              </w:r>
              <w:r w:rsidDel="005E20C8">
                <w:rPr>
                  <w:rFonts w:ascii="Arial" w:hAnsi="Arial" w:cs="Arial"/>
                  <w:sz w:val="20"/>
                  <w:szCs w:val="20"/>
                </w:rPr>
                <w:delText>el sistema</w:delText>
              </w:r>
              <w:r w:rsidDel="005E20C8">
                <w:rPr>
                  <w:rStyle w:val="nfasis"/>
                  <w:rFonts w:ascii="Arial" w:hAnsi="Arial" w:cs="Arial"/>
                </w:rPr>
                <w:delText xml:space="preserve"> sistema muestra un mensaje confirmando la no-eliminación de la ruta</w:delText>
              </w:r>
              <w:r w:rsidDel="005E20C8">
                <w:rPr>
                  <w:rFonts w:ascii="Arial" w:hAnsi="Arial" w:cs="Arial"/>
                  <w:sz w:val="20"/>
                  <w:szCs w:val="20"/>
                </w:rPr>
                <w:delText xml:space="preserve"> </w:delText>
              </w:r>
            </w:del>
          </w:p>
        </w:tc>
      </w:tr>
      <w:bookmarkEnd w:id="3197"/>
      <w:tr w:rsidR="005C7CFD" w:rsidDel="005E20C8" w:rsidTr="00717F1F">
        <w:trPr>
          <w:cnfStyle w:val="000000100000" w:firstRow="0" w:lastRow="0" w:firstColumn="0" w:lastColumn="0" w:oddVBand="0" w:evenVBand="0" w:oddHBand="1" w:evenHBand="0" w:firstRowFirstColumn="0" w:firstRowLastColumn="0" w:lastRowFirstColumn="0" w:lastRowLastColumn="0"/>
          <w:del w:id="3202"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203" w:author="Miguel Centeno Muñoz" w:date="2014-07-27T22:20:00Z"/>
                <w:rFonts w:ascii="Arial" w:hAnsi="Arial" w:cs="Arial"/>
                <w:sz w:val="20"/>
                <w:szCs w:val="20"/>
              </w:rPr>
            </w:pPr>
            <w:del w:id="3204" w:author="Miguel Centeno Muñoz" w:date="2014-07-27T22:20:00Z">
              <w:r w:rsidDel="005E20C8">
                <w:rPr>
                  <w:rFonts w:ascii="Arial" w:hAnsi="Arial" w:cs="Arial"/>
                  <w:b/>
                  <w:bCs/>
                  <w:sz w:val="20"/>
                  <w:szCs w:val="20"/>
                </w:rPr>
                <w:delText>Postcondición</w:delText>
              </w:r>
            </w:del>
          </w:p>
        </w:tc>
        <w:tc>
          <w:tcPr>
            <w:tcW w:w="0" w:type="auto"/>
            <w:gridSpan w:val="2"/>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3205" w:author="Miguel Centeno Muñoz" w:date="2014-07-27T22:20:00Z"/>
                <w:rFonts w:ascii="Arial" w:hAnsi="Arial" w:cs="Arial"/>
                <w:sz w:val="20"/>
                <w:szCs w:val="20"/>
              </w:rPr>
            </w:pPr>
            <w:del w:id="3206" w:author="Miguel Centeno Muñoz" w:date="2014-07-27T22:20:00Z">
              <w:r w:rsidDel="005E20C8">
                <w:rPr>
                  <w:rFonts w:ascii="Arial" w:hAnsi="Arial" w:cs="Arial"/>
                  <w:sz w:val="20"/>
                  <w:szCs w:val="20"/>
                </w:rPr>
                <w:delText>La ruta queda eliminada del sistema</w:delText>
              </w:r>
            </w:del>
          </w:p>
        </w:tc>
      </w:tr>
      <w:tr w:rsidR="005C7CFD" w:rsidDel="005E20C8" w:rsidTr="00717F1F">
        <w:trPr>
          <w:del w:id="3207"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208" w:author="Miguel Centeno Muñoz" w:date="2014-07-27T22:20:00Z"/>
                <w:rFonts w:ascii="Arial" w:hAnsi="Arial" w:cs="Arial"/>
                <w:sz w:val="20"/>
                <w:szCs w:val="20"/>
              </w:rPr>
            </w:pPr>
            <w:del w:id="3209" w:author="Miguel Centeno Muñoz" w:date="2014-07-27T22:20:00Z">
              <w:r w:rsidDel="005E20C8">
                <w:rPr>
                  <w:rFonts w:ascii="Arial" w:hAnsi="Arial" w:cs="Arial"/>
                  <w:b/>
                  <w:bCs/>
                  <w:sz w:val="20"/>
                  <w:szCs w:val="20"/>
                </w:rPr>
                <w:delText>Importancia</w:delText>
              </w:r>
            </w:del>
          </w:p>
        </w:tc>
        <w:tc>
          <w:tcPr>
            <w:tcW w:w="0" w:type="auto"/>
            <w:gridSpan w:val="2"/>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3210" w:author="Miguel Centeno Muñoz" w:date="2014-07-27T22:20:00Z"/>
                <w:rFonts w:ascii="Arial" w:hAnsi="Arial" w:cs="Arial"/>
                <w:sz w:val="20"/>
                <w:szCs w:val="20"/>
              </w:rPr>
            </w:pPr>
            <w:del w:id="3211" w:author="Miguel Centeno Muñoz" w:date="2014-07-27T22:20:00Z">
              <w:r w:rsidDel="005E20C8">
                <w:rPr>
                  <w:rFonts w:ascii="Arial" w:hAnsi="Arial" w:cs="Arial"/>
                  <w:sz w:val="20"/>
                  <w:szCs w:val="20"/>
                </w:rPr>
                <w:delText>vital</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3212"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213" w:author="Miguel Centeno Muñoz" w:date="2014-07-27T22:20:00Z"/>
                <w:rFonts w:ascii="Arial" w:hAnsi="Arial" w:cs="Arial"/>
                <w:sz w:val="20"/>
                <w:szCs w:val="20"/>
              </w:rPr>
            </w:pPr>
            <w:del w:id="3214" w:author="Miguel Centeno Muñoz" w:date="2014-07-27T22:20:00Z">
              <w:r w:rsidDel="005E20C8">
                <w:rPr>
                  <w:rFonts w:ascii="Arial" w:hAnsi="Arial" w:cs="Arial"/>
                  <w:b/>
                  <w:bCs/>
                  <w:sz w:val="20"/>
                  <w:szCs w:val="20"/>
                </w:rPr>
                <w:delText>Urgencia</w:delText>
              </w:r>
            </w:del>
          </w:p>
        </w:tc>
        <w:tc>
          <w:tcPr>
            <w:tcW w:w="0" w:type="auto"/>
            <w:gridSpan w:val="2"/>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3215" w:author="Miguel Centeno Muñoz" w:date="2014-07-27T22:20:00Z"/>
                <w:rFonts w:ascii="Arial" w:hAnsi="Arial" w:cs="Arial"/>
                <w:sz w:val="20"/>
                <w:szCs w:val="20"/>
              </w:rPr>
            </w:pPr>
            <w:del w:id="3216" w:author="Miguel Centeno Muñoz" w:date="2014-07-27T22:20:00Z">
              <w:r w:rsidDel="005E20C8">
                <w:rPr>
                  <w:rFonts w:ascii="Arial" w:hAnsi="Arial" w:cs="Arial"/>
                  <w:sz w:val="20"/>
                  <w:szCs w:val="20"/>
                </w:rPr>
                <w:delText>inmediatamente</w:delText>
              </w:r>
            </w:del>
          </w:p>
        </w:tc>
      </w:tr>
      <w:tr w:rsidR="005C7CFD" w:rsidDel="005E20C8" w:rsidTr="00717F1F">
        <w:trPr>
          <w:del w:id="3217"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218" w:author="Miguel Centeno Muñoz" w:date="2014-07-27T22:20:00Z"/>
                <w:rFonts w:ascii="Arial" w:hAnsi="Arial" w:cs="Arial"/>
                <w:sz w:val="20"/>
                <w:szCs w:val="20"/>
              </w:rPr>
            </w:pPr>
            <w:del w:id="3219" w:author="Miguel Centeno Muñoz" w:date="2014-07-27T22:20:00Z">
              <w:r w:rsidDel="005E20C8">
                <w:rPr>
                  <w:rFonts w:ascii="Arial" w:hAnsi="Arial" w:cs="Arial"/>
                  <w:b/>
                  <w:bCs/>
                  <w:sz w:val="20"/>
                  <w:szCs w:val="20"/>
                </w:rPr>
                <w:delText>Estado</w:delText>
              </w:r>
            </w:del>
          </w:p>
        </w:tc>
        <w:tc>
          <w:tcPr>
            <w:tcW w:w="0" w:type="auto"/>
            <w:gridSpan w:val="2"/>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3220" w:author="Miguel Centeno Muñoz" w:date="2014-07-27T22:20:00Z"/>
                <w:rFonts w:ascii="Arial" w:hAnsi="Arial" w:cs="Arial"/>
                <w:sz w:val="20"/>
                <w:szCs w:val="20"/>
              </w:rPr>
            </w:pPr>
            <w:del w:id="3221" w:author="Miguel Centeno Muñoz" w:date="2014-07-27T22:20:00Z">
              <w:r w:rsidDel="005E20C8">
                <w:rPr>
                  <w:rFonts w:ascii="Arial" w:hAnsi="Arial" w:cs="Arial"/>
                  <w:sz w:val="20"/>
                  <w:szCs w:val="20"/>
                </w:rPr>
                <w:delText>en construcción</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3222"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223" w:author="Miguel Centeno Muñoz" w:date="2014-07-27T22:20:00Z"/>
                <w:rFonts w:ascii="Arial" w:hAnsi="Arial" w:cs="Arial"/>
                <w:sz w:val="20"/>
                <w:szCs w:val="20"/>
              </w:rPr>
            </w:pPr>
            <w:del w:id="3224" w:author="Miguel Centeno Muñoz" w:date="2014-07-27T22:20:00Z">
              <w:r w:rsidDel="005E20C8">
                <w:rPr>
                  <w:rFonts w:ascii="Arial" w:hAnsi="Arial" w:cs="Arial"/>
                  <w:b/>
                  <w:bCs/>
                  <w:sz w:val="20"/>
                  <w:szCs w:val="20"/>
                </w:rPr>
                <w:delText>Estabilidad</w:delText>
              </w:r>
            </w:del>
          </w:p>
        </w:tc>
        <w:tc>
          <w:tcPr>
            <w:tcW w:w="0" w:type="auto"/>
            <w:gridSpan w:val="2"/>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3225" w:author="Miguel Centeno Muñoz" w:date="2014-07-27T22:20:00Z"/>
                <w:rFonts w:ascii="Arial" w:hAnsi="Arial" w:cs="Arial"/>
                <w:sz w:val="20"/>
                <w:szCs w:val="20"/>
              </w:rPr>
            </w:pPr>
            <w:del w:id="3226" w:author="Miguel Centeno Muñoz" w:date="2014-07-27T22:20:00Z">
              <w:r w:rsidDel="005E20C8">
                <w:rPr>
                  <w:rFonts w:ascii="Arial" w:hAnsi="Arial" w:cs="Arial"/>
                  <w:sz w:val="20"/>
                  <w:szCs w:val="20"/>
                </w:rPr>
                <w:delText>alta</w:delText>
              </w:r>
            </w:del>
          </w:p>
        </w:tc>
      </w:tr>
    </w:tbl>
    <w:p w:rsidR="005C7CFD" w:rsidRDefault="005C7CFD" w:rsidP="00533654"/>
    <w:tbl>
      <w:tblPr>
        <w:tblStyle w:val="Listamedia2-nfasis2"/>
        <w:tblpPr w:leftFromText="141" w:rightFromText="141" w:vertAnchor="text" w:horzAnchor="margin" w:tblpYSpec="bottom"/>
        <w:tblW w:w="5000" w:type="pct"/>
        <w:tblLook w:val="04A0" w:firstRow="1" w:lastRow="0" w:firstColumn="1" w:lastColumn="0" w:noHBand="0" w:noVBand="1"/>
      </w:tblPr>
      <w:tblGrid>
        <w:gridCol w:w="1595"/>
        <w:gridCol w:w="695"/>
        <w:gridCol w:w="6855"/>
      </w:tblGrid>
      <w:tr w:rsidR="00CE4EC3" w:rsidTr="00CE4EC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CE4EC3" w:rsidRDefault="00CE4EC3" w:rsidP="00CE4EC3">
            <w:pPr>
              <w:rPr>
                <w:rFonts w:ascii="Arial" w:hAnsi="Arial" w:cs="Arial"/>
                <w:b/>
                <w:bCs/>
                <w:sz w:val="20"/>
                <w:szCs w:val="20"/>
              </w:rPr>
            </w:pPr>
            <w:bookmarkStart w:id="3227" w:name="UC-0007"/>
            <w:r>
              <w:rPr>
                <w:rFonts w:ascii="Arial" w:hAnsi="Arial" w:cs="Arial"/>
                <w:b/>
                <w:bCs/>
                <w:sz w:val="20"/>
                <w:szCs w:val="20"/>
              </w:rPr>
              <w:t>UC-00</w:t>
            </w:r>
            <w:ins w:id="3228" w:author="Miguel Centeno Muñoz" w:date="2014-07-30T23:36:00Z">
              <w:r w:rsidR="00834472">
                <w:rPr>
                  <w:rFonts w:ascii="Arial" w:hAnsi="Arial" w:cs="Arial"/>
                  <w:b/>
                  <w:bCs/>
                  <w:sz w:val="20"/>
                  <w:szCs w:val="20"/>
                </w:rPr>
                <w:t>11</w:t>
              </w:r>
            </w:ins>
            <w:del w:id="3229" w:author="Miguel Centeno Muñoz" w:date="2014-07-30T23:36:00Z">
              <w:r w:rsidDel="00834472">
                <w:rPr>
                  <w:rFonts w:ascii="Arial" w:hAnsi="Arial" w:cs="Arial"/>
                  <w:b/>
                  <w:bCs/>
                  <w:sz w:val="20"/>
                  <w:szCs w:val="20"/>
                </w:rPr>
                <w:delText>07</w:delText>
              </w:r>
            </w:del>
          </w:p>
        </w:tc>
        <w:tc>
          <w:tcPr>
            <w:tcW w:w="4128" w:type="pct"/>
            <w:gridSpan w:val="2"/>
            <w:hideMark/>
          </w:tcPr>
          <w:p w:rsidR="00CE4EC3" w:rsidRDefault="00CE4EC3" w:rsidP="00CE4EC3">
            <w:pP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20"/>
              </w:rPr>
            </w:pPr>
            <w:r>
              <w:rPr>
                <w:rFonts w:ascii="Arial" w:hAnsi="Arial" w:cs="Arial"/>
                <w:b/>
                <w:bCs/>
                <w:sz w:val="20"/>
                <w:szCs w:val="20"/>
              </w:rPr>
              <w:t>Búsqueda de Rutas</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Versión</w:t>
            </w:r>
          </w:p>
        </w:tc>
        <w:tc>
          <w:tcPr>
            <w:tcW w:w="0" w:type="auto"/>
            <w:gridSpan w:val="2"/>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( 25/07/2014 ) </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Autores</w:t>
            </w:r>
          </w:p>
        </w:tc>
        <w:bookmarkEnd w:id="3227"/>
        <w:tc>
          <w:tcPr>
            <w:tcW w:w="0" w:type="auto"/>
            <w:gridSpan w:val="2"/>
            <w:hideMark/>
          </w:tcPr>
          <w:p w:rsidR="00CE4EC3" w:rsidRDefault="00CE4EC3" w:rsidP="005956E3">
            <w:pPr>
              <w:numPr>
                <w:ilvl w:val="0"/>
                <w:numId w:val="37"/>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4EC3">
              <w:rPr>
                <w:rFonts w:ascii="Arial" w:hAnsi="Arial" w:cs="Arial"/>
                <w:sz w:val="20"/>
                <w:szCs w:val="20"/>
              </w:rPr>
              <w:t>Miguel Centeno Muñoz</w:t>
            </w:r>
            <w:r>
              <w:rPr>
                <w:rFonts w:ascii="Arial" w:hAnsi="Arial" w:cs="Arial"/>
                <w:sz w:val="20"/>
                <w:szCs w:val="20"/>
              </w:rPr>
              <w:t xml:space="preserve"> </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Fuentes</w:t>
            </w:r>
          </w:p>
        </w:tc>
        <w:tc>
          <w:tcPr>
            <w:tcW w:w="0" w:type="auto"/>
            <w:gridSpan w:val="2"/>
            <w:hideMark/>
          </w:tcPr>
          <w:p w:rsidR="00CE4EC3" w:rsidRDefault="00CE4EC3" w:rsidP="005956E3">
            <w:pPr>
              <w:numPr>
                <w:ilvl w:val="0"/>
                <w:numId w:val="38"/>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4EC3">
              <w:rPr>
                <w:rFonts w:ascii="Arial" w:hAnsi="Arial" w:cs="Arial"/>
                <w:sz w:val="20"/>
                <w:szCs w:val="20"/>
              </w:rPr>
              <w:t>Sergio Segura Rueda</w:t>
            </w:r>
            <w:r>
              <w:rPr>
                <w:rFonts w:ascii="Arial" w:hAnsi="Arial" w:cs="Arial"/>
                <w:sz w:val="20"/>
                <w:szCs w:val="20"/>
              </w:rPr>
              <w:t xml:space="preserve"> </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Dependencias</w:t>
            </w:r>
          </w:p>
        </w:tc>
        <w:tc>
          <w:tcPr>
            <w:tcW w:w="0" w:type="auto"/>
            <w:gridSpan w:val="2"/>
            <w:hideMark/>
          </w:tcPr>
          <w:p w:rsidR="00EF2860" w:rsidRDefault="00EF2860" w:rsidP="00EF2860">
            <w:pPr>
              <w:jc w:val="left"/>
              <w:cnfStyle w:val="000000000000" w:firstRow="0" w:lastRow="0" w:firstColumn="0" w:lastColumn="0" w:oddVBand="0" w:evenVBand="0" w:oddHBand="0" w:evenHBand="0" w:firstRowFirstColumn="0" w:firstRowLastColumn="0" w:lastRowFirstColumn="0" w:lastRowLastColumn="0"/>
              <w:rPr>
                <w:ins w:id="3230" w:author="Miguel Centeno Muñoz" w:date="2014-08-02T12:55:00Z"/>
                <w:rFonts w:ascii="Arial" w:hAnsi="Arial" w:cs="Arial"/>
                <w:sz w:val="20"/>
                <w:szCs w:val="20"/>
              </w:rPr>
            </w:pPr>
            <w:ins w:id="3231" w:author="Miguel Centeno Muñoz" w:date="2014-08-02T12:55: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[IRQ-0002] Información sobre Rutas</w:t>
              </w:r>
              <w:r>
                <w:rPr>
                  <w:rFonts w:ascii="Arial" w:hAnsi="Arial" w:cs="Arial"/>
                  <w:sz w:val="20"/>
                  <w:szCs w:val="20"/>
                </w:rPr>
                <w:t xml:space="preserve"> </w:t>
              </w:r>
            </w:ins>
          </w:p>
          <w:p w:rsidR="00EF2860" w:rsidRDefault="00EF2860" w:rsidP="00EF2860">
            <w:pPr>
              <w:jc w:val="left"/>
              <w:cnfStyle w:val="000000000000" w:firstRow="0" w:lastRow="0" w:firstColumn="0" w:lastColumn="0" w:oddVBand="0" w:evenVBand="0" w:oddHBand="0" w:evenHBand="0" w:firstRowFirstColumn="0" w:firstRowLastColumn="0" w:lastRowFirstColumn="0" w:lastRowLastColumn="0"/>
              <w:rPr>
                <w:ins w:id="3232" w:author="Miguel Centeno Muñoz" w:date="2014-08-02T12:55:00Z"/>
                <w:rFonts w:ascii="Arial" w:hAnsi="Arial" w:cs="Arial"/>
                <w:sz w:val="20"/>
                <w:szCs w:val="20"/>
              </w:rPr>
            </w:pPr>
            <w:ins w:id="3233" w:author="Miguel Centeno Muñoz" w:date="2014-08-02T12:55:00Z">
              <w:r>
                <w:rPr>
                  <w:rFonts w:ascii="Arial" w:hAnsi="Symbol" w:cs="Arial"/>
                  <w:sz w:val="20"/>
                  <w:szCs w:val="20"/>
                </w:rPr>
                <w:t></w:t>
              </w:r>
              <w:r>
                <w:rPr>
                  <w:rFonts w:ascii="Arial" w:hAnsi="Arial" w:cs="Arial"/>
                  <w:sz w:val="20"/>
                  <w:szCs w:val="20"/>
                </w:rPr>
                <w:t xml:space="preserve">  [OBJ-0002</w:t>
              </w:r>
              <w:r w:rsidRPr="005C7CFD">
                <w:rPr>
                  <w:rFonts w:ascii="Arial" w:hAnsi="Arial" w:cs="Arial"/>
                  <w:sz w:val="20"/>
                  <w:szCs w:val="20"/>
                </w:rPr>
                <w:t>] Gestión de Rutas</w:t>
              </w:r>
              <w:r>
                <w:rPr>
                  <w:rFonts w:ascii="Arial" w:hAnsi="Arial" w:cs="Arial"/>
                  <w:sz w:val="20"/>
                  <w:szCs w:val="20"/>
                </w:rPr>
                <w:t xml:space="preserve"> </w:t>
              </w:r>
            </w:ins>
          </w:p>
          <w:p w:rsidR="00CE4EC3" w:rsidRDefault="00EF2860" w:rsidP="00EF286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Change w:id="3234" w:author="Miguel Centeno Muñoz" w:date="2014-08-02T12:55:00Z">
                <w:pPr>
                  <w:framePr w:hSpace="141" w:wrap="around" w:vAnchor="text" w:hAnchor="margin" w:yAlign="bottom"/>
                  <w:cnfStyle w:val="000000000000" w:firstRow="0" w:lastRow="0" w:firstColumn="0" w:lastColumn="0" w:oddVBand="0" w:evenVBand="0" w:oddHBand="0" w:evenHBand="0" w:firstRowFirstColumn="0" w:firstRowLastColumn="0" w:lastRowFirstColumn="0" w:lastRowLastColumn="0"/>
                </w:pPr>
              </w:pPrChange>
            </w:pPr>
            <w:ins w:id="3235" w:author="Miguel Centeno Muñoz" w:date="2014-08-02T12:55:00Z">
              <w:r>
                <w:rPr>
                  <w:rFonts w:ascii="Arial" w:hAnsi="Symbol" w:cs="Arial"/>
                  <w:sz w:val="20"/>
                  <w:szCs w:val="20"/>
                </w:rPr>
                <w:t></w:t>
              </w:r>
              <w:r>
                <w:rPr>
                  <w:rFonts w:ascii="Arial" w:hAnsi="Arial" w:cs="Arial"/>
                  <w:sz w:val="20"/>
                  <w:szCs w:val="20"/>
                </w:rPr>
                <w:t xml:space="preserve">  [OBJ-000</w:t>
              </w:r>
              <w:r>
                <w:rPr>
                  <w:rFonts w:ascii="Arial" w:hAnsi="Arial" w:cs="Arial"/>
                  <w:sz w:val="20"/>
                  <w:szCs w:val="20"/>
                </w:rPr>
                <w:t>5</w:t>
              </w:r>
              <w:r w:rsidRPr="005C7CFD">
                <w:rPr>
                  <w:rFonts w:ascii="Arial" w:hAnsi="Arial" w:cs="Arial"/>
                  <w:sz w:val="20"/>
                  <w:szCs w:val="20"/>
                </w:rPr>
                <w:t>] Gestión de</w:t>
              </w:r>
              <w:r>
                <w:rPr>
                  <w:rFonts w:ascii="Arial" w:hAnsi="Arial" w:cs="Arial"/>
                  <w:sz w:val="20"/>
                  <w:szCs w:val="20"/>
                </w:rPr>
                <w:t xml:space="preserve"> </w:t>
              </w:r>
              <w:r>
                <w:rPr>
                  <w:rFonts w:ascii="Arial" w:hAnsi="Arial" w:cs="Arial"/>
                  <w:sz w:val="20"/>
                  <w:szCs w:val="20"/>
                </w:rPr>
                <w:t>Búsquedas</w:t>
              </w:r>
              <w:r>
                <w:rPr>
                  <w:rFonts w:ascii="Arial" w:hAnsi="Arial" w:cs="Arial"/>
                  <w:sz w:val="20"/>
                  <w:szCs w:val="20"/>
                </w:rPr>
                <w:t xml:space="preserve"> de</w:t>
              </w:r>
              <w:r w:rsidRPr="005C7CFD">
                <w:rPr>
                  <w:rFonts w:ascii="Arial" w:hAnsi="Arial" w:cs="Arial"/>
                  <w:sz w:val="20"/>
                  <w:szCs w:val="20"/>
                </w:rPr>
                <w:t xml:space="preserve"> Rutas</w:t>
              </w:r>
            </w:ins>
            <w:del w:id="3236" w:author="Miguel Centeno Muñoz" w:date="2014-08-02T12:55:00Z">
              <w:r w:rsidR="00CE4EC3" w:rsidDel="00EF2860">
                <w:rPr>
                  <w:rFonts w:ascii="Arial" w:hAnsi="Arial" w:cs="Arial"/>
                  <w:sz w:val="20"/>
                  <w:szCs w:val="20"/>
                </w:rPr>
                <w:delText>Ninguno</w:delText>
              </w:r>
            </w:del>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Descripción</w:t>
            </w:r>
          </w:p>
        </w:tc>
        <w:tc>
          <w:tcPr>
            <w:tcW w:w="0" w:type="auto"/>
            <w:gridSpan w:val="2"/>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rPr>
              <w:t>un usuario realiza una búsqueda de rutas</w:t>
            </w:r>
            <w:r>
              <w:rPr>
                <w:rFonts w:ascii="Arial" w:hAnsi="Arial" w:cs="Arial"/>
                <w:sz w:val="20"/>
                <w:szCs w:val="20"/>
              </w:rPr>
              <w:t xml:space="preserve"> </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Precondición</w:t>
            </w:r>
          </w:p>
        </w:tc>
        <w:tc>
          <w:tcPr>
            <w:tcW w:w="0" w:type="auto"/>
            <w:gridSpan w:val="2"/>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usuario está logado o en la pantalla de inicio</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CE4EC3" w:rsidRDefault="00CE4EC3" w:rsidP="00CE4EC3">
            <w:pPr>
              <w:rPr>
                <w:rFonts w:ascii="Arial" w:hAnsi="Arial" w:cs="Arial"/>
                <w:b/>
                <w:bCs/>
                <w:sz w:val="20"/>
                <w:szCs w:val="20"/>
              </w:rPr>
            </w:pPr>
            <w:r>
              <w:rPr>
                <w:rFonts w:ascii="Arial" w:hAnsi="Arial" w:cs="Arial"/>
                <w:b/>
                <w:bCs/>
                <w:sz w:val="20"/>
                <w:szCs w:val="20"/>
              </w:rPr>
              <w:t>Secuencia normal</w:t>
            </w:r>
          </w:p>
        </w:tc>
        <w:tc>
          <w:tcPr>
            <w:tcW w:w="0" w:type="auto"/>
            <w:hideMark/>
          </w:tcPr>
          <w:p w:rsidR="00CE4EC3" w:rsidRDefault="00CE4EC3" w:rsidP="00CE4EC3">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Paso</w:t>
            </w:r>
          </w:p>
        </w:tc>
        <w:tc>
          <w:tcPr>
            <w:tcW w:w="3748" w:type="pct"/>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Acción</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vMerge/>
            <w:hideMark/>
          </w:tcPr>
          <w:p w:rsidR="00CE4EC3" w:rsidRDefault="00CE4EC3" w:rsidP="00CE4EC3">
            <w:pPr>
              <w:rPr>
                <w:rFonts w:ascii="Arial" w:hAnsi="Arial" w:cs="Arial"/>
                <w:b/>
                <w:bCs/>
                <w:sz w:val="20"/>
                <w:szCs w:val="20"/>
              </w:rPr>
            </w:pPr>
          </w:p>
        </w:tc>
        <w:tc>
          <w:tcPr>
            <w:tcW w:w="0" w:type="auto"/>
            <w:hideMark/>
          </w:tcPr>
          <w:p w:rsidR="00CE4EC3" w:rsidRDefault="00CE4EC3" w:rsidP="00CE4EC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3237" w:name="STP-0064"/>
            <w:r>
              <w:rPr>
                <w:rFonts w:ascii="Arial" w:hAnsi="Arial" w:cs="Arial"/>
                <w:sz w:val="20"/>
                <w:szCs w:val="20"/>
              </w:rPr>
              <w:t>1</w:t>
            </w:r>
          </w:p>
        </w:tc>
        <w:tc>
          <w:tcPr>
            <w:tcW w:w="0" w:type="auto"/>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actor</w:t>
            </w:r>
            <w:bookmarkEnd w:id="3237"/>
            <w:r w:rsidRPr="00CE4EC3">
              <w:rPr>
                <w:rFonts w:ascii="Arial" w:hAnsi="Arial" w:cs="Arial"/>
                <w:sz w:val="20"/>
                <w:szCs w:val="20"/>
              </w:rPr>
              <w:t xml:space="preserve"> Usuario (ACT-0001) </w:t>
            </w:r>
            <w:r>
              <w:rPr>
                <w:rStyle w:val="nfasis"/>
                <w:rFonts w:ascii="Arial" w:hAnsi="Arial" w:cs="Arial"/>
              </w:rPr>
              <w:t>rellena el formulario de búsqueda y pulsa el botón "Buscar"</w:t>
            </w:r>
            <w:r>
              <w:rPr>
                <w:rFonts w:ascii="Arial" w:hAnsi="Arial" w:cs="Arial"/>
                <w:sz w:val="20"/>
                <w:szCs w:val="20"/>
              </w:rPr>
              <w:t xml:space="preserve"> </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CE4EC3" w:rsidRDefault="00CE4EC3" w:rsidP="00CE4EC3">
            <w:pPr>
              <w:rPr>
                <w:rFonts w:ascii="Arial" w:hAnsi="Arial" w:cs="Arial"/>
                <w:b/>
                <w:bCs/>
                <w:sz w:val="20"/>
                <w:szCs w:val="20"/>
              </w:rPr>
            </w:pPr>
            <w:bookmarkStart w:id="3238" w:name="STP-0065" w:colFirst="2" w:colLast="2"/>
          </w:p>
        </w:tc>
        <w:tc>
          <w:tcPr>
            <w:tcW w:w="0" w:type="auto"/>
            <w:hideMark/>
          </w:tcPr>
          <w:p w:rsidR="00CE4EC3" w:rsidRDefault="00CE4EC3" w:rsidP="00CE4EC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0" w:type="auto"/>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rPr>
              <w:t xml:space="preserve"> realiza la búsqueda en función a los parámetros introducidos por el usuario</w:t>
            </w:r>
            <w:r>
              <w:rPr>
                <w:rFonts w:ascii="Arial" w:hAnsi="Arial" w:cs="Arial"/>
                <w:sz w:val="20"/>
                <w:szCs w:val="20"/>
              </w:rPr>
              <w:t xml:space="preserve"> </w:t>
            </w:r>
          </w:p>
        </w:tc>
      </w:tr>
      <w:bookmarkEnd w:id="3238"/>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Postcondición</w:t>
            </w:r>
          </w:p>
        </w:tc>
        <w:tc>
          <w:tcPr>
            <w:tcW w:w="0" w:type="auto"/>
            <w:gridSpan w:val="2"/>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Importancia</w:t>
            </w:r>
          </w:p>
        </w:tc>
        <w:tc>
          <w:tcPr>
            <w:tcW w:w="0" w:type="auto"/>
            <w:gridSpan w:val="2"/>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Urgencia</w:t>
            </w:r>
          </w:p>
        </w:tc>
        <w:tc>
          <w:tcPr>
            <w:tcW w:w="0" w:type="auto"/>
            <w:gridSpan w:val="2"/>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Estado</w:t>
            </w:r>
          </w:p>
        </w:tc>
        <w:tc>
          <w:tcPr>
            <w:tcW w:w="0" w:type="auto"/>
            <w:gridSpan w:val="2"/>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Estabilidad</w:t>
            </w:r>
          </w:p>
        </w:tc>
        <w:tc>
          <w:tcPr>
            <w:tcW w:w="0" w:type="auto"/>
            <w:gridSpan w:val="2"/>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baja</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Comentarios</w:t>
            </w:r>
          </w:p>
        </w:tc>
        <w:tc>
          <w:tcPr>
            <w:tcW w:w="0" w:type="auto"/>
            <w:gridSpan w:val="2"/>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bl>
    <w:p w:rsidR="00131968" w:rsidRDefault="00131968" w:rsidP="00533654"/>
    <w:p w:rsidR="00CE4EC3" w:rsidRDefault="00CE4EC3" w:rsidP="00533654"/>
    <w:p w:rsidR="00CE4EC3" w:rsidRDefault="00CE4EC3" w:rsidP="00533654"/>
    <w:p w:rsidR="00CE4EC3" w:rsidRDefault="00CE4EC3" w:rsidP="00533654"/>
    <w:p w:rsidR="00CE4EC3" w:rsidRDefault="00CE4EC3" w:rsidP="00533654"/>
    <w:p w:rsidR="00CE4EC3" w:rsidDel="00000BDB" w:rsidRDefault="00CE4EC3" w:rsidP="00533654">
      <w:pPr>
        <w:rPr>
          <w:del w:id="3239" w:author="Miguel Centeno Muñoz" w:date="2014-07-30T23:38:00Z"/>
        </w:rPr>
      </w:pPr>
    </w:p>
    <w:p w:rsidR="00000BDB" w:rsidRDefault="00000BDB" w:rsidP="00533654">
      <w:pPr>
        <w:rPr>
          <w:ins w:id="3240" w:author="Miguel Centeno Muñoz" w:date="2014-07-31T02:46:00Z"/>
        </w:rPr>
      </w:pPr>
    </w:p>
    <w:p w:rsidR="00000BDB" w:rsidRDefault="00000BDB" w:rsidP="00533654">
      <w:pPr>
        <w:rPr>
          <w:ins w:id="3241" w:author="Miguel Centeno Muñoz" w:date="2014-07-31T02:46:00Z"/>
        </w:rPr>
      </w:pPr>
    </w:p>
    <w:p w:rsidR="00000BDB" w:rsidRDefault="00000BDB" w:rsidP="00533654">
      <w:pPr>
        <w:rPr>
          <w:ins w:id="3242" w:author="Miguel Centeno Muñoz" w:date="2014-07-31T02:46:00Z"/>
        </w:rPr>
      </w:pPr>
    </w:p>
    <w:p w:rsidR="00000BDB" w:rsidRDefault="00000BDB" w:rsidP="00533654">
      <w:pPr>
        <w:rPr>
          <w:ins w:id="3243" w:author="Miguel Centeno Muñoz" w:date="2014-07-31T02:46:00Z"/>
        </w:rPr>
      </w:pPr>
    </w:p>
    <w:p w:rsidR="00000BDB" w:rsidRDefault="00000BDB" w:rsidP="00533654">
      <w:pPr>
        <w:rPr>
          <w:ins w:id="3244" w:author="Miguel Centeno Muñoz" w:date="2014-07-31T02:46:00Z"/>
        </w:rPr>
      </w:pPr>
    </w:p>
    <w:p w:rsidR="00000BDB" w:rsidRDefault="00000BDB" w:rsidP="00533654">
      <w:pPr>
        <w:rPr>
          <w:ins w:id="3245" w:author="Miguel Centeno Muñoz" w:date="2014-07-31T02:46:00Z"/>
        </w:rPr>
      </w:pPr>
    </w:p>
    <w:p w:rsidR="00000BDB" w:rsidRDefault="00000BDB" w:rsidP="00533654">
      <w:pPr>
        <w:rPr>
          <w:ins w:id="3246" w:author="Miguel Centeno Muñoz" w:date="2014-07-31T02:46:00Z"/>
        </w:rPr>
      </w:pPr>
    </w:p>
    <w:p w:rsidR="00000BDB" w:rsidRDefault="00000BDB" w:rsidP="00533654">
      <w:pPr>
        <w:rPr>
          <w:ins w:id="3247" w:author="Miguel Centeno Muñoz" w:date="2014-07-31T02:46:00Z"/>
        </w:rPr>
      </w:pPr>
    </w:p>
    <w:p w:rsidR="00000BDB" w:rsidRDefault="00000BDB" w:rsidP="00533654">
      <w:pPr>
        <w:rPr>
          <w:ins w:id="3248" w:author="Miguel Centeno Muñoz" w:date="2014-07-31T02:46:00Z"/>
        </w:rPr>
      </w:pPr>
    </w:p>
    <w:p w:rsidR="00000BDB" w:rsidRDefault="00000BDB" w:rsidP="00533654">
      <w:pPr>
        <w:rPr>
          <w:ins w:id="3249" w:author="Miguel Centeno Muñoz" w:date="2014-07-31T02:46:00Z"/>
        </w:rPr>
      </w:pPr>
    </w:p>
    <w:p w:rsidR="00CE4EC3" w:rsidDel="00106D74" w:rsidRDefault="00CE4EC3" w:rsidP="00533654">
      <w:pPr>
        <w:rPr>
          <w:del w:id="3250" w:author="Miguel Centeno Muñoz" w:date="2014-07-30T23:38:00Z"/>
        </w:rPr>
      </w:pPr>
    </w:p>
    <w:p w:rsidR="00CE4EC3" w:rsidDel="00106D74" w:rsidRDefault="00CE4EC3" w:rsidP="00533654">
      <w:pPr>
        <w:rPr>
          <w:del w:id="3251" w:author="Miguel Centeno Muñoz" w:date="2014-07-30T23:38:00Z"/>
        </w:rPr>
      </w:pPr>
    </w:p>
    <w:p w:rsidR="00131968" w:rsidDel="00106D74" w:rsidRDefault="00131968" w:rsidP="00533654">
      <w:pPr>
        <w:rPr>
          <w:del w:id="3252" w:author="Miguel Centeno Muñoz" w:date="2014-07-30T23:38:00Z"/>
        </w:rPr>
      </w:pPr>
    </w:p>
    <w:p w:rsidR="00131968" w:rsidDel="00106D74" w:rsidRDefault="00131968" w:rsidP="00533654">
      <w:pPr>
        <w:rPr>
          <w:del w:id="3253" w:author="Miguel Centeno Muñoz" w:date="2014-07-30T23:38:00Z"/>
        </w:rPr>
      </w:pPr>
    </w:p>
    <w:p w:rsidR="00131968" w:rsidDel="00106D74" w:rsidRDefault="00131968" w:rsidP="00533654">
      <w:pPr>
        <w:rPr>
          <w:del w:id="3254" w:author="Miguel Centeno Muñoz" w:date="2014-07-30T23:38:00Z"/>
        </w:rPr>
      </w:pPr>
    </w:p>
    <w:p w:rsidR="00131968" w:rsidDel="00106D74" w:rsidRDefault="00131968" w:rsidP="00533654">
      <w:pPr>
        <w:rPr>
          <w:del w:id="3255" w:author="Miguel Centeno Muñoz" w:date="2014-07-30T23:38:00Z"/>
        </w:rPr>
      </w:pPr>
    </w:p>
    <w:p w:rsidR="00131968" w:rsidDel="00106D74" w:rsidRDefault="00131968" w:rsidP="00533654">
      <w:pPr>
        <w:rPr>
          <w:del w:id="3256" w:author="Miguel Centeno Muñoz" w:date="2014-07-30T23:38:00Z"/>
        </w:rPr>
      </w:pPr>
    </w:p>
    <w:p w:rsidR="00131968" w:rsidDel="00106D74" w:rsidRDefault="00131968" w:rsidP="00533654">
      <w:pPr>
        <w:rPr>
          <w:del w:id="3257" w:author="Miguel Centeno Muñoz" w:date="2014-07-30T23:38:00Z"/>
        </w:rPr>
      </w:pPr>
    </w:p>
    <w:p w:rsidR="00131968" w:rsidDel="00106D74" w:rsidRDefault="00131968" w:rsidP="00533654">
      <w:pPr>
        <w:rPr>
          <w:del w:id="3258" w:author="Miguel Centeno Muñoz" w:date="2014-07-30T23:38:00Z"/>
        </w:rPr>
      </w:pPr>
    </w:p>
    <w:p w:rsidR="00131968" w:rsidRDefault="00131968" w:rsidP="00533654"/>
    <w:p w:rsidR="00131968" w:rsidRDefault="00131968" w:rsidP="00D723A7">
      <w:pPr>
        <w:pStyle w:val="Ttulo3"/>
        <w:rPr>
          <w:ins w:id="3259" w:author="Miguel Centeno Muñoz" w:date="2014-07-27T12:41:00Z"/>
        </w:rPr>
      </w:pPr>
      <w:bookmarkStart w:id="3260" w:name="_Toc394538343"/>
      <w:r>
        <w:t>6.3.- Requisitos no funcionales</w:t>
      </w:r>
      <w:bookmarkEnd w:id="3260"/>
    </w:p>
    <w:tbl>
      <w:tblPr>
        <w:tblStyle w:val="Listamedia2-nfasis2"/>
        <w:tblW w:w="5000" w:type="pct"/>
        <w:tblLook w:val="04A0" w:firstRow="1" w:lastRow="0" w:firstColumn="1" w:lastColumn="0" w:noHBand="0" w:noVBand="1"/>
        <w:tblPrChange w:id="3261" w:author="Miguel Centeno Muñoz" w:date="2014-07-27T12:42:00Z">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PrChange>
      </w:tblPr>
      <w:tblGrid>
        <w:gridCol w:w="1573"/>
        <w:gridCol w:w="7572"/>
        <w:tblGridChange w:id="3262">
          <w:tblGrid>
            <w:gridCol w:w="1462"/>
            <w:gridCol w:w="7587"/>
          </w:tblGrid>
        </w:tblGridChange>
      </w:tblGrid>
      <w:tr w:rsidR="00FD7EF9" w:rsidTr="00FD7EF9">
        <w:trPr>
          <w:cnfStyle w:val="100000000000" w:firstRow="1" w:lastRow="0" w:firstColumn="0" w:lastColumn="0" w:oddVBand="0" w:evenVBand="0" w:oddHBand="0" w:evenHBand="0" w:firstRowFirstColumn="0" w:firstRowLastColumn="0" w:lastRowFirstColumn="0" w:lastRowLastColumn="0"/>
          <w:ins w:id="3263" w:author="Miguel Centeno Muñoz" w:date="2014-07-27T12:42:00Z"/>
          <w:trPrChange w:id="3264" w:author="Miguel Centeno Muñoz" w:date="2014-07-27T12:42:00Z">
            <w:trPr>
              <w:tblCellSpacing w:w="15" w:type="dxa"/>
            </w:trPr>
          </w:trPrChange>
        </w:trPr>
        <w:tc>
          <w:tcPr>
            <w:cnfStyle w:val="001000000100" w:firstRow="0" w:lastRow="0" w:firstColumn="1" w:lastColumn="0" w:oddVBand="0" w:evenVBand="0" w:oddHBand="0" w:evenHBand="0" w:firstRowFirstColumn="1" w:firstRowLastColumn="0" w:lastRowFirstColumn="0" w:lastRowLastColumn="0"/>
            <w:tcW w:w="0" w:type="auto"/>
            <w:hideMark/>
            <w:tcPrChange w:id="3265" w:author="Miguel Centeno Muñoz" w:date="2014-07-27T12:42:00Z">
              <w:tcPr>
                <w:tcW w:w="0" w:type="auto"/>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1000000100" w:firstRow="1" w:lastRow="0" w:firstColumn="1" w:lastColumn="0" w:oddVBand="0" w:evenVBand="0" w:oddHBand="0" w:evenHBand="0" w:firstRowFirstColumn="1" w:firstRowLastColumn="0" w:lastRowFirstColumn="0" w:lastRowLastColumn="0"/>
              <w:rPr>
                <w:ins w:id="3266" w:author="Miguel Centeno Muñoz" w:date="2014-07-27T12:42:00Z"/>
                <w:rFonts w:ascii="Arial" w:hAnsi="Arial" w:cs="Arial"/>
                <w:b/>
                <w:bCs/>
                <w:sz w:val="20"/>
                <w:szCs w:val="20"/>
              </w:rPr>
            </w:pPr>
            <w:bookmarkStart w:id="3267" w:name="NFR-0001"/>
            <w:ins w:id="3268" w:author="Miguel Centeno Muñoz" w:date="2014-07-27T12:42:00Z">
              <w:r>
                <w:rPr>
                  <w:rFonts w:ascii="Arial" w:hAnsi="Arial" w:cs="Arial"/>
                  <w:b/>
                  <w:bCs/>
                  <w:sz w:val="20"/>
                  <w:szCs w:val="20"/>
                </w:rPr>
                <w:t>NFR-0001</w:t>
              </w:r>
            </w:ins>
          </w:p>
        </w:tc>
        <w:tc>
          <w:tcPr>
            <w:tcW w:w="5000" w:type="pct"/>
            <w:hideMark/>
            <w:tcPrChange w:id="3269" w:author="Miguel Centeno Muñoz" w:date="2014-07-27T12:42:00Z">
              <w:tcPr>
                <w:tcW w:w="5000" w:type="pct"/>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0000000000" w:firstRow="1" w:lastRow="0" w:firstColumn="0" w:lastColumn="0" w:oddVBand="0" w:evenVBand="0" w:oddHBand="0" w:evenHBand="0" w:firstRowFirstColumn="0" w:firstRowLastColumn="0" w:lastRowFirstColumn="0" w:lastRowLastColumn="0"/>
              <w:rPr>
                <w:ins w:id="3270" w:author="Miguel Centeno Muñoz" w:date="2014-07-27T12:42:00Z"/>
                <w:rFonts w:ascii="Arial" w:hAnsi="Arial" w:cs="Arial"/>
                <w:b/>
                <w:bCs/>
                <w:sz w:val="20"/>
                <w:szCs w:val="20"/>
              </w:rPr>
            </w:pPr>
            <w:ins w:id="3271" w:author="Miguel Centeno Muñoz" w:date="2014-07-27T12:42:00Z">
              <w:r>
                <w:rPr>
                  <w:rFonts w:ascii="Arial" w:hAnsi="Arial" w:cs="Arial"/>
                  <w:b/>
                  <w:bCs/>
                  <w:sz w:val="20"/>
                  <w:szCs w:val="20"/>
                </w:rPr>
                <w:t>Seguridad</w:t>
              </w:r>
            </w:ins>
          </w:p>
        </w:tc>
      </w:tr>
      <w:tr w:rsidR="00FD7EF9" w:rsidTr="00FD7EF9">
        <w:trPr>
          <w:cnfStyle w:val="000000100000" w:firstRow="0" w:lastRow="0" w:firstColumn="0" w:lastColumn="0" w:oddVBand="0" w:evenVBand="0" w:oddHBand="1" w:evenHBand="0" w:firstRowFirstColumn="0" w:firstRowLastColumn="0" w:lastRowFirstColumn="0" w:lastRowLastColumn="0"/>
          <w:ins w:id="3272" w:author="Miguel Centeno Muñoz" w:date="2014-07-27T12:42:00Z"/>
          <w:trPrChange w:id="3273"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274"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275" w:author="Miguel Centeno Muñoz" w:date="2014-07-27T12:42:00Z"/>
                <w:rFonts w:ascii="Arial" w:hAnsi="Arial" w:cs="Arial"/>
                <w:b/>
                <w:bCs/>
                <w:sz w:val="20"/>
                <w:szCs w:val="20"/>
              </w:rPr>
            </w:pPr>
            <w:ins w:id="3276" w:author="Miguel Centeno Muñoz" w:date="2014-07-27T12:42:00Z">
              <w:r>
                <w:rPr>
                  <w:rFonts w:ascii="Arial" w:hAnsi="Arial" w:cs="Arial"/>
                  <w:b/>
                  <w:bCs/>
                  <w:sz w:val="20"/>
                  <w:szCs w:val="20"/>
                </w:rPr>
                <w:t>Versión</w:t>
              </w:r>
            </w:ins>
          </w:p>
        </w:tc>
        <w:tc>
          <w:tcPr>
            <w:tcW w:w="0" w:type="auto"/>
            <w:hideMark/>
            <w:tcPrChange w:id="3277"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278" w:author="Miguel Centeno Muñoz" w:date="2014-07-27T12:42:00Z"/>
                <w:rFonts w:ascii="Arial" w:hAnsi="Arial" w:cs="Arial"/>
                <w:sz w:val="20"/>
                <w:szCs w:val="20"/>
              </w:rPr>
            </w:pPr>
            <w:ins w:id="3279" w:author="Miguel Centeno Muñoz" w:date="2014-07-27T12:42:00Z">
              <w:r>
                <w:rPr>
                  <w:rFonts w:ascii="Arial" w:hAnsi="Arial" w:cs="Arial"/>
                  <w:sz w:val="20"/>
                  <w:szCs w:val="20"/>
                </w:rPr>
                <w:t xml:space="preserve">1.0 ( 27/07/2014 ) </w:t>
              </w:r>
            </w:ins>
          </w:p>
        </w:tc>
      </w:tr>
      <w:tr w:rsidR="00FD7EF9" w:rsidTr="00FD7EF9">
        <w:trPr>
          <w:ins w:id="3280" w:author="Miguel Centeno Muñoz" w:date="2014-07-27T12:42:00Z"/>
          <w:trPrChange w:id="3281"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282"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283" w:author="Miguel Centeno Muñoz" w:date="2014-07-27T12:42:00Z"/>
                <w:rFonts w:ascii="Arial" w:hAnsi="Arial" w:cs="Arial"/>
                <w:b/>
                <w:bCs/>
                <w:sz w:val="20"/>
                <w:szCs w:val="20"/>
              </w:rPr>
            </w:pPr>
            <w:ins w:id="3284" w:author="Miguel Centeno Muñoz" w:date="2014-07-27T12:42:00Z">
              <w:r>
                <w:rPr>
                  <w:rFonts w:ascii="Arial" w:hAnsi="Arial" w:cs="Arial"/>
                  <w:b/>
                  <w:bCs/>
                  <w:sz w:val="20"/>
                  <w:szCs w:val="20"/>
                </w:rPr>
                <w:t>Autores</w:t>
              </w:r>
            </w:ins>
          </w:p>
        </w:tc>
        <w:bookmarkEnd w:id="3267"/>
        <w:tc>
          <w:tcPr>
            <w:tcW w:w="0" w:type="auto"/>
            <w:hideMark/>
            <w:tcPrChange w:id="3285"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1"/>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ins w:id="3286" w:author="Miguel Centeno Muñoz" w:date="2014-07-27T12:42:00Z"/>
                <w:rFonts w:ascii="Arial" w:hAnsi="Arial" w:cs="Arial"/>
                <w:sz w:val="20"/>
                <w:szCs w:val="20"/>
              </w:rPr>
            </w:pPr>
            <w:ins w:id="3287" w:author="Miguel Centeno Muñoz" w:date="2014-07-27T12:42:00Z">
              <w:r w:rsidRPr="00FD7EF9">
                <w:rPr>
                  <w:rFonts w:cstheme="minorBidi"/>
                  <w:color w:val="auto"/>
                  <w:rPrChange w:id="3288" w:author="Miguel Centeno Muñoz" w:date="2014-07-27T12:42:00Z">
                    <w:rPr>
                      <w:rStyle w:val="Hipervnculo"/>
                      <w:rFonts w:ascii="Arial" w:hAnsi="Arial" w:cs="Arial"/>
                      <w:i/>
                      <w:sz w:val="20"/>
                      <w:szCs w:val="20"/>
                    </w:rPr>
                  </w:rPrChange>
                </w:rPr>
                <w:t>Miguel Centeno Muñoz</w:t>
              </w:r>
              <w:r>
                <w:rPr>
                  <w:rFonts w:ascii="Arial" w:hAnsi="Arial" w:cs="Arial"/>
                  <w:sz w:val="20"/>
                  <w:szCs w:val="20"/>
                </w:rPr>
                <w:t xml:space="preserve"> </w:t>
              </w:r>
            </w:ins>
          </w:p>
        </w:tc>
      </w:tr>
      <w:tr w:rsidR="00FD7EF9" w:rsidTr="00FD7EF9">
        <w:trPr>
          <w:cnfStyle w:val="000000100000" w:firstRow="0" w:lastRow="0" w:firstColumn="0" w:lastColumn="0" w:oddVBand="0" w:evenVBand="0" w:oddHBand="1" w:evenHBand="0" w:firstRowFirstColumn="0" w:firstRowLastColumn="0" w:lastRowFirstColumn="0" w:lastRowLastColumn="0"/>
          <w:ins w:id="3289" w:author="Miguel Centeno Muñoz" w:date="2014-07-27T12:42:00Z"/>
          <w:trPrChange w:id="3290"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291"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292" w:author="Miguel Centeno Muñoz" w:date="2014-07-27T12:42:00Z"/>
                <w:rFonts w:ascii="Arial" w:hAnsi="Arial" w:cs="Arial"/>
                <w:b/>
                <w:bCs/>
                <w:sz w:val="20"/>
                <w:szCs w:val="20"/>
              </w:rPr>
            </w:pPr>
            <w:ins w:id="3293" w:author="Miguel Centeno Muñoz" w:date="2014-07-27T12:42:00Z">
              <w:r>
                <w:rPr>
                  <w:rFonts w:ascii="Arial" w:hAnsi="Arial" w:cs="Arial"/>
                  <w:b/>
                  <w:bCs/>
                  <w:sz w:val="20"/>
                  <w:szCs w:val="20"/>
                </w:rPr>
                <w:t>Fuentes</w:t>
              </w:r>
            </w:ins>
          </w:p>
        </w:tc>
        <w:tc>
          <w:tcPr>
            <w:tcW w:w="0" w:type="auto"/>
            <w:hideMark/>
            <w:tcPrChange w:id="3294"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2"/>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ins w:id="3295" w:author="Miguel Centeno Muñoz" w:date="2014-07-27T12:42:00Z"/>
                <w:rFonts w:ascii="Arial" w:hAnsi="Arial" w:cs="Arial"/>
                <w:sz w:val="20"/>
                <w:szCs w:val="20"/>
              </w:rPr>
            </w:pPr>
            <w:ins w:id="3296" w:author="Miguel Centeno Muñoz" w:date="2014-07-27T12:42:00Z">
              <w:r w:rsidRPr="00FD7EF9">
                <w:rPr>
                  <w:rFonts w:cstheme="minorBidi"/>
                  <w:color w:val="auto"/>
                  <w:rPrChange w:id="3297" w:author="Miguel Centeno Muñoz" w:date="2014-07-27T12:42:00Z">
                    <w:rPr>
                      <w:rStyle w:val="Hipervnculo"/>
                      <w:rFonts w:ascii="Arial" w:hAnsi="Arial" w:cs="Arial"/>
                      <w:i/>
                      <w:sz w:val="20"/>
                      <w:szCs w:val="20"/>
                    </w:rPr>
                  </w:rPrChange>
                </w:rPr>
                <w:t>Sergio Segura Rueda</w:t>
              </w:r>
              <w:r>
                <w:rPr>
                  <w:rFonts w:ascii="Arial" w:hAnsi="Arial" w:cs="Arial"/>
                  <w:sz w:val="20"/>
                  <w:szCs w:val="20"/>
                </w:rPr>
                <w:t xml:space="preserve"> </w:t>
              </w:r>
            </w:ins>
          </w:p>
        </w:tc>
      </w:tr>
      <w:tr w:rsidR="00FD7EF9" w:rsidTr="00FD7EF9">
        <w:trPr>
          <w:ins w:id="3298" w:author="Miguel Centeno Muñoz" w:date="2014-07-27T12:42:00Z"/>
          <w:trPrChange w:id="3299"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300"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301" w:author="Miguel Centeno Muñoz" w:date="2014-07-27T12:42:00Z"/>
                <w:rFonts w:ascii="Arial" w:hAnsi="Arial" w:cs="Arial"/>
                <w:b/>
                <w:bCs/>
                <w:sz w:val="20"/>
                <w:szCs w:val="20"/>
              </w:rPr>
            </w:pPr>
            <w:ins w:id="3302" w:author="Miguel Centeno Muñoz" w:date="2014-07-27T12:42:00Z">
              <w:r>
                <w:rPr>
                  <w:rFonts w:ascii="Arial" w:hAnsi="Arial" w:cs="Arial"/>
                  <w:b/>
                  <w:bCs/>
                  <w:sz w:val="20"/>
                  <w:szCs w:val="20"/>
                </w:rPr>
                <w:t>Dependencias</w:t>
              </w:r>
            </w:ins>
          </w:p>
        </w:tc>
        <w:tc>
          <w:tcPr>
            <w:tcW w:w="0" w:type="auto"/>
            <w:hideMark/>
            <w:tcPrChange w:id="3303"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304" w:author="Miguel Centeno Muñoz" w:date="2014-07-27T12:42:00Z"/>
                <w:rFonts w:ascii="Arial" w:eastAsiaTheme="minorHAnsi" w:hAnsi="Arial" w:cs="Arial"/>
                <w:color w:val="auto"/>
                <w:sz w:val="20"/>
                <w:szCs w:val="20"/>
              </w:rPr>
              <w:pPrChange w:id="3305" w:author="Miguel Centeno Muñoz" w:date="2014-07-27T12:42: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3306" w:author="Miguel Centeno Muñoz" w:date="2014-07-27T12:42:00Z">
              <w:r>
                <w:rPr>
                  <w:rFonts w:ascii="Arial" w:hAnsi="Symbol" w:cs="Arial"/>
                  <w:sz w:val="20"/>
                  <w:szCs w:val="20"/>
                </w:rPr>
                <w:t></w:t>
              </w:r>
              <w:r>
                <w:rPr>
                  <w:rFonts w:ascii="Arial" w:hAnsi="Arial" w:cs="Arial"/>
                  <w:sz w:val="20"/>
                  <w:szCs w:val="20"/>
                </w:rPr>
                <w:t xml:space="preserve">  </w:t>
              </w:r>
              <w:r w:rsidRPr="00FD7EF9">
                <w:rPr>
                  <w:rFonts w:cstheme="minorBidi"/>
                  <w:color w:val="auto"/>
                  <w:rPrChange w:id="3307" w:author="Miguel Centeno Muñoz" w:date="2014-07-27T12:42:00Z">
                    <w:rPr>
                      <w:rStyle w:val="Hipervnculo"/>
                      <w:rFonts w:ascii="Arial" w:hAnsi="Arial" w:cs="Arial"/>
                      <w:sz w:val="20"/>
                      <w:szCs w:val="20"/>
                    </w:rPr>
                  </w:rPrChange>
                </w:rPr>
                <w:t>[OBJ-0001] Gestión Usuarios Aplicación</w:t>
              </w:r>
              <w:r>
                <w:rPr>
                  <w:rFonts w:ascii="Arial" w:hAnsi="Arial" w:cs="Arial"/>
                  <w:sz w:val="20"/>
                  <w:szCs w:val="20"/>
                </w:rPr>
                <w:t xml:space="preserve"> </w:t>
              </w:r>
            </w:ins>
          </w:p>
        </w:tc>
      </w:tr>
      <w:tr w:rsidR="00FD7EF9" w:rsidTr="00FD7EF9">
        <w:trPr>
          <w:cnfStyle w:val="000000100000" w:firstRow="0" w:lastRow="0" w:firstColumn="0" w:lastColumn="0" w:oddVBand="0" w:evenVBand="0" w:oddHBand="1" w:evenHBand="0" w:firstRowFirstColumn="0" w:firstRowLastColumn="0" w:lastRowFirstColumn="0" w:lastRowLastColumn="0"/>
          <w:ins w:id="3308" w:author="Miguel Centeno Muñoz" w:date="2014-07-27T12:42:00Z"/>
          <w:trPrChange w:id="3309"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310"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311" w:author="Miguel Centeno Muñoz" w:date="2014-07-27T12:42:00Z"/>
                <w:rFonts w:ascii="Arial" w:hAnsi="Arial" w:cs="Arial"/>
                <w:b/>
                <w:bCs/>
                <w:sz w:val="20"/>
                <w:szCs w:val="20"/>
              </w:rPr>
            </w:pPr>
            <w:ins w:id="3312" w:author="Miguel Centeno Muñoz" w:date="2014-07-27T12:42:00Z">
              <w:r>
                <w:rPr>
                  <w:rFonts w:ascii="Arial" w:hAnsi="Arial" w:cs="Arial"/>
                  <w:b/>
                  <w:bCs/>
                  <w:sz w:val="20"/>
                  <w:szCs w:val="20"/>
                </w:rPr>
                <w:t>Descripción</w:t>
              </w:r>
            </w:ins>
          </w:p>
        </w:tc>
        <w:tc>
          <w:tcPr>
            <w:tcW w:w="0" w:type="auto"/>
            <w:hideMark/>
            <w:tcPrChange w:id="3313"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314" w:author="Miguel Centeno Muñoz" w:date="2014-07-27T12:42:00Z"/>
                <w:rFonts w:ascii="Arial" w:hAnsi="Arial" w:cs="Arial"/>
                <w:sz w:val="20"/>
                <w:szCs w:val="20"/>
              </w:rPr>
            </w:pPr>
            <w:ins w:id="3315" w:author="Miguel Centeno Muñoz" w:date="2014-07-27T12:42:00Z">
              <w:r>
                <w:rPr>
                  <w:rFonts w:ascii="Arial" w:hAnsi="Arial" w:cs="Arial"/>
                  <w:sz w:val="20"/>
                  <w:szCs w:val="20"/>
                </w:rPr>
                <w:t xml:space="preserve">El sistema deberá </w:t>
              </w:r>
              <w:r>
                <w:rPr>
                  <w:rStyle w:val="nfasis"/>
                  <w:rFonts w:ascii="Arial" w:hAnsi="Arial" w:cs="Arial"/>
                  <w:sz w:val="20"/>
                  <w:szCs w:val="20"/>
                </w:rPr>
                <w:t>proveer de mecanismos de seguridad para un acceso seguro y proteger la información de los usuarios</w:t>
              </w:r>
              <w:r>
                <w:rPr>
                  <w:rFonts w:ascii="Arial" w:hAnsi="Arial" w:cs="Arial"/>
                  <w:sz w:val="20"/>
                  <w:szCs w:val="20"/>
                </w:rPr>
                <w:t xml:space="preserve"> </w:t>
              </w:r>
            </w:ins>
          </w:p>
        </w:tc>
      </w:tr>
      <w:tr w:rsidR="00FD7EF9" w:rsidTr="00FD7EF9">
        <w:trPr>
          <w:ins w:id="3316" w:author="Miguel Centeno Muñoz" w:date="2014-07-27T12:42:00Z"/>
          <w:trPrChange w:id="3317"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318"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319" w:author="Miguel Centeno Muñoz" w:date="2014-07-27T12:42:00Z"/>
                <w:rFonts w:ascii="Arial" w:hAnsi="Arial" w:cs="Arial"/>
                <w:b/>
                <w:bCs/>
                <w:sz w:val="20"/>
                <w:szCs w:val="20"/>
              </w:rPr>
            </w:pPr>
            <w:ins w:id="3320" w:author="Miguel Centeno Muñoz" w:date="2014-07-27T12:42:00Z">
              <w:r>
                <w:rPr>
                  <w:rFonts w:ascii="Arial" w:hAnsi="Arial" w:cs="Arial"/>
                  <w:b/>
                  <w:bCs/>
                  <w:sz w:val="20"/>
                  <w:szCs w:val="20"/>
                </w:rPr>
                <w:t>Importancia</w:t>
              </w:r>
            </w:ins>
          </w:p>
        </w:tc>
        <w:tc>
          <w:tcPr>
            <w:tcW w:w="0" w:type="auto"/>
            <w:hideMark/>
            <w:tcPrChange w:id="3321"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322" w:author="Miguel Centeno Muñoz" w:date="2014-07-27T12:42:00Z"/>
                <w:rFonts w:ascii="Arial" w:hAnsi="Arial" w:cs="Arial"/>
                <w:sz w:val="20"/>
                <w:szCs w:val="20"/>
              </w:rPr>
            </w:pPr>
            <w:ins w:id="3323" w:author="Miguel Centeno Muñoz" w:date="2014-07-27T12:42:00Z">
              <w:r>
                <w:rPr>
                  <w:rFonts w:ascii="Arial" w:hAnsi="Arial" w:cs="Arial"/>
                  <w:sz w:val="20"/>
                  <w:szCs w:val="20"/>
                </w:rPr>
                <w:t>vital</w:t>
              </w:r>
            </w:ins>
          </w:p>
        </w:tc>
      </w:tr>
      <w:tr w:rsidR="00FD7EF9" w:rsidTr="00FD7EF9">
        <w:trPr>
          <w:cnfStyle w:val="000000100000" w:firstRow="0" w:lastRow="0" w:firstColumn="0" w:lastColumn="0" w:oddVBand="0" w:evenVBand="0" w:oddHBand="1" w:evenHBand="0" w:firstRowFirstColumn="0" w:firstRowLastColumn="0" w:lastRowFirstColumn="0" w:lastRowLastColumn="0"/>
          <w:ins w:id="3324" w:author="Miguel Centeno Muñoz" w:date="2014-07-27T12:42:00Z"/>
          <w:trPrChange w:id="3325"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326"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327" w:author="Miguel Centeno Muñoz" w:date="2014-07-27T12:42:00Z"/>
                <w:rFonts w:ascii="Arial" w:hAnsi="Arial" w:cs="Arial"/>
                <w:b/>
                <w:bCs/>
                <w:sz w:val="20"/>
                <w:szCs w:val="20"/>
              </w:rPr>
            </w:pPr>
            <w:ins w:id="3328" w:author="Miguel Centeno Muñoz" w:date="2014-07-27T12:42:00Z">
              <w:r>
                <w:rPr>
                  <w:rFonts w:ascii="Arial" w:hAnsi="Arial" w:cs="Arial"/>
                  <w:b/>
                  <w:bCs/>
                  <w:sz w:val="20"/>
                  <w:szCs w:val="20"/>
                </w:rPr>
                <w:t>Urgencia</w:t>
              </w:r>
            </w:ins>
          </w:p>
        </w:tc>
        <w:tc>
          <w:tcPr>
            <w:tcW w:w="0" w:type="auto"/>
            <w:hideMark/>
            <w:tcPrChange w:id="3329"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330" w:author="Miguel Centeno Muñoz" w:date="2014-07-27T12:42:00Z"/>
                <w:rFonts w:ascii="Arial" w:hAnsi="Arial" w:cs="Arial"/>
                <w:sz w:val="20"/>
                <w:szCs w:val="20"/>
              </w:rPr>
            </w:pPr>
            <w:ins w:id="3331" w:author="Miguel Centeno Muñoz" w:date="2014-07-27T12:42:00Z">
              <w:r>
                <w:rPr>
                  <w:rFonts w:ascii="Arial" w:hAnsi="Arial" w:cs="Arial"/>
                  <w:sz w:val="20"/>
                  <w:szCs w:val="20"/>
                </w:rPr>
                <w:t>inmediatamente</w:t>
              </w:r>
            </w:ins>
          </w:p>
        </w:tc>
      </w:tr>
      <w:tr w:rsidR="00FD7EF9" w:rsidTr="00FD7EF9">
        <w:trPr>
          <w:ins w:id="3332" w:author="Miguel Centeno Muñoz" w:date="2014-07-27T12:42:00Z"/>
          <w:trPrChange w:id="3333"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334"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335" w:author="Miguel Centeno Muñoz" w:date="2014-07-27T12:42:00Z"/>
                <w:rFonts w:ascii="Arial" w:hAnsi="Arial" w:cs="Arial"/>
                <w:b/>
                <w:bCs/>
                <w:sz w:val="20"/>
                <w:szCs w:val="20"/>
              </w:rPr>
            </w:pPr>
            <w:ins w:id="3336" w:author="Miguel Centeno Muñoz" w:date="2014-07-27T12:42:00Z">
              <w:r>
                <w:rPr>
                  <w:rFonts w:ascii="Arial" w:hAnsi="Arial" w:cs="Arial"/>
                  <w:b/>
                  <w:bCs/>
                  <w:sz w:val="20"/>
                  <w:szCs w:val="20"/>
                </w:rPr>
                <w:t>Estado</w:t>
              </w:r>
            </w:ins>
          </w:p>
        </w:tc>
        <w:tc>
          <w:tcPr>
            <w:tcW w:w="0" w:type="auto"/>
            <w:hideMark/>
            <w:tcPrChange w:id="3337"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338" w:author="Miguel Centeno Muñoz" w:date="2014-07-27T12:42:00Z"/>
                <w:rFonts w:ascii="Arial" w:hAnsi="Arial" w:cs="Arial"/>
                <w:sz w:val="20"/>
                <w:szCs w:val="20"/>
              </w:rPr>
            </w:pPr>
            <w:ins w:id="3339" w:author="Miguel Centeno Muñoz" w:date="2014-07-27T12:42:00Z">
              <w:r>
                <w:rPr>
                  <w:rFonts w:ascii="Arial" w:hAnsi="Arial" w:cs="Arial"/>
                  <w:sz w:val="20"/>
                  <w:szCs w:val="20"/>
                </w:rPr>
                <w:t>en construcción</w:t>
              </w:r>
            </w:ins>
          </w:p>
        </w:tc>
      </w:tr>
      <w:tr w:rsidR="00FD7EF9" w:rsidTr="00FD7EF9">
        <w:trPr>
          <w:cnfStyle w:val="000000100000" w:firstRow="0" w:lastRow="0" w:firstColumn="0" w:lastColumn="0" w:oddVBand="0" w:evenVBand="0" w:oddHBand="1" w:evenHBand="0" w:firstRowFirstColumn="0" w:firstRowLastColumn="0" w:lastRowFirstColumn="0" w:lastRowLastColumn="0"/>
          <w:ins w:id="3340" w:author="Miguel Centeno Muñoz" w:date="2014-07-27T12:42:00Z"/>
          <w:trPrChange w:id="3341"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342"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343" w:author="Miguel Centeno Muñoz" w:date="2014-07-27T12:42:00Z"/>
                <w:rFonts w:ascii="Arial" w:hAnsi="Arial" w:cs="Arial"/>
                <w:b/>
                <w:bCs/>
                <w:sz w:val="20"/>
                <w:szCs w:val="20"/>
              </w:rPr>
            </w:pPr>
            <w:ins w:id="3344" w:author="Miguel Centeno Muñoz" w:date="2014-07-27T12:42:00Z">
              <w:r>
                <w:rPr>
                  <w:rFonts w:ascii="Arial" w:hAnsi="Arial" w:cs="Arial"/>
                  <w:b/>
                  <w:bCs/>
                  <w:sz w:val="20"/>
                  <w:szCs w:val="20"/>
                </w:rPr>
                <w:t>Estabilidad</w:t>
              </w:r>
            </w:ins>
          </w:p>
        </w:tc>
        <w:tc>
          <w:tcPr>
            <w:tcW w:w="0" w:type="auto"/>
            <w:hideMark/>
            <w:tcPrChange w:id="3345"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346" w:author="Miguel Centeno Muñoz" w:date="2014-07-27T12:42:00Z"/>
                <w:rFonts w:ascii="Arial" w:hAnsi="Arial" w:cs="Arial"/>
                <w:sz w:val="20"/>
                <w:szCs w:val="20"/>
              </w:rPr>
            </w:pPr>
            <w:ins w:id="3347" w:author="Miguel Centeno Muñoz" w:date="2014-07-27T12:42:00Z">
              <w:r>
                <w:rPr>
                  <w:rFonts w:ascii="Arial" w:hAnsi="Arial" w:cs="Arial"/>
                  <w:sz w:val="20"/>
                  <w:szCs w:val="20"/>
                </w:rPr>
                <w:t>alta</w:t>
              </w:r>
            </w:ins>
          </w:p>
        </w:tc>
      </w:tr>
      <w:tr w:rsidR="00FD7EF9" w:rsidTr="00FD7EF9">
        <w:trPr>
          <w:ins w:id="3348" w:author="Miguel Centeno Muñoz" w:date="2014-07-27T12:42:00Z"/>
          <w:trPrChange w:id="3349"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350"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351" w:author="Miguel Centeno Muñoz" w:date="2014-07-27T12:42:00Z"/>
                <w:rFonts w:ascii="Arial" w:hAnsi="Arial" w:cs="Arial"/>
                <w:b/>
                <w:bCs/>
                <w:sz w:val="20"/>
                <w:szCs w:val="20"/>
              </w:rPr>
            </w:pPr>
            <w:ins w:id="3352" w:author="Miguel Centeno Muñoz" w:date="2014-07-27T12:42:00Z">
              <w:r>
                <w:rPr>
                  <w:rFonts w:ascii="Arial" w:hAnsi="Arial" w:cs="Arial"/>
                  <w:b/>
                  <w:bCs/>
                  <w:sz w:val="20"/>
                  <w:szCs w:val="20"/>
                </w:rPr>
                <w:t>Comentarios</w:t>
              </w:r>
            </w:ins>
          </w:p>
        </w:tc>
        <w:tc>
          <w:tcPr>
            <w:tcW w:w="0" w:type="auto"/>
            <w:hideMark/>
            <w:tcPrChange w:id="3353"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354" w:author="Miguel Centeno Muñoz" w:date="2014-07-27T12:42:00Z"/>
                <w:rFonts w:ascii="Arial" w:hAnsi="Arial" w:cs="Arial"/>
                <w:sz w:val="20"/>
                <w:szCs w:val="20"/>
              </w:rPr>
            </w:pPr>
            <w:ins w:id="3355" w:author="Miguel Centeno Muñoz" w:date="2014-07-27T12:42:00Z">
              <w:r>
                <w:rPr>
                  <w:rFonts w:ascii="Arial" w:hAnsi="Arial" w:cs="Arial"/>
                  <w:sz w:val="20"/>
                  <w:szCs w:val="20"/>
                </w:rPr>
                <w:t>Ninguno</w:t>
              </w:r>
            </w:ins>
          </w:p>
        </w:tc>
      </w:tr>
    </w:tbl>
    <w:p w:rsidR="00FD7EF9" w:rsidRDefault="00FD7EF9">
      <w:pPr>
        <w:rPr>
          <w:ins w:id="3356" w:author="Miguel Centeno Muñoz" w:date="2014-07-27T12:43:00Z"/>
        </w:rPr>
        <w:pPrChange w:id="3357" w:author="Miguel Centeno Muñoz" w:date="2014-07-27T12:41:00Z">
          <w:pPr>
            <w:pStyle w:val="Ttulo3"/>
          </w:pPr>
        </w:pPrChange>
      </w:pPr>
    </w:p>
    <w:tbl>
      <w:tblPr>
        <w:tblStyle w:val="Listamedia2-nfasis2"/>
        <w:tblW w:w="5000" w:type="pct"/>
        <w:tblLook w:val="04A0" w:firstRow="1" w:lastRow="0" w:firstColumn="1" w:lastColumn="0" w:noHBand="0" w:noVBand="1"/>
        <w:tblPrChange w:id="3358" w:author="Miguel Centeno Muñoz" w:date="2014-07-27T12:43:00Z">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PrChange>
      </w:tblPr>
      <w:tblGrid>
        <w:gridCol w:w="1573"/>
        <w:gridCol w:w="7572"/>
        <w:tblGridChange w:id="3359">
          <w:tblGrid>
            <w:gridCol w:w="1462"/>
            <w:gridCol w:w="7587"/>
          </w:tblGrid>
        </w:tblGridChange>
      </w:tblGrid>
      <w:tr w:rsidR="00FD7EF9" w:rsidTr="00FD7EF9">
        <w:trPr>
          <w:cnfStyle w:val="100000000000" w:firstRow="1" w:lastRow="0" w:firstColumn="0" w:lastColumn="0" w:oddVBand="0" w:evenVBand="0" w:oddHBand="0" w:evenHBand="0" w:firstRowFirstColumn="0" w:firstRowLastColumn="0" w:lastRowFirstColumn="0" w:lastRowLastColumn="0"/>
          <w:ins w:id="3360" w:author="Miguel Centeno Muñoz" w:date="2014-07-27T12:43:00Z"/>
          <w:trPrChange w:id="3361" w:author="Miguel Centeno Muñoz" w:date="2014-07-27T12:43:00Z">
            <w:trPr>
              <w:tblCellSpacing w:w="15" w:type="dxa"/>
            </w:trPr>
          </w:trPrChange>
        </w:trPr>
        <w:tc>
          <w:tcPr>
            <w:cnfStyle w:val="001000000100" w:firstRow="0" w:lastRow="0" w:firstColumn="1" w:lastColumn="0" w:oddVBand="0" w:evenVBand="0" w:oddHBand="0" w:evenHBand="0" w:firstRowFirstColumn="1" w:firstRowLastColumn="0" w:lastRowFirstColumn="0" w:lastRowLastColumn="0"/>
            <w:tcW w:w="0" w:type="auto"/>
            <w:hideMark/>
            <w:tcPrChange w:id="3362" w:author="Miguel Centeno Muñoz" w:date="2014-07-27T12:43:00Z">
              <w:tcPr>
                <w:tcW w:w="0" w:type="auto"/>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1000000100" w:firstRow="1" w:lastRow="0" w:firstColumn="1" w:lastColumn="0" w:oddVBand="0" w:evenVBand="0" w:oddHBand="0" w:evenHBand="0" w:firstRowFirstColumn="1" w:firstRowLastColumn="0" w:lastRowFirstColumn="0" w:lastRowLastColumn="0"/>
              <w:rPr>
                <w:ins w:id="3363" w:author="Miguel Centeno Muñoz" w:date="2014-07-27T12:43:00Z"/>
                <w:rFonts w:ascii="Arial" w:hAnsi="Arial" w:cs="Arial"/>
                <w:b/>
                <w:bCs/>
                <w:sz w:val="20"/>
                <w:szCs w:val="20"/>
              </w:rPr>
            </w:pPr>
            <w:bookmarkStart w:id="3364" w:name="NFR-0002"/>
            <w:ins w:id="3365" w:author="Miguel Centeno Muñoz" w:date="2014-07-27T12:43:00Z">
              <w:r>
                <w:rPr>
                  <w:rFonts w:ascii="Arial" w:hAnsi="Arial" w:cs="Arial"/>
                  <w:b/>
                  <w:bCs/>
                  <w:sz w:val="20"/>
                  <w:szCs w:val="20"/>
                </w:rPr>
                <w:t>NFR-0002</w:t>
              </w:r>
            </w:ins>
          </w:p>
        </w:tc>
        <w:tc>
          <w:tcPr>
            <w:tcW w:w="5000" w:type="pct"/>
            <w:hideMark/>
            <w:tcPrChange w:id="3366" w:author="Miguel Centeno Muñoz" w:date="2014-07-27T12:43:00Z">
              <w:tcPr>
                <w:tcW w:w="5000" w:type="pct"/>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0000000000" w:firstRow="1" w:lastRow="0" w:firstColumn="0" w:lastColumn="0" w:oddVBand="0" w:evenVBand="0" w:oddHBand="0" w:evenHBand="0" w:firstRowFirstColumn="0" w:firstRowLastColumn="0" w:lastRowFirstColumn="0" w:lastRowLastColumn="0"/>
              <w:rPr>
                <w:ins w:id="3367" w:author="Miguel Centeno Muñoz" w:date="2014-07-27T12:43:00Z"/>
                <w:rFonts w:ascii="Arial" w:hAnsi="Arial" w:cs="Arial"/>
                <w:b/>
                <w:bCs/>
                <w:sz w:val="20"/>
                <w:szCs w:val="20"/>
              </w:rPr>
            </w:pPr>
            <w:ins w:id="3368" w:author="Miguel Centeno Muñoz" w:date="2014-07-27T12:43:00Z">
              <w:r>
                <w:rPr>
                  <w:rFonts w:ascii="Arial" w:hAnsi="Arial" w:cs="Arial"/>
                  <w:b/>
                  <w:bCs/>
                  <w:sz w:val="20"/>
                  <w:szCs w:val="20"/>
                </w:rPr>
                <w:t>Portabilidad</w:t>
              </w:r>
            </w:ins>
          </w:p>
        </w:tc>
      </w:tr>
      <w:tr w:rsidR="00FD7EF9" w:rsidTr="00FD7EF9">
        <w:trPr>
          <w:cnfStyle w:val="000000100000" w:firstRow="0" w:lastRow="0" w:firstColumn="0" w:lastColumn="0" w:oddVBand="0" w:evenVBand="0" w:oddHBand="1" w:evenHBand="0" w:firstRowFirstColumn="0" w:firstRowLastColumn="0" w:lastRowFirstColumn="0" w:lastRowLastColumn="0"/>
          <w:ins w:id="3369" w:author="Miguel Centeno Muñoz" w:date="2014-07-27T12:43:00Z"/>
          <w:trPrChange w:id="3370"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371"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372" w:author="Miguel Centeno Muñoz" w:date="2014-07-27T12:43:00Z"/>
                <w:rFonts w:ascii="Arial" w:hAnsi="Arial" w:cs="Arial"/>
                <w:b/>
                <w:bCs/>
                <w:sz w:val="20"/>
                <w:szCs w:val="20"/>
              </w:rPr>
            </w:pPr>
            <w:ins w:id="3373" w:author="Miguel Centeno Muñoz" w:date="2014-07-27T12:43:00Z">
              <w:r>
                <w:rPr>
                  <w:rFonts w:ascii="Arial" w:hAnsi="Arial" w:cs="Arial"/>
                  <w:b/>
                  <w:bCs/>
                  <w:sz w:val="20"/>
                  <w:szCs w:val="20"/>
                </w:rPr>
                <w:t>Versión</w:t>
              </w:r>
            </w:ins>
          </w:p>
        </w:tc>
        <w:tc>
          <w:tcPr>
            <w:tcW w:w="0" w:type="auto"/>
            <w:hideMark/>
            <w:tcPrChange w:id="3374"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375" w:author="Miguel Centeno Muñoz" w:date="2014-07-27T12:43:00Z"/>
                <w:rFonts w:ascii="Arial" w:hAnsi="Arial" w:cs="Arial"/>
                <w:sz w:val="20"/>
                <w:szCs w:val="20"/>
              </w:rPr>
            </w:pPr>
            <w:ins w:id="3376" w:author="Miguel Centeno Muñoz" w:date="2014-07-27T12:43:00Z">
              <w:r>
                <w:rPr>
                  <w:rFonts w:ascii="Arial" w:hAnsi="Arial" w:cs="Arial"/>
                  <w:sz w:val="20"/>
                  <w:szCs w:val="20"/>
                </w:rPr>
                <w:t xml:space="preserve">1.0 ( 27/07/2014 ) </w:t>
              </w:r>
            </w:ins>
          </w:p>
        </w:tc>
      </w:tr>
      <w:tr w:rsidR="00FD7EF9" w:rsidTr="00FD7EF9">
        <w:trPr>
          <w:ins w:id="3377" w:author="Miguel Centeno Muñoz" w:date="2014-07-27T12:43:00Z"/>
          <w:trPrChange w:id="3378"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379"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380" w:author="Miguel Centeno Muñoz" w:date="2014-07-27T12:43:00Z"/>
                <w:rFonts w:ascii="Arial" w:hAnsi="Arial" w:cs="Arial"/>
                <w:b/>
                <w:bCs/>
                <w:sz w:val="20"/>
                <w:szCs w:val="20"/>
              </w:rPr>
            </w:pPr>
            <w:ins w:id="3381" w:author="Miguel Centeno Muñoz" w:date="2014-07-27T12:43:00Z">
              <w:r>
                <w:rPr>
                  <w:rFonts w:ascii="Arial" w:hAnsi="Arial" w:cs="Arial"/>
                  <w:b/>
                  <w:bCs/>
                  <w:sz w:val="20"/>
                  <w:szCs w:val="20"/>
                </w:rPr>
                <w:t>Autores</w:t>
              </w:r>
            </w:ins>
          </w:p>
        </w:tc>
        <w:bookmarkEnd w:id="3364"/>
        <w:tc>
          <w:tcPr>
            <w:tcW w:w="0" w:type="auto"/>
            <w:hideMark/>
            <w:tcPrChange w:id="3382"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3"/>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ins w:id="3383" w:author="Miguel Centeno Muñoz" w:date="2014-07-27T12:43:00Z"/>
                <w:rFonts w:ascii="Arial" w:hAnsi="Arial" w:cs="Arial"/>
                <w:sz w:val="20"/>
                <w:szCs w:val="20"/>
              </w:rPr>
            </w:pPr>
            <w:ins w:id="3384" w:author="Miguel Centeno Muñoz" w:date="2014-07-27T12:43:00Z">
              <w:r w:rsidRPr="00FD7EF9">
                <w:rPr>
                  <w:rFonts w:cstheme="minorBidi"/>
                  <w:color w:val="auto"/>
                  <w:rPrChange w:id="3385" w:author="Miguel Centeno Muñoz" w:date="2014-07-27T12:43:00Z">
                    <w:rPr>
                      <w:rStyle w:val="Hipervnculo"/>
                      <w:rFonts w:ascii="Arial" w:hAnsi="Arial" w:cs="Arial"/>
                      <w:b/>
                      <w:bCs/>
                      <w:sz w:val="20"/>
                      <w:szCs w:val="20"/>
                    </w:rPr>
                  </w:rPrChange>
                </w:rPr>
                <w:t>Miguel Centeno Muñoz</w:t>
              </w:r>
              <w:r>
                <w:rPr>
                  <w:rFonts w:ascii="Arial" w:hAnsi="Arial" w:cs="Arial"/>
                  <w:sz w:val="20"/>
                  <w:szCs w:val="20"/>
                </w:rPr>
                <w:t xml:space="preserve"> </w:t>
              </w:r>
            </w:ins>
          </w:p>
        </w:tc>
      </w:tr>
      <w:tr w:rsidR="00FD7EF9" w:rsidTr="00FD7EF9">
        <w:trPr>
          <w:cnfStyle w:val="000000100000" w:firstRow="0" w:lastRow="0" w:firstColumn="0" w:lastColumn="0" w:oddVBand="0" w:evenVBand="0" w:oddHBand="1" w:evenHBand="0" w:firstRowFirstColumn="0" w:firstRowLastColumn="0" w:lastRowFirstColumn="0" w:lastRowLastColumn="0"/>
          <w:ins w:id="3386" w:author="Miguel Centeno Muñoz" w:date="2014-07-27T12:43:00Z"/>
          <w:trPrChange w:id="3387"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388"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389" w:author="Miguel Centeno Muñoz" w:date="2014-07-27T12:43:00Z"/>
                <w:rFonts w:ascii="Arial" w:hAnsi="Arial" w:cs="Arial"/>
                <w:b/>
                <w:bCs/>
                <w:sz w:val="20"/>
                <w:szCs w:val="20"/>
              </w:rPr>
            </w:pPr>
            <w:ins w:id="3390" w:author="Miguel Centeno Muñoz" w:date="2014-07-27T12:43:00Z">
              <w:r>
                <w:rPr>
                  <w:rFonts w:ascii="Arial" w:hAnsi="Arial" w:cs="Arial"/>
                  <w:b/>
                  <w:bCs/>
                  <w:sz w:val="20"/>
                  <w:szCs w:val="20"/>
                </w:rPr>
                <w:t>Fuentes</w:t>
              </w:r>
            </w:ins>
          </w:p>
        </w:tc>
        <w:tc>
          <w:tcPr>
            <w:tcW w:w="0" w:type="auto"/>
            <w:hideMark/>
            <w:tcPrChange w:id="3391"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4"/>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ins w:id="3392" w:author="Miguel Centeno Muñoz" w:date="2014-07-27T12:43:00Z"/>
                <w:rFonts w:ascii="Arial" w:hAnsi="Arial" w:cs="Arial"/>
                <w:sz w:val="20"/>
                <w:szCs w:val="20"/>
              </w:rPr>
            </w:pPr>
            <w:ins w:id="3393" w:author="Miguel Centeno Muñoz" w:date="2014-07-27T12:43:00Z">
              <w:r w:rsidRPr="00FD7EF9">
                <w:rPr>
                  <w:rFonts w:cstheme="minorBidi"/>
                  <w:color w:val="auto"/>
                  <w:rPrChange w:id="3394" w:author="Miguel Centeno Muñoz" w:date="2014-07-27T12:43:00Z">
                    <w:rPr>
                      <w:rStyle w:val="Hipervnculo"/>
                      <w:rFonts w:ascii="Arial" w:hAnsi="Arial" w:cs="Arial"/>
                      <w:b/>
                      <w:bCs/>
                      <w:sz w:val="20"/>
                      <w:szCs w:val="20"/>
                    </w:rPr>
                  </w:rPrChange>
                </w:rPr>
                <w:t>Sergio Segura Rueda</w:t>
              </w:r>
              <w:r>
                <w:rPr>
                  <w:rFonts w:ascii="Arial" w:hAnsi="Arial" w:cs="Arial"/>
                  <w:sz w:val="20"/>
                  <w:szCs w:val="20"/>
                </w:rPr>
                <w:t xml:space="preserve"> </w:t>
              </w:r>
            </w:ins>
          </w:p>
        </w:tc>
      </w:tr>
      <w:tr w:rsidR="00FD7EF9" w:rsidTr="00FD7EF9">
        <w:trPr>
          <w:ins w:id="3395" w:author="Miguel Centeno Muñoz" w:date="2014-07-27T12:43:00Z"/>
          <w:trPrChange w:id="3396"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397"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398" w:author="Miguel Centeno Muñoz" w:date="2014-07-27T12:43:00Z"/>
                <w:rFonts w:ascii="Arial" w:hAnsi="Arial" w:cs="Arial"/>
                <w:b/>
                <w:bCs/>
                <w:sz w:val="20"/>
                <w:szCs w:val="20"/>
              </w:rPr>
            </w:pPr>
            <w:ins w:id="3399" w:author="Miguel Centeno Muñoz" w:date="2014-07-27T12:43:00Z">
              <w:r>
                <w:rPr>
                  <w:rFonts w:ascii="Arial" w:hAnsi="Arial" w:cs="Arial"/>
                  <w:b/>
                  <w:bCs/>
                  <w:sz w:val="20"/>
                  <w:szCs w:val="20"/>
                </w:rPr>
                <w:t>Dependencias</w:t>
              </w:r>
            </w:ins>
          </w:p>
        </w:tc>
        <w:tc>
          <w:tcPr>
            <w:tcW w:w="0" w:type="auto"/>
            <w:hideMark/>
            <w:tcPrChange w:id="3400"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401" w:author="Miguel Centeno Muñoz" w:date="2014-07-27T12:43:00Z"/>
                <w:rFonts w:ascii="Arial" w:hAnsi="Arial" w:cs="Arial"/>
                <w:sz w:val="20"/>
                <w:szCs w:val="20"/>
              </w:rPr>
            </w:pPr>
            <w:ins w:id="3402" w:author="Miguel Centeno Muñoz" w:date="2014-07-27T12:43:00Z">
              <w:r>
                <w:rPr>
                  <w:rFonts w:ascii="Arial" w:hAnsi="Arial" w:cs="Arial"/>
                  <w:sz w:val="20"/>
                  <w:szCs w:val="20"/>
                </w:rPr>
                <w:t>Ninguno</w:t>
              </w:r>
            </w:ins>
          </w:p>
        </w:tc>
      </w:tr>
      <w:tr w:rsidR="00FD7EF9" w:rsidTr="00FD7EF9">
        <w:trPr>
          <w:cnfStyle w:val="000000100000" w:firstRow="0" w:lastRow="0" w:firstColumn="0" w:lastColumn="0" w:oddVBand="0" w:evenVBand="0" w:oddHBand="1" w:evenHBand="0" w:firstRowFirstColumn="0" w:firstRowLastColumn="0" w:lastRowFirstColumn="0" w:lastRowLastColumn="0"/>
          <w:ins w:id="3403" w:author="Miguel Centeno Muñoz" w:date="2014-07-27T12:43:00Z"/>
          <w:trPrChange w:id="3404"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405"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406" w:author="Miguel Centeno Muñoz" w:date="2014-07-27T12:43:00Z"/>
                <w:rFonts w:ascii="Arial" w:hAnsi="Arial" w:cs="Arial"/>
                <w:b/>
                <w:bCs/>
                <w:sz w:val="20"/>
                <w:szCs w:val="20"/>
              </w:rPr>
            </w:pPr>
            <w:ins w:id="3407" w:author="Miguel Centeno Muñoz" w:date="2014-07-27T12:43:00Z">
              <w:r>
                <w:rPr>
                  <w:rFonts w:ascii="Arial" w:hAnsi="Arial" w:cs="Arial"/>
                  <w:b/>
                  <w:bCs/>
                  <w:sz w:val="20"/>
                  <w:szCs w:val="20"/>
                </w:rPr>
                <w:t>Descripción</w:t>
              </w:r>
            </w:ins>
          </w:p>
        </w:tc>
        <w:tc>
          <w:tcPr>
            <w:tcW w:w="0" w:type="auto"/>
            <w:hideMark/>
            <w:tcPrChange w:id="3408"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409" w:author="Miguel Centeno Muñoz" w:date="2014-07-27T12:43:00Z"/>
                <w:rFonts w:ascii="Arial" w:hAnsi="Arial" w:cs="Arial"/>
                <w:sz w:val="20"/>
                <w:szCs w:val="20"/>
              </w:rPr>
            </w:pPr>
            <w:ins w:id="3410" w:author="Miguel Centeno Muñoz" w:date="2014-07-27T12:43:00Z">
              <w:r>
                <w:rPr>
                  <w:rFonts w:ascii="Arial" w:hAnsi="Arial" w:cs="Arial"/>
                  <w:sz w:val="20"/>
                  <w:szCs w:val="20"/>
                </w:rPr>
                <w:t xml:space="preserve">El sistema deberá </w:t>
              </w:r>
              <w:r>
                <w:rPr>
                  <w:rStyle w:val="nfasis"/>
                  <w:rFonts w:ascii="Arial" w:hAnsi="Arial" w:cs="Arial"/>
                </w:rPr>
                <w:t>podrá ser accedido por cualquiera de los navegadores más populares en la actualidad. Google Chrome, Mozilla Firefox, Internet Explorer, Opera Browser</w:t>
              </w:r>
              <w:r>
                <w:rPr>
                  <w:rFonts w:ascii="Arial" w:hAnsi="Arial" w:cs="Arial"/>
                  <w:sz w:val="20"/>
                  <w:szCs w:val="20"/>
                </w:rPr>
                <w:t xml:space="preserve"> </w:t>
              </w:r>
            </w:ins>
          </w:p>
        </w:tc>
      </w:tr>
      <w:tr w:rsidR="00FD7EF9" w:rsidTr="00FD7EF9">
        <w:trPr>
          <w:ins w:id="3411" w:author="Miguel Centeno Muñoz" w:date="2014-07-27T12:43:00Z"/>
          <w:trPrChange w:id="3412"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413"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414" w:author="Miguel Centeno Muñoz" w:date="2014-07-27T12:43:00Z"/>
                <w:rFonts w:ascii="Arial" w:hAnsi="Arial" w:cs="Arial"/>
                <w:b/>
                <w:bCs/>
                <w:sz w:val="20"/>
                <w:szCs w:val="20"/>
              </w:rPr>
            </w:pPr>
            <w:ins w:id="3415" w:author="Miguel Centeno Muñoz" w:date="2014-07-27T12:43:00Z">
              <w:r>
                <w:rPr>
                  <w:rFonts w:ascii="Arial" w:hAnsi="Arial" w:cs="Arial"/>
                  <w:b/>
                  <w:bCs/>
                  <w:sz w:val="20"/>
                  <w:szCs w:val="20"/>
                </w:rPr>
                <w:t>Importancia</w:t>
              </w:r>
            </w:ins>
          </w:p>
        </w:tc>
        <w:tc>
          <w:tcPr>
            <w:tcW w:w="0" w:type="auto"/>
            <w:hideMark/>
            <w:tcPrChange w:id="3416"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417" w:author="Miguel Centeno Muñoz" w:date="2014-07-27T12:43:00Z"/>
                <w:rFonts w:ascii="Arial" w:hAnsi="Arial" w:cs="Arial"/>
                <w:sz w:val="20"/>
                <w:szCs w:val="20"/>
              </w:rPr>
            </w:pPr>
            <w:ins w:id="3418" w:author="Miguel Centeno Muñoz" w:date="2014-07-27T12:43:00Z">
              <w:r>
                <w:rPr>
                  <w:rFonts w:ascii="Arial" w:hAnsi="Arial" w:cs="Arial"/>
                  <w:sz w:val="20"/>
                  <w:szCs w:val="20"/>
                </w:rPr>
                <w:t>vital</w:t>
              </w:r>
            </w:ins>
          </w:p>
        </w:tc>
      </w:tr>
      <w:tr w:rsidR="00FD7EF9" w:rsidTr="00FD7EF9">
        <w:trPr>
          <w:cnfStyle w:val="000000100000" w:firstRow="0" w:lastRow="0" w:firstColumn="0" w:lastColumn="0" w:oddVBand="0" w:evenVBand="0" w:oddHBand="1" w:evenHBand="0" w:firstRowFirstColumn="0" w:firstRowLastColumn="0" w:lastRowFirstColumn="0" w:lastRowLastColumn="0"/>
          <w:ins w:id="3419" w:author="Miguel Centeno Muñoz" w:date="2014-07-27T12:43:00Z"/>
          <w:trPrChange w:id="3420"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421"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422" w:author="Miguel Centeno Muñoz" w:date="2014-07-27T12:43:00Z"/>
                <w:rFonts w:ascii="Arial" w:hAnsi="Arial" w:cs="Arial"/>
                <w:b/>
                <w:bCs/>
                <w:sz w:val="20"/>
                <w:szCs w:val="20"/>
              </w:rPr>
            </w:pPr>
            <w:ins w:id="3423" w:author="Miguel Centeno Muñoz" w:date="2014-07-27T12:43:00Z">
              <w:r>
                <w:rPr>
                  <w:rFonts w:ascii="Arial" w:hAnsi="Arial" w:cs="Arial"/>
                  <w:b/>
                  <w:bCs/>
                  <w:sz w:val="20"/>
                  <w:szCs w:val="20"/>
                </w:rPr>
                <w:t>Urgencia</w:t>
              </w:r>
            </w:ins>
          </w:p>
        </w:tc>
        <w:tc>
          <w:tcPr>
            <w:tcW w:w="0" w:type="auto"/>
            <w:hideMark/>
            <w:tcPrChange w:id="3424"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425" w:author="Miguel Centeno Muñoz" w:date="2014-07-27T12:43:00Z"/>
                <w:rFonts w:ascii="Arial" w:hAnsi="Arial" w:cs="Arial"/>
                <w:sz w:val="20"/>
                <w:szCs w:val="20"/>
              </w:rPr>
            </w:pPr>
            <w:ins w:id="3426" w:author="Miguel Centeno Muñoz" w:date="2014-07-27T12:43:00Z">
              <w:r>
                <w:rPr>
                  <w:rFonts w:ascii="Arial" w:hAnsi="Arial" w:cs="Arial"/>
                  <w:sz w:val="20"/>
                  <w:szCs w:val="20"/>
                </w:rPr>
                <w:t>inmediatamente</w:t>
              </w:r>
            </w:ins>
          </w:p>
        </w:tc>
      </w:tr>
      <w:tr w:rsidR="00FD7EF9" w:rsidTr="00FD7EF9">
        <w:trPr>
          <w:ins w:id="3427" w:author="Miguel Centeno Muñoz" w:date="2014-07-27T12:43:00Z"/>
          <w:trPrChange w:id="3428"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429"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430" w:author="Miguel Centeno Muñoz" w:date="2014-07-27T12:43:00Z"/>
                <w:rFonts w:ascii="Arial" w:hAnsi="Arial" w:cs="Arial"/>
                <w:b/>
                <w:bCs/>
                <w:sz w:val="20"/>
                <w:szCs w:val="20"/>
              </w:rPr>
            </w:pPr>
            <w:ins w:id="3431" w:author="Miguel Centeno Muñoz" w:date="2014-07-27T12:43:00Z">
              <w:r>
                <w:rPr>
                  <w:rFonts w:ascii="Arial" w:hAnsi="Arial" w:cs="Arial"/>
                  <w:b/>
                  <w:bCs/>
                  <w:sz w:val="20"/>
                  <w:szCs w:val="20"/>
                </w:rPr>
                <w:t>Estado</w:t>
              </w:r>
            </w:ins>
          </w:p>
        </w:tc>
        <w:tc>
          <w:tcPr>
            <w:tcW w:w="0" w:type="auto"/>
            <w:hideMark/>
            <w:tcPrChange w:id="3432"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433" w:author="Miguel Centeno Muñoz" w:date="2014-07-27T12:43:00Z"/>
                <w:rFonts w:ascii="Arial" w:hAnsi="Arial" w:cs="Arial"/>
                <w:sz w:val="20"/>
                <w:szCs w:val="20"/>
              </w:rPr>
            </w:pPr>
            <w:ins w:id="3434" w:author="Miguel Centeno Muñoz" w:date="2014-07-27T12:43:00Z">
              <w:r>
                <w:rPr>
                  <w:rFonts w:ascii="Arial" w:hAnsi="Arial" w:cs="Arial"/>
                  <w:sz w:val="20"/>
                  <w:szCs w:val="20"/>
                </w:rPr>
                <w:t>en construcción</w:t>
              </w:r>
            </w:ins>
          </w:p>
        </w:tc>
      </w:tr>
      <w:tr w:rsidR="00FD7EF9" w:rsidTr="00FD7EF9">
        <w:trPr>
          <w:cnfStyle w:val="000000100000" w:firstRow="0" w:lastRow="0" w:firstColumn="0" w:lastColumn="0" w:oddVBand="0" w:evenVBand="0" w:oddHBand="1" w:evenHBand="0" w:firstRowFirstColumn="0" w:firstRowLastColumn="0" w:lastRowFirstColumn="0" w:lastRowLastColumn="0"/>
          <w:ins w:id="3435" w:author="Miguel Centeno Muñoz" w:date="2014-07-27T12:43:00Z"/>
          <w:trPrChange w:id="3436"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437"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438" w:author="Miguel Centeno Muñoz" w:date="2014-07-27T12:43:00Z"/>
                <w:rFonts w:ascii="Arial" w:hAnsi="Arial" w:cs="Arial"/>
                <w:b/>
                <w:bCs/>
                <w:sz w:val="20"/>
                <w:szCs w:val="20"/>
              </w:rPr>
            </w:pPr>
            <w:ins w:id="3439" w:author="Miguel Centeno Muñoz" w:date="2014-07-27T12:43:00Z">
              <w:r>
                <w:rPr>
                  <w:rFonts w:ascii="Arial" w:hAnsi="Arial" w:cs="Arial"/>
                  <w:b/>
                  <w:bCs/>
                  <w:sz w:val="20"/>
                  <w:szCs w:val="20"/>
                </w:rPr>
                <w:t>Estabilidad</w:t>
              </w:r>
            </w:ins>
          </w:p>
        </w:tc>
        <w:tc>
          <w:tcPr>
            <w:tcW w:w="0" w:type="auto"/>
            <w:hideMark/>
            <w:tcPrChange w:id="3440"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441" w:author="Miguel Centeno Muñoz" w:date="2014-07-27T12:43:00Z"/>
                <w:rFonts w:ascii="Arial" w:hAnsi="Arial" w:cs="Arial"/>
                <w:sz w:val="20"/>
                <w:szCs w:val="20"/>
              </w:rPr>
            </w:pPr>
            <w:ins w:id="3442" w:author="Miguel Centeno Muñoz" w:date="2014-07-27T12:43:00Z">
              <w:r>
                <w:rPr>
                  <w:rFonts w:ascii="Arial" w:hAnsi="Arial" w:cs="Arial"/>
                  <w:sz w:val="20"/>
                  <w:szCs w:val="20"/>
                </w:rPr>
                <w:t>alta</w:t>
              </w:r>
            </w:ins>
          </w:p>
        </w:tc>
      </w:tr>
      <w:tr w:rsidR="00FD7EF9" w:rsidTr="00FD7EF9">
        <w:trPr>
          <w:ins w:id="3443" w:author="Miguel Centeno Muñoz" w:date="2014-07-27T12:43:00Z"/>
          <w:trPrChange w:id="3444"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445"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446" w:author="Miguel Centeno Muñoz" w:date="2014-07-27T12:43:00Z"/>
                <w:rFonts w:ascii="Arial" w:hAnsi="Arial" w:cs="Arial"/>
                <w:b/>
                <w:bCs/>
                <w:sz w:val="20"/>
                <w:szCs w:val="20"/>
              </w:rPr>
            </w:pPr>
            <w:ins w:id="3447" w:author="Miguel Centeno Muñoz" w:date="2014-07-27T12:43:00Z">
              <w:r>
                <w:rPr>
                  <w:rFonts w:ascii="Arial" w:hAnsi="Arial" w:cs="Arial"/>
                  <w:b/>
                  <w:bCs/>
                  <w:sz w:val="20"/>
                  <w:szCs w:val="20"/>
                </w:rPr>
                <w:t>Comentarios</w:t>
              </w:r>
            </w:ins>
          </w:p>
        </w:tc>
        <w:tc>
          <w:tcPr>
            <w:tcW w:w="0" w:type="auto"/>
            <w:hideMark/>
            <w:tcPrChange w:id="3448"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449" w:author="Miguel Centeno Muñoz" w:date="2014-07-27T12:43:00Z"/>
                <w:rFonts w:ascii="Arial" w:hAnsi="Arial" w:cs="Arial"/>
                <w:sz w:val="20"/>
                <w:szCs w:val="20"/>
              </w:rPr>
            </w:pPr>
            <w:ins w:id="3450" w:author="Miguel Centeno Muñoz" w:date="2014-07-27T12:43:00Z">
              <w:r>
                <w:rPr>
                  <w:rFonts w:ascii="Arial" w:hAnsi="Arial" w:cs="Arial"/>
                  <w:sz w:val="20"/>
                  <w:szCs w:val="20"/>
                </w:rPr>
                <w:t>Ninguno</w:t>
              </w:r>
            </w:ins>
          </w:p>
        </w:tc>
      </w:tr>
    </w:tbl>
    <w:p w:rsidR="00FD7EF9" w:rsidRDefault="00FD7EF9">
      <w:pPr>
        <w:rPr>
          <w:ins w:id="3451" w:author="Miguel Centeno Muñoz" w:date="2014-07-27T12:43:00Z"/>
        </w:rPr>
        <w:pPrChange w:id="3452" w:author="Miguel Centeno Muñoz" w:date="2014-07-27T12:41:00Z">
          <w:pPr>
            <w:pStyle w:val="Ttulo3"/>
          </w:pPr>
        </w:pPrChange>
      </w:pPr>
    </w:p>
    <w:tbl>
      <w:tblPr>
        <w:tblStyle w:val="Listamedia2-nfasis2"/>
        <w:tblW w:w="5000" w:type="pct"/>
        <w:tblLook w:val="04A0" w:firstRow="1" w:lastRow="0" w:firstColumn="1" w:lastColumn="0" w:noHBand="0" w:noVBand="1"/>
        <w:tblPrChange w:id="3453" w:author="Miguel Centeno Muñoz" w:date="2014-07-27T12:43:00Z">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PrChange>
      </w:tblPr>
      <w:tblGrid>
        <w:gridCol w:w="1573"/>
        <w:gridCol w:w="7572"/>
        <w:tblGridChange w:id="3454">
          <w:tblGrid>
            <w:gridCol w:w="1462"/>
            <w:gridCol w:w="7587"/>
          </w:tblGrid>
        </w:tblGridChange>
      </w:tblGrid>
      <w:tr w:rsidR="00FD7EF9" w:rsidTr="00FD7EF9">
        <w:trPr>
          <w:cnfStyle w:val="100000000000" w:firstRow="1" w:lastRow="0" w:firstColumn="0" w:lastColumn="0" w:oddVBand="0" w:evenVBand="0" w:oddHBand="0" w:evenHBand="0" w:firstRowFirstColumn="0" w:firstRowLastColumn="0" w:lastRowFirstColumn="0" w:lastRowLastColumn="0"/>
          <w:ins w:id="3455" w:author="Miguel Centeno Muñoz" w:date="2014-07-27T12:43:00Z"/>
          <w:trPrChange w:id="3456" w:author="Miguel Centeno Muñoz" w:date="2014-07-27T12:43:00Z">
            <w:trPr>
              <w:tblCellSpacing w:w="15" w:type="dxa"/>
            </w:trPr>
          </w:trPrChange>
        </w:trPr>
        <w:tc>
          <w:tcPr>
            <w:cnfStyle w:val="001000000100" w:firstRow="0" w:lastRow="0" w:firstColumn="1" w:lastColumn="0" w:oddVBand="0" w:evenVBand="0" w:oddHBand="0" w:evenHBand="0" w:firstRowFirstColumn="1" w:firstRowLastColumn="0" w:lastRowFirstColumn="0" w:lastRowLastColumn="0"/>
            <w:tcW w:w="0" w:type="auto"/>
            <w:hideMark/>
            <w:tcPrChange w:id="3457" w:author="Miguel Centeno Muñoz" w:date="2014-07-27T12:43:00Z">
              <w:tcPr>
                <w:tcW w:w="0" w:type="auto"/>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1000000100" w:firstRow="1" w:lastRow="0" w:firstColumn="1" w:lastColumn="0" w:oddVBand="0" w:evenVBand="0" w:oddHBand="0" w:evenHBand="0" w:firstRowFirstColumn="1" w:firstRowLastColumn="0" w:lastRowFirstColumn="0" w:lastRowLastColumn="0"/>
              <w:rPr>
                <w:ins w:id="3458" w:author="Miguel Centeno Muñoz" w:date="2014-07-27T12:43:00Z"/>
                <w:rFonts w:ascii="Arial" w:hAnsi="Arial" w:cs="Arial"/>
                <w:b/>
                <w:bCs/>
                <w:sz w:val="20"/>
                <w:szCs w:val="20"/>
              </w:rPr>
            </w:pPr>
            <w:bookmarkStart w:id="3459" w:name="NFR-0003"/>
            <w:ins w:id="3460" w:author="Miguel Centeno Muñoz" w:date="2014-07-27T12:43:00Z">
              <w:r>
                <w:rPr>
                  <w:rFonts w:ascii="Arial" w:hAnsi="Arial" w:cs="Arial"/>
                  <w:b/>
                  <w:bCs/>
                  <w:sz w:val="20"/>
                  <w:szCs w:val="20"/>
                </w:rPr>
                <w:t>NFR-0003</w:t>
              </w:r>
            </w:ins>
          </w:p>
        </w:tc>
        <w:tc>
          <w:tcPr>
            <w:tcW w:w="5000" w:type="pct"/>
            <w:hideMark/>
            <w:tcPrChange w:id="3461" w:author="Miguel Centeno Muñoz" w:date="2014-07-27T12:43:00Z">
              <w:tcPr>
                <w:tcW w:w="5000" w:type="pct"/>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0000000000" w:firstRow="1" w:lastRow="0" w:firstColumn="0" w:lastColumn="0" w:oddVBand="0" w:evenVBand="0" w:oddHBand="0" w:evenHBand="0" w:firstRowFirstColumn="0" w:firstRowLastColumn="0" w:lastRowFirstColumn="0" w:lastRowLastColumn="0"/>
              <w:rPr>
                <w:ins w:id="3462" w:author="Miguel Centeno Muñoz" w:date="2014-07-27T12:43:00Z"/>
                <w:rFonts w:ascii="Arial" w:hAnsi="Arial" w:cs="Arial"/>
                <w:b/>
                <w:bCs/>
                <w:sz w:val="20"/>
                <w:szCs w:val="20"/>
              </w:rPr>
            </w:pPr>
            <w:ins w:id="3463" w:author="Miguel Centeno Muñoz" w:date="2014-07-27T12:43:00Z">
              <w:r>
                <w:rPr>
                  <w:rFonts w:ascii="Arial" w:hAnsi="Arial" w:cs="Arial"/>
                  <w:b/>
                  <w:bCs/>
                  <w:sz w:val="20"/>
                  <w:szCs w:val="20"/>
                </w:rPr>
                <w:t>Escalabilidad</w:t>
              </w:r>
            </w:ins>
          </w:p>
        </w:tc>
      </w:tr>
      <w:tr w:rsidR="00FD7EF9" w:rsidTr="00FD7EF9">
        <w:trPr>
          <w:cnfStyle w:val="000000100000" w:firstRow="0" w:lastRow="0" w:firstColumn="0" w:lastColumn="0" w:oddVBand="0" w:evenVBand="0" w:oddHBand="1" w:evenHBand="0" w:firstRowFirstColumn="0" w:firstRowLastColumn="0" w:lastRowFirstColumn="0" w:lastRowLastColumn="0"/>
          <w:ins w:id="3464" w:author="Miguel Centeno Muñoz" w:date="2014-07-27T12:43:00Z"/>
          <w:trPrChange w:id="3465"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466"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467" w:author="Miguel Centeno Muñoz" w:date="2014-07-27T12:43:00Z"/>
                <w:rFonts w:ascii="Arial" w:hAnsi="Arial" w:cs="Arial"/>
                <w:b/>
                <w:bCs/>
                <w:sz w:val="20"/>
                <w:szCs w:val="20"/>
              </w:rPr>
            </w:pPr>
            <w:ins w:id="3468" w:author="Miguel Centeno Muñoz" w:date="2014-07-27T12:43:00Z">
              <w:r>
                <w:rPr>
                  <w:rFonts w:ascii="Arial" w:hAnsi="Arial" w:cs="Arial"/>
                  <w:b/>
                  <w:bCs/>
                  <w:sz w:val="20"/>
                  <w:szCs w:val="20"/>
                </w:rPr>
                <w:t>Versión</w:t>
              </w:r>
            </w:ins>
          </w:p>
        </w:tc>
        <w:tc>
          <w:tcPr>
            <w:tcW w:w="0" w:type="auto"/>
            <w:hideMark/>
            <w:tcPrChange w:id="3469"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470" w:author="Miguel Centeno Muñoz" w:date="2014-07-27T12:43:00Z"/>
                <w:rFonts w:ascii="Arial" w:hAnsi="Arial" w:cs="Arial"/>
                <w:sz w:val="20"/>
                <w:szCs w:val="20"/>
              </w:rPr>
            </w:pPr>
            <w:ins w:id="3471" w:author="Miguel Centeno Muñoz" w:date="2014-07-27T12:43:00Z">
              <w:r>
                <w:rPr>
                  <w:rFonts w:ascii="Arial" w:hAnsi="Arial" w:cs="Arial"/>
                  <w:sz w:val="20"/>
                  <w:szCs w:val="20"/>
                </w:rPr>
                <w:t xml:space="preserve">1.0 ( 27/07/2014 ) </w:t>
              </w:r>
            </w:ins>
          </w:p>
        </w:tc>
      </w:tr>
      <w:tr w:rsidR="00FD7EF9" w:rsidTr="00FD7EF9">
        <w:trPr>
          <w:ins w:id="3472" w:author="Miguel Centeno Muñoz" w:date="2014-07-27T12:43:00Z"/>
          <w:trPrChange w:id="3473"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474"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475" w:author="Miguel Centeno Muñoz" w:date="2014-07-27T12:43:00Z"/>
                <w:rFonts w:ascii="Arial" w:hAnsi="Arial" w:cs="Arial"/>
                <w:b/>
                <w:bCs/>
                <w:sz w:val="20"/>
                <w:szCs w:val="20"/>
              </w:rPr>
            </w:pPr>
            <w:ins w:id="3476" w:author="Miguel Centeno Muñoz" w:date="2014-07-27T12:43:00Z">
              <w:r>
                <w:rPr>
                  <w:rFonts w:ascii="Arial" w:hAnsi="Arial" w:cs="Arial"/>
                  <w:b/>
                  <w:bCs/>
                  <w:sz w:val="20"/>
                  <w:szCs w:val="20"/>
                </w:rPr>
                <w:t>Autores</w:t>
              </w:r>
            </w:ins>
          </w:p>
        </w:tc>
        <w:bookmarkEnd w:id="3459"/>
        <w:tc>
          <w:tcPr>
            <w:tcW w:w="0" w:type="auto"/>
            <w:hideMark/>
            <w:tcPrChange w:id="3477"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5"/>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ins w:id="3478" w:author="Miguel Centeno Muñoz" w:date="2014-07-27T12:43:00Z"/>
                <w:rFonts w:ascii="Arial" w:hAnsi="Arial" w:cs="Arial"/>
                <w:sz w:val="20"/>
                <w:szCs w:val="20"/>
              </w:rPr>
            </w:pPr>
            <w:ins w:id="3479" w:author="Miguel Centeno Muñoz" w:date="2014-07-27T12:43:00Z">
              <w:r w:rsidRPr="00FD7EF9">
                <w:rPr>
                  <w:rFonts w:cstheme="minorBidi"/>
                  <w:color w:val="auto"/>
                  <w:rPrChange w:id="3480" w:author="Miguel Centeno Muñoz" w:date="2014-07-27T12:43:00Z">
                    <w:rPr>
                      <w:rStyle w:val="Hipervnculo"/>
                      <w:rFonts w:ascii="Arial" w:hAnsi="Arial" w:cs="Arial"/>
                      <w:b/>
                      <w:bCs/>
                      <w:sz w:val="20"/>
                      <w:szCs w:val="20"/>
                    </w:rPr>
                  </w:rPrChange>
                </w:rPr>
                <w:t>Miguel Centeno Muñoz</w:t>
              </w:r>
              <w:r>
                <w:rPr>
                  <w:rFonts w:ascii="Arial" w:hAnsi="Arial" w:cs="Arial"/>
                  <w:sz w:val="20"/>
                  <w:szCs w:val="20"/>
                </w:rPr>
                <w:t xml:space="preserve"> </w:t>
              </w:r>
            </w:ins>
          </w:p>
        </w:tc>
      </w:tr>
      <w:tr w:rsidR="00FD7EF9" w:rsidTr="00FD7EF9">
        <w:trPr>
          <w:cnfStyle w:val="000000100000" w:firstRow="0" w:lastRow="0" w:firstColumn="0" w:lastColumn="0" w:oddVBand="0" w:evenVBand="0" w:oddHBand="1" w:evenHBand="0" w:firstRowFirstColumn="0" w:firstRowLastColumn="0" w:lastRowFirstColumn="0" w:lastRowLastColumn="0"/>
          <w:ins w:id="3481" w:author="Miguel Centeno Muñoz" w:date="2014-07-27T12:43:00Z"/>
          <w:trPrChange w:id="3482"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483"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484" w:author="Miguel Centeno Muñoz" w:date="2014-07-27T12:43:00Z"/>
                <w:rFonts w:ascii="Arial" w:hAnsi="Arial" w:cs="Arial"/>
                <w:b/>
                <w:bCs/>
                <w:sz w:val="20"/>
                <w:szCs w:val="20"/>
              </w:rPr>
            </w:pPr>
            <w:ins w:id="3485" w:author="Miguel Centeno Muñoz" w:date="2014-07-27T12:43:00Z">
              <w:r>
                <w:rPr>
                  <w:rFonts w:ascii="Arial" w:hAnsi="Arial" w:cs="Arial"/>
                  <w:b/>
                  <w:bCs/>
                  <w:sz w:val="20"/>
                  <w:szCs w:val="20"/>
                </w:rPr>
                <w:t>Fuentes</w:t>
              </w:r>
            </w:ins>
          </w:p>
        </w:tc>
        <w:tc>
          <w:tcPr>
            <w:tcW w:w="0" w:type="auto"/>
            <w:hideMark/>
            <w:tcPrChange w:id="3486"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6"/>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ins w:id="3487" w:author="Miguel Centeno Muñoz" w:date="2014-07-27T12:43:00Z"/>
                <w:rFonts w:ascii="Arial" w:hAnsi="Arial" w:cs="Arial"/>
                <w:sz w:val="20"/>
                <w:szCs w:val="20"/>
              </w:rPr>
            </w:pPr>
            <w:ins w:id="3488" w:author="Miguel Centeno Muñoz" w:date="2014-07-27T12:43:00Z">
              <w:r w:rsidRPr="00FD7EF9">
                <w:rPr>
                  <w:rFonts w:cstheme="minorBidi"/>
                  <w:color w:val="auto"/>
                  <w:rPrChange w:id="3489" w:author="Miguel Centeno Muñoz" w:date="2014-07-27T12:43:00Z">
                    <w:rPr>
                      <w:rStyle w:val="Hipervnculo"/>
                      <w:rFonts w:ascii="Arial" w:hAnsi="Arial" w:cs="Arial"/>
                      <w:b/>
                      <w:bCs/>
                      <w:sz w:val="20"/>
                      <w:szCs w:val="20"/>
                    </w:rPr>
                  </w:rPrChange>
                </w:rPr>
                <w:t>Sergio Segura Rueda</w:t>
              </w:r>
              <w:r>
                <w:rPr>
                  <w:rFonts w:ascii="Arial" w:hAnsi="Arial" w:cs="Arial"/>
                  <w:sz w:val="20"/>
                  <w:szCs w:val="20"/>
                </w:rPr>
                <w:t xml:space="preserve"> </w:t>
              </w:r>
            </w:ins>
          </w:p>
        </w:tc>
      </w:tr>
      <w:tr w:rsidR="00FD7EF9" w:rsidTr="00FD7EF9">
        <w:trPr>
          <w:ins w:id="3490" w:author="Miguel Centeno Muñoz" w:date="2014-07-27T12:43:00Z"/>
          <w:trPrChange w:id="3491"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492"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493" w:author="Miguel Centeno Muñoz" w:date="2014-07-27T12:43:00Z"/>
                <w:rFonts w:ascii="Arial" w:hAnsi="Arial" w:cs="Arial"/>
                <w:b/>
                <w:bCs/>
                <w:sz w:val="20"/>
                <w:szCs w:val="20"/>
              </w:rPr>
            </w:pPr>
            <w:ins w:id="3494" w:author="Miguel Centeno Muñoz" w:date="2014-07-27T12:43:00Z">
              <w:r>
                <w:rPr>
                  <w:rFonts w:ascii="Arial" w:hAnsi="Arial" w:cs="Arial"/>
                  <w:b/>
                  <w:bCs/>
                  <w:sz w:val="20"/>
                  <w:szCs w:val="20"/>
                </w:rPr>
                <w:t>Dependencias</w:t>
              </w:r>
            </w:ins>
          </w:p>
        </w:tc>
        <w:tc>
          <w:tcPr>
            <w:tcW w:w="0" w:type="auto"/>
            <w:hideMark/>
            <w:tcPrChange w:id="3495"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496" w:author="Miguel Centeno Muñoz" w:date="2014-07-27T12:43:00Z"/>
                <w:rFonts w:ascii="Arial" w:hAnsi="Arial" w:cs="Arial"/>
                <w:sz w:val="20"/>
                <w:szCs w:val="20"/>
              </w:rPr>
            </w:pPr>
            <w:ins w:id="3497" w:author="Miguel Centeno Muñoz" w:date="2014-07-27T12:43:00Z">
              <w:r>
                <w:rPr>
                  <w:rFonts w:ascii="Arial" w:hAnsi="Arial" w:cs="Arial"/>
                  <w:sz w:val="20"/>
                  <w:szCs w:val="20"/>
                </w:rPr>
                <w:t>Ninguno</w:t>
              </w:r>
            </w:ins>
          </w:p>
        </w:tc>
      </w:tr>
      <w:tr w:rsidR="00FD7EF9" w:rsidTr="00FD7EF9">
        <w:trPr>
          <w:cnfStyle w:val="000000100000" w:firstRow="0" w:lastRow="0" w:firstColumn="0" w:lastColumn="0" w:oddVBand="0" w:evenVBand="0" w:oddHBand="1" w:evenHBand="0" w:firstRowFirstColumn="0" w:firstRowLastColumn="0" w:lastRowFirstColumn="0" w:lastRowLastColumn="0"/>
          <w:ins w:id="3498" w:author="Miguel Centeno Muñoz" w:date="2014-07-27T12:43:00Z"/>
          <w:trPrChange w:id="3499"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500"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501" w:author="Miguel Centeno Muñoz" w:date="2014-07-27T12:43:00Z"/>
                <w:rFonts w:ascii="Arial" w:hAnsi="Arial" w:cs="Arial"/>
                <w:b/>
                <w:bCs/>
                <w:sz w:val="20"/>
                <w:szCs w:val="20"/>
              </w:rPr>
            </w:pPr>
            <w:ins w:id="3502" w:author="Miguel Centeno Muñoz" w:date="2014-07-27T12:43:00Z">
              <w:r>
                <w:rPr>
                  <w:rFonts w:ascii="Arial" w:hAnsi="Arial" w:cs="Arial"/>
                  <w:b/>
                  <w:bCs/>
                  <w:sz w:val="20"/>
                  <w:szCs w:val="20"/>
                </w:rPr>
                <w:t>Descripción</w:t>
              </w:r>
            </w:ins>
          </w:p>
        </w:tc>
        <w:tc>
          <w:tcPr>
            <w:tcW w:w="0" w:type="auto"/>
            <w:hideMark/>
            <w:tcPrChange w:id="3503"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504" w:author="Miguel Centeno Muñoz" w:date="2014-07-27T12:43:00Z"/>
                <w:rFonts w:ascii="Arial" w:hAnsi="Arial" w:cs="Arial"/>
                <w:sz w:val="20"/>
                <w:szCs w:val="20"/>
              </w:rPr>
            </w:pPr>
            <w:ins w:id="3505" w:author="Miguel Centeno Muñoz" w:date="2014-07-27T12:43:00Z">
              <w:r>
                <w:rPr>
                  <w:rFonts w:ascii="Arial" w:hAnsi="Arial" w:cs="Arial"/>
                  <w:sz w:val="20"/>
                  <w:szCs w:val="20"/>
                </w:rPr>
                <w:t xml:space="preserve">El sistema deberá </w:t>
              </w:r>
              <w:r>
                <w:rPr>
                  <w:rStyle w:val="nfasis"/>
                  <w:rFonts w:ascii="Arial" w:hAnsi="Arial" w:cs="Arial"/>
                </w:rPr>
                <w:t>poseer mecanismos para garantizar su rendimiento en el caso de un acceso de, al menos, 100 usuarios registrados simultáneamente en la aplicación Web</w:t>
              </w:r>
              <w:r>
                <w:rPr>
                  <w:rFonts w:ascii="Arial" w:hAnsi="Arial" w:cs="Arial"/>
                  <w:sz w:val="20"/>
                  <w:szCs w:val="20"/>
                </w:rPr>
                <w:t xml:space="preserve"> </w:t>
              </w:r>
            </w:ins>
          </w:p>
        </w:tc>
      </w:tr>
      <w:tr w:rsidR="00FD7EF9" w:rsidTr="00FD7EF9">
        <w:trPr>
          <w:ins w:id="3506" w:author="Miguel Centeno Muñoz" w:date="2014-07-27T12:43:00Z"/>
          <w:trPrChange w:id="3507"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508"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509" w:author="Miguel Centeno Muñoz" w:date="2014-07-27T12:43:00Z"/>
                <w:rFonts w:ascii="Arial" w:hAnsi="Arial" w:cs="Arial"/>
                <w:b/>
                <w:bCs/>
                <w:sz w:val="20"/>
                <w:szCs w:val="20"/>
              </w:rPr>
            </w:pPr>
            <w:ins w:id="3510" w:author="Miguel Centeno Muñoz" w:date="2014-07-27T12:43:00Z">
              <w:r>
                <w:rPr>
                  <w:rFonts w:ascii="Arial" w:hAnsi="Arial" w:cs="Arial"/>
                  <w:b/>
                  <w:bCs/>
                  <w:sz w:val="20"/>
                  <w:szCs w:val="20"/>
                </w:rPr>
                <w:t>Importancia</w:t>
              </w:r>
            </w:ins>
          </w:p>
        </w:tc>
        <w:tc>
          <w:tcPr>
            <w:tcW w:w="0" w:type="auto"/>
            <w:hideMark/>
            <w:tcPrChange w:id="3511"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512" w:author="Miguel Centeno Muñoz" w:date="2014-07-27T12:43:00Z"/>
                <w:rFonts w:ascii="Arial" w:hAnsi="Arial" w:cs="Arial"/>
                <w:sz w:val="20"/>
                <w:szCs w:val="20"/>
              </w:rPr>
            </w:pPr>
            <w:ins w:id="3513" w:author="Miguel Centeno Muñoz" w:date="2014-07-27T12:43:00Z">
              <w:r>
                <w:rPr>
                  <w:rFonts w:ascii="Arial" w:hAnsi="Arial" w:cs="Arial"/>
                  <w:sz w:val="20"/>
                  <w:szCs w:val="20"/>
                </w:rPr>
                <w:t>vital</w:t>
              </w:r>
            </w:ins>
          </w:p>
        </w:tc>
      </w:tr>
      <w:tr w:rsidR="00FD7EF9" w:rsidTr="00FD7EF9">
        <w:trPr>
          <w:cnfStyle w:val="000000100000" w:firstRow="0" w:lastRow="0" w:firstColumn="0" w:lastColumn="0" w:oddVBand="0" w:evenVBand="0" w:oddHBand="1" w:evenHBand="0" w:firstRowFirstColumn="0" w:firstRowLastColumn="0" w:lastRowFirstColumn="0" w:lastRowLastColumn="0"/>
          <w:ins w:id="3514" w:author="Miguel Centeno Muñoz" w:date="2014-07-27T12:43:00Z"/>
          <w:trPrChange w:id="3515"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516"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517" w:author="Miguel Centeno Muñoz" w:date="2014-07-27T12:43:00Z"/>
                <w:rFonts w:ascii="Arial" w:hAnsi="Arial" w:cs="Arial"/>
                <w:b/>
                <w:bCs/>
                <w:sz w:val="20"/>
                <w:szCs w:val="20"/>
              </w:rPr>
            </w:pPr>
            <w:ins w:id="3518" w:author="Miguel Centeno Muñoz" w:date="2014-07-27T12:43:00Z">
              <w:r>
                <w:rPr>
                  <w:rFonts w:ascii="Arial" w:hAnsi="Arial" w:cs="Arial"/>
                  <w:b/>
                  <w:bCs/>
                  <w:sz w:val="20"/>
                  <w:szCs w:val="20"/>
                </w:rPr>
                <w:t>Urgencia</w:t>
              </w:r>
            </w:ins>
          </w:p>
        </w:tc>
        <w:tc>
          <w:tcPr>
            <w:tcW w:w="0" w:type="auto"/>
            <w:hideMark/>
            <w:tcPrChange w:id="3519"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520" w:author="Miguel Centeno Muñoz" w:date="2014-07-27T12:43:00Z"/>
                <w:rFonts w:ascii="Arial" w:hAnsi="Arial" w:cs="Arial"/>
                <w:sz w:val="20"/>
                <w:szCs w:val="20"/>
              </w:rPr>
            </w:pPr>
            <w:ins w:id="3521" w:author="Miguel Centeno Muñoz" w:date="2014-07-27T12:43:00Z">
              <w:r>
                <w:rPr>
                  <w:rFonts w:ascii="Arial" w:hAnsi="Arial" w:cs="Arial"/>
                  <w:sz w:val="20"/>
                  <w:szCs w:val="20"/>
                </w:rPr>
                <w:t>inmediatamente</w:t>
              </w:r>
            </w:ins>
          </w:p>
        </w:tc>
      </w:tr>
      <w:tr w:rsidR="00FD7EF9" w:rsidTr="00FD7EF9">
        <w:trPr>
          <w:ins w:id="3522" w:author="Miguel Centeno Muñoz" w:date="2014-07-27T12:43:00Z"/>
          <w:trPrChange w:id="3523"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524"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525" w:author="Miguel Centeno Muñoz" w:date="2014-07-27T12:43:00Z"/>
                <w:rFonts w:ascii="Arial" w:hAnsi="Arial" w:cs="Arial"/>
                <w:b/>
                <w:bCs/>
                <w:sz w:val="20"/>
                <w:szCs w:val="20"/>
              </w:rPr>
            </w:pPr>
            <w:ins w:id="3526" w:author="Miguel Centeno Muñoz" w:date="2014-07-27T12:43:00Z">
              <w:r>
                <w:rPr>
                  <w:rFonts w:ascii="Arial" w:hAnsi="Arial" w:cs="Arial"/>
                  <w:b/>
                  <w:bCs/>
                  <w:sz w:val="20"/>
                  <w:szCs w:val="20"/>
                </w:rPr>
                <w:t>Estado</w:t>
              </w:r>
            </w:ins>
          </w:p>
        </w:tc>
        <w:tc>
          <w:tcPr>
            <w:tcW w:w="0" w:type="auto"/>
            <w:hideMark/>
            <w:tcPrChange w:id="3527"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528" w:author="Miguel Centeno Muñoz" w:date="2014-07-27T12:43:00Z"/>
                <w:rFonts w:ascii="Arial" w:hAnsi="Arial" w:cs="Arial"/>
                <w:sz w:val="20"/>
                <w:szCs w:val="20"/>
              </w:rPr>
            </w:pPr>
            <w:ins w:id="3529" w:author="Miguel Centeno Muñoz" w:date="2014-07-27T12:43:00Z">
              <w:r>
                <w:rPr>
                  <w:rFonts w:ascii="Arial" w:hAnsi="Arial" w:cs="Arial"/>
                  <w:sz w:val="20"/>
                  <w:szCs w:val="20"/>
                </w:rPr>
                <w:t>en construcción</w:t>
              </w:r>
            </w:ins>
          </w:p>
        </w:tc>
      </w:tr>
      <w:tr w:rsidR="00FD7EF9" w:rsidTr="00FD7EF9">
        <w:trPr>
          <w:cnfStyle w:val="000000100000" w:firstRow="0" w:lastRow="0" w:firstColumn="0" w:lastColumn="0" w:oddVBand="0" w:evenVBand="0" w:oddHBand="1" w:evenHBand="0" w:firstRowFirstColumn="0" w:firstRowLastColumn="0" w:lastRowFirstColumn="0" w:lastRowLastColumn="0"/>
          <w:ins w:id="3530" w:author="Miguel Centeno Muñoz" w:date="2014-07-27T12:43:00Z"/>
          <w:trPrChange w:id="3531"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532"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533" w:author="Miguel Centeno Muñoz" w:date="2014-07-27T12:43:00Z"/>
                <w:rFonts w:ascii="Arial" w:hAnsi="Arial" w:cs="Arial"/>
                <w:b/>
                <w:bCs/>
                <w:sz w:val="20"/>
                <w:szCs w:val="20"/>
              </w:rPr>
            </w:pPr>
            <w:ins w:id="3534" w:author="Miguel Centeno Muñoz" w:date="2014-07-27T12:43:00Z">
              <w:r>
                <w:rPr>
                  <w:rFonts w:ascii="Arial" w:hAnsi="Arial" w:cs="Arial"/>
                  <w:b/>
                  <w:bCs/>
                  <w:sz w:val="20"/>
                  <w:szCs w:val="20"/>
                </w:rPr>
                <w:t>Estabilidad</w:t>
              </w:r>
            </w:ins>
          </w:p>
        </w:tc>
        <w:tc>
          <w:tcPr>
            <w:tcW w:w="0" w:type="auto"/>
            <w:hideMark/>
            <w:tcPrChange w:id="3535"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536" w:author="Miguel Centeno Muñoz" w:date="2014-07-27T12:43:00Z"/>
                <w:rFonts w:ascii="Arial" w:hAnsi="Arial" w:cs="Arial"/>
                <w:sz w:val="20"/>
                <w:szCs w:val="20"/>
              </w:rPr>
            </w:pPr>
            <w:ins w:id="3537" w:author="Miguel Centeno Muñoz" w:date="2014-07-27T12:43:00Z">
              <w:r>
                <w:rPr>
                  <w:rFonts w:ascii="Arial" w:hAnsi="Arial" w:cs="Arial"/>
                  <w:sz w:val="20"/>
                  <w:szCs w:val="20"/>
                </w:rPr>
                <w:t>alta</w:t>
              </w:r>
            </w:ins>
          </w:p>
        </w:tc>
      </w:tr>
      <w:tr w:rsidR="00FD7EF9" w:rsidTr="00FD7EF9">
        <w:trPr>
          <w:ins w:id="3538" w:author="Miguel Centeno Muñoz" w:date="2014-07-27T12:43:00Z"/>
          <w:trPrChange w:id="3539"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540"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541" w:author="Miguel Centeno Muñoz" w:date="2014-07-27T12:43:00Z"/>
                <w:rFonts w:ascii="Arial" w:hAnsi="Arial" w:cs="Arial"/>
                <w:b/>
                <w:bCs/>
                <w:sz w:val="20"/>
                <w:szCs w:val="20"/>
              </w:rPr>
            </w:pPr>
            <w:ins w:id="3542" w:author="Miguel Centeno Muñoz" w:date="2014-07-27T12:43:00Z">
              <w:r>
                <w:rPr>
                  <w:rFonts w:ascii="Arial" w:hAnsi="Arial" w:cs="Arial"/>
                  <w:b/>
                  <w:bCs/>
                  <w:sz w:val="20"/>
                  <w:szCs w:val="20"/>
                </w:rPr>
                <w:t>Comentarios</w:t>
              </w:r>
            </w:ins>
          </w:p>
        </w:tc>
        <w:tc>
          <w:tcPr>
            <w:tcW w:w="0" w:type="auto"/>
            <w:hideMark/>
            <w:tcPrChange w:id="3543"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544" w:author="Miguel Centeno Muñoz" w:date="2014-07-27T12:43:00Z"/>
                <w:rFonts w:ascii="Arial" w:hAnsi="Arial" w:cs="Arial"/>
                <w:sz w:val="20"/>
                <w:szCs w:val="20"/>
              </w:rPr>
            </w:pPr>
            <w:ins w:id="3545" w:author="Miguel Centeno Muñoz" w:date="2014-07-27T12:43:00Z">
              <w:r>
                <w:rPr>
                  <w:rFonts w:ascii="Arial" w:hAnsi="Arial" w:cs="Arial"/>
                  <w:sz w:val="20"/>
                  <w:szCs w:val="20"/>
                </w:rPr>
                <w:t>Ninguno</w:t>
              </w:r>
            </w:ins>
          </w:p>
        </w:tc>
      </w:tr>
    </w:tbl>
    <w:p w:rsidR="00FD7EF9" w:rsidRDefault="00FD7EF9">
      <w:pPr>
        <w:rPr>
          <w:ins w:id="3546" w:author="Miguel Centeno Muñoz" w:date="2014-07-27T12:56:00Z"/>
        </w:rPr>
        <w:pPrChange w:id="3547" w:author="Miguel Centeno Muñoz" w:date="2014-07-27T12:41:00Z">
          <w:pPr>
            <w:pStyle w:val="Ttulo3"/>
          </w:pPr>
        </w:pPrChange>
      </w:pPr>
    </w:p>
    <w:p w:rsidR="008E70A6" w:rsidRPr="00D0398E" w:rsidRDefault="008E70A6">
      <w:pPr>
        <w:pPrChange w:id="3548" w:author="Miguel Centeno Muñoz" w:date="2014-07-27T12:41:00Z">
          <w:pPr>
            <w:pStyle w:val="Ttulo3"/>
          </w:pPr>
        </w:pPrChange>
      </w:pPr>
    </w:p>
    <w:p w:rsidR="00131968" w:rsidRDefault="00131968" w:rsidP="00D723A7">
      <w:pPr>
        <w:pStyle w:val="Ttulo3"/>
        <w:rPr>
          <w:ins w:id="3549" w:author="Miguel Centeno Muñoz" w:date="2014-07-27T12:56:00Z"/>
        </w:rPr>
      </w:pPr>
      <w:bookmarkStart w:id="3550" w:name="_Toc394538344"/>
      <w:r>
        <w:t>6.4.- Matriz de rastreabilidad requisitos-objetivos</w:t>
      </w:r>
      <w:bookmarkEnd w:id="3550"/>
    </w:p>
    <w:tbl>
      <w:tblPr>
        <w:tblStyle w:val="Listamedia2-nfasis2"/>
        <w:tblW w:w="5000" w:type="pct"/>
        <w:tblLook w:val="04A0" w:firstRow="1" w:lastRow="0" w:firstColumn="1" w:lastColumn="0" w:noHBand="0" w:noVBand="1"/>
        <w:tblPrChange w:id="3551" w:author="Miguel Centeno Muñoz" w:date="2014-07-30T23:39:00Z">
          <w:tblPr>
            <w:tblStyle w:val="Listamedia2-nfasis2"/>
            <w:tblW w:w="5000" w:type="pct"/>
            <w:tblLook w:val="04A0" w:firstRow="1" w:lastRow="0" w:firstColumn="1" w:lastColumn="0" w:noHBand="0" w:noVBand="1"/>
          </w:tblPr>
        </w:tblPrChange>
      </w:tblPr>
      <w:tblGrid>
        <w:gridCol w:w="1734"/>
        <w:gridCol w:w="1473"/>
        <w:gridCol w:w="1474"/>
        <w:gridCol w:w="1488"/>
        <w:gridCol w:w="1488"/>
        <w:gridCol w:w="1488"/>
        <w:tblGridChange w:id="3552">
          <w:tblGrid>
            <w:gridCol w:w="108"/>
            <w:gridCol w:w="1734"/>
            <w:gridCol w:w="223"/>
            <w:gridCol w:w="1250"/>
            <w:gridCol w:w="520"/>
            <w:gridCol w:w="954"/>
            <w:gridCol w:w="816"/>
            <w:gridCol w:w="672"/>
            <w:gridCol w:w="1098"/>
            <w:gridCol w:w="390"/>
            <w:gridCol w:w="1380"/>
            <w:gridCol w:w="108"/>
            <w:gridCol w:w="1662"/>
          </w:tblGrid>
        </w:tblGridChange>
      </w:tblGrid>
      <w:tr w:rsidR="00106D74" w:rsidRPr="00106D74" w:rsidTr="00106D74">
        <w:trPr>
          <w:cnfStyle w:val="100000000000" w:firstRow="1" w:lastRow="0" w:firstColumn="0" w:lastColumn="0" w:oddVBand="0" w:evenVBand="0" w:oddHBand="0" w:evenHBand="0" w:firstRowFirstColumn="0" w:firstRowLastColumn="0" w:lastRowFirstColumn="0" w:lastRowLastColumn="0"/>
          <w:ins w:id="3553" w:author="Miguel Centeno Muñoz" w:date="2014-07-27T12:56:00Z"/>
        </w:trPr>
        <w:tc>
          <w:tcPr>
            <w:cnfStyle w:val="001000000100" w:firstRow="0" w:lastRow="0" w:firstColumn="1" w:lastColumn="0" w:oddVBand="0" w:evenVBand="0" w:oddHBand="0" w:evenHBand="0" w:firstRowFirstColumn="1" w:firstRowLastColumn="0" w:lastRowFirstColumn="0" w:lastRowLastColumn="0"/>
            <w:tcW w:w="0" w:type="auto"/>
            <w:hideMark/>
            <w:tcPrChange w:id="3554" w:author="Miguel Centeno Muñoz" w:date="2014-07-30T23:39:00Z">
              <w:tcPr>
                <w:tcW w:w="0" w:type="auto"/>
                <w:gridSpan w:val="3"/>
                <w:hideMark/>
              </w:tcPr>
            </w:tcPrChange>
          </w:tcPr>
          <w:p w:rsidR="00106D74" w:rsidRPr="00106D74" w:rsidRDefault="00106D74">
            <w:pPr>
              <w:cnfStyle w:val="101000000100" w:firstRow="1" w:lastRow="0" w:firstColumn="1" w:lastColumn="0" w:oddVBand="0" w:evenVBand="0" w:oddHBand="0" w:evenHBand="0" w:firstRowFirstColumn="1" w:firstRowLastColumn="0" w:lastRowFirstColumn="0" w:lastRowLastColumn="0"/>
              <w:rPr>
                <w:ins w:id="3555" w:author="Miguel Centeno Muñoz" w:date="2014-07-27T12:56:00Z"/>
                <w:b/>
                <w:rPrChange w:id="3556" w:author="Miguel Centeno Muñoz" w:date="2014-07-30T23:38:00Z">
                  <w:rPr>
                    <w:ins w:id="3557" w:author="Miguel Centeno Muñoz" w:date="2014-07-27T12:56:00Z"/>
                  </w:rPr>
                </w:rPrChange>
              </w:rPr>
              <w:pPrChange w:id="3558" w:author="Miguel Centeno Muñoz" w:date="2014-07-30T23:38:00Z">
                <w:pPr>
                  <w:jc w:val="center"/>
                  <w:cnfStyle w:val="101000000100" w:firstRow="1" w:lastRow="0" w:firstColumn="1" w:lastColumn="0" w:oddVBand="0" w:evenVBand="0" w:oddHBand="0" w:evenHBand="0" w:firstRowFirstColumn="1" w:firstRowLastColumn="0" w:lastRowFirstColumn="0" w:lastRowLastColumn="0"/>
                </w:pPr>
              </w:pPrChange>
            </w:pPr>
            <w:bookmarkStart w:id="3559" w:name="TRM-0001"/>
            <w:ins w:id="3560" w:author="Miguel Centeno Muñoz" w:date="2014-07-27T12:56:00Z">
              <w:r w:rsidRPr="00106D74">
                <w:rPr>
                  <w:b/>
                  <w:rPrChange w:id="3561" w:author="Miguel Centeno Muñoz" w:date="2014-07-30T23:38:00Z">
                    <w:rPr/>
                  </w:rPrChange>
                </w:rPr>
                <w:t>TRM-0001</w:t>
              </w:r>
            </w:ins>
          </w:p>
        </w:tc>
        <w:bookmarkEnd w:id="3559"/>
        <w:tc>
          <w:tcPr>
            <w:tcW w:w="0" w:type="auto"/>
            <w:hideMark/>
            <w:tcPrChange w:id="3562" w:author="Miguel Centeno Muñoz" w:date="2014-07-30T23:39:00Z">
              <w:tcPr>
                <w:tcW w:w="0" w:type="auto"/>
                <w:gridSpan w:val="2"/>
                <w:hideMark/>
              </w:tcPr>
            </w:tcPrChange>
          </w:tcPr>
          <w:p w:rsidR="00106D74" w:rsidRPr="00106D74" w:rsidRDefault="00106D74">
            <w:pPr>
              <w:cnfStyle w:val="100000000000" w:firstRow="1" w:lastRow="0" w:firstColumn="0" w:lastColumn="0" w:oddVBand="0" w:evenVBand="0" w:oddHBand="0" w:evenHBand="0" w:firstRowFirstColumn="0" w:firstRowLastColumn="0" w:lastRowFirstColumn="0" w:lastRowLastColumn="0"/>
              <w:rPr>
                <w:ins w:id="3563" w:author="Miguel Centeno Muñoz" w:date="2014-07-27T12:56:00Z"/>
                <w:b/>
                <w:rPrChange w:id="3564" w:author="Miguel Centeno Muñoz" w:date="2014-07-30T23:38:00Z">
                  <w:rPr>
                    <w:ins w:id="3565" w:author="Miguel Centeno Muñoz" w:date="2014-07-27T12:56:00Z"/>
                  </w:rPr>
                </w:rPrChange>
              </w:rPr>
              <w:pPrChange w:id="3566" w:author="Miguel Centeno Muñoz" w:date="2014-07-30T23:38:00Z">
                <w:pPr>
                  <w:jc w:val="center"/>
                  <w:cnfStyle w:val="100000000000" w:firstRow="1" w:lastRow="0" w:firstColumn="0" w:lastColumn="0" w:oddVBand="0" w:evenVBand="0" w:oddHBand="0" w:evenHBand="0" w:firstRowFirstColumn="0" w:firstRowLastColumn="0" w:lastRowFirstColumn="0" w:lastRowLastColumn="0"/>
                </w:pPr>
              </w:pPrChange>
            </w:pPr>
            <w:ins w:id="3567" w:author="Miguel Centeno Muñoz" w:date="2014-07-27T12:56:00Z">
              <w:r w:rsidRPr="00106D74">
                <w:rPr>
                  <w:rFonts w:cstheme="minorBidi"/>
                  <w:color w:val="auto"/>
                  <w:sz w:val="22"/>
                  <w:szCs w:val="22"/>
                  <w:rPrChange w:id="3568" w:author="Miguel Centeno Muñoz" w:date="2014-07-30T23:38:00Z">
                    <w:rPr>
                      <w:rStyle w:val="Hipervnculo"/>
                      <w:rFonts w:ascii="Arial" w:hAnsi="Arial" w:cs="Arial"/>
                      <w:b/>
                      <w:bCs/>
                      <w:sz w:val="20"/>
                      <w:szCs w:val="20"/>
                    </w:rPr>
                  </w:rPrChange>
                </w:rPr>
                <w:t>IRQ-0001</w:t>
              </w:r>
              <w:r w:rsidRPr="00106D74">
                <w:rPr>
                  <w:b/>
                  <w:rPrChange w:id="3569" w:author="Miguel Centeno Muñoz" w:date="2014-07-30T23:38:00Z">
                    <w:rPr/>
                  </w:rPrChange>
                </w:rPr>
                <w:t xml:space="preserve"> </w:t>
              </w:r>
            </w:ins>
          </w:p>
        </w:tc>
        <w:tc>
          <w:tcPr>
            <w:tcW w:w="0" w:type="auto"/>
            <w:hideMark/>
            <w:tcPrChange w:id="3570" w:author="Miguel Centeno Muñoz" w:date="2014-07-30T23:39:00Z">
              <w:tcPr>
                <w:tcW w:w="0" w:type="auto"/>
                <w:gridSpan w:val="2"/>
                <w:hideMark/>
              </w:tcPr>
            </w:tcPrChange>
          </w:tcPr>
          <w:p w:rsidR="00106D74" w:rsidRPr="00106D74" w:rsidRDefault="00106D74">
            <w:pPr>
              <w:cnfStyle w:val="100000000000" w:firstRow="1" w:lastRow="0" w:firstColumn="0" w:lastColumn="0" w:oddVBand="0" w:evenVBand="0" w:oddHBand="0" w:evenHBand="0" w:firstRowFirstColumn="0" w:firstRowLastColumn="0" w:lastRowFirstColumn="0" w:lastRowLastColumn="0"/>
              <w:rPr>
                <w:ins w:id="3571" w:author="Miguel Centeno Muñoz" w:date="2014-07-27T12:56:00Z"/>
                <w:b/>
                <w:rPrChange w:id="3572" w:author="Miguel Centeno Muñoz" w:date="2014-07-30T23:38:00Z">
                  <w:rPr>
                    <w:ins w:id="3573" w:author="Miguel Centeno Muñoz" w:date="2014-07-27T12:56:00Z"/>
                  </w:rPr>
                </w:rPrChange>
              </w:rPr>
              <w:pPrChange w:id="3574" w:author="Miguel Centeno Muñoz" w:date="2014-07-30T23:38:00Z">
                <w:pPr>
                  <w:jc w:val="center"/>
                  <w:cnfStyle w:val="100000000000" w:firstRow="1" w:lastRow="0" w:firstColumn="0" w:lastColumn="0" w:oddVBand="0" w:evenVBand="0" w:oddHBand="0" w:evenHBand="0" w:firstRowFirstColumn="0" w:firstRowLastColumn="0" w:lastRowFirstColumn="0" w:lastRowLastColumn="0"/>
                </w:pPr>
              </w:pPrChange>
            </w:pPr>
            <w:ins w:id="3575" w:author="Miguel Centeno Muñoz" w:date="2014-07-27T12:56:00Z">
              <w:r w:rsidRPr="00106D74">
                <w:rPr>
                  <w:rFonts w:cstheme="minorBidi"/>
                  <w:color w:val="auto"/>
                  <w:sz w:val="22"/>
                  <w:szCs w:val="22"/>
                  <w:rPrChange w:id="3576" w:author="Miguel Centeno Muñoz" w:date="2014-07-30T23:38:00Z">
                    <w:rPr>
                      <w:rStyle w:val="Hipervnculo"/>
                      <w:rFonts w:ascii="Arial" w:hAnsi="Arial" w:cs="Arial"/>
                      <w:b/>
                      <w:bCs/>
                      <w:sz w:val="20"/>
                      <w:szCs w:val="20"/>
                    </w:rPr>
                  </w:rPrChange>
                </w:rPr>
                <w:t>IRQ-0002</w:t>
              </w:r>
              <w:r w:rsidRPr="00106D74">
                <w:rPr>
                  <w:b/>
                  <w:rPrChange w:id="3577" w:author="Miguel Centeno Muñoz" w:date="2014-07-30T23:38:00Z">
                    <w:rPr/>
                  </w:rPrChange>
                </w:rPr>
                <w:t xml:space="preserve"> </w:t>
              </w:r>
            </w:ins>
          </w:p>
        </w:tc>
        <w:tc>
          <w:tcPr>
            <w:tcW w:w="0" w:type="auto"/>
            <w:tcPrChange w:id="3578" w:author="Miguel Centeno Muñoz" w:date="2014-07-30T23:39:00Z">
              <w:tcPr>
                <w:tcW w:w="0" w:type="auto"/>
                <w:gridSpan w:val="2"/>
              </w:tcPr>
            </w:tcPrChange>
          </w:tcPr>
          <w:p w:rsidR="00106D74" w:rsidRPr="00106D74" w:rsidRDefault="00106D74" w:rsidP="00106D74">
            <w:pPr>
              <w:cnfStyle w:val="100000000000" w:firstRow="1" w:lastRow="0" w:firstColumn="0" w:lastColumn="0" w:oddVBand="0" w:evenVBand="0" w:oddHBand="0" w:evenHBand="0" w:firstRowFirstColumn="0" w:firstRowLastColumn="0" w:lastRowFirstColumn="0" w:lastRowLastColumn="0"/>
              <w:rPr>
                <w:ins w:id="3579" w:author="Miguel Centeno Muñoz" w:date="2014-07-30T23:39:00Z"/>
                <w:b/>
              </w:rPr>
            </w:pPr>
            <w:ins w:id="3580" w:author="Miguel Centeno Muñoz" w:date="2014-07-30T23:39:00Z">
              <w:r>
                <w:rPr>
                  <w:rFonts w:cstheme="minorBidi"/>
                  <w:b/>
                  <w:color w:val="auto"/>
                  <w:sz w:val="22"/>
                  <w:szCs w:val="22"/>
                </w:rPr>
                <w:t>IRQ-0003</w:t>
              </w:r>
              <w:r w:rsidRPr="00412093">
                <w:rPr>
                  <w:b/>
                </w:rPr>
                <w:t xml:space="preserve"> </w:t>
              </w:r>
            </w:ins>
          </w:p>
        </w:tc>
        <w:tc>
          <w:tcPr>
            <w:tcW w:w="0" w:type="auto"/>
            <w:tcPrChange w:id="3581" w:author="Miguel Centeno Muñoz" w:date="2014-07-30T23:39:00Z">
              <w:tcPr>
                <w:tcW w:w="0" w:type="auto"/>
                <w:gridSpan w:val="2"/>
              </w:tcPr>
            </w:tcPrChange>
          </w:tcPr>
          <w:p w:rsidR="00106D74" w:rsidRPr="00106D74" w:rsidRDefault="00106D74" w:rsidP="00106D74">
            <w:pPr>
              <w:cnfStyle w:val="100000000000" w:firstRow="1" w:lastRow="0" w:firstColumn="0" w:lastColumn="0" w:oddVBand="0" w:evenVBand="0" w:oddHBand="0" w:evenHBand="0" w:firstRowFirstColumn="0" w:firstRowLastColumn="0" w:lastRowFirstColumn="0" w:lastRowLastColumn="0"/>
              <w:rPr>
                <w:ins w:id="3582" w:author="Miguel Centeno Muñoz" w:date="2014-07-30T23:39:00Z"/>
                <w:b/>
              </w:rPr>
            </w:pPr>
            <w:ins w:id="3583" w:author="Miguel Centeno Muñoz" w:date="2014-07-30T23:39:00Z">
              <w:r>
                <w:rPr>
                  <w:rFonts w:cstheme="minorBidi"/>
                  <w:b/>
                  <w:color w:val="auto"/>
                  <w:sz w:val="22"/>
                  <w:szCs w:val="22"/>
                </w:rPr>
                <w:t>IRQ-0004</w:t>
              </w:r>
            </w:ins>
          </w:p>
        </w:tc>
        <w:tc>
          <w:tcPr>
            <w:tcW w:w="0" w:type="auto"/>
            <w:tcPrChange w:id="3584" w:author="Miguel Centeno Muñoz" w:date="2014-07-30T23:39:00Z">
              <w:tcPr>
                <w:tcW w:w="0" w:type="auto"/>
                <w:gridSpan w:val="2"/>
              </w:tcPr>
            </w:tcPrChange>
          </w:tcPr>
          <w:p w:rsidR="00106D74" w:rsidRPr="00412093" w:rsidRDefault="00106D74" w:rsidP="00106D74">
            <w:pPr>
              <w:cnfStyle w:val="100000000000" w:firstRow="1" w:lastRow="0" w:firstColumn="0" w:lastColumn="0" w:oddVBand="0" w:evenVBand="0" w:oddHBand="0" w:evenHBand="0" w:firstRowFirstColumn="0" w:firstRowLastColumn="0" w:lastRowFirstColumn="0" w:lastRowLastColumn="0"/>
              <w:rPr>
                <w:ins w:id="3585" w:author="Miguel Centeno Muñoz" w:date="2014-07-30T23:39:00Z"/>
                <w:b/>
              </w:rPr>
            </w:pPr>
            <w:ins w:id="3586" w:author="Miguel Centeno Muñoz" w:date="2014-07-30T23:39:00Z">
              <w:r>
                <w:rPr>
                  <w:rFonts w:cstheme="minorBidi"/>
                  <w:b/>
                  <w:color w:val="auto"/>
                  <w:sz w:val="22"/>
                  <w:szCs w:val="22"/>
                </w:rPr>
                <w:t>IRQ-0005</w:t>
              </w:r>
              <w:r w:rsidRPr="00412093">
                <w:rPr>
                  <w:b/>
                </w:rPr>
                <w:t xml:space="preserve"> </w:t>
              </w:r>
            </w:ins>
          </w:p>
        </w:tc>
      </w:tr>
      <w:tr w:rsidR="00106D74" w:rsidTr="00106D74">
        <w:trPr>
          <w:cnfStyle w:val="000000100000" w:firstRow="0" w:lastRow="0" w:firstColumn="0" w:lastColumn="0" w:oddVBand="0" w:evenVBand="0" w:oddHBand="1" w:evenHBand="0" w:firstRowFirstColumn="0" w:firstRowLastColumn="0" w:lastRowFirstColumn="0" w:lastRowLastColumn="0"/>
          <w:ins w:id="3587" w:author="Miguel Centeno Muñoz" w:date="2014-07-27T12:56:00Z"/>
        </w:trPr>
        <w:tc>
          <w:tcPr>
            <w:cnfStyle w:val="001000000000" w:firstRow="0" w:lastRow="0" w:firstColumn="1" w:lastColumn="0" w:oddVBand="0" w:evenVBand="0" w:oddHBand="0" w:evenHBand="0" w:firstRowFirstColumn="0" w:firstRowLastColumn="0" w:lastRowFirstColumn="0" w:lastRowLastColumn="0"/>
            <w:tcW w:w="0" w:type="auto"/>
            <w:hideMark/>
            <w:tcPrChange w:id="3588" w:author="Miguel Centeno Muñoz" w:date="2014-07-30T23:39:00Z">
              <w:tcPr>
                <w:tcW w:w="0" w:type="auto"/>
                <w:gridSpan w:val="3"/>
                <w:hideMark/>
              </w:tcPr>
            </w:tcPrChange>
          </w:tcPr>
          <w:p w:rsidR="00106D74" w:rsidRPr="00106D74" w:rsidRDefault="00106D74">
            <w:pPr>
              <w:cnfStyle w:val="001000100000" w:firstRow="0" w:lastRow="0" w:firstColumn="1" w:lastColumn="0" w:oddVBand="0" w:evenVBand="0" w:oddHBand="1" w:evenHBand="0" w:firstRowFirstColumn="0" w:firstRowLastColumn="0" w:lastRowFirstColumn="0" w:lastRowLastColumn="0"/>
              <w:rPr>
                <w:ins w:id="3589" w:author="Miguel Centeno Muñoz" w:date="2014-07-27T12:56:00Z"/>
                <w:b/>
                <w:rPrChange w:id="3590" w:author="Miguel Centeno Muñoz" w:date="2014-07-30T23:38:00Z">
                  <w:rPr>
                    <w:ins w:id="3591" w:author="Miguel Centeno Muñoz" w:date="2014-07-27T12:56:00Z"/>
                  </w:rPr>
                </w:rPrChange>
              </w:rPr>
            </w:pPr>
            <w:ins w:id="3592" w:author="Miguel Centeno Muñoz" w:date="2014-07-27T12:56:00Z">
              <w:r w:rsidRPr="00106D74">
                <w:rPr>
                  <w:rFonts w:cstheme="minorBidi"/>
                  <w:color w:val="auto"/>
                  <w:rPrChange w:id="3593" w:author="Miguel Centeno Muñoz" w:date="2014-07-30T23:38:00Z">
                    <w:rPr>
                      <w:rStyle w:val="Hipervnculo"/>
                      <w:rFonts w:ascii="Arial" w:hAnsi="Arial" w:cs="Arial"/>
                      <w:b/>
                      <w:bCs/>
                      <w:sz w:val="20"/>
                      <w:szCs w:val="20"/>
                    </w:rPr>
                  </w:rPrChange>
                </w:rPr>
                <w:t>OBJ-00</w:t>
              </w:r>
            </w:ins>
            <w:ins w:id="3594" w:author="Miguel Centeno Muñoz" w:date="2014-07-27T12:57:00Z">
              <w:r w:rsidRPr="00106D74">
                <w:rPr>
                  <w:b/>
                  <w:rPrChange w:id="3595" w:author="Miguel Centeno Muñoz" w:date="2014-07-30T23:38:00Z">
                    <w:rPr/>
                  </w:rPrChange>
                </w:rPr>
                <w:t>0</w:t>
              </w:r>
            </w:ins>
            <w:ins w:id="3596" w:author="Miguel Centeno Muñoz" w:date="2014-07-27T12:59:00Z">
              <w:r w:rsidRPr="00106D74">
                <w:rPr>
                  <w:b/>
                  <w:rPrChange w:id="3597" w:author="Miguel Centeno Muñoz" w:date="2014-07-30T23:38:00Z">
                    <w:rPr/>
                  </w:rPrChange>
                </w:rPr>
                <w:t>1</w:t>
              </w:r>
            </w:ins>
          </w:p>
        </w:tc>
        <w:tc>
          <w:tcPr>
            <w:tcW w:w="0" w:type="auto"/>
            <w:hideMark/>
            <w:tcPrChange w:id="3598" w:author="Miguel Centeno Muñoz" w:date="2014-07-30T23:39:00Z">
              <w:tcPr>
                <w:tcW w:w="0" w:type="auto"/>
                <w:gridSpan w:val="2"/>
                <w:hideMark/>
              </w:tcPr>
            </w:tcPrChange>
          </w:tcPr>
          <w:p w:rsidR="00106D74" w:rsidRDefault="00F17AA9">
            <w:pPr>
              <w:jc w:val="center"/>
              <w:cnfStyle w:val="000000100000" w:firstRow="0" w:lastRow="0" w:firstColumn="0" w:lastColumn="0" w:oddVBand="0" w:evenVBand="0" w:oddHBand="1" w:evenHBand="0" w:firstRowFirstColumn="0" w:firstRowLastColumn="0" w:lastRowFirstColumn="0" w:lastRowLastColumn="0"/>
              <w:rPr>
                <w:ins w:id="3599" w:author="Miguel Centeno Muñoz" w:date="2014-07-27T12:56:00Z"/>
                <w:rFonts w:eastAsiaTheme="minorHAnsi"/>
                <w:color w:val="auto"/>
              </w:rPr>
              <w:pPrChange w:id="3600" w:author="Miguel Centeno Muñoz" w:date="2014-07-30T23:40:00Z">
                <w:pPr>
                  <w:spacing w:after="200" w:line="276" w:lineRule="auto"/>
                  <w:jc w:val="center"/>
                  <w:cnfStyle w:val="000000100000" w:firstRow="0" w:lastRow="0" w:firstColumn="0" w:lastColumn="0" w:oddVBand="0" w:evenVBand="0" w:oddHBand="1" w:evenHBand="0" w:firstRowFirstColumn="0" w:firstRowLastColumn="0" w:lastRowFirstColumn="0" w:lastRowLastColumn="0"/>
                </w:pPr>
              </w:pPrChange>
            </w:pPr>
            <w:ins w:id="3601" w:author="Miguel Centeno Muñoz" w:date="2014-07-27T12:59:00Z">
              <w:r>
                <w:rPr>
                  <w:rFonts w:eastAsiaTheme="minorHAnsi" w:cstheme="minorBidi"/>
                  <w:color w:val="auto"/>
                </w:rPr>
                <w:pict>
                  <v:shape id="Imagen 32" o:spid="_x0000_i1025" type="#_x0000_t75" style="width:12.9pt;height:12.9pt;visibility:visible;mso-wrap-style:square">
                    <v:imagedata r:id="rId23" o:title="trace"/>
                  </v:shape>
                </w:pict>
              </w:r>
            </w:ins>
          </w:p>
        </w:tc>
        <w:tc>
          <w:tcPr>
            <w:tcW w:w="0" w:type="auto"/>
            <w:hideMark/>
            <w:tcPrChange w:id="3602" w:author="Miguel Centeno Muñoz" w:date="2014-07-30T23:39:00Z">
              <w:tcPr>
                <w:tcW w:w="0" w:type="auto"/>
                <w:gridSpan w:val="2"/>
                <w:hideMark/>
              </w:tcPr>
            </w:tcPrChange>
          </w:tcPr>
          <w:p w:rsidR="00106D74" w:rsidRDefault="00106D74">
            <w:pPr>
              <w:jc w:val="center"/>
              <w:cnfStyle w:val="000000100000" w:firstRow="0" w:lastRow="0" w:firstColumn="0" w:lastColumn="0" w:oddVBand="0" w:evenVBand="0" w:oddHBand="1" w:evenHBand="0" w:firstRowFirstColumn="0" w:firstRowLastColumn="0" w:lastRowFirstColumn="0" w:lastRowLastColumn="0"/>
              <w:rPr>
                <w:ins w:id="3603" w:author="Miguel Centeno Muñoz" w:date="2014-07-27T12:56:00Z"/>
              </w:rPr>
            </w:pPr>
            <w:ins w:id="3604" w:author="Miguel Centeno Muñoz" w:date="2014-07-27T12:59:00Z">
              <w:r>
                <w:t>-</w:t>
              </w:r>
            </w:ins>
          </w:p>
        </w:tc>
        <w:tc>
          <w:tcPr>
            <w:tcW w:w="0" w:type="auto"/>
            <w:tcPrChange w:id="3605" w:author="Miguel Centeno Muñoz" w:date="2014-07-30T23:39:00Z">
              <w:tcPr>
                <w:tcW w:w="0" w:type="auto"/>
                <w:gridSpan w:val="2"/>
              </w:tcPr>
            </w:tcPrChange>
          </w:tcPr>
          <w:p w:rsidR="00106D74" w:rsidRDefault="00AE0352">
            <w:pPr>
              <w:jc w:val="center"/>
              <w:cnfStyle w:val="000000100000" w:firstRow="0" w:lastRow="0" w:firstColumn="0" w:lastColumn="0" w:oddVBand="0" w:evenVBand="0" w:oddHBand="1" w:evenHBand="0" w:firstRowFirstColumn="0" w:firstRowLastColumn="0" w:lastRowFirstColumn="0" w:lastRowLastColumn="0"/>
              <w:rPr>
                <w:ins w:id="3606" w:author="Miguel Centeno Muñoz" w:date="2014-07-30T23:39:00Z"/>
              </w:rPr>
              <w:pPrChange w:id="3607" w:author="Miguel Centeno Muñoz" w:date="2014-07-30T23:40:00Z">
                <w:pPr>
                  <w:cnfStyle w:val="000000100000" w:firstRow="0" w:lastRow="0" w:firstColumn="0" w:lastColumn="0" w:oddVBand="0" w:evenVBand="0" w:oddHBand="1" w:evenHBand="0" w:firstRowFirstColumn="0" w:firstRowLastColumn="0" w:lastRowFirstColumn="0" w:lastRowLastColumn="0"/>
                </w:pPr>
              </w:pPrChange>
            </w:pPr>
            <w:ins w:id="3608" w:author="Miguel Centeno Muñoz" w:date="2014-07-30T23:40:00Z">
              <w:r>
                <w:t>-</w:t>
              </w:r>
            </w:ins>
          </w:p>
        </w:tc>
        <w:tc>
          <w:tcPr>
            <w:tcW w:w="0" w:type="auto"/>
            <w:tcPrChange w:id="3609" w:author="Miguel Centeno Muñoz" w:date="2014-07-30T23:39:00Z">
              <w:tcPr>
                <w:tcW w:w="0" w:type="auto"/>
                <w:gridSpan w:val="2"/>
              </w:tcPr>
            </w:tcPrChange>
          </w:tcPr>
          <w:p w:rsidR="00106D74" w:rsidRDefault="00AE0352">
            <w:pPr>
              <w:jc w:val="center"/>
              <w:cnfStyle w:val="000000100000" w:firstRow="0" w:lastRow="0" w:firstColumn="0" w:lastColumn="0" w:oddVBand="0" w:evenVBand="0" w:oddHBand="1" w:evenHBand="0" w:firstRowFirstColumn="0" w:firstRowLastColumn="0" w:lastRowFirstColumn="0" w:lastRowLastColumn="0"/>
              <w:rPr>
                <w:ins w:id="3610" w:author="Miguel Centeno Muñoz" w:date="2014-07-30T23:39:00Z"/>
              </w:rPr>
              <w:pPrChange w:id="3611" w:author="Miguel Centeno Muñoz" w:date="2014-07-30T23:40:00Z">
                <w:pPr>
                  <w:cnfStyle w:val="000000100000" w:firstRow="0" w:lastRow="0" w:firstColumn="0" w:lastColumn="0" w:oddVBand="0" w:evenVBand="0" w:oddHBand="1" w:evenHBand="0" w:firstRowFirstColumn="0" w:firstRowLastColumn="0" w:lastRowFirstColumn="0" w:lastRowLastColumn="0"/>
                </w:pPr>
              </w:pPrChange>
            </w:pPr>
            <w:ins w:id="3612" w:author="Miguel Centeno Muñoz" w:date="2014-07-30T23:40:00Z">
              <w:r>
                <w:t>-</w:t>
              </w:r>
            </w:ins>
          </w:p>
        </w:tc>
        <w:tc>
          <w:tcPr>
            <w:tcW w:w="0" w:type="auto"/>
            <w:tcPrChange w:id="3613" w:author="Miguel Centeno Muñoz" w:date="2014-07-30T23:39:00Z">
              <w:tcPr>
                <w:tcW w:w="0" w:type="auto"/>
                <w:gridSpan w:val="2"/>
              </w:tcPr>
            </w:tcPrChange>
          </w:tcPr>
          <w:p w:rsidR="00106D74" w:rsidRDefault="00AE0352">
            <w:pPr>
              <w:jc w:val="center"/>
              <w:cnfStyle w:val="000000100000" w:firstRow="0" w:lastRow="0" w:firstColumn="0" w:lastColumn="0" w:oddVBand="0" w:evenVBand="0" w:oddHBand="1" w:evenHBand="0" w:firstRowFirstColumn="0" w:firstRowLastColumn="0" w:lastRowFirstColumn="0" w:lastRowLastColumn="0"/>
              <w:rPr>
                <w:ins w:id="3614" w:author="Miguel Centeno Muñoz" w:date="2014-07-30T23:39:00Z"/>
              </w:rPr>
              <w:pPrChange w:id="3615" w:author="Miguel Centeno Muñoz" w:date="2014-07-30T23:40:00Z">
                <w:pPr>
                  <w:cnfStyle w:val="000000100000" w:firstRow="0" w:lastRow="0" w:firstColumn="0" w:lastColumn="0" w:oddVBand="0" w:evenVBand="0" w:oddHBand="1" w:evenHBand="0" w:firstRowFirstColumn="0" w:firstRowLastColumn="0" w:lastRowFirstColumn="0" w:lastRowLastColumn="0"/>
                </w:pPr>
              </w:pPrChange>
            </w:pPr>
            <w:ins w:id="3616" w:author="Miguel Centeno Muñoz" w:date="2014-07-30T23:40:00Z">
              <w:r>
                <w:t>-</w:t>
              </w:r>
            </w:ins>
          </w:p>
        </w:tc>
      </w:tr>
      <w:tr w:rsidR="00106D74" w:rsidTr="00106D74">
        <w:trPr>
          <w:ins w:id="3617" w:author="Miguel Centeno Muñoz" w:date="2014-07-27T12:56:00Z"/>
        </w:trPr>
        <w:tc>
          <w:tcPr>
            <w:cnfStyle w:val="001000000000" w:firstRow="0" w:lastRow="0" w:firstColumn="1" w:lastColumn="0" w:oddVBand="0" w:evenVBand="0" w:oddHBand="0" w:evenHBand="0" w:firstRowFirstColumn="0" w:firstRowLastColumn="0" w:lastRowFirstColumn="0" w:lastRowLastColumn="0"/>
            <w:tcW w:w="0" w:type="auto"/>
            <w:hideMark/>
            <w:tcPrChange w:id="3618" w:author="Miguel Centeno Muñoz" w:date="2014-07-30T23:39:00Z">
              <w:tcPr>
                <w:tcW w:w="0" w:type="auto"/>
                <w:gridSpan w:val="3"/>
                <w:hideMark/>
              </w:tcPr>
            </w:tcPrChange>
          </w:tcPr>
          <w:p w:rsidR="00106D74" w:rsidRPr="00106D74" w:rsidRDefault="00106D74">
            <w:pPr>
              <w:rPr>
                <w:ins w:id="3619" w:author="Miguel Centeno Muñoz" w:date="2014-07-27T12:56:00Z"/>
                <w:b/>
                <w:rPrChange w:id="3620" w:author="Miguel Centeno Muñoz" w:date="2014-07-30T23:38:00Z">
                  <w:rPr>
                    <w:ins w:id="3621" w:author="Miguel Centeno Muñoz" w:date="2014-07-27T12:56:00Z"/>
                  </w:rPr>
                </w:rPrChange>
              </w:rPr>
            </w:pPr>
            <w:ins w:id="3622" w:author="Miguel Centeno Muñoz" w:date="2014-07-27T12:56:00Z">
              <w:r w:rsidRPr="00106D74">
                <w:rPr>
                  <w:rFonts w:cstheme="minorBidi"/>
                  <w:color w:val="auto"/>
                  <w:rPrChange w:id="3623" w:author="Miguel Centeno Muñoz" w:date="2014-07-30T23:38:00Z">
                    <w:rPr>
                      <w:rStyle w:val="Hipervnculo"/>
                      <w:rFonts w:ascii="Arial" w:hAnsi="Arial" w:cs="Arial"/>
                      <w:b/>
                      <w:bCs/>
                      <w:sz w:val="20"/>
                      <w:szCs w:val="20"/>
                    </w:rPr>
                  </w:rPrChange>
                </w:rPr>
                <w:t>OBJ-00</w:t>
              </w:r>
            </w:ins>
            <w:ins w:id="3624" w:author="Miguel Centeno Muñoz" w:date="2014-07-27T12:57:00Z">
              <w:r w:rsidRPr="00106D74">
                <w:rPr>
                  <w:b/>
                  <w:rPrChange w:id="3625" w:author="Miguel Centeno Muñoz" w:date="2014-07-30T23:38:00Z">
                    <w:rPr/>
                  </w:rPrChange>
                </w:rPr>
                <w:t>0</w:t>
              </w:r>
            </w:ins>
            <w:ins w:id="3626" w:author="Miguel Centeno Muñoz" w:date="2014-07-27T12:59:00Z">
              <w:r w:rsidRPr="00106D74">
                <w:rPr>
                  <w:b/>
                  <w:rPrChange w:id="3627" w:author="Miguel Centeno Muñoz" w:date="2014-07-30T23:38:00Z">
                    <w:rPr/>
                  </w:rPrChange>
                </w:rPr>
                <w:t>2</w:t>
              </w:r>
            </w:ins>
            <w:ins w:id="3628" w:author="Miguel Centeno Muñoz" w:date="2014-07-27T12:56:00Z">
              <w:r w:rsidRPr="00106D74">
                <w:rPr>
                  <w:b/>
                  <w:rPrChange w:id="3629" w:author="Miguel Centeno Muñoz" w:date="2014-07-30T23:38:00Z">
                    <w:rPr/>
                  </w:rPrChange>
                </w:rPr>
                <w:t xml:space="preserve"> </w:t>
              </w:r>
            </w:ins>
          </w:p>
        </w:tc>
        <w:tc>
          <w:tcPr>
            <w:tcW w:w="0" w:type="auto"/>
            <w:hideMark/>
            <w:tcPrChange w:id="3630" w:author="Miguel Centeno Muñoz" w:date="2014-07-30T23:39:00Z">
              <w:tcPr>
                <w:tcW w:w="0" w:type="auto"/>
                <w:gridSpan w:val="2"/>
                <w:hideMark/>
              </w:tcPr>
            </w:tcPrChange>
          </w:tcPr>
          <w:p w:rsidR="00106D74" w:rsidRDefault="00106D74">
            <w:pPr>
              <w:jc w:val="center"/>
              <w:cnfStyle w:val="000000000000" w:firstRow="0" w:lastRow="0" w:firstColumn="0" w:lastColumn="0" w:oddVBand="0" w:evenVBand="0" w:oddHBand="0" w:evenHBand="0" w:firstRowFirstColumn="0" w:firstRowLastColumn="0" w:lastRowFirstColumn="0" w:lastRowLastColumn="0"/>
              <w:rPr>
                <w:ins w:id="3631" w:author="Miguel Centeno Muñoz" w:date="2014-07-27T12:56:00Z"/>
              </w:rPr>
            </w:pPr>
            <w:ins w:id="3632" w:author="Miguel Centeno Muñoz" w:date="2014-07-27T12:56:00Z">
              <w:r>
                <w:t>-</w:t>
              </w:r>
            </w:ins>
          </w:p>
        </w:tc>
        <w:tc>
          <w:tcPr>
            <w:tcW w:w="0" w:type="auto"/>
            <w:hideMark/>
            <w:tcPrChange w:id="3633" w:author="Miguel Centeno Muñoz" w:date="2014-07-30T23:39:00Z">
              <w:tcPr>
                <w:tcW w:w="0" w:type="auto"/>
                <w:gridSpan w:val="2"/>
                <w:hideMark/>
              </w:tcPr>
            </w:tcPrChange>
          </w:tcPr>
          <w:p w:rsidR="00106D74" w:rsidRDefault="00106D74">
            <w:pPr>
              <w:jc w:val="center"/>
              <w:cnfStyle w:val="000000000000" w:firstRow="0" w:lastRow="0" w:firstColumn="0" w:lastColumn="0" w:oddVBand="0" w:evenVBand="0" w:oddHBand="0" w:evenHBand="0" w:firstRowFirstColumn="0" w:firstRowLastColumn="0" w:lastRowFirstColumn="0" w:lastRowLastColumn="0"/>
              <w:rPr>
                <w:ins w:id="3634" w:author="Miguel Centeno Muñoz" w:date="2014-07-27T12:56:00Z"/>
              </w:rPr>
            </w:pPr>
            <w:ins w:id="3635" w:author="Miguel Centeno Muñoz" w:date="2014-07-27T12:56:00Z">
              <w:r w:rsidRPr="00AC15B6">
                <w:rPr>
                  <w:noProof/>
                  <w:lang w:eastAsia="es-ES"/>
                </w:rPr>
                <w:drawing>
                  <wp:inline distT="0" distB="0" distL="0" distR="0" wp14:anchorId="33D42138" wp14:editId="6C0B2A3F">
                    <wp:extent cx="154305" cy="154305"/>
                    <wp:effectExtent l="0" t="0" r="0" b="0"/>
                    <wp:docPr id="36" name="Imagen 36"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0" w:type="auto"/>
            <w:tcPrChange w:id="3636" w:author="Miguel Centeno Muñoz" w:date="2014-07-30T23:39:00Z">
              <w:tcPr>
                <w:tcW w:w="0" w:type="auto"/>
                <w:gridSpan w:val="2"/>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637" w:author="Miguel Centeno Muñoz" w:date="2014-07-30T23:39:00Z"/>
                <w:noProof/>
                <w:lang w:eastAsia="es-ES"/>
              </w:rPr>
              <w:pPrChange w:id="3638" w:author="Miguel Centeno Muñoz" w:date="2014-07-30T23:40:00Z">
                <w:pPr>
                  <w:cnfStyle w:val="000000000000" w:firstRow="0" w:lastRow="0" w:firstColumn="0" w:lastColumn="0" w:oddVBand="0" w:evenVBand="0" w:oddHBand="0" w:evenHBand="0" w:firstRowFirstColumn="0" w:firstRowLastColumn="0" w:lastRowFirstColumn="0" w:lastRowLastColumn="0"/>
                </w:pPr>
              </w:pPrChange>
            </w:pPr>
            <w:ins w:id="3639" w:author="Miguel Centeno Muñoz" w:date="2014-07-30T23:40:00Z">
              <w:r w:rsidRPr="00AC15B6">
                <w:rPr>
                  <w:noProof/>
                  <w:lang w:eastAsia="es-ES"/>
                </w:rPr>
                <w:drawing>
                  <wp:inline distT="0" distB="0" distL="0" distR="0" wp14:anchorId="05F9D6A4" wp14:editId="5CAC0919">
                    <wp:extent cx="154305" cy="154305"/>
                    <wp:effectExtent l="0" t="0" r="0" b="0"/>
                    <wp:docPr id="13" name="Imagen 13"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0" w:type="auto"/>
            <w:tcPrChange w:id="3640" w:author="Miguel Centeno Muñoz" w:date="2014-07-30T23:39:00Z">
              <w:tcPr>
                <w:tcW w:w="0" w:type="auto"/>
                <w:gridSpan w:val="2"/>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641" w:author="Miguel Centeno Muñoz" w:date="2014-07-30T23:39:00Z"/>
                <w:noProof/>
                <w:lang w:eastAsia="es-ES"/>
              </w:rPr>
              <w:pPrChange w:id="3642" w:author="Miguel Centeno Muñoz" w:date="2014-07-30T23:40:00Z">
                <w:pPr>
                  <w:cnfStyle w:val="000000000000" w:firstRow="0" w:lastRow="0" w:firstColumn="0" w:lastColumn="0" w:oddVBand="0" w:evenVBand="0" w:oddHBand="0" w:evenHBand="0" w:firstRowFirstColumn="0" w:firstRowLastColumn="0" w:lastRowFirstColumn="0" w:lastRowLastColumn="0"/>
                </w:pPr>
              </w:pPrChange>
            </w:pPr>
            <w:ins w:id="3643" w:author="Miguel Centeno Muñoz" w:date="2014-07-30T23:40:00Z">
              <w:r>
                <w:rPr>
                  <w:noProof/>
                  <w:lang w:eastAsia="es-ES"/>
                </w:rPr>
                <w:t>-</w:t>
              </w:r>
            </w:ins>
          </w:p>
        </w:tc>
        <w:tc>
          <w:tcPr>
            <w:tcW w:w="0" w:type="auto"/>
            <w:tcPrChange w:id="3644" w:author="Miguel Centeno Muñoz" w:date="2014-07-30T23:39:00Z">
              <w:tcPr>
                <w:tcW w:w="0" w:type="auto"/>
                <w:gridSpan w:val="2"/>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645" w:author="Miguel Centeno Muñoz" w:date="2014-07-30T23:39:00Z"/>
                <w:noProof/>
                <w:lang w:eastAsia="es-ES"/>
              </w:rPr>
              <w:pPrChange w:id="3646" w:author="Miguel Centeno Muñoz" w:date="2014-07-30T23:40:00Z">
                <w:pPr>
                  <w:cnfStyle w:val="000000000000" w:firstRow="0" w:lastRow="0" w:firstColumn="0" w:lastColumn="0" w:oddVBand="0" w:evenVBand="0" w:oddHBand="0" w:evenHBand="0" w:firstRowFirstColumn="0" w:firstRowLastColumn="0" w:lastRowFirstColumn="0" w:lastRowLastColumn="0"/>
                </w:pPr>
              </w:pPrChange>
            </w:pPr>
            <w:ins w:id="3647" w:author="Miguel Centeno Muñoz" w:date="2014-07-30T23:40:00Z">
              <w:r>
                <w:rPr>
                  <w:noProof/>
                  <w:lang w:eastAsia="es-ES"/>
                </w:rPr>
                <w:t>-</w:t>
              </w:r>
            </w:ins>
          </w:p>
        </w:tc>
      </w:tr>
      <w:tr w:rsidR="00106D74" w:rsidTr="00106D74">
        <w:trPr>
          <w:cnfStyle w:val="000000100000" w:firstRow="0" w:lastRow="0" w:firstColumn="0" w:lastColumn="0" w:oddVBand="0" w:evenVBand="0" w:oddHBand="1" w:evenHBand="0" w:firstRowFirstColumn="0" w:firstRowLastColumn="0" w:lastRowFirstColumn="0" w:lastRowLastColumn="0"/>
          <w:ins w:id="3648" w:author="Miguel Centeno Muñoz" w:date="2014-07-27T12:56:00Z"/>
        </w:trPr>
        <w:tc>
          <w:tcPr>
            <w:cnfStyle w:val="001000000000" w:firstRow="0" w:lastRow="0" w:firstColumn="1" w:lastColumn="0" w:oddVBand="0" w:evenVBand="0" w:oddHBand="0" w:evenHBand="0" w:firstRowFirstColumn="0" w:firstRowLastColumn="0" w:lastRowFirstColumn="0" w:lastRowLastColumn="0"/>
            <w:tcW w:w="0" w:type="auto"/>
            <w:hideMark/>
            <w:tcPrChange w:id="3649" w:author="Miguel Centeno Muñoz" w:date="2014-07-30T23:39:00Z">
              <w:tcPr>
                <w:tcW w:w="0" w:type="auto"/>
                <w:gridSpan w:val="3"/>
                <w:hideMark/>
              </w:tcPr>
            </w:tcPrChange>
          </w:tcPr>
          <w:p w:rsidR="00106D74" w:rsidRPr="00106D74" w:rsidRDefault="00106D74">
            <w:pPr>
              <w:cnfStyle w:val="001000100000" w:firstRow="0" w:lastRow="0" w:firstColumn="1" w:lastColumn="0" w:oddVBand="0" w:evenVBand="0" w:oddHBand="1" w:evenHBand="0" w:firstRowFirstColumn="0" w:firstRowLastColumn="0" w:lastRowFirstColumn="0" w:lastRowLastColumn="0"/>
              <w:rPr>
                <w:ins w:id="3650" w:author="Miguel Centeno Muñoz" w:date="2014-07-27T12:56:00Z"/>
                <w:b/>
                <w:rPrChange w:id="3651" w:author="Miguel Centeno Muñoz" w:date="2014-07-30T23:38:00Z">
                  <w:rPr>
                    <w:ins w:id="3652" w:author="Miguel Centeno Muñoz" w:date="2014-07-27T12:56:00Z"/>
                  </w:rPr>
                </w:rPrChange>
              </w:rPr>
            </w:pPr>
            <w:ins w:id="3653" w:author="Miguel Centeno Muñoz" w:date="2014-07-27T12:56:00Z">
              <w:r w:rsidRPr="00106D74">
                <w:rPr>
                  <w:rFonts w:cstheme="minorBidi"/>
                  <w:color w:val="auto"/>
                  <w:rPrChange w:id="3654" w:author="Miguel Centeno Muñoz" w:date="2014-07-30T23:38:00Z">
                    <w:rPr>
                      <w:rStyle w:val="Hipervnculo"/>
                      <w:rFonts w:ascii="Arial" w:hAnsi="Arial" w:cs="Arial"/>
                      <w:b/>
                      <w:bCs/>
                      <w:sz w:val="20"/>
                      <w:szCs w:val="20"/>
                    </w:rPr>
                  </w:rPrChange>
                </w:rPr>
                <w:t>OBJ-00</w:t>
              </w:r>
            </w:ins>
            <w:ins w:id="3655" w:author="Miguel Centeno Muñoz" w:date="2014-07-27T12:58:00Z">
              <w:r w:rsidRPr="00106D74">
                <w:rPr>
                  <w:b/>
                  <w:rPrChange w:id="3656" w:author="Miguel Centeno Muñoz" w:date="2014-07-30T23:38:00Z">
                    <w:rPr/>
                  </w:rPrChange>
                </w:rPr>
                <w:t>0</w:t>
              </w:r>
            </w:ins>
            <w:ins w:id="3657" w:author="Miguel Centeno Muñoz" w:date="2014-07-27T12:59:00Z">
              <w:r w:rsidRPr="00106D74">
                <w:rPr>
                  <w:b/>
                  <w:rPrChange w:id="3658" w:author="Miguel Centeno Muñoz" w:date="2014-07-30T23:38:00Z">
                    <w:rPr/>
                  </w:rPrChange>
                </w:rPr>
                <w:t>3</w:t>
              </w:r>
            </w:ins>
            <w:ins w:id="3659" w:author="Miguel Centeno Muñoz" w:date="2014-07-27T12:56:00Z">
              <w:r w:rsidRPr="00106D74">
                <w:rPr>
                  <w:b/>
                  <w:rPrChange w:id="3660" w:author="Miguel Centeno Muñoz" w:date="2014-07-30T23:38:00Z">
                    <w:rPr/>
                  </w:rPrChange>
                </w:rPr>
                <w:t xml:space="preserve"> </w:t>
              </w:r>
            </w:ins>
          </w:p>
        </w:tc>
        <w:tc>
          <w:tcPr>
            <w:tcW w:w="0" w:type="auto"/>
            <w:hideMark/>
            <w:tcPrChange w:id="3661" w:author="Miguel Centeno Muñoz" w:date="2014-07-30T23:39:00Z">
              <w:tcPr>
                <w:tcW w:w="0" w:type="auto"/>
                <w:gridSpan w:val="2"/>
                <w:hideMark/>
              </w:tcPr>
            </w:tcPrChange>
          </w:tcPr>
          <w:p w:rsidR="00106D74" w:rsidRDefault="00AE0352">
            <w:pPr>
              <w:jc w:val="center"/>
              <w:cnfStyle w:val="000000100000" w:firstRow="0" w:lastRow="0" w:firstColumn="0" w:lastColumn="0" w:oddVBand="0" w:evenVBand="0" w:oddHBand="1" w:evenHBand="0" w:firstRowFirstColumn="0" w:firstRowLastColumn="0" w:lastRowFirstColumn="0" w:lastRowLastColumn="0"/>
              <w:rPr>
                <w:ins w:id="3662" w:author="Miguel Centeno Muñoz" w:date="2014-07-27T12:56:00Z"/>
              </w:rPr>
            </w:pPr>
            <w:ins w:id="3663" w:author="Miguel Centeno Muñoz" w:date="2014-07-30T23:40:00Z">
              <w:r>
                <w:t>-</w:t>
              </w:r>
            </w:ins>
          </w:p>
        </w:tc>
        <w:tc>
          <w:tcPr>
            <w:tcW w:w="0" w:type="auto"/>
            <w:hideMark/>
            <w:tcPrChange w:id="3664" w:author="Miguel Centeno Muñoz" w:date="2014-07-30T23:39:00Z">
              <w:tcPr>
                <w:tcW w:w="0" w:type="auto"/>
                <w:gridSpan w:val="2"/>
                <w:hideMark/>
              </w:tcPr>
            </w:tcPrChange>
          </w:tcPr>
          <w:p w:rsidR="00106D74" w:rsidRDefault="00106D74">
            <w:pPr>
              <w:jc w:val="center"/>
              <w:cnfStyle w:val="000000100000" w:firstRow="0" w:lastRow="0" w:firstColumn="0" w:lastColumn="0" w:oddVBand="0" w:evenVBand="0" w:oddHBand="1" w:evenHBand="0" w:firstRowFirstColumn="0" w:firstRowLastColumn="0" w:lastRowFirstColumn="0" w:lastRowLastColumn="0"/>
              <w:rPr>
                <w:ins w:id="3665" w:author="Miguel Centeno Muñoz" w:date="2014-07-27T12:56:00Z"/>
              </w:rPr>
            </w:pPr>
            <w:ins w:id="3666" w:author="Miguel Centeno Muñoz" w:date="2014-07-27T13:00:00Z">
              <w:r>
                <w:t>-</w:t>
              </w:r>
            </w:ins>
          </w:p>
        </w:tc>
        <w:tc>
          <w:tcPr>
            <w:tcW w:w="0" w:type="auto"/>
            <w:tcPrChange w:id="3667" w:author="Miguel Centeno Muñoz" w:date="2014-07-30T23:39:00Z">
              <w:tcPr>
                <w:tcW w:w="0" w:type="auto"/>
                <w:gridSpan w:val="2"/>
              </w:tcPr>
            </w:tcPrChange>
          </w:tcPr>
          <w:p w:rsidR="00106D74" w:rsidRDefault="00AE0352">
            <w:pPr>
              <w:jc w:val="center"/>
              <w:cnfStyle w:val="000000100000" w:firstRow="0" w:lastRow="0" w:firstColumn="0" w:lastColumn="0" w:oddVBand="0" w:evenVBand="0" w:oddHBand="1" w:evenHBand="0" w:firstRowFirstColumn="0" w:firstRowLastColumn="0" w:lastRowFirstColumn="0" w:lastRowLastColumn="0"/>
              <w:rPr>
                <w:ins w:id="3668" w:author="Miguel Centeno Muñoz" w:date="2014-07-30T23:39:00Z"/>
              </w:rPr>
              <w:pPrChange w:id="3669" w:author="Miguel Centeno Muñoz" w:date="2014-07-30T23:40:00Z">
                <w:pPr>
                  <w:cnfStyle w:val="000000100000" w:firstRow="0" w:lastRow="0" w:firstColumn="0" w:lastColumn="0" w:oddVBand="0" w:evenVBand="0" w:oddHBand="1" w:evenHBand="0" w:firstRowFirstColumn="0" w:firstRowLastColumn="0" w:lastRowFirstColumn="0" w:lastRowLastColumn="0"/>
                </w:pPr>
              </w:pPrChange>
            </w:pPr>
            <w:ins w:id="3670" w:author="Miguel Centeno Muñoz" w:date="2014-07-30T23:40:00Z">
              <w:r>
                <w:t>-</w:t>
              </w:r>
            </w:ins>
          </w:p>
        </w:tc>
        <w:tc>
          <w:tcPr>
            <w:tcW w:w="0" w:type="auto"/>
            <w:tcPrChange w:id="3671" w:author="Miguel Centeno Muñoz" w:date="2014-07-30T23:39:00Z">
              <w:tcPr>
                <w:tcW w:w="0" w:type="auto"/>
                <w:gridSpan w:val="2"/>
              </w:tcPr>
            </w:tcPrChange>
          </w:tcPr>
          <w:p w:rsidR="00106D74" w:rsidRDefault="00AE0352">
            <w:pPr>
              <w:jc w:val="center"/>
              <w:cnfStyle w:val="000000100000" w:firstRow="0" w:lastRow="0" w:firstColumn="0" w:lastColumn="0" w:oddVBand="0" w:evenVBand="0" w:oddHBand="1" w:evenHBand="0" w:firstRowFirstColumn="0" w:firstRowLastColumn="0" w:lastRowFirstColumn="0" w:lastRowLastColumn="0"/>
              <w:rPr>
                <w:ins w:id="3672" w:author="Miguel Centeno Muñoz" w:date="2014-07-30T23:39:00Z"/>
              </w:rPr>
              <w:pPrChange w:id="3673" w:author="Miguel Centeno Muñoz" w:date="2014-07-30T23:40:00Z">
                <w:pPr>
                  <w:cnfStyle w:val="000000100000" w:firstRow="0" w:lastRow="0" w:firstColumn="0" w:lastColumn="0" w:oddVBand="0" w:evenVBand="0" w:oddHBand="1" w:evenHBand="0" w:firstRowFirstColumn="0" w:firstRowLastColumn="0" w:lastRowFirstColumn="0" w:lastRowLastColumn="0"/>
                </w:pPr>
              </w:pPrChange>
            </w:pPr>
            <w:ins w:id="3674" w:author="Miguel Centeno Muñoz" w:date="2014-07-30T23:40:00Z">
              <w:r w:rsidRPr="00AC15B6">
                <w:rPr>
                  <w:noProof/>
                  <w:lang w:eastAsia="es-ES"/>
                </w:rPr>
                <w:drawing>
                  <wp:inline distT="0" distB="0" distL="0" distR="0" wp14:anchorId="12480A4B" wp14:editId="70BF88C1">
                    <wp:extent cx="154305" cy="154305"/>
                    <wp:effectExtent l="0" t="0" r="0" b="0"/>
                    <wp:docPr id="35" name="Imagen 35"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0" w:type="auto"/>
            <w:tcPrChange w:id="3675" w:author="Miguel Centeno Muñoz" w:date="2014-07-30T23:39:00Z">
              <w:tcPr>
                <w:tcW w:w="0" w:type="auto"/>
                <w:gridSpan w:val="2"/>
              </w:tcPr>
            </w:tcPrChange>
          </w:tcPr>
          <w:p w:rsidR="00106D74" w:rsidRDefault="00AE0352">
            <w:pPr>
              <w:jc w:val="center"/>
              <w:cnfStyle w:val="000000100000" w:firstRow="0" w:lastRow="0" w:firstColumn="0" w:lastColumn="0" w:oddVBand="0" w:evenVBand="0" w:oddHBand="1" w:evenHBand="0" w:firstRowFirstColumn="0" w:firstRowLastColumn="0" w:lastRowFirstColumn="0" w:lastRowLastColumn="0"/>
              <w:rPr>
                <w:ins w:id="3676" w:author="Miguel Centeno Muñoz" w:date="2014-07-30T23:39:00Z"/>
              </w:rPr>
              <w:pPrChange w:id="3677" w:author="Miguel Centeno Muñoz" w:date="2014-07-30T23:40:00Z">
                <w:pPr>
                  <w:cnfStyle w:val="000000100000" w:firstRow="0" w:lastRow="0" w:firstColumn="0" w:lastColumn="0" w:oddVBand="0" w:evenVBand="0" w:oddHBand="1" w:evenHBand="0" w:firstRowFirstColumn="0" w:firstRowLastColumn="0" w:lastRowFirstColumn="0" w:lastRowLastColumn="0"/>
                </w:pPr>
              </w:pPrChange>
            </w:pPr>
            <w:ins w:id="3678" w:author="Miguel Centeno Muñoz" w:date="2014-07-30T23:40:00Z">
              <w:r>
                <w:t>-</w:t>
              </w:r>
            </w:ins>
          </w:p>
        </w:tc>
      </w:tr>
      <w:tr w:rsidR="00106D74" w:rsidTr="00106D74">
        <w:trPr>
          <w:ins w:id="3679" w:author="Miguel Centeno Muñoz" w:date="2014-07-27T12:56:00Z"/>
        </w:trPr>
        <w:tc>
          <w:tcPr>
            <w:cnfStyle w:val="001000000000" w:firstRow="0" w:lastRow="0" w:firstColumn="1" w:lastColumn="0" w:oddVBand="0" w:evenVBand="0" w:oddHBand="0" w:evenHBand="0" w:firstRowFirstColumn="0" w:firstRowLastColumn="0" w:lastRowFirstColumn="0" w:lastRowLastColumn="0"/>
            <w:tcW w:w="0" w:type="auto"/>
            <w:hideMark/>
            <w:tcPrChange w:id="3680" w:author="Miguel Centeno Muñoz" w:date="2014-07-30T23:39:00Z">
              <w:tcPr>
                <w:tcW w:w="0" w:type="auto"/>
                <w:gridSpan w:val="3"/>
                <w:hideMark/>
              </w:tcPr>
            </w:tcPrChange>
          </w:tcPr>
          <w:p w:rsidR="00106D74" w:rsidRPr="00106D74" w:rsidRDefault="00106D74">
            <w:pPr>
              <w:rPr>
                <w:ins w:id="3681" w:author="Miguel Centeno Muñoz" w:date="2014-07-27T12:56:00Z"/>
                <w:b/>
                <w:rPrChange w:id="3682" w:author="Miguel Centeno Muñoz" w:date="2014-07-30T23:38:00Z">
                  <w:rPr>
                    <w:ins w:id="3683" w:author="Miguel Centeno Muñoz" w:date="2014-07-27T12:56:00Z"/>
                  </w:rPr>
                </w:rPrChange>
              </w:rPr>
            </w:pPr>
            <w:ins w:id="3684" w:author="Miguel Centeno Muñoz" w:date="2014-07-27T12:56:00Z">
              <w:r w:rsidRPr="00106D74">
                <w:rPr>
                  <w:rFonts w:cstheme="minorBidi"/>
                  <w:color w:val="auto"/>
                  <w:rPrChange w:id="3685" w:author="Miguel Centeno Muñoz" w:date="2014-07-30T23:38:00Z">
                    <w:rPr>
                      <w:rStyle w:val="Hipervnculo"/>
                      <w:rFonts w:ascii="Arial" w:hAnsi="Arial" w:cs="Arial"/>
                      <w:b/>
                      <w:bCs/>
                      <w:sz w:val="20"/>
                      <w:szCs w:val="20"/>
                    </w:rPr>
                  </w:rPrChange>
                </w:rPr>
                <w:t>OBJ-00</w:t>
              </w:r>
            </w:ins>
            <w:ins w:id="3686" w:author="Miguel Centeno Muñoz" w:date="2014-07-27T12:58:00Z">
              <w:r w:rsidRPr="00106D74">
                <w:rPr>
                  <w:b/>
                  <w:rPrChange w:id="3687" w:author="Miguel Centeno Muñoz" w:date="2014-07-30T23:38:00Z">
                    <w:rPr/>
                  </w:rPrChange>
                </w:rPr>
                <w:t>0</w:t>
              </w:r>
            </w:ins>
            <w:ins w:id="3688" w:author="Miguel Centeno Muñoz" w:date="2014-07-27T12:59:00Z">
              <w:r w:rsidRPr="00106D74">
                <w:rPr>
                  <w:b/>
                  <w:rPrChange w:id="3689" w:author="Miguel Centeno Muñoz" w:date="2014-07-30T23:38:00Z">
                    <w:rPr/>
                  </w:rPrChange>
                </w:rPr>
                <w:t>4</w:t>
              </w:r>
            </w:ins>
            <w:ins w:id="3690" w:author="Miguel Centeno Muñoz" w:date="2014-07-27T12:56:00Z">
              <w:r w:rsidRPr="00106D74">
                <w:rPr>
                  <w:b/>
                  <w:rPrChange w:id="3691" w:author="Miguel Centeno Muñoz" w:date="2014-07-30T23:38:00Z">
                    <w:rPr/>
                  </w:rPrChange>
                </w:rPr>
                <w:t xml:space="preserve"> </w:t>
              </w:r>
            </w:ins>
          </w:p>
        </w:tc>
        <w:tc>
          <w:tcPr>
            <w:tcW w:w="0" w:type="auto"/>
            <w:hideMark/>
            <w:tcPrChange w:id="3692" w:author="Miguel Centeno Muñoz" w:date="2014-07-30T23:39:00Z">
              <w:tcPr>
                <w:tcW w:w="0" w:type="auto"/>
                <w:gridSpan w:val="2"/>
                <w:hideMark/>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693" w:author="Miguel Centeno Muñoz" w:date="2014-07-27T12:56:00Z"/>
              </w:rPr>
            </w:pPr>
            <w:ins w:id="3694" w:author="Miguel Centeno Muñoz" w:date="2014-07-30T23:40:00Z">
              <w:r>
                <w:t>-</w:t>
              </w:r>
            </w:ins>
          </w:p>
        </w:tc>
        <w:tc>
          <w:tcPr>
            <w:tcW w:w="0" w:type="auto"/>
            <w:hideMark/>
            <w:tcPrChange w:id="3695" w:author="Miguel Centeno Muñoz" w:date="2014-07-30T23:39:00Z">
              <w:tcPr>
                <w:tcW w:w="0" w:type="auto"/>
                <w:gridSpan w:val="2"/>
                <w:hideMark/>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696" w:author="Miguel Centeno Muñoz" w:date="2014-07-27T12:56:00Z"/>
              </w:rPr>
            </w:pPr>
            <w:ins w:id="3697" w:author="Miguel Centeno Muñoz" w:date="2014-07-30T23:40:00Z">
              <w:r>
                <w:t>-</w:t>
              </w:r>
            </w:ins>
          </w:p>
        </w:tc>
        <w:tc>
          <w:tcPr>
            <w:tcW w:w="0" w:type="auto"/>
            <w:tcPrChange w:id="3698" w:author="Miguel Centeno Muñoz" w:date="2014-07-30T23:39:00Z">
              <w:tcPr>
                <w:tcW w:w="0" w:type="auto"/>
                <w:gridSpan w:val="2"/>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699" w:author="Miguel Centeno Muñoz" w:date="2014-07-30T23:39:00Z"/>
              </w:rPr>
              <w:pPrChange w:id="3700" w:author="Miguel Centeno Muñoz" w:date="2014-07-30T23:40:00Z">
                <w:pPr>
                  <w:cnfStyle w:val="000000000000" w:firstRow="0" w:lastRow="0" w:firstColumn="0" w:lastColumn="0" w:oddVBand="0" w:evenVBand="0" w:oddHBand="0" w:evenHBand="0" w:firstRowFirstColumn="0" w:firstRowLastColumn="0" w:lastRowFirstColumn="0" w:lastRowLastColumn="0"/>
                </w:pPr>
              </w:pPrChange>
            </w:pPr>
            <w:ins w:id="3701" w:author="Miguel Centeno Muñoz" w:date="2014-07-30T23:40:00Z">
              <w:r>
                <w:t>-</w:t>
              </w:r>
            </w:ins>
          </w:p>
        </w:tc>
        <w:tc>
          <w:tcPr>
            <w:tcW w:w="0" w:type="auto"/>
            <w:tcPrChange w:id="3702" w:author="Miguel Centeno Muñoz" w:date="2014-07-30T23:39:00Z">
              <w:tcPr>
                <w:tcW w:w="0" w:type="auto"/>
                <w:gridSpan w:val="2"/>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703" w:author="Miguel Centeno Muñoz" w:date="2014-07-30T23:39:00Z"/>
              </w:rPr>
              <w:pPrChange w:id="3704" w:author="Miguel Centeno Muñoz" w:date="2014-07-30T23:40:00Z">
                <w:pPr>
                  <w:cnfStyle w:val="000000000000" w:firstRow="0" w:lastRow="0" w:firstColumn="0" w:lastColumn="0" w:oddVBand="0" w:evenVBand="0" w:oddHBand="0" w:evenHBand="0" w:firstRowFirstColumn="0" w:firstRowLastColumn="0" w:lastRowFirstColumn="0" w:lastRowLastColumn="0"/>
                </w:pPr>
              </w:pPrChange>
            </w:pPr>
            <w:ins w:id="3705" w:author="Miguel Centeno Muñoz" w:date="2014-07-30T23:40:00Z">
              <w:r>
                <w:t>-</w:t>
              </w:r>
            </w:ins>
          </w:p>
        </w:tc>
        <w:tc>
          <w:tcPr>
            <w:tcW w:w="0" w:type="auto"/>
            <w:tcPrChange w:id="3706" w:author="Miguel Centeno Muñoz" w:date="2014-07-30T23:39:00Z">
              <w:tcPr>
                <w:tcW w:w="0" w:type="auto"/>
                <w:gridSpan w:val="2"/>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707" w:author="Miguel Centeno Muñoz" w:date="2014-07-30T23:39:00Z"/>
              </w:rPr>
              <w:pPrChange w:id="3708" w:author="Miguel Centeno Muñoz" w:date="2014-07-30T23:40:00Z">
                <w:pPr>
                  <w:cnfStyle w:val="000000000000" w:firstRow="0" w:lastRow="0" w:firstColumn="0" w:lastColumn="0" w:oddVBand="0" w:evenVBand="0" w:oddHBand="0" w:evenHBand="0" w:firstRowFirstColumn="0" w:firstRowLastColumn="0" w:lastRowFirstColumn="0" w:lastRowLastColumn="0"/>
                </w:pPr>
              </w:pPrChange>
            </w:pPr>
            <w:ins w:id="3709" w:author="Miguel Centeno Muñoz" w:date="2014-07-30T23:40:00Z">
              <w:r w:rsidRPr="00AC15B6">
                <w:rPr>
                  <w:noProof/>
                  <w:lang w:eastAsia="es-ES"/>
                </w:rPr>
                <w:drawing>
                  <wp:inline distT="0" distB="0" distL="0" distR="0" wp14:anchorId="788124B3" wp14:editId="0D69F133">
                    <wp:extent cx="154305" cy="154305"/>
                    <wp:effectExtent l="0" t="0" r="0" b="0"/>
                    <wp:docPr id="34" name="Imagen 34"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r>
      <w:tr w:rsidR="00AE0352" w:rsidTr="00106D74">
        <w:trPr>
          <w:cnfStyle w:val="000000100000" w:firstRow="0" w:lastRow="0" w:firstColumn="0" w:lastColumn="0" w:oddVBand="0" w:evenVBand="0" w:oddHBand="1" w:evenHBand="0" w:firstRowFirstColumn="0" w:firstRowLastColumn="0" w:lastRowFirstColumn="0" w:lastRowLastColumn="0"/>
          <w:ins w:id="3710" w:author="Miguel Centeno Muñoz" w:date="2014-07-30T23:40:00Z"/>
        </w:trPr>
        <w:tc>
          <w:tcPr>
            <w:cnfStyle w:val="001000000000" w:firstRow="0" w:lastRow="0" w:firstColumn="1" w:lastColumn="0" w:oddVBand="0" w:evenVBand="0" w:oddHBand="0" w:evenHBand="0" w:firstRowFirstColumn="0" w:firstRowLastColumn="0" w:lastRowFirstColumn="0" w:lastRowLastColumn="0"/>
            <w:tcW w:w="0" w:type="auto"/>
          </w:tcPr>
          <w:p w:rsidR="00AE0352" w:rsidRPr="00106D74" w:rsidRDefault="00AE0352" w:rsidP="00106D74">
            <w:pPr>
              <w:rPr>
                <w:ins w:id="3711" w:author="Miguel Centeno Muñoz" w:date="2014-07-30T23:40:00Z"/>
                <w:b/>
              </w:rPr>
            </w:pPr>
            <w:ins w:id="3712" w:author="Miguel Centeno Muñoz" w:date="2014-07-30T23:40:00Z">
              <w:r>
                <w:rPr>
                  <w:b/>
                </w:rPr>
                <w:t>OBJ-0005</w:t>
              </w:r>
            </w:ins>
          </w:p>
        </w:tc>
        <w:tc>
          <w:tcPr>
            <w:tcW w:w="0" w:type="auto"/>
          </w:tcPr>
          <w:p w:rsidR="00AE0352" w:rsidRDefault="00AE0352" w:rsidP="00AE0352">
            <w:pPr>
              <w:jc w:val="center"/>
              <w:cnfStyle w:val="000000100000" w:firstRow="0" w:lastRow="0" w:firstColumn="0" w:lastColumn="0" w:oddVBand="0" w:evenVBand="0" w:oddHBand="1" w:evenHBand="0" w:firstRowFirstColumn="0" w:firstRowLastColumn="0" w:lastRowFirstColumn="0" w:lastRowLastColumn="0"/>
              <w:rPr>
                <w:ins w:id="3713" w:author="Miguel Centeno Muñoz" w:date="2014-07-30T23:40:00Z"/>
              </w:rPr>
            </w:pPr>
            <w:ins w:id="3714" w:author="Miguel Centeno Muñoz" w:date="2014-07-30T23:41:00Z">
              <w:r>
                <w:t>-</w:t>
              </w:r>
            </w:ins>
          </w:p>
        </w:tc>
        <w:tc>
          <w:tcPr>
            <w:tcW w:w="0" w:type="auto"/>
          </w:tcPr>
          <w:p w:rsidR="00AE0352" w:rsidRDefault="00AE0352" w:rsidP="00AE0352">
            <w:pPr>
              <w:jc w:val="center"/>
              <w:cnfStyle w:val="000000100000" w:firstRow="0" w:lastRow="0" w:firstColumn="0" w:lastColumn="0" w:oddVBand="0" w:evenVBand="0" w:oddHBand="1" w:evenHBand="0" w:firstRowFirstColumn="0" w:firstRowLastColumn="0" w:lastRowFirstColumn="0" w:lastRowLastColumn="0"/>
              <w:rPr>
                <w:ins w:id="3715" w:author="Miguel Centeno Muñoz" w:date="2014-07-30T23:40:00Z"/>
              </w:rPr>
            </w:pPr>
            <w:ins w:id="3716" w:author="Miguel Centeno Muñoz" w:date="2014-07-30T23:41:00Z">
              <w:r w:rsidRPr="00AC15B6">
                <w:rPr>
                  <w:noProof/>
                  <w:lang w:eastAsia="es-ES"/>
                </w:rPr>
                <w:drawing>
                  <wp:inline distT="0" distB="0" distL="0" distR="0" wp14:anchorId="41943E2F" wp14:editId="6F226DE8">
                    <wp:extent cx="154305" cy="154305"/>
                    <wp:effectExtent l="0" t="0" r="0" b="0"/>
                    <wp:docPr id="15" name="Imagen 15"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0" w:type="auto"/>
          </w:tcPr>
          <w:p w:rsidR="00AE0352" w:rsidRDefault="00AE0352" w:rsidP="00AE0352">
            <w:pPr>
              <w:jc w:val="center"/>
              <w:cnfStyle w:val="000000100000" w:firstRow="0" w:lastRow="0" w:firstColumn="0" w:lastColumn="0" w:oddVBand="0" w:evenVBand="0" w:oddHBand="1" w:evenHBand="0" w:firstRowFirstColumn="0" w:firstRowLastColumn="0" w:lastRowFirstColumn="0" w:lastRowLastColumn="0"/>
              <w:rPr>
                <w:ins w:id="3717" w:author="Miguel Centeno Muñoz" w:date="2014-07-30T23:40:00Z"/>
              </w:rPr>
            </w:pPr>
            <w:ins w:id="3718" w:author="Miguel Centeno Muñoz" w:date="2014-07-30T23:41:00Z">
              <w:r>
                <w:t>-</w:t>
              </w:r>
            </w:ins>
          </w:p>
        </w:tc>
        <w:tc>
          <w:tcPr>
            <w:tcW w:w="0" w:type="auto"/>
          </w:tcPr>
          <w:p w:rsidR="00AE0352" w:rsidRDefault="00AE0352" w:rsidP="00AE0352">
            <w:pPr>
              <w:jc w:val="center"/>
              <w:cnfStyle w:val="000000100000" w:firstRow="0" w:lastRow="0" w:firstColumn="0" w:lastColumn="0" w:oddVBand="0" w:evenVBand="0" w:oddHBand="1" w:evenHBand="0" w:firstRowFirstColumn="0" w:firstRowLastColumn="0" w:lastRowFirstColumn="0" w:lastRowLastColumn="0"/>
              <w:rPr>
                <w:ins w:id="3719" w:author="Miguel Centeno Muñoz" w:date="2014-07-30T23:40:00Z"/>
              </w:rPr>
            </w:pPr>
            <w:ins w:id="3720" w:author="Miguel Centeno Muñoz" w:date="2014-07-30T23:41:00Z">
              <w:r>
                <w:t>-</w:t>
              </w:r>
            </w:ins>
          </w:p>
        </w:tc>
        <w:tc>
          <w:tcPr>
            <w:tcW w:w="0" w:type="auto"/>
          </w:tcPr>
          <w:p w:rsidR="00AE0352" w:rsidRDefault="00AE0352" w:rsidP="00AE0352">
            <w:pPr>
              <w:jc w:val="center"/>
              <w:cnfStyle w:val="000000100000" w:firstRow="0" w:lastRow="0" w:firstColumn="0" w:lastColumn="0" w:oddVBand="0" w:evenVBand="0" w:oddHBand="1" w:evenHBand="0" w:firstRowFirstColumn="0" w:firstRowLastColumn="0" w:lastRowFirstColumn="0" w:lastRowLastColumn="0"/>
              <w:rPr>
                <w:ins w:id="3721" w:author="Miguel Centeno Muñoz" w:date="2014-07-30T23:40:00Z"/>
                <w:noProof/>
                <w:lang w:eastAsia="es-ES"/>
              </w:rPr>
            </w:pPr>
            <w:ins w:id="3722" w:author="Miguel Centeno Muñoz" w:date="2014-07-30T23:41:00Z">
              <w:r>
                <w:rPr>
                  <w:noProof/>
                  <w:lang w:eastAsia="es-ES"/>
                </w:rPr>
                <w:t>-</w:t>
              </w:r>
            </w:ins>
          </w:p>
        </w:tc>
      </w:tr>
    </w:tbl>
    <w:p w:rsidR="008E70A6" w:rsidRPr="00D0398E" w:rsidRDefault="008E70A6">
      <w:pPr>
        <w:pPrChange w:id="3723" w:author="Miguel Centeno Muñoz" w:date="2014-07-27T12:56:00Z">
          <w:pPr>
            <w:pStyle w:val="Ttulo3"/>
          </w:pPr>
        </w:pPrChange>
      </w:pPr>
    </w:p>
    <w:p w:rsidR="00131968" w:rsidRDefault="00131968" w:rsidP="00D723A7">
      <w:pPr>
        <w:pStyle w:val="Ttulo3"/>
        <w:rPr>
          <w:ins w:id="3724" w:author="Miguel Centeno Muñoz" w:date="2014-07-27T13:12:00Z"/>
        </w:rPr>
      </w:pPr>
      <w:bookmarkStart w:id="3725" w:name="_Toc394538345"/>
      <w:r>
        <w:t>6.5.- Matriz de rastreabilidad casos de uso-objetivos</w:t>
      </w:r>
      <w:bookmarkEnd w:id="3725"/>
    </w:p>
    <w:tbl>
      <w:tblPr>
        <w:tblStyle w:val="Listamedia2-nfasis2"/>
        <w:tblW w:w="5000" w:type="pct"/>
        <w:tblLook w:val="04A0" w:firstRow="1" w:lastRow="0" w:firstColumn="1" w:lastColumn="0" w:noHBand="0" w:noVBand="1"/>
        <w:tblPrChange w:id="3726" w:author="Miguel Centeno Muñoz" w:date="2014-07-30T23:42:00Z">
          <w:tblPr>
            <w:tblStyle w:val="Listamedia2-nfasis2"/>
            <w:tblW w:w="5000" w:type="pct"/>
            <w:tblLook w:val="04A0" w:firstRow="1" w:lastRow="0" w:firstColumn="1" w:lastColumn="0" w:noHBand="0" w:noVBand="1"/>
          </w:tblPr>
        </w:tblPrChange>
      </w:tblPr>
      <w:tblGrid>
        <w:gridCol w:w="912"/>
        <w:gridCol w:w="1647"/>
        <w:gridCol w:w="1647"/>
        <w:gridCol w:w="1647"/>
        <w:gridCol w:w="1646"/>
        <w:gridCol w:w="1646"/>
        <w:tblGridChange w:id="3727">
          <w:tblGrid>
            <w:gridCol w:w="914"/>
            <w:gridCol w:w="914"/>
            <w:gridCol w:w="914"/>
            <w:gridCol w:w="914"/>
            <w:gridCol w:w="914"/>
            <w:gridCol w:w="915"/>
          </w:tblGrid>
        </w:tblGridChange>
      </w:tblGrid>
      <w:tr w:rsidR="00AE0352" w:rsidTr="004B7C4A">
        <w:trPr>
          <w:cnfStyle w:val="100000000000" w:firstRow="1" w:lastRow="0" w:firstColumn="0" w:lastColumn="0" w:oddVBand="0" w:evenVBand="0" w:oddHBand="0" w:evenHBand="0" w:firstRowFirstColumn="0" w:firstRowLastColumn="0" w:lastRowFirstColumn="0" w:lastRowLastColumn="0"/>
          <w:ins w:id="3728" w:author="Miguel Centeno Muñoz" w:date="2014-07-27T13:12:00Z"/>
        </w:trPr>
        <w:tc>
          <w:tcPr>
            <w:cnfStyle w:val="001000000100" w:firstRow="0" w:lastRow="0" w:firstColumn="1" w:lastColumn="0" w:oddVBand="0" w:evenVBand="0" w:oddHBand="0" w:evenHBand="0" w:firstRowFirstColumn="1" w:firstRowLastColumn="0" w:lastRowFirstColumn="0" w:lastRowLastColumn="0"/>
            <w:tcW w:w="498" w:type="pct"/>
            <w:hideMark/>
            <w:tcPrChange w:id="3729" w:author="Miguel Centeno Muñoz" w:date="2014-07-30T23:42:00Z">
              <w:tcPr>
                <w:tcW w:w="500" w:type="pct"/>
                <w:hideMark/>
              </w:tcPr>
            </w:tcPrChange>
          </w:tcPr>
          <w:p w:rsidR="00AE0352" w:rsidRDefault="00AE0352">
            <w:pPr>
              <w:jc w:val="center"/>
              <w:cnfStyle w:val="101000000100" w:firstRow="1" w:lastRow="0" w:firstColumn="1" w:lastColumn="0" w:oddVBand="0" w:evenVBand="0" w:oddHBand="0" w:evenHBand="0" w:firstRowFirstColumn="1" w:firstRowLastColumn="0" w:lastRowFirstColumn="0" w:lastRowLastColumn="0"/>
              <w:rPr>
                <w:ins w:id="3730" w:author="Miguel Centeno Muñoz" w:date="2014-07-27T13:12:00Z"/>
                <w:rFonts w:ascii="Arial" w:hAnsi="Arial" w:cs="Arial"/>
                <w:b/>
                <w:bCs/>
                <w:sz w:val="20"/>
                <w:szCs w:val="20"/>
              </w:rPr>
            </w:pPr>
            <w:bookmarkStart w:id="3731" w:name="TRM-0002"/>
            <w:ins w:id="3732" w:author="Miguel Centeno Muñoz" w:date="2014-07-27T13:12:00Z">
              <w:r>
                <w:rPr>
                  <w:rFonts w:ascii="Arial" w:hAnsi="Arial" w:cs="Arial"/>
                  <w:b/>
                  <w:bCs/>
                  <w:sz w:val="20"/>
                  <w:szCs w:val="20"/>
                </w:rPr>
                <w:t>TRM-0002</w:t>
              </w:r>
            </w:ins>
          </w:p>
        </w:tc>
        <w:tc>
          <w:tcPr>
            <w:tcW w:w="900" w:type="pct"/>
            <w:tcPrChange w:id="3733" w:author="Miguel Centeno Muñoz" w:date="2014-07-30T23:42:00Z">
              <w:tcPr>
                <w:tcW w:w="500" w:type="pct"/>
              </w:tcPr>
            </w:tcPrChange>
          </w:tcPr>
          <w:p w:rsidR="00AE0352" w:rsidRDefault="00AE0352" w:rsidP="00D40919">
            <w:pPr>
              <w:spacing w:after="200" w:line="276" w:lineRule="auto"/>
              <w:jc w:val="center"/>
              <w:cnfStyle w:val="100000000000" w:firstRow="1" w:lastRow="0" w:firstColumn="0" w:lastColumn="0" w:oddVBand="0" w:evenVBand="0" w:oddHBand="0" w:evenHBand="0" w:firstRowFirstColumn="0" w:firstRowLastColumn="0" w:lastRowFirstColumn="0" w:lastRowLastColumn="0"/>
              <w:rPr>
                <w:ins w:id="3734" w:author="Miguel Centeno Muñoz" w:date="2014-07-27T13:18:00Z"/>
                <w:rFonts w:ascii="Arial" w:hAnsi="Arial" w:cs="Arial"/>
                <w:b/>
                <w:bCs/>
                <w:sz w:val="20"/>
                <w:szCs w:val="20"/>
                <w:rPrChange w:id="3735" w:author="Miguel Centeno Muñoz" w:date="2014-07-27T13:13:00Z">
                  <w:rPr>
                    <w:ins w:id="3736" w:author="Miguel Centeno Muñoz" w:date="2014-07-27T13:18:00Z"/>
                    <w:rFonts w:ascii="Arial" w:eastAsiaTheme="minorHAnsi" w:hAnsi="Arial" w:cs="Arial"/>
                    <w:b/>
                    <w:bCs/>
                    <w:color w:val="auto"/>
                    <w:sz w:val="20"/>
                    <w:szCs w:val="20"/>
                  </w:rPr>
                </w:rPrChange>
              </w:rPr>
            </w:pPr>
            <w:ins w:id="3737" w:author="Miguel Centeno Muñoz" w:date="2014-07-27T13:18:00Z">
              <w:r w:rsidRPr="006B268B">
                <w:rPr>
                  <w:rFonts w:ascii="Arial" w:hAnsi="Arial" w:cs="Arial"/>
                  <w:b/>
                  <w:bCs/>
                  <w:sz w:val="20"/>
                  <w:szCs w:val="20"/>
                </w:rPr>
                <w:t>OBJ-00</w:t>
              </w:r>
              <w:r>
                <w:rPr>
                  <w:rFonts w:ascii="Arial" w:hAnsi="Arial" w:cs="Arial"/>
                  <w:b/>
                  <w:bCs/>
                  <w:sz w:val="20"/>
                  <w:szCs w:val="20"/>
                </w:rPr>
                <w:t xml:space="preserve">01 </w:t>
              </w:r>
            </w:ins>
          </w:p>
        </w:tc>
        <w:tc>
          <w:tcPr>
            <w:tcW w:w="900" w:type="pct"/>
            <w:tcPrChange w:id="3738" w:author="Miguel Centeno Muñoz" w:date="2014-07-30T23:42:00Z">
              <w:tcPr>
                <w:tcW w:w="500" w:type="pct"/>
              </w:tcPr>
            </w:tcPrChange>
          </w:tcPr>
          <w:p w:rsidR="00AE0352" w:rsidRDefault="00AE0352" w:rsidP="00D40919">
            <w:pPr>
              <w:spacing w:after="200" w:line="276" w:lineRule="auto"/>
              <w:jc w:val="center"/>
              <w:cnfStyle w:val="100000000000" w:firstRow="1" w:lastRow="0" w:firstColumn="0" w:lastColumn="0" w:oddVBand="0" w:evenVBand="0" w:oddHBand="0" w:evenHBand="0" w:firstRowFirstColumn="0" w:firstRowLastColumn="0" w:lastRowFirstColumn="0" w:lastRowLastColumn="0"/>
              <w:rPr>
                <w:ins w:id="3739" w:author="Miguel Centeno Muñoz" w:date="2014-07-27T13:18:00Z"/>
                <w:rFonts w:ascii="Arial" w:hAnsi="Arial" w:cs="Arial"/>
                <w:b/>
                <w:bCs/>
                <w:sz w:val="20"/>
                <w:szCs w:val="20"/>
                <w:rPrChange w:id="3740" w:author="Miguel Centeno Muñoz" w:date="2014-07-27T13:13:00Z">
                  <w:rPr>
                    <w:ins w:id="3741" w:author="Miguel Centeno Muñoz" w:date="2014-07-27T13:18:00Z"/>
                    <w:rFonts w:ascii="Arial" w:eastAsiaTheme="minorHAnsi" w:hAnsi="Arial" w:cs="Arial"/>
                    <w:b/>
                    <w:bCs/>
                    <w:color w:val="auto"/>
                    <w:sz w:val="20"/>
                    <w:szCs w:val="20"/>
                  </w:rPr>
                </w:rPrChange>
              </w:rPr>
            </w:pPr>
            <w:ins w:id="3742" w:author="Miguel Centeno Muñoz" w:date="2014-07-27T13:18:00Z">
              <w:r w:rsidRPr="00D40919">
                <w:rPr>
                  <w:rFonts w:cstheme="minorBidi"/>
                  <w:color w:val="auto"/>
                  <w:sz w:val="22"/>
                  <w:szCs w:val="22"/>
                  <w:rPrChange w:id="3743" w:author="Miguel Centeno Muñoz" w:date="2014-07-27T13:13:00Z">
                    <w:rPr>
                      <w:rStyle w:val="Hipervnculo"/>
                      <w:rFonts w:ascii="Arial" w:hAnsi="Arial" w:cs="Arial"/>
                      <w:b/>
                      <w:bCs/>
                      <w:sz w:val="20"/>
                      <w:szCs w:val="20"/>
                    </w:rPr>
                  </w:rPrChange>
                </w:rPr>
                <w:t>OBJ-00</w:t>
              </w:r>
              <w:r>
                <w:rPr>
                  <w:rFonts w:ascii="Arial" w:hAnsi="Arial" w:cs="Arial"/>
                  <w:b/>
                  <w:bCs/>
                  <w:sz w:val="20"/>
                  <w:szCs w:val="20"/>
                </w:rPr>
                <w:t xml:space="preserve">02 </w:t>
              </w:r>
            </w:ins>
          </w:p>
        </w:tc>
        <w:tc>
          <w:tcPr>
            <w:tcW w:w="900" w:type="pct"/>
            <w:tcPrChange w:id="3744" w:author="Miguel Centeno Muñoz" w:date="2014-07-30T23:42:00Z">
              <w:tcPr>
                <w:tcW w:w="500" w:type="pct"/>
              </w:tcPr>
            </w:tcPrChange>
          </w:tcPr>
          <w:p w:rsidR="00AE0352" w:rsidRDefault="00AE0352" w:rsidP="00D40919">
            <w:pPr>
              <w:spacing w:after="200" w:line="276" w:lineRule="auto"/>
              <w:jc w:val="center"/>
              <w:cnfStyle w:val="100000000000" w:firstRow="1" w:lastRow="0" w:firstColumn="0" w:lastColumn="0" w:oddVBand="0" w:evenVBand="0" w:oddHBand="0" w:evenHBand="0" w:firstRowFirstColumn="0" w:firstRowLastColumn="0" w:lastRowFirstColumn="0" w:lastRowLastColumn="0"/>
              <w:rPr>
                <w:ins w:id="3745" w:author="Miguel Centeno Muñoz" w:date="2014-07-27T13:18:00Z"/>
                <w:rFonts w:ascii="Arial" w:hAnsi="Arial" w:cs="Arial"/>
                <w:b/>
                <w:bCs/>
                <w:sz w:val="20"/>
                <w:szCs w:val="20"/>
                <w:rPrChange w:id="3746" w:author="Miguel Centeno Muñoz" w:date="2014-07-27T13:13:00Z">
                  <w:rPr>
                    <w:ins w:id="3747" w:author="Miguel Centeno Muñoz" w:date="2014-07-27T13:18:00Z"/>
                    <w:rFonts w:ascii="Arial" w:eastAsiaTheme="minorHAnsi" w:hAnsi="Arial" w:cs="Arial"/>
                    <w:b/>
                    <w:bCs/>
                    <w:color w:val="auto"/>
                    <w:sz w:val="20"/>
                    <w:szCs w:val="20"/>
                  </w:rPr>
                </w:rPrChange>
              </w:rPr>
            </w:pPr>
            <w:ins w:id="3748" w:author="Miguel Centeno Muñoz" w:date="2014-07-27T13:18:00Z">
              <w:r>
                <w:rPr>
                  <w:rFonts w:ascii="Arial" w:hAnsi="Arial" w:cs="Arial"/>
                  <w:b/>
                  <w:bCs/>
                  <w:color w:val="auto"/>
                  <w:sz w:val="20"/>
                  <w:szCs w:val="20"/>
                  <w:rPrChange w:id="3749" w:author="Miguel Centeno Muñoz" w:date="2014-07-27T13:13:00Z">
                    <w:rPr>
                      <w:rFonts w:ascii="Arial" w:hAnsi="Arial" w:cs="Arial"/>
                      <w:b/>
                      <w:bCs/>
                      <w:color w:val="C0504D" w:themeColor="accent2"/>
                      <w:sz w:val="20"/>
                      <w:szCs w:val="20"/>
                    </w:rPr>
                  </w:rPrChange>
                </w:rPr>
                <w:t>OBJ-00</w:t>
              </w:r>
              <w:r>
                <w:rPr>
                  <w:rFonts w:ascii="Arial" w:hAnsi="Arial" w:cs="Arial"/>
                  <w:b/>
                  <w:bCs/>
                  <w:sz w:val="20"/>
                  <w:szCs w:val="20"/>
                </w:rPr>
                <w:t xml:space="preserve">03 </w:t>
              </w:r>
            </w:ins>
          </w:p>
        </w:tc>
        <w:tc>
          <w:tcPr>
            <w:tcW w:w="900" w:type="pct"/>
            <w:tcPrChange w:id="3750" w:author="Miguel Centeno Muñoz" w:date="2014-07-30T23:42:00Z">
              <w:tcPr>
                <w:tcW w:w="500" w:type="pct"/>
              </w:tcPr>
            </w:tcPrChange>
          </w:tcPr>
          <w:p w:rsidR="00AE0352" w:rsidRDefault="00AE0352" w:rsidP="00D40919">
            <w:pPr>
              <w:spacing w:after="200" w:line="276" w:lineRule="auto"/>
              <w:jc w:val="center"/>
              <w:cnfStyle w:val="100000000000" w:firstRow="1" w:lastRow="0" w:firstColumn="0" w:lastColumn="0" w:oddVBand="0" w:evenVBand="0" w:oddHBand="0" w:evenHBand="0" w:firstRowFirstColumn="0" w:firstRowLastColumn="0" w:lastRowFirstColumn="0" w:lastRowLastColumn="0"/>
              <w:rPr>
                <w:ins w:id="3751" w:author="Miguel Centeno Muñoz" w:date="2014-07-27T13:18:00Z"/>
                <w:rFonts w:ascii="Arial" w:hAnsi="Arial" w:cs="Arial"/>
                <w:b/>
                <w:bCs/>
                <w:sz w:val="20"/>
                <w:szCs w:val="20"/>
                <w:rPrChange w:id="3752" w:author="Miguel Centeno Muñoz" w:date="2014-07-27T13:13:00Z">
                  <w:rPr>
                    <w:ins w:id="3753" w:author="Miguel Centeno Muñoz" w:date="2014-07-27T13:18:00Z"/>
                    <w:rFonts w:ascii="Arial" w:eastAsiaTheme="minorHAnsi" w:hAnsi="Arial" w:cs="Arial"/>
                    <w:b/>
                    <w:bCs/>
                    <w:color w:val="auto"/>
                    <w:sz w:val="20"/>
                    <w:szCs w:val="20"/>
                  </w:rPr>
                </w:rPrChange>
              </w:rPr>
            </w:pPr>
            <w:ins w:id="3754" w:author="Miguel Centeno Muñoz" w:date="2014-07-27T13:18:00Z">
              <w:r w:rsidRPr="006B268B">
                <w:rPr>
                  <w:rFonts w:ascii="Arial" w:hAnsi="Arial" w:cs="Arial"/>
                  <w:b/>
                  <w:bCs/>
                  <w:sz w:val="20"/>
                  <w:szCs w:val="20"/>
                </w:rPr>
                <w:t>OBJ-00</w:t>
              </w:r>
              <w:r>
                <w:rPr>
                  <w:rFonts w:ascii="Arial" w:hAnsi="Arial" w:cs="Arial"/>
                  <w:b/>
                  <w:bCs/>
                  <w:sz w:val="20"/>
                  <w:szCs w:val="20"/>
                </w:rPr>
                <w:t xml:space="preserve">04 </w:t>
              </w:r>
            </w:ins>
          </w:p>
        </w:tc>
        <w:tc>
          <w:tcPr>
            <w:tcW w:w="900" w:type="pct"/>
            <w:tcPrChange w:id="3755" w:author="Miguel Centeno Muñoz" w:date="2014-07-30T23:42:00Z">
              <w:tcPr>
                <w:tcW w:w="500" w:type="pct"/>
              </w:tcPr>
            </w:tcPrChange>
          </w:tcPr>
          <w:p w:rsidR="00AE0352" w:rsidRDefault="00AE0352" w:rsidP="00D40919">
            <w:pPr>
              <w:spacing w:after="200" w:line="276" w:lineRule="auto"/>
              <w:jc w:val="center"/>
              <w:cnfStyle w:val="100000000000" w:firstRow="1" w:lastRow="0" w:firstColumn="0" w:lastColumn="0" w:oddVBand="0" w:evenVBand="0" w:oddHBand="0" w:evenHBand="0" w:firstRowFirstColumn="0" w:firstRowLastColumn="0" w:lastRowFirstColumn="0" w:lastRowLastColumn="0"/>
              <w:rPr>
                <w:ins w:id="3756" w:author="Miguel Centeno Muñoz" w:date="2014-07-27T13:18:00Z"/>
                <w:rFonts w:ascii="Arial" w:hAnsi="Arial" w:cs="Arial"/>
                <w:b/>
                <w:bCs/>
                <w:sz w:val="20"/>
                <w:szCs w:val="20"/>
                <w:rPrChange w:id="3757" w:author="Miguel Centeno Muñoz" w:date="2014-07-27T13:13:00Z">
                  <w:rPr>
                    <w:ins w:id="3758" w:author="Miguel Centeno Muñoz" w:date="2014-07-27T13:18:00Z"/>
                    <w:rFonts w:ascii="Arial" w:eastAsiaTheme="minorHAnsi" w:hAnsi="Arial" w:cs="Arial"/>
                    <w:b/>
                    <w:bCs/>
                    <w:color w:val="auto"/>
                    <w:sz w:val="20"/>
                    <w:szCs w:val="20"/>
                  </w:rPr>
                </w:rPrChange>
              </w:rPr>
            </w:pPr>
            <w:ins w:id="3759" w:author="Miguel Centeno Muñoz" w:date="2014-07-27T13:18:00Z">
              <w:r w:rsidRPr="006B268B">
                <w:rPr>
                  <w:rFonts w:ascii="Arial" w:hAnsi="Arial" w:cs="Arial"/>
                  <w:b/>
                  <w:bCs/>
                  <w:sz w:val="20"/>
                  <w:szCs w:val="20"/>
                </w:rPr>
                <w:t>OBJ-00</w:t>
              </w:r>
              <w:r>
                <w:rPr>
                  <w:rFonts w:ascii="Arial" w:hAnsi="Arial" w:cs="Arial"/>
                  <w:b/>
                  <w:bCs/>
                  <w:sz w:val="20"/>
                  <w:szCs w:val="20"/>
                </w:rPr>
                <w:t xml:space="preserve">05 </w:t>
              </w:r>
            </w:ins>
          </w:p>
        </w:tc>
        <w:bookmarkEnd w:id="3731"/>
      </w:tr>
      <w:tr w:rsidR="00AE0352" w:rsidTr="004B7C4A">
        <w:trPr>
          <w:cnfStyle w:val="000000100000" w:firstRow="0" w:lastRow="0" w:firstColumn="0" w:lastColumn="0" w:oddVBand="0" w:evenVBand="0" w:oddHBand="1" w:evenHBand="0" w:firstRowFirstColumn="0" w:firstRowLastColumn="0" w:lastRowFirstColumn="0" w:lastRowLastColumn="0"/>
          <w:ins w:id="3760"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761" w:author="Miguel Centeno Muñoz" w:date="2014-07-30T23:42:00Z">
              <w:tcPr>
                <w:tcW w:w="500" w:type="pct"/>
                <w:hideMark/>
              </w:tcPr>
            </w:tcPrChange>
          </w:tcPr>
          <w:p w:rsidR="00AE0352" w:rsidRDefault="00AE0352">
            <w:pPr>
              <w:cnfStyle w:val="001000100000" w:firstRow="0" w:lastRow="0" w:firstColumn="1" w:lastColumn="0" w:oddVBand="0" w:evenVBand="0" w:oddHBand="1" w:evenHBand="0" w:firstRowFirstColumn="0" w:firstRowLastColumn="0" w:lastRowFirstColumn="0" w:lastRowLastColumn="0"/>
              <w:rPr>
                <w:ins w:id="3762" w:author="Miguel Centeno Muñoz" w:date="2014-07-27T13:12:00Z"/>
                <w:rFonts w:ascii="Arial" w:hAnsi="Arial" w:cs="Arial"/>
                <w:b/>
                <w:bCs/>
                <w:sz w:val="20"/>
                <w:szCs w:val="20"/>
              </w:rPr>
            </w:pPr>
            <w:ins w:id="3763" w:author="Miguel Centeno Muñoz" w:date="2014-07-27T13:13:00Z">
              <w:r w:rsidRPr="00D40919">
                <w:rPr>
                  <w:rFonts w:cstheme="minorBidi"/>
                  <w:color w:val="auto"/>
                  <w:rPrChange w:id="3764" w:author="Miguel Centeno Muñoz" w:date="2014-07-27T13:13:00Z">
                    <w:rPr>
                      <w:rStyle w:val="Hipervnculo"/>
                      <w:rFonts w:ascii="Arial" w:hAnsi="Arial" w:cs="Arial"/>
                      <w:b/>
                      <w:bCs/>
                      <w:sz w:val="20"/>
                      <w:szCs w:val="20"/>
                    </w:rPr>
                  </w:rPrChange>
                </w:rPr>
                <w:t>UC-0001</w:t>
              </w:r>
            </w:ins>
            <w:ins w:id="3765" w:author="Miguel Centeno Muñoz" w:date="2014-07-27T13:12:00Z">
              <w:r>
                <w:rPr>
                  <w:rFonts w:ascii="Arial" w:hAnsi="Arial" w:cs="Arial"/>
                  <w:b/>
                  <w:bCs/>
                  <w:sz w:val="20"/>
                  <w:szCs w:val="20"/>
                </w:rPr>
                <w:t xml:space="preserve"> </w:t>
              </w:r>
            </w:ins>
          </w:p>
        </w:tc>
        <w:tc>
          <w:tcPr>
            <w:tcW w:w="900" w:type="pct"/>
            <w:tcPrChange w:id="3766"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767" w:author="Miguel Centeno Muñoz" w:date="2014-07-27T13:18:00Z"/>
                <w:rFonts w:ascii="Arial" w:hAnsi="Arial" w:cs="Arial"/>
                <w:sz w:val="20"/>
                <w:szCs w:val="20"/>
              </w:rPr>
            </w:pPr>
            <w:ins w:id="3768" w:author="Miguel Centeno Muñoz" w:date="2014-07-27T13:18:00Z">
              <w:r>
                <w:rPr>
                  <w:rFonts w:ascii="Arial" w:hAnsi="Arial" w:cs="Arial"/>
                  <w:noProof/>
                  <w:color w:val="auto"/>
                  <w:sz w:val="20"/>
                  <w:szCs w:val="20"/>
                  <w:lang w:eastAsia="es-ES"/>
                  <w:rPrChange w:id="3769" w:author="Unknown">
                    <w:rPr>
                      <w:b/>
                      <w:bCs/>
                      <w:noProof/>
                      <w:color w:val="C0504D" w:themeColor="accent2"/>
                      <w:sz w:val="32"/>
                      <w:lang w:eastAsia="es-ES"/>
                    </w:rPr>
                  </w:rPrChange>
                </w:rPr>
                <w:drawing>
                  <wp:inline distT="0" distB="0" distL="0" distR="0" wp14:anchorId="3D81DBBA" wp14:editId="39D73B26">
                    <wp:extent cx="154305" cy="154305"/>
                    <wp:effectExtent l="0" t="0" r="0" b="0"/>
                    <wp:docPr id="57" name="Imagen 57"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900" w:type="pct"/>
            <w:tcPrChange w:id="3770"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771" w:author="Miguel Centeno Muñoz" w:date="2014-07-27T13:18:00Z"/>
                <w:rFonts w:ascii="Arial" w:hAnsi="Arial" w:cs="Arial"/>
                <w:sz w:val="20"/>
                <w:szCs w:val="20"/>
              </w:rPr>
            </w:pPr>
            <w:ins w:id="3772" w:author="Miguel Centeno Muñoz" w:date="2014-07-27T13:18:00Z">
              <w:r>
                <w:rPr>
                  <w:rFonts w:ascii="Arial" w:hAnsi="Arial" w:cs="Arial"/>
                  <w:sz w:val="20"/>
                  <w:szCs w:val="20"/>
                </w:rPr>
                <w:t xml:space="preserve">- </w:t>
              </w:r>
            </w:ins>
          </w:p>
        </w:tc>
        <w:tc>
          <w:tcPr>
            <w:tcW w:w="900" w:type="pct"/>
            <w:tcPrChange w:id="3773"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774" w:author="Miguel Centeno Muñoz" w:date="2014-07-27T13:18:00Z"/>
                <w:rFonts w:ascii="Arial" w:hAnsi="Arial" w:cs="Arial"/>
                <w:sz w:val="20"/>
                <w:szCs w:val="20"/>
              </w:rPr>
            </w:pPr>
            <w:ins w:id="3775" w:author="Miguel Centeno Muñoz" w:date="2014-07-27T13:18:00Z">
              <w:r>
                <w:rPr>
                  <w:rFonts w:ascii="Arial" w:hAnsi="Arial" w:cs="Arial"/>
                  <w:sz w:val="20"/>
                  <w:szCs w:val="20"/>
                </w:rPr>
                <w:t xml:space="preserve">- </w:t>
              </w:r>
            </w:ins>
          </w:p>
        </w:tc>
        <w:tc>
          <w:tcPr>
            <w:tcW w:w="900" w:type="pct"/>
            <w:tcPrChange w:id="3776"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777" w:author="Miguel Centeno Muñoz" w:date="2014-07-27T13:18:00Z"/>
                <w:rFonts w:ascii="Arial" w:hAnsi="Arial" w:cs="Arial"/>
                <w:sz w:val="20"/>
                <w:szCs w:val="20"/>
              </w:rPr>
            </w:pPr>
            <w:ins w:id="3778" w:author="Miguel Centeno Muñoz" w:date="2014-07-27T13:18:00Z">
              <w:r>
                <w:rPr>
                  <w:rFonts w:ascii="Arial" w:hAnsi="Arial" w:cs="Arial"/>
                  <w:sz w:val="20"/>
                  <w:szCs w:val="20"/>
                </w:rPr>
                <w:t xml:space="preserve">- </w:t>
              </w:r>
            </w:ins>
          </w:p>
        </w:tc>
        <w:tc>
          <w:tcPr>
            <w:tcW w:w="900" w:type="pct"/>
            <w:tcPrChange w:id="3779"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780" w:author="Miguel Centeno Muñoz" w:date="2014-07-27T13:18:00Z"/>
                <w:rFonts w:ascii="Arial" w:hAnsi="Arial" w:cs="Arial"/>
                <w:sz w:val="20"/>
                <w:szCs w:val="20"/>
              </w:rPr>
            </w:pPr>
            <w:ins w:id="3781" w:author="Miguel Centeno Muñoz" w:date="2014-07-27T13:18:00Z">
              <w:r>
                <w:rPr>
                  <w:rFonts w:ascii="Arial" w:hAnsi="Arial" w:cs="Arial"/>
                  <w:sz w:val="20"/>
                  <w:szCs w:val="20"/>
                </w:rPr>
                <w:t xml:space="preserve">- </w:t>
              </w:r>
            </w:ins>
          </w:p>
        </w:tc>
      </w:tr>
      <w:tr w:rsidR="00AE0352" w:rsidTr="004B7C4A">
        <w:trPr>
          <w:ins w:id="3782"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783" w:author="Miguel Centeno Muñoz" w:date="2014-07-30T23:42:00Z">
              <w:tcPr>
                <w:tcW w:w="500" w:type="pct"/>
                <w:hideMark/>
              </w:tcPr>
            </w:tcPrChange>
          </w:tcPr>
          <w:p w:rsidR="00AE0352" w:rsidRDefault="00AE0352">
            <w:pPr>
              <w:rPr>
                <w:ins w:id="3784" w:author="Miguel Centeno Muñoz" w:date="2014-07-27T13:12:00Z"/>
                <w:rFonts w:ascii="Arial" w:hAnsi="Arial" w:cs="Arial"/>
                <w:b/>
                <w:bCs/>
                <w:sz w:val="20"/>
                <w:szCs w:val="20"/>
              </w:rPr>
            </w:pPr>
            <w:ins w:id="3785" w:author="Miguel Centeno Muñoz" w:date="2014-07-27T13:13:00Z">
              <w:r w:rsidRPr="00D40919">
                <w:rPr>
                  <w:rFonts w:cstheme="minorBidi"/>
                  <w:color w:val="auto"/>
                  <w:rPrChange w:id="3786" w:author="Miguel Centeno Muñoz" w:date="2014-07-27T13:13:00Z">
                    <w:rPr>
                      <w:rStyle w:val="Hipervnculo"/>
                      <w:rFonts w:ascii="Arial" w:hAnsi="Arial" w:cs="Arial"/>
                      <w:b/>
                      <w:bCs/>
                      <w:sz w:val="20"/>
                      <w:szCs w:val="20"/>
                    </w:rPr>
                  </w:rPrChange>
                </w:rPr>
                <w:t>UC-0002</w:t>
              </w:r>
            </w:ins>
            <w:ins w:id="3787" w:author="Miguel Centeno Muñoz" w:date="2014-07-27T13:12:00Z">
              <w:r>
                <w:rPr>
                  <w:rFonts w:ascii="Arial" w:hAnsi="Arial" w:cs="Arial"/>
                  <w:b/>
                  <w:bCs/>
                  <w:sz w:val="20"/>
                  <w:szCs w:val="20"/>
                </w:rPr>
                <w:t xml:space="preserve"> </w:t>
              </w:r>
            </w:ins>
          </w:p>
        </w:tc>
        <w:tc>
          <w:tcPr>
            <w:tcW w:w="900" w:type="pct"/>
            <w:tcPrChange w:id="3788"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789" w:author="Miguel Centeno Muñoz" w:date="2014-07-27T13:18:00Z"/>
                <w:rFonts w:ascii="Arial" w:hAnsi="Arial" w:cs="Arial"/>
                <w:sz w:val="20"/>
                <w:szCs w:val="20"/>
              </w:rPr>
            </w:pPr>
            <w:ins w:id="3790" w:author="Miguel Centeno Muñoz" w:date="2014-07-27T13:18:00Z">
              <w:r>
                <w:rPr>
                  <w:rFonts w:ascii="Arial" w:hAnsi="Arial" w:cs="Arial"/>
                  <w:noProof/>
                  <w:color w:val="auto"/>
                  <w:sz w:val="20"/>
                  <w:szCs w:val="20"/>
                  <w:lang w:eastAsia="es-ES"/>
                  <w:rPrChange w:id="3791" w:author="Unknown">
                    <w:rPr>
                      <w:b/>
                      <w:bCs/>
                      <w:noProof/>
                      <w:color w:val="C0504D" w:themeColor="accent2"/>
                      <w:sz w:val="32"/>
                      <w:lang w:eastAsia="es-ES"/>
                    </w:rPr>
                  </w:rPrChange>
                </w:rPr>
                <w:drawing>
                  <wp:inline distT="0" distB="0" distL="0" distR="0" wp14:anchorId="73AD0EB0" wp14:editId="5119667B">
                    <wp:extent cx="154305" cy="154305"/>
                    <wp:effectExtent l="0" t="0" r="0" b="0"/>
                    <wp:docPr id="58" name="Imagen 58"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900" w:type="pct"/>
            <w:tcPrChange w:id="3792"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793" w:author="Miguel Centeno Muñoz" w:date="2014-07-27T13:18:00Z"/>
                <w:rFonts w:ascii="Arial" w:hAnsi="Arial" w:cs="Arial"/>
                <w:sz w:val="20"/>
                <w:szCs w:val="20"/>
              </w:rPr>
            </w:pPr>
            <w:ins w:id="3794" w:author="Miguel Centeno Muñoz" w:date="2014-07-27T13:18:00Z">
              <w:r>
                <w:rPr>
                  <w:rFonts w:ascii="Arial" w:hAnsi="Arial" w:cs="Arial"/>
                  <w:sz w:val="20"/>
                  <w:szCs w:val="20"/>
                </w:rPr>
                <w:t xml:space="preserve">- </w:t>
              </w:r>
            </w:ins>
          </w:p>
        </w:tc>
        <w:tc>
          <w:tcPr>
            <w:tcW w:w="900" w:type="pct"/>
            <w:tcPrChange w:id="3795"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796" w:author="Miguel Centeno Muñoz" w:date="2014-07-27T13:18:00Z"/>
                <w:rFonts w:ascii="Arial" w:hAnsi="Arial" w:cs="Arial"/>
                <w:sz w:val="20"/>
                <w:szCs w:val="20"/>
              </w:rPr>
            </w:pPr>
            <w:ins w:id="3797" w:author="Miguel Centeno Muñoz" w:date="2014-07-27T13:18:00Z">
              <w:r>
                <w:rPr>
                  <w:rFonts w:ascii="Arial" w:hAnsi="Arial" w:cs="Arial"/>
                  <w:sz w:val="20"/>
                  <w:szCs w:val="20"/>
                </w:rPr>
                <w:t xml:space="preserve">- </w:t>
              </w:r>
            </w:ins>
          </w:p>
        </w:tc>
        <w:tc>
          <w:tcPr>
            <w:tcW w:w="900" w:type="pct"/>
            <w:tcPrChange w:id="3798"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799" w:author="Miguel Centeno Muñoz" w:date="2014-07-27T13:18:00Z"/>
                <w:rFonts w:ascii="Arial" w:hAnsi="Arial" w:cs="Arial"/>
                <w:sz w:val="20"/>
                <w:szCs w:val="20"/>
              </w:rPr>
            </w:pPr>
            <w:ins w:id="3800" w:author="Miguel Centeno Muñoz" w:date="2014-07-30T23:43:00Z">
              <w:r>
                <w:rPr>
                  <w:rFonts w:ascii="Arial" w:hAnsi="Arial" w:cs="Arial"/>
                  <w:sz w:val="20"/>
                  <w:szCs w:val="20"/>
                </w:rPr>
                <w:t>-</w:t>
              </w:r>
            </w:ins>
          </w:p>
        </w:tc>
        <w:tc>
          <w:tcPr>
            <w:tcW w:w="900" w:type="pct"/>
            <w:tcPrChange w:id="3801"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802" w:author="Miguel Centeno Muñoz" w:date="2014-07-27T13:18:00Z"/>
                <w:rFonts w:ascii="Arial" w:hAnsi="Arial" w:cs="Arial"/>
                <w:sz w:val="20"/>
                <w:szCs w:val="20"/>
              </w:rPr>
            </w:pPr>
            <w:ins w:id="3803" w:author="Miguel Centeno Muñoz" w:date="2014-07-27T13:18:00Z">
              <w:r>
                <w:rPr>
                  <w:rFonts w:ascii="Arial" w:hAnsi="Arial" w:cs="Arial"/>
                  <w:sz w:val="20"/>
                  <w:szCs w:val="20"/>
                </w:rPr>
                <w:t xml:space="preserve">- </w:t>
              </w:r>
            </w:ins>
          </w:p>
        </w:tc>
      </w:tr>
      <w:tr w:rsidR="00AE0352" w:rsidTr="004B7C4A">
        <w:trPr>
          <w:cnfStyle w:val="000000100000" w:firstRow="0" w:lastRow="0" w:firstColumn="0" w:lastColumn="0" w:oddVBand="0" w:evenVBand="0" w:oddHBand="1" w:evenHBand="0" w:firstRowFirstColumn="0" w:firstRowLastColumn="0" w:lastRowFirstColumn="0" w:lastRowLastColumn="0"/>
          <w:ins w:id="3804"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805" w:author="Miguel Centeno Muñoz" w:date="2014-07-30T23:42:00Z">
              <w:tcPr>
                <w:tcW w:w="500" w:type="pct"/>
                <w:hideMark/>
              </w:tcPr>
            </w:tcPrChange>
          </w:tcPr>
          <w:p w:rsidR="00AE0352" w:rsidRDefault="00AE0352">
            <w:pPr>
              <w:cnfStyle w:val="001000100000" w:firstRow="0" w:lastRow="0" w:firstColumn="1" w:lastColumn="0" w:oddVBand="0" w:evenVBand="0" w:oddHBand="1" w:evenHBand="0" w:firstRowFirstColumn="0" w:firstRowLastColumn="0" w:lastRowFirstColumn="0" w:lastRowLastColumn="0"/>
              <w:rPr>
                <w:ins w:id="3806" w:author="Miguel Centeno Muñoz" w:date="2014-07-27T13:12:00Z"/>
                <w:rFonts w:ascii="Arial" w:hAnsi="Arial" w:cs="Arial"/>
                <w:b/>
                <w:bCs/>
                <w:sz w:val="20"/>
                <w:szCs w:val="20"/>
              </w:rPr>
            </w:pPr>
            <w:ins w:id="3807" w:author="Miguel Centeno Muñoz" w:date="2014-07-27T13:13:00Z">
              <w:r w:rsidRPr="00D40919">
                <w:rPr>
                  <w:rFonts w:cstheme="minorBidi"/>
                  <w:color w:val="auto"/>
                  <w:rPrChange w:id="3808" w:author="Miguel Centeno Muñoz" w:date="2014-07-27T13:13:00Z">
                    <w:rPr>
                      <w:rStyle w:val="Hipervnculo"/>
                      <w:rFonts w:ascii="Arial" w:hAnsi="Arial" w:cs="Arial"/>
                      <w:b/>
                      <w:bCs/>
                      <w:sz w:val="20"/>
                      <w:szCs w:val="20"/>
                    </w:rPr>
                  </w:rPrChange>
                </w:rPr>
                <w:t>UC-0003</w:t>
              </w:r>
            </w:ins>
            <w:ins w:id="3809" w:author="Miguel Centeno Muñoz" w:date="2014-07-27T13:12:00Z">
              <w:r>
                <w:rPr>
                  <w:rFonts w:ascii="Arial" w:hAnsi="Arial" w:cs="Arial"/>
                  <w:b/>
                  <w:bCs/>
                  <w:sz w:val="20"/>
                  <w:szCs w:val="20"/>
                </w:rPr>
                <w:t xml:space="preserve"> </w:t>
              </w:r>
            </w:ins>
          </w:p>
        </w:tc>
        <w:tc>
          <w:tcPr>
            <w:tcW w:w="900" w:type="pct"/>
            <w:tcPrChange w:id="3810"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811" w:author="Miguel Centeno Muñoz" w:date="2014-07-27T13:18:00Z"/>
                <w:rFonts w:ascii="Arial" w:hAnsi="Arial" w:cs="Arial"/>
                <w:sz w:val="20"/>
                <w:szCs w:val="20"/>
              </w:rPr>
            </w:pPr>
            <w:ins w:id="3812" w:author="Miguel Centeno Muñoz" w:date="2014-07-27T13:18:00Z">
              <w:r>
                <w:rPr>
                  <w:rFonts w:ascii="Arial" w:hAnsi="Arial" w:cs="Arial"/>
                  <w:noProof/>
                  <w:color w:val="auto"/>
                  <w:sz w:val="20"/>
                  <w:szCs w:val="20"/>
                  <w:lang w:eastAsia="es-ES"/>
                  <w:rPrChange w:id="3813" w:author="Unknown">
                    <w:rPr>
                      <w:b/>
                      <w:bCs/>
                      <w:noProof/>
                      <w:color w:val="C0504D" w:themeColor="accent2"/>
                      <w:sz w:val="32"/>
                      <w:lang w:eastAsia="es-ES"/>
                    </w:rPr>
                  </w:rPrChange>
                </w:rPr>
                <w:drawing>
                  <wp:inline distT="0" distB="0" distL="0" distR="0" wp14:anchorId="61AB4429" wp14:editId="0262B177">
                    <wp:extent cx="154305" cy="154305"/>
                    <wp:effectExtent l="0" t="0" r="0" b="0"/>
                    <wp:docPr id="59" name="Imagen 59"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900" w:type="pct"/>
            <w:tcPrChange w:id="3814"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815" w:author="Miguel Centeno Muñoz" w:date="2014-07-27T13:18:00Z"/>
                <w:rFonts w:ascii="Arial" w:hAnsi="Arial" w:cs="Arial"/>
                <w:sz w:val="20"/>
                <w:szCs w:val="20"/>
              </w:rPr>
            </w:pPr>
            <w:ins w:id="3816" w:author="Miguel Centeno Muñoz" w:date="2014-07-27T13:18:00Z">
              <w:r>
                <w:rPr>
                  <w:rFonts w:ascii="Arial" w:hAnsi="Arial" w:cs="Arial"/>
                  <w:sz w:val="20"/>
                  <w:szCs w:val="20"/>
                </w:rPr>
                <w:t xml:space="preserve">- </w:t>
              </w:r>
            </w:ins>
          </w:p>
        </w:tc>
        <w:tc>
          <w:tcPr>
            <w:tcW w:w="900" w:type="pct"/>
            <w:tcPrChange w:id="3817"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818" w:author="Miguel Centeno Muñoz" w:date="2014-07-27T13:18:00Z"/>
                <w:rFonts w:ascii="Arial" w:hAnsi="Arial" w:cs="Arial"/>
                <w:sz w:val="20"/>
                <w:szCs w:val="20"/>
              </w:rPr>
            </w:pPr>
            <w:ins w:id="3819" w:author="Miguel Centeno Muñoz" w:date="2014-07-27T13:18:00Z">
              <w:r>
                <w:rPr>
                  <w:rFonts w:ascii="Arial" w:hAnsi="Arial" w:cs="Arial"/>
                  <w:sz w:val="20"/>
                  <w:szCs w:val="20"/>
                </w:rPr>
                <w:t xml:space="preserve">- </w:t>
              </w:r>
            </w:ins>
          </w:p>
        </w:tc>
        <w:tc>
          <w:tcPr>
            <w:tcW w:w="900" w:type="pct"/>
            <w:tcPrChange w:id="3820"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821" w:author="Miguel Centeno Muñoz" w:date="2014-07-27T13:18:00Z"/>
                <w:rFonts w:ascii="Arial" w:hAnsi="Arial" w:cs="Arial"/>
                <w:sz w:val="20"/>
                <w:szCs w:val="20"/>
              </w:rPr>
            </w:pPr>
            <w:ins w:id="3822" w:author="Miguel Centeno Muñoz" w:date="2014-07-30T23:43:00Z">
              <w:r>
                <w:rPr>
                  <w:rFonts w:ascii="Arial" w:hAnsi="Arial" w:cs="Arial"/>
                  <w:sz w:val="20"/>
                  <w:szCs w:val="20"/>
                </w:rPr>
                <w:t>-</w:t>
              </w:r>
            </w:ins>
          </w:p>
        </w:tc>
        <w:tc>
          <w:tcPr>
            <w:tcW w:w="900" w:type="pct"/>
            <w:tcPrChange w:id="3823"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824" w:author="Miguel Centeno Muñoz" w:date="2014-07-27T13:18:00Z"/>
                <w:rFonts w:ascii="Arial" w:hAnsi="Arial" w:cs="Arial"/>
                <w:sz w:val="20"/>
                <w:szCs w:val="20"/>
              </w:rPr>
            </w:pPr>
            <w:ins w:id="3825" w:author="Miguel Centeno Muñoz" w:date="2014-07-27T13:18:00Z">
              <w:r>
                <w:rPr>
                  <w:rFonts w:ascii="Arial" w:hAnsi="Arial" w:cs="Arial"/>
                  <w:sz w:val="20"/>
                  <w:szCs w:val="20"/>
                </w:rPr>
                <w:t xml:space="preserve">- </w:t>
              </w:r>
            </w:ins>
          </w:p>
        </w:tc>
      </w:tr>
      <w:tr w:rsidR="00AE0352" w:rsidTr="004B7C4A">
        <w:trPr>
          <w:ins w:id="3826"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827" w:author="Miguel Centeno Muñoz" w:date="2014-07-30T23:42:00Z">
              <w:tcPr>
                <w:tcW w:w="500" w:type="pct"/>
                <w:hideMark/>
              </w:tcPr>
            </w:tcPrChange>
          </w:tcPr>
          <w:p w:rsidR="00AE0352" w:rsidRDefault="00AE0352">
            <w:pPr>
              <w:rPr>
                <w:ins w:id="3828" w:author="Miguel Centeno Muñoz" w:date="2014-07-27T13:12:00Z"/>
                <w:rFonts w:ascii="Arial" w:hAnsi="Arial" w:cs="Arial"/>
                <w:b/>
                <w:bCs/>
                <w:sz w:val="20"/>
                <w:szCs w:val="20"/>
              </w:rPr>
            </w:pPr>
            <w:ins w:id="3829" w:author="Miguel Centeno Muñoz" w:date="2014-07-27T13:13:00Z">
              <w:r w:rsidRPr="00D40919">
                <w:rPr>
                  <w:rFonts w:cstheme="minorBidi"/>
                  <w:color w:val="auto"/>
                  <w:rPrChange w:id="3830" w:author="Miguel Centeno Muñoz" w:date="2014-07-27T13:13:00Z">
                    <w:rPr>
                      <w:rStyle w:val="Hipervnculo"/>
                      <w:rFonts w:ascii="Arial" w:hAnsi="Arial" w:cs="Arial"/>
                      <w:b/>
                      <w:bCs/>
                      <w:sz w:val="20"/>
                      <w:szCs w:val="20"/>
                    </w:rPr>
                  </w:rPrChange>
                </w:rPr>
                <w:t>UC-0004</w:t>
              </w:r>
            </w:ins>
            <w:ins w:id="3831" w:author="Miguel Centeno Muñoz" w:date="2014-07-27T13:12:00Z">
              <w:r>
                <w:rPr>
                  <w:rFonts w:ascii="Arial" w:hAnsi="Arial" w:cs="Arial"/>
                  <w:b/>
                  <w:bCs/>
                  <w:sz w:val="20"/>
                  <w:szCs w:val="20"/>
                </w:rPr>
                <w:t xml:space="preserve"> </w:t>
              </w:r>
            </w:ins>
          </w:p>
        </w:tc>
        <w:tc>
          <w:tcPr>
            <w:tcW w:w="900" w:type="pct"/>
            <w:tcPrChange w:id="3832"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833" w:author="Miguel Centeno Muñoz" w:date="2014-07-27T13:18:00Z"/>
                <w:rFonts w:ascii="Arial" w:hAnsi="Arial" w:cs="Arial"/>
                <w:noProof/>
                <w:sz w:val="20"/>
                <w:szCs w:val="20"/>
                <w:lang w:eastAsia="es-ES"/>
              </w:rPr>
            </w:pPr>
            <w:ins w:id="3834" w:author="Miguel Centeno Muñoz" w:date="2014-07-30T23:42:00Z">
              <w:r>
                <w:rPr>
                  <w:rFonts w:ascii="Arial" w:hAnsi="Arial" w:cs="Arial"/>
                  <w:noProof/>
                  <w:color w:val="auto"/>
                  <w:sz w:val="20"/>
                  <w:szCs w:val="20"/>
                  <w:lang w:eastAsia="es-ES"/>
                  <w:rPrChange w:id="3835" w:author="Unknown">
                    <w:rPr>
                      <w:b/>
                      <w:bCs/>
                      <w:noProof/>
                      <w:color w:val="C0504D" w:themeColor="accent2"/>
                      <w:sz w:val="32"/>
                      <w:lang w:eastAsia="es-ES"/>
                    </w:rPr>
                  </w:rPrChange>
                </w:rPr>
                <w:drawing>
                  <wp:inline distT="0" distB="0" distL="0" distR="0" wp14:anchorId="65B72851" wp14:editId="3E929F1E">
                    <wp:extent cx="154305" cy="154305"/>
                    <wp:effectExtent l="0" t="0" r="0" b="0"/>
                    <wp:docPr id="25" name="Imagen 25"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900" w:type="pct"/>
            <w:tcPrChange w:id="3836"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837" w:author="Miguel Centeno Muñoz" w:date="2014-07-27T13:18:00Z"/>
                <w:rFonts w:ascii="Arial" w:hAnsi="Arial" w:cs="Arial"/>
                <w:noProof/>
                <w:sz w:val="20"/>
                <w:szCs w:val="20"/>
                <w:lang w:eastAsia="es-ES"/>
              </w:rPr>
            </w:pPr>
            <w:ins w:id="3838" w:author="Miguel Centeno Muñoz" w:date="2014-07-30T23:43:00Z">
              <w:r>
                <w:rPr>
                  <w:rFonts w:ascii="Arial" w:hAnsi="Arial" w:cs="Arial"/>
                  <w:noProof/>
                  <w:sz w:val="20"/>
                  <w:szCs w:val="20"/>
                  <w:lang w:eastAsia="es-ES"/>
                </w:rPr>
                <w:t>-</w:t>
              </w:r>
            </w:ins>
          </w:p>
        </w:tc>
        <w:tc>
          <w:tcPr>
            <w:tcW w:w="900" w:type="pct"/>
            <w:tcPrChange w:id="3839"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840" w:author="Miguel Centeno Muñoz" w:date="2014-07-27T13:18:00Z"/>
                <w:rFonts w:ascii="Arial" w:hAnsi="Arial" w:cs="Arial"/>
                <w:noProof/>
                <w:sz w:val="20"/>
                <w:szCs w:val="20"/>
                <w:lang w:eastAsia="es-ES"/>
              </w:rPr>
            </w:pPr>
            <w:ins w:id="3841" w:author="Miguel Centeno Muñoz" w:date="2014-07-27T13:18:00Z">
              <w:r>
                <w:rPr>
                  <w:rFonts w:ascii="Arial" w:hAnsi="Arial" w:cs="Arial"/>
                  <w:sz w:val="20"/>
                  <w:szCs w:val="20"/>
                </w:rPr>
                <w:t xml:space="preserve">- </w:t>
              </w:r>
            </w:ins>
          </w:p>
        </w:tc>
        <w:tc>
          <w:tcPr>
            <w:tcW w:w="900" w:type="pct"/>
            <w:tcPrChange w:id="3842"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843" w:author="Miguel Centeno Muñoz" w:date="2014-07-27T13:18:00Z"/>
                <w:rFonts w:ascii="Arial" w:hAnsi="Arial" w:cs="Arial"/>
                <w:noProof/>
                <w:sz w:val="20"/>
                <w:szCs w:val="20"/>
                <w:lang w:eastAsia="es-ES"/>
              </w:rPr>
            </w:pPr>
            <w:ins w:id="3844" w:author="Miguel Centeno Muñoz" w:date="2014-07-27T13:18:00Z">
              <w:r>
                <w:rPr>
                  <w:rFonts w:ascii="Arial" w:hAnsi="Arial" w:cs="Arial"/>
                  <w:sz w:val="20"/>
                  <w:szCs w:val="20"/>
                </w:rPr>
                <w:t xml:space="preserve">- </w:t>
              </w:r>
            </w:ins>
          </w:p>
        </w:tc>
        <w:tc>
          <w:tcPr>
            <w:tcW w:w="900" w:type="pct"/>
            <w:tcPrChange w:id="3845"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846" w:author="Miguel Centeno Muñoz" w:date="2014-07-27T13:18:00Z"/>
                <w:rFonts w:ascii="Arial" w:hAnsi="Arial" w:cs="Arial"/>
                <w:noProof/>
                <w:sz w:val="20"/>
                <w:szCs w:val="20"/>
                <w:lang w:eastAsia="es-ES"/>
              </w:rPr>
            </w:pPr>
            <w:ins w:id="3847" w:author="Miguel Centeno Muñoz" w:date="2014-07-27T13:18:00Z">
              <w:r>
                <w:rPr>
                  <w:rFonts w:ascii="Arial" w:hAnsi="Arial" w:cs="Arial"/>
                  <w:sz w:val="20"/>
                  <w:szCs w:val="20"/>
                </w:rPr>
                <w:t xml:space="preserve">- </w:t>
              </w:r>
            </w:ins>
          </w:p>
        </w:tc>
      </w:tr>
      <w:tr w:rsidR="00AE0352" w:rsidTr="004B7C4A">
        <w:trPr>
          <w:cnfStyle w:val="000000100000" w:firstRow="0" w:lastRow="0" w:firstColumn="0" w:lastColumn="0" w:oddVBand="0" w:evenVBand="0" w:oddHBand="1" w:evenHBand="0" w:firstRowFirstColumn="0" w:firstRowLastColumn="0" w:lastRowFirstColumn="0" w:lastRowLastColumn="0"/>
          <w:ins w:id="3848"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849" w:author="Miguel Centeno Muñoz" w:date="2014-07-30T23:42:00Z">
              <w:tcPr>
                <w:tcW w:w="500" w:type="pct"/>
                <w:hideMark/>
              </w:tcPr>
            </w:tcPrChange>
          </w:tcPr>
          <w:p w:rsidR="00AE0352" w:rsidRDefault="00AE0352">
            <w:pPr>
              <w:cnfStyle w:val="001000100000" w:firstRow="0" w:lastRow="0" w:firstColumn="1" w:lastColumn="0" w:oddVBand="0" w:evenVBand="0" w:oddHBand="1" w:evenHBand="0" w:firstRowFirstColumn="0" w:firstRowLastColumn="0" w:lastRowFirstColumn="0" w:lastRowLastColumn="0"/>
              <w:rPr>
                <w:ins w:id="3850" w:author="Miguel Centeno Muñoz" w:date="2014-07-27T13:12:00Z"/>
                <w:rFonts w:ascii="Arial" w:hAnsi="Arial" w:cs="Arial"/>
                <w:b/>
                <w:bCs/>
                <w:sz w:val="20"/>
                <w:szCs w:val="20"/>
              </w:rPr>
            </w:pPr>
            <w:ins w:id="3851" w:author="Miguel Centeno Muñoz" w:date="2014-07-27T13:13:00Z">
              <w:r w:rsidRPr="00D40919">
                <w:rPr>
                  <w:rFonts w:cstheme="minorBidi"/>
                  <w:color w:val="auto"/>
                  <w:rPrChange w:id="3852" w:author="Miguel Centeno Muñoz" w:date="2014-07-27T13:13:00Z">
                    <w:rPr>
                      <w:rStyle w:val="Hipervnculo"/>
                      <w:rFonts w:ascii="Arial" w:hAnsi="Arial" w:cs="Arial"/>
                      <w:b/>
                      <w:bCs/>
                      <w:sz w:val="20"/>
                      <w:szCs w:val="20"/>
                    </w:rPr>
                  </w:rPrChange>
                </w:rPr>
                <w:t>UC-0005</w:t>
              </w:r>
            </w:ins>
            <w:ins w:id="3853" w:author="Miguel Centeno Muñoz" w:date="2014-07-27T13:12:00Z">
              <w:r>
                <w:rPr>
                  <w:rFonts w:ascii="Arial" w:hAnsi="Arial" w:cs="Arial"/>
                  <w:b/>
                  <w:bCs/>
                  <w:sz w:val="20"/>
                  <w:szCs w:val="20"/>
                </w:rPr>
                <w:t xml:space="preserve"> </w:t>
              </w:r>
            </w:ins>
          </w:p>
        </w:tc>
        <w:tc>
          <w:tcPr>
            <w:tcW w:w="900" w:type="pct"/>
            <w:tcPrChange w:id="3854"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855" w:author="Miguel Centeno Muñoz" w:date="2014-07-27T13:18:00Z"/>
                <w:rFonts w:ascii="Arial" w:hAnsi="Arial" w:cs="Arial"/>
                <w:sz w:val="20"/>
                <w:szCs w:val="20"/>
              </w:rPr>
            </w:pPr>
            <w:ins w:id="3856" w:author="Miguel Centeno Muñoz" w:date="2014-07-30T23:42:00Z">
              <w:r>
                <w:rPr>
                  <w:rFonts w:ascii="Arial" w:hAnsi="Arial" w:cs="Arial"/>
                  <w:noProof/>
                  <w:color w:val="auto"/>
                  <w:sz w:val="20"/>
                  <w:szCs w:val="20"/>
                  <w:lang w:eastAsia="es-ES"/>
                  <w:rPrChange w:id="3857" w:author="Unknown">
                    <w:rPr>
                      <w:b/>
                      <w:bCs/>
                      <w:noProof/>
                      <w:color w:val="C0504D" w:themeColor="accent2"/>
                      <w:sz w:val="32"/>
                      <w:lang w:eastAsia="es-ES"/>
                    </w:rPr>
                  </w:rPrChange>
                </w:rPr>
                <w:drawing>
                  <wp:inline distT="0" distB="0" distL="0" distR="0" wp14:anchorId="65B72851" wp14:editId="3E929F1E">
                    <wp:extent cx="154305" cy="154305"/>
                    <wp:effectExtent l="0" t="0" r="0" b="0"/>
                    <wp:docPr id="26" name="Imagen 26"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ins w:id="3858" w:author="Miguel Centeno Muñoz" w:date="2014-07-27T13:18:00Z">
              <w:r w:rsidR="00AE0352">
                <w:rPr>
                  <w:rFonts w:ascii="Arial" w:hAnsi="Arial" w:cs="Arial"/>
                  <w:sz w:val="20"/>
                  <w:szCs w:val="20"/>
                </w:rPr>
                <w:t xml:space="preserve"> </w:t>
              </w:r>
            </w:ins>
          </w:p>
        </w:tc>
        <w:tc>
          <w:tcPr>
            <w:tcW w:w="900" w:type="pct"/>
            <w:tcPrChange w:id="3859"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860" w:author="Miguel Centeno Muñoz" w:date="2014-07-27T13:18:00Z"/>
                <w:rFonts w:ascii="Arial" w:hAnsi="Arial" w:cs="Arial"/>
                <w:sz w:val="20"/>
                <w:szCs w:val="20"/>
              </w:rPr>
            </w:pPr>
            <w:ins w:id="3861" w:author="Miguel Centeno Muñoz" w:date="2014-07-30T23:43:00Z">
              <w:r>
                <w:rPr>
                  <w:rFonts w:ascii="Arial" w:hAnsi="Arial" w:cs="Arial"/>
                  <w:sz w:val="20"/>
                  <w:szCs w:val="20"/>
                </w:rPr>
                <w:t>-</w:t>
              </w:r>
            </w:ins>
          </w:p>
        </w:tc>
        <w:tc>
          <w:tcPr>
            <w:tcW w:w="900" w:type="pct"/>
            <w:tcPrChange w:id="3862"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863" w:author="Miguel Centeno Muñoz" w:date="2014-07-27T13:18:00Z"/>
                <w:rFonts w:ascii="Arial" w:hAnsi="Arial" w:cs="Arial"/>
                <w:sz w:val="20"/>
                <w:szCs w:val="20"/>
              </w:rPr>
            </w:pPr>
            <w:ins w:id="3864" w:author="Miguel Centeno Muñoz" w:date="2014-07-27T13:18:00Z">
              <w:r>
                <w:rPr>
                  <w:rFonts w:ascii="Arial" w:hAnsi="Arial" w:cs="Arial"/>
                  <w:sz w:val="20"/>
                  <w:szCs w:val="20"/>
                </w:rPr>
                <w:t xml:space="preserve">- </w:t>
              </w:r>
            </w:ins>
          </w:p>
        </w:tc>
        <w:tc>
          <w:tcPr>
            <w:tcW w:w="900" w:type="pct"/>
            <w:tcPrChange w:id="3865"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866" w:author="Miguel Centeno Muñoz" w:date="2014-07-27T13:18:00Z"/>
                <w:rFonts w:ascii="Arial" w:hAnsi="Arial" w:cs="Arial"/>
                <w:sz w:val="20"/>
                <w:szCs w:val="20"/>
              </w:rPr>
            </w:pPr>
            <w:ins w:id="3867" w:author="Miguel Centeno Muñoz" w:date="2014-07-27T13:18:00Z">
              <w:r>
                <w:rPr>
                  <w:rFonts w:ascii="Arial" w:hAnsi="Arial" w:cs="Arial"/>
                  <w:sz w:val="20"/>
                  <w:szCs w:val="20"/>
                </w:rPr>
                <w:t xml:space="preserve">- </w:t>
              </w:r>
            </w:ins>
          </w:p>
        </w:tc>
        <w:tc>
          <w:tcPr>
            <w:tcW w:w="900" w:type="pct"/>
            <w:tcPrChange w:id="3868"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869" w:author="Miguel Centeno Muñoz" w:date="2014-07-27T13:18:00Z"/>
                <w:rFonts w:ascii="Arial" w:hAnsi="Arial" w:cs="Arial"/>
                <w:sz w:val="20"/>
                <w:szCs w:val="20"/>
              </w:rPr>
            </w:pPr>
            <w:ins w:id="3870" w:author="Miguel Centeno Muñoz" w:date="2014-07-27T13:18:00Z">
              <w:r>
                <w:rPr>
                  <w:rFonts w:ascii="Arial" w:hAnsi="Arial" w:cs="Arial"/>
                  <w:sz w:val="20"/>
                  <w:szCs w:val="20"/>
                </w:rPr>
                <w:t xml:space="preserve">- </w:t>
              </w:r>
            </w:ins>
          </w:p>
        </w:tc>
      </w:tr>
      <w:tr w:rsidR="00AE0352" w:rsidTr="004B7C4A">
        <w:trPr>
          <w:ins w:id="3871"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872" w:author="Miguel Centeno Muñoz" w:date="2014-07-30T23:42:00Z">
              <w:tcPr>
                <w:tcW w:w="500" w:type="pct"/>
                <w:hideMark/>
              </w:tcPr>
            </w:tcPrChange>
          </w:tcPr>
          <w:p w:rsidR="00AE0352" w:rsidRDefault="00AE0352">
            <w:pPr>
              <w:rPr>
                <w:ins w:id="3873" w:author="Miguel Centeno Muñoz" w:date="2014-07-27T13:12:00Z"/>
                <w:rFonts w:ascii="Arial" w:hAnsi="Arial" w:cs="Arial"/>
                <w:b/>
                <w:bCs/>
                <w:sz w:val="20"/>
                <w:szCs w:val="20"/>
              </w:rPr>
            </w:pPr>
            <w:ins w:id="3874" w:author="Miguel Centeno Muñoz" w:date="2014-07-27T13:13:00Z">
              <w:r w:rsidRPr="00D40919">
                <w:rPr>
                  <w:rFonts w:cstheme="minorBidi"/>
                  <w:color w:val="auto"/>
                  <w:rPrChange w:id="3875" w:author="Miguel Centeno Muñoz" w:date="2014-07-27T13:13:00Z">
                    <w:rPr>
                      <w:rStyle w:val="Hipervnculo"/>
                      <w:rFonts w:ascii="Arial" w:hAnsi="Arial" w:cs="Arial"/>
                      <w:b/>
                      <w:bCs/>
                      <w:sz w:val="20"/>
                      <w:szCs w:val="20"/>
                    </w:rPr>
                  </w:rPrChange>
                </w:rPr>
                <w:t>UC-0006</w:t>
              </w:r>
            </w:ins>
            <w:ins w:id="3876" w:author="Miguel Centeno Muñoz" w:date="2014-07-27T13:12:00Z">
              <w:r>
                <w:rPr>
                  <w:rFonts w:ascii="Arial" w:hAnsi="Arial" w:cs="Arial"/>
                  <w:b/>
                  <w:bCs/>
                  <w:sz w:val="20"/>
                  <w:szCs w:val="20"/>
                </w:rPr>
                <w:t xml:space="preserve"> </w:t>
              </w:r>
            </w:ins>
          </w:p>
        </w:tc>
        <w:tc>
          <w:tcPr>
            <w:tcW w:w="900" w:type="pct"/>
            <w:tcPrChange w:id="3877"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878" w:author="Miguel Centeno Muñoz" w:date="2014-07-27T13:18:00Z"/>
                <w:rFonts w:ascii="Arial" w:hAnsi="Arial" w:cs="Arial"/>
                <w:sz w:val="20"/>
                <w:szCs w:val="20"/>
              </w:rPr>
            </w:pPr>
            <w:ins w:id="3879" w:author="Miguel Centeno Muñoz" w:date="2014-07-27T13:18:00Z">
              <w:r>
                <w:rPr>
                  <w:rFonts w:ascii="Arial" w:hAnsi="Arial" w:cs="Arial"/>
                  <w:sz w:val="20"/>
                  <w:szCs w:val="20"/>
                </w:rPr>
                <w:t xml:space="preserve">- </w:t>
              </w:r>
            </w:ins>
          </w:p>
        </w:tc>
        <w:tc>
          <w:tcPr>
            <w:tcW w:w="900" w:type="pct"/>
            <w:tcPrChange w:id="3880"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881" w:author="Miguel Centeno Muñoz" w:date="2014-07-27T13:18:00Z"/>
                <w:rFonts w:ascii="Arial" w:hAnsi="Arial" w:cs="Arial"/>
                <w:sz w:val="20"/>
                <w:szCs w:val="20"/>
              </w:rPr>
            </w:pPr>
            <w:ins w:id="3882" w:author="Miguel Centeno Muñoz" w:date="2014-07-27T13:18:00Z">
              <w:r>
                <w:rPr>
                  <w:rFonts w:ascii="Arial" w:hAnsi="Arial" w:cs="Arial"/>
                  <w:noProof/>
                  <w:color w:val="auto"/>
                  <w:sz w:val="20"/>
                  <w:szCs w:val="20"/>
                  <w:lang w:eastAsia="es-ES"/>
                  <w:rPrChange w:id="3883" w:author="Unknown">
                    <w:rPr>
                      <w:b/>
                      <w:bCs/>
                      <w:noProof/>
                      <w:color w:val="C0504D" w:themeColor="accent2"/>
                      <w:sz w:val="32"/>
                      <w:lang w:eastAsia="es-ES"/>
                    </w:rPr>
                  </w:rPrChange>
                </w:rPr>
                <w:drawing>
                  <wp:inline distT="0" distB="0" distL="0" distR="0" wp14:anchorId="32A1F816" wp14:editId="0AB72436">
                    <wp:extent cx="154305" cy="154305"/>
                    <wp:effectExtent l="0" t="0" r="0" b="0"/>
                    <wp:docPr id="44" name="Imagen 44"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900" w:type="pct"/>
            <w:tcPrChange w:id="3884"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885" w:author="Miguel Centeno Muñoz" w:date="2014-07-27T13:18:00Z"/>
                <w:rFonts w:ascii="Arial" w:hAnsi="Arial" w:cs="Arial"/>
                <w:sz w:val="20"/>
                <w:szCs w:val="20"/>
              </w:rPr>
            </w:pPr>
            <w:ins w:id="3886" w:author="Miguel Centeno Muñoz" w:date="2014-07-27T13:18:00Z">
              <w:r>
                <w:rPr>
                  <w:rFonts w:ascii="Arial" w:hAnsi="Arial" w:cs="Arial"/>
                  <w:sz w:val="20"/>
                  <w:szCs w:val="20"/>
                </w:rPr>
                <w:t xml:space="preserve">- </w:t>
              </w:r>
            </w:ins>
          </w:p>
        </w:tc>
        <w:tc>
          <w:tcPr>
            <w:tcW w:w="900" w:type="pct"/>
            <w:tcPrChange w:id="3887"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888" w:author="Miguel Centeno Muñoz" w:date="2014-07-27T13:18:00Z"/>
                <w:rFonts w:ascii="Arial" w:hAnsi="Arial" w:cs="Arial"/>
                <w:sz w:val="20"/>
                <w:szCs w:val="20"/>
              </w:rPr>
            </w:pPr>
            <w:ins w:id="3889" w:author="Miguel Centeno Muñoz" w:date="2014-07-27T13:18:00Z">
              <w:r>
                <w:rPr>
                  <w:rFonts w:ascii="Arial" w:hAnsi="Arial" w:cs="Arial"/>
                  <w:sz w:val="20"/>
                  <w:szCs w:val="20"/>
                </w:rPr>
                <w:t xml:space="preserve">- </w:t>
              </w:r>
            </w:ins>
          </w:p>
        </w:tc>
        <w:tc>
          <w:tcPr>
            <w:tcW w:w="900" w:type="pct"/>
            <w:tcPrChange w:id="3890"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891" w:author="Miguel Centeno Muñoz" w:date="2014-07-27T13:18:00Z"/>
                <w:rFonts w:ascii="Arial" w:hAnsi="Arial" w:cs="Arial"/>
                <w:sz w:val="20"/>
                <w:szCs w:val="20"/>
              </w:rPr>
            </w:pPr>
            <w:ins w:id="3892" w:author="Miguel Centeno Muñoz" w:date="2014-07-27T13:18:00Z">
              <w:r>
                <w:rPr>
                  <w:rFonts w:ascii="Arial" w:hAnsi="Arial" w:cs="Arial"/>
                  <w:sz w:val="20"/>
                  <w:szCs w:val="20"/>
                </w:rPr>
                <w:t xml:space="preserve">- </w:t>
              </w:r>
            </w:ins>
          </w:p>
        </w:tc>
      </w:tr>
      <w:tr w:rsidR="00AE0352" w:rsidTr="004B7C4A">
        <w:trPr>
          <w:cnfStyle w:val="000000100000" w:firstRow="0" w:lastRow="0" w:firstColumn="0" w:lastColumn="0" w:oddVBand="0" w:evenVBand="0" w:oddHBand="1" w:evenHBand="0" w:firstRowFirstColumn="0" w:firstRowLastColumn="0" w:lastRowFirstColumn="0" w:lastRowLastColumn="0"/>
          <w:ins w:id="3893"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894" w:author="Miguel Centeno Muñoz" w:date="2014-07-30T23:42:00Z">
              <w:tcPr>
                <w:tcW w:w="500" w:type="pct"/>
                <w:hideMark/>
              </w:tcPr>
            </w:tcPrChange>
          </w:tcPr>
          <w:p w:rsidR="00AE0352" w:rsidRDefault="00AE0352">
            <w:pPr>
              <w:cnfStyle w:val="001000100000" w:firstRow="0" w:lastRow="0" w:firstColumn="1" w:lastColumn="0" w:oddVBand="0" w:evenVBand="0" w:oddHBand="1" w:evenHBand="0" w:firstRowFirstColumn="0" w:firstRowLastColumn="0" w:lastRowFirstColumn="0" w:lastRowLastColumn="0"/>
              <w:rPr>
                <w:ins w:id="3895" w:author="Miguel Centeno Muñoz" w:date="2014-07-27T13:12:00Z"/>
                <w:rFonts w:ascii="Arial" w:hAnsi="Arial" w:cs="Arial"/>
                <w:b/>
                <w:bCs/>
                <w:sz w:val="20"/>
                <w:szCs w:val="20"/>
              </w:rPr>
            </w:pPr>
            <w:ins w:id="3896" w:author="Miguel Centeno Muñoz" w:date="2014-07-27T13:13:00Z">
              <w:r w:rsidRPr="00D40919">
                <w:rPr>
                  <w:rFonts w:cstheme="minorBidi"/>
                  <w:color w:val="auto"/>
                  <w:rPrChange w:id="3897" w:author="Miguel Centeno Muñoz" w:date="2014-07-27T13:13:00Z">
                    <w:rPr>
                      <w:rStyle w:val="Hipervnculo"/>
                      <w:rFonts w:ascii="Arial" w:hAnsi="Arial" w:cs="Arial"/>
                      <w:b/>
                      <w:bCs/>
                      <w:sz w:val="20"/>
                      <w:szCs w:val="20"/>
                    </w:rPr>
                  </w:rPrChange>
                </w:rPr>
                <w:t>UC-0007</w:t>
              </w:r>
            </w:ins>
            <w:ins w:id="3898" w:author="Miguel Centeno Muñoz" w:date="2014-07-27T13:12:00Z">
              <w:r>
                <w:rPr>
                  <w:rFonts w:ascii="Arial" w:hAnsi="Arial" w:cs="Arial"/>
                  <w:b/>
                  <w:bCs/>
                  <w:sz w:val="20"/>
                  <w:szCs w:val="20"/>
                </w:rPr>
                <w:t xml:space="preserve"> </w:t>
              </w:r>
            </w:ins>
          </w:p>
        </w:tc>
        <w:tc>
          <w:tcPr>
            <w:tcW w:w="900" w:type="pct"/>
            <w:tcPrChange w:id="3899"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900" w:author="Miguel Centeno Muñoz" w:date="2014-07-27T13:18:00Z"/>
                <w:rFonts w:ascii="Arial" w:hAnsi="Arial" w:cs="Arial"/>
                <w:sz w:val="20"/>
                <w:szCs w:val="20"/>
              </w:rPr>
            </w:pPr>
            <w:ins w:id="3901" w:author="Miguel Centeno Muñoz" w:date="2014-07-27T13:18:00Z">
              <w:r>
                <w:rPr>
                  <w:rFonts w:ascii="Arial" w:hAnsi="Arial" w:cs="Arial"/>
                  <w:sz w:val="20"/>
                  <w:szCs w:val="20"/>
                </w:rPr>
                <w:t xml:space="preserve">- </w:t>
              </w:r>
            </w:ins>
          </w:p>
        </w:tc>
        <w:tc>
          <w:tcPr>
            <w:tcW w:w="900" w:type="pct"/>
            <w:tcPrChange w:id="3902"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903" w:author="Miguel Centeno Muñoz" w:date="2014-07-27T13:18:00Z"/>
                <w:rFonts w:ascii="Arial" w:hAnsi="Arial" w:cs="Arial"/>
                <w:sz w:val="20"/>
                <w:szCs w:val="20"/>
              </w:rPr>
            </w:pPr>
            <w:ins w:id="3904" w:author="Miguel Centeno Muñoz" w:date="2014-07-30T23:43:00Z">
              <w:r>
                <w:rPr>
                  <w:rFonts w:ascii="Arial" w:hAnsi="Arial" w:cs="Arial"/>
                  <w:noProof/>
                  <w:color w:val="auto"/>
                  <w:sz w:val="20"/>
                  <w:szCs w:val="20"/>
                  <w:lang w:eastAsia="es-ES"/>
                  <w:rPrChange w:id="3905" w:author="Unknown">
                    <w:rPr>
                      <w:b/>
                      <w:bCs/>
                      <w:noProof/>
                      <w:color w:val="C0504D" w:themeColor="accent2"/>
                      <w:sz w:val="32"/>
                      <w:lang w:eastAsia="es-ES"/>
                    </w:rPr>
                  </w:rPrChange>
                </w:rPr>
                <w:drawing>
                  <wp:inline distT="0" distB="0" distL="0" distR="0" wp14:anchorId="03249EFE" wp14:editId="2EF417C5">
                    <wp:extent cx="154305" cy="154305"/>
                    <wp:effectExtent l="0" t="0" r="0" b="0"/>
                    <wp:docPr id="39" name="Imagen 39"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ins w:id="3906" w:author="Miguel Centeno Muñoz" w:date="2014-07-27T13:18:00Z">
              <w:r w:rsidR="00AE0352">
                <w:rPr>
                  <w:rFonts w:ascii="Arial" w:hAnsi="Arial" w:cs="Arial"/>
                  <w:sz w:val="20"/>
                  <w:szCs w:val="20"/>
                </w:rPr>
                <w:t xml:space="preserve"> </w:t>
              </w:r>
            </w:ins>
          </w:p>
        </w:tc>
        <w:tc>
          <w:tcPr>
            <w:tcW w:w="900" w:type="pct"/>
            <w:tcPrChange w:id="3907"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908" w:author="Miguel Centeno Muñoz" w:date="2014-07-27T13:18:00Z"/>
                <w:rFonts w:ascii="Arial" w:hAnsi="Arial" w:cs="Arial"/>
                <w:sz w:val="20"/>
                <w:szCs w:val="20"/>
              </w:rPr>
            </w:pPr>
            <w:ins w:id="3909" w:author="Miguel Centeno Muñoz" w:date="2014-07-27T13:18:00Z">
              <w:r>
                <w:rPr>
                  <w:rFonts w:ascii="Arial" w:hAnsi="Arial" w:cs="Arial"/>
                  <w:sz w:val="20"/>
                  <w:szCs w:val="20"/>
                </w:rPr>
                <w:t xml:space="preserve">- </w:t>
              </w:r>
            </w:ins>
          </w:p>
        </w:tc>
        <w:tc>
          <w:tcPr>
            <w:tcW w:w="900" w:type="pct"/>
            <w:tcPrChange w:id="3910"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911" w:author="Miguel Centeno Muñoz" w:date="2014-07-27T13:18:00Z"/>
                <w:rFonts w:ascii="Arial" w:hAnsi="Arial" w:cs="Arial"/>
                <w:sz w:val="20"/>
                <w:szCs w:val="20"/>
              </w:rPr>
            </w:pPr>
            <w:ins w:id="3912" w:author="Miguel Centeno Muñoz" w:date="2014-07-27T13:18:00Z">
              <w:r>
                <w:rPr>
                  <w:rFonts w:ascii="Arial" w:hAnsi="Arial" w:cs="Arial"/>
                  <w:sz w:val="20"/>
                  <w:szCs w:val="20"/>
                </w:rPr>
                <w:t xml:space="preserve">- </w:t>
              </w:r>
            </w:ins>
          </w:p>
        </w:tc>
        <w:tc>
          <w:tcPr>
            <w:tcW w:w="900" w:type="pct"/>
            <w:tcPrChange w:id="3913"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914" w:author="Miguel Centeno Muñoz" w:date="2014-07-27T13:18:00Z"/>
                <w:rFonts w:ascii="Arial" w:hAnsi="Arial" w:cs="Arial"/>
                <w:sz w:val="20"/>
                <w:szCs w:val="20"/>
              </w:rPr>
            </w:pPr>
            <w:ins w:id="3915" w:author="Miguel Centeno Muñoz" w:date="2014-07-27T13:18:00Z">
              <w:r>
                <w:rPr>
                  <w:rFonts w:ascii="Arial" w:hAnsi="Arial" w:cs="Arial"/>
                  <w:sz w:val="20"/>
                  <w:szCs w:val="20"/>
                </w:rPr>
                <w:t xml:space="preserve">- </w:t>
              </w:r>
            </w:ins>
          </w:p>
        </w:tc>
      </w:tr>
      <w:tr w:rsidR="00AE0352" w:rsidTr="004B7C4A">
        <w:trPr>
          <w:ins w:id="3916"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917" w:author="Miguel Centeno Muñoz" w:date="2014-07-30T23:42:00Z">
              <w:tcPr>
                <w:tcW w:w="500" w:type="pct"/>
                <w:hideMark/>
              </w:tcPr>
            </w:tcPrChange>
          </w:tcPr>
          <w:p w:rsidR="00AE0352" w:rsidRDefault="00AE0352">
            <w:pPr>
              <w:rPr>
                <w:ins w:id="3918" w:author="Miguel Centeno Muñoz" w:date="2014-07-27T13:12:00Z"/>
                <w:rFonts w:ascii="Arial" w:hAnsi="Arial" w:cs="Arial"/>
                <w:b/>
                <w:bCs/>
                <w:sz w:val="20"/>
                <w:szCs w:val="20"/>
              </w:rPr>
            </w:pPr>
            <w:ins w:id="3919" w:author="Miguel Centeno Muñoz" w:date="2014-07-27T13:13:00Z">
              <w:r w:rsidRPr="00D40919">
                <w:rPr>
                  <w:rFonts w:cstheme="minorBidi"/>
                  <w:color w:val="auto"/>
                  <w:rPrChange w:id="3920" w:author="Miguel Centeno Muñoz" w:date="2014-07-27T13:13:00Z">
                    <w:rPr>
                      <w:rStyle w:val="Hipervnculo"/>
                      <w:rFonts w:ascii="Arial" w:hAnsi="Arial" w:cs="Arial"/>
                      <w:b/>
                      <w:bCs/>
                      <w:sz w:val="20"/>
                      <w:szCs w:val="20"/>
                    </w:rPr>
                  </w:rPrChange>
                </w:rPr>
                <w:t>UC-0008</w:t>
              </w:r>
            </w:ins>
            <w:ins w:id="3921" w:author="Miguel Centeno Muñoz" w:date="2014-07-27T13:12:00Z">
              <w:r>
                <w:rPr>
                  <w:rFonts w:ascii="Arial" w:hAnsi="Arial" w:cs="Arial"/>
                  <w:b/>
                  <w:bCs/>
                  <w:sz w:val="20"/>
                  <w:szCs w:val="20"/>
                </w:rPr>
                <w:t xml:space="preserve"> </w:t>
              </w:r>
            </w:ins>
          </w:p>
        </w:tc>
        <w:tc>
          <w:tcPr>
            <w:tcW w:w="900" w:type="pct"/>
            <w:tcPrChange w:id="3922"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923" w:author="Miguel Centeno Muñoz" w:date="2014-07-27T13:18:00Z"/>
                <w:rFonts w:ascii="Arial" w:hAnsi="Arial" w:cs="Arial"/>
                <w:sz w:val="20"/>
                <w:szCs w:val="20"/>
              </w:rPr>
            </w:pPr>
            <w:ins w:id="3924" w:author="Miguel Centeno Muñoz" w:date="2014-07-27T13:18:00Z">
              <w:r>
                <w:rPr>
                  <w:rFonts w:ascii="Arial" w:hAnsi="Arial" w:cs="Arial"/>
                  <w:sz w:val="20"/>
                  <w:szCs w:val="20"/>
                </w:rPr>
                <w:t xml:space="preserve">- </w:t>
              </w:r>
            </w:ins>
          </w:p>
        </w:tc>
        <w:tc>
          <w:tcPr>
            <w:tcW w:w="900" w:type="pct"/>
            <w:tcPrChange w:id="3925"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926" w:author="Miguel Centeno Muñoz" w:date="2014-07-27T13:18:00Z"/>
                <w:rFonts w:ascii="Arial" w:hAnsi="Arial" w:cs="Arial"/>
                <w:sz w:val="20"/>
                <w:szCs w:val="20"/>
              </w:rPr>
            </w:pPr>
            <w:ins w:id="3927" w:author="Miguel Centeno Muñoz" w:date="2014-07-30T23:43:00Z">
              <w:r>
                <w:rPr>
                  <w:rFonts w:ascii="Arial" w:hAnsi="Arial" w:cs="Arial"/>
                  <w:noProof/>
                  <w:color w:val="auto"/>
                  <w:sz w:val="20"/>
                  <w:szCs w:val="20"/>
                  <w:lang w:eastAsia="es-ES"/>
                  <w:rPrChange w:id="3928" w:author="Unknown">
                    <w:rPr>
                      <w:b/>
                      <w:bCs/>
                      <w:noProof/>
                      <w:color w:val="C0504D" w:themeColor="accent2"/>
                      <w:sz w:val="32"/>
                      <w:lang w:eastAsia="es-ES"/>
                    </w:rPr>
                  </w:rPrChange>
                </w:rPr>
                <w:drawing>
                  <wp:inline distT="0" distB="0" distL="0" distR="0" wp14:anchorId="03249EFE" wp14:editId="2EF417C5">
                    <wp:extent cx="154305" cy="154305"/>
                    <wp:effectExtent l="0" t="0" r="0" b="0"/>
                    <wp:docPr id="32" name="Imagen 32"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ins w:id="3929" w:author="Miguel Centeno Muñoz" w:date="2014-07-27T13:18:00Z">
              <w:r w:rsidR="00AE0352">
                <w:rPr>
                  <w:rFonts w:ascii="Arial" w:hAnsi="Arial" w:cs="Arial"/>
                  <w:sz w:val="20"/>
                  <w:szCs w:val="20"/>
                </w:rPr>
                <w:t xml:space="preserve"> </w:t>
              </w:r>
            </w:ins>
          </w:p>
        </w:tc>
        <w:tc>
          <w:tcPr>
            <w:tcW w:w="900" w:type="pct"/>
            <w:tcPrChange w:id="3930"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931" w:author="Miguel Centeno Muñoz" w:date="2014-07-27T13:18:00Z"/>
                <w:rFonts w:ascii="Arial" w:hAnsi="Arial" w:cs="Arial"/>
                <w:sz w:val="20"/>
                <w:szCs w:val="20"/>
              </w:rPr>
            </w:pPr>
            <w:ins w:id="3932" w:author="Miguel Centeno Muñoz" w:date="2014-07-27T13:18:00Z">
              <w:r>
                <w:rPr>
                  <w:rFonts w:ascii="Arial" w:hAnsi="Arial" w:cs="Arial"/>
                  <w:sz w:val="20"/>
                  <w:szCs w:val="20"/>
                </w:rPr>
                <w:t xml:space="preserve">- </w:t>
              </w:r>
            </w:ins>
          </w:p>
        </w:tc>
        <w:tc>
          <w:tcPr>
            <w:tcW w:w="900" w:type="pct"/>
            <w:tcPrChange w:id="3933"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934" w:author="Miguel Centeno Muñoz" w:date="2014-07-27T13:18:00Z"/>
                <w:rFonts w:ascii="Arial" w:hAnsi="Arial" w:cs="Arial"/>
                <w:sz w:val="20"/>
                <w:szCs w:val="20"/>
              </w:rPr>
            </w:pPr>
            <w:ins w:id="3935" w:author="Miguel Centeno Muñoz" w:date="2014-07-27T13:18:00Z">
              <w:r>
                <w:rPr>
                  <w:rFonts w:ascii="Arial" w:hAnsi="Arial" w:cs="Arial"/>
                  <w:sz w:val="20"/>
                  <w:szCs w:val="20"/>
                </w:rPr>
                <w:t xml:space="preserve">- </w:t>
              </w:r>
            </w:ins>
          </w:p>
        </w:tc>
        <w:tc>
          <w:tcPr>
            <w:tcW w:w="900" w:type="pct"/>
            <w:tcPrChange w:id="3936"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937" w:author="Miguel Centeno Muñoz" w:date="2014-07-27T13:18:00Z"/>
                <w:rFonts w:ascii="Arial" w:hAnsi="Arial" w:cs="Arial"/>
                <w:sz w:val="20"/>
                <w:szCs w:val="20"/>
              </w:rPr>
            </w:pPr>
            <w:ins w:id="3938" w:author="Miguel Centeno Muñoz" w:date="2014-07-27T13:18:00Z">
              <w:r>
                <w:rPr>
                  <w:rFonts w:ascii="Arial" w:hAnsi="Arial" w:cs="Arial"/>
                  <w:sz w:val="20"/>
                  <w:szCs w:val="20"/>
                </w:rPr>
                <w:t xml:space="preserve">- </w:t>
              </w:r>
            </w:ins>
          </w:p>
        </w:tc>
      </w:tr>
      <w:tr w:rsidR="00AE0352" w:rsidTr="004B7C4A">
        <w:trPr>
          <w:cnfStyle w:val="000000100000" w:firstRow="0" w:lastRow="0" w:firstColumn="0" w:lastColumn="0" w:oddVBand="0" w:evenVBand="0" w:oddHBand="1" w:evenHBand="0" w:firstRowFirstColumn="0" w:firstRowLastColumn="0" w:lastRowFirstColumn="0" w:lastRowLastColumn="0"/>
          <w:ins w:id="3939"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940" w:author="Miguel Centeno Muñoz" w:date="2014-07-30T23:42:00Z">
              <w:tcPr>
                <w:tcW w:w="500" w:type="pct"/>
                <w:hideMark/>
              </w:tcPr>
            </w:tcPrChange>
          </w:tcPr>
          <w:p w:rsidR="00AE0352" w:rsidRDefault="00AE0352">
            <w:pPr>
              <w:cnfStyle w:val="001000100000" w:firstRow="0" w:lastRow="0" w:firstColumn="1" w:lastColumn="0" w:oddVBand="0" w:evenVBand="0" w:oddHBand="1" w:evenHBand="0" w:firstRowFirstColumn="0" w:firstRowLastColumn="0" w:lastRowFirstColumn="0" w:lastRowLastColumn="0"/>
              <w:rPr>
                <w:ins w:id="3941" w:author="Miguel Centeno Muñoz" w:date="2014-07-27T13:12:00Z"/>
                <w:rFonts w:ascii="Arial" w:hAnsi="Arial" w:cs="Arial"/>
                <w:b/>
                <w:bCs/>
                <w:sz w:val="20"/>
                <w:szCs w:val="20"/>
              </w:rPr>
            </w:pPr>
            <w:ins w:id="3942" w:author="Miguel Centeno Muñoz" w:date="2014-07-27T13:13:00Z">
              <w:r w:rsidRPr="00D40919">
                <w:rPr>
                  <w:rFonts w:cstheme="minorBidi"/>
                  <w:color w:val="auto"/>
                  <w:rPrChange w:id="3943" w:author="Miguel Centeno Muñoz" w:date="2014-07-27T13:13:00Z">
                    <w:rPr>
                      <w:rStyle w:val="Hipervnculo"/>
                      <w:rFonts w:ascii="Arial" w:hAnsi="Arial" w:cs="Arial"/>
                      <w:b/>
                      <w:bCs/>
                      <w:sz w:val="20"/>
                      <w:szCs w:val="20"/>
                    </w:rPr>
                  </w:rPrChange>
                </w:rPr>
                <w:t>UC-0009</w:t>
              </w:r>
            </w:ins>
            <w:ins w:id="3944" w:author="Miguel Centeno Muñoz" w:date="2014-07-27T13:12:00Z">
              <w:r>
                <w:rPr>
                  <w:rFonts w:ascii="Arial" w:hAnsi="Arial" w:cs="Arial"/>
                  <w:b/>
                  <w:bCs/>
                  <w:sz w:val="20"/>
                  <w:szCs w:val="20"/>
                </w:rPr>
                <w:t xml:space="preserve"> </w:t>
              </w:r>
            </w:ins>
          </w:p>
        </w:tc>
        <w:tc>
          <w:tcPr>
            <w:tcW w:w="900" w:type="pct"/>
            <w:tcPrChange w:id="3945"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946" w:author="Miguel Centeno Muñoz" w:date="2014-07-27T13:18:00Z"/>
                <w:rFonts w:ascii="Arial" w:hAnsi="Arial" w:cs="Arial"/>
                <w:sz w:val="20"/>
                <w:szCs w:val="20"/>
              </w:rPr>
            </w:pPr>
            <w:ins w:id="3947" w:author="Miguel Centeno Muñoz" w:date="2014-07-30T23:42:00Z">
              <w:r>
                <w:rPr>
                  <w:rFonts w:ascii="Arial" w:hAnsi="Arial" w:cs="Arial"/>
                  <w:sz w:val="20"/>
                  <w:szCs w:val="20"/>
                </w:rPr>
                <w:t>-</w:t>
              </w:r>
            </w:ins>
          </w:p>
        </w:tc>
        <w:tc>
          <w:tcPr>
            <w:tcW w:w="900" w:type="pct"/>
            <w:tcPrChange w:id="3948"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949" w:author="Miguel Centeno Muñoz" w:date="2014-07-27T13:18:00Z"/>
                <w:rFonts w:ascii="Arial" w:hAnsi="Arial" w:cs="Arial"/>
                <w:sz w:val="20"/>
                <w:szCs w:val="20"/>
              </w:rPr>
            </w:pPr>
            <w:ins w:id="3950" w:author="Miguel Centeno Muñoz" w:date="2014-07-27T13:18:00Z">
              <w:r>
                <w:rPr>
                  <w:rFonts w:ascii="Arial" w:hAnsi="Arial" w:cs="Arial"/>
                  <w:sz w:val="20"/>
                  <w:szCs w:val="20"/>
                </w:rPr>
                <w:t xml:space="preserve">- </w:t>
              </w:r>
            </w:ins>
          </w:p>
        </w:tc>
        <w:tc>
          <w:tcPr>
            <w:tcW w:w="900" w:type="pct"/>
            <w:tcPrChange w:id="3951"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952" w:author="Miguel Centeno Muñoz" w:date="2014-07-27T13:18:00Z"/>
                <w:rFonts w:ascii="Arial" w:hAnsi="Arial" w:cs="Arial"/>
                <w:sz w:val="20"/>
                <w:szCs w:val="20"/>
              </w:rPr>
            </w:pPr>
            <w:ins w:id="3953" w:author="Miguel Centeno Muñoz" w:date="2014-07-30T23:43:00Z">
              <w:r>
                <w:rPr>
                  <w:rFonts w:ascii="Arial" w:hAnsi="Arial" w:cs="Arial"/>
                  <w:noProof/>
                  <w:color w:val="auto"/>
                  <w:sz w:val="20"/>
                  <w:szCs w:val="20"/>
                  <w:lang w:eastAsia="es-ES"/>
                  <w:rPrChange w:id="3954" w:author="Unknown">
                    <w:rPr>
                      <w:b/>
                      <w:bCs/>
                      <w:noProof/>
                      <w:color w:val="C0504D" w:themeColor="accent2"/>
                      <w:sz w:val="32"/>
                      <w:lang w:eastAsia="es-ES"/>
                    </w:rPr>
                  </w:rPrChange>
                </w:rPr>
                <w:drawing>
                  <wp:inline distT="0" distB="0" distL="0" distR="0" wp14:anchorId="03249EFE" wp14:editId="2EF417C5">
                    <wp:extent cx="154305" cy="154305"/>
                    <wp:effectExtent l="0" t="0" r="0" b="0"/>
                    <wp:docPr id="64" name="Imagen 64"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ins w:id="3955" w:author="Miguel Centeno Muñoz" w:date="2014-07-27T13:18:00Z">
              <w:r w:rsidR="00AE0352">
                <w:rPr>
                  <w:rFonts w:ascii="Arial" w:hAnsi="Arial" w:cs="Arial"/>
                  <w:sz w:val="20"/>
                  <w:szCs w:val="20"/>
                </w:rPr>
                <w:t xml:space="preserve"> </w:t>
              </w:r>
            </w:ins>
          </w:p>
        </w:tc>
        <w:tc>
          <w:tcPr>
            <w:tcW w:w="900" w:type="pct"/>
            <w:tcPrChange w:id="3956"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957" w:author="Miguel Centeno Muñoz" w:date="2014-07-27T13:18:00Z"/>
                <w:rFonts w:ascii="Arial" w:hAnsi="Arial" w:cs="Arial"/>
                <w:sz w:val="20"/>
                <w:szCs w:val="20"/>
              </w:rPr>
            </w:pPr>
            <w:ins w:id="3958" w:author="Miguel Centeno Muñoz" w:date="2014-07-27T13:18:00Z">
              <w:r>
                <w:rPr>
                  <w:rFonts w:ascii="Arial" w:hAnsi="Arial" w:cs="Arial"/>
                  <w:sz w:val="20"/>
                  <w:szCs w:val="20"/>
                </w:rPr>
                <w:t xml:space="preserve">- </w:t>
              </w:r>
            </w:ins>
          </w:p>
        </w:tc>
        <w:tc>
          <w:tcPr>
            <w:tcW w:w="900" w:type="pct"/>
            <w:tcPrChange w:id="3959"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960" w:author="Miguel Centeno Muñoz" w:date="2014-07-27T13:18:00Z"/>
                <w:rFonts w:ascii="Arial" w:hAnsi="Arial" w:cs="Arial"/>
                <w:sz w:val="20"/>
                <w:szCs w:val="20"/>
              </w:rPr>
            </w:pPr>
            <w:ins w:id="3961" w:author="Miguel Centeno Muñoz" w:date="2014-07-30T23:43:00Z">
              <w:r>
                <w:rPr>
                  <w:rFonts w:ascii="Arial" w:hAnsi="Arial" w:cs="Arial"/>
                  <w:sz w:val="20"/>
                  <w:szCs w:val="20"/>
                </w:rPr>
                <w:t>-</w:t>
              </w:r>
            </w:ins>
          </w:p>
        </w:tc>
      </w:tr>
      <w:tr w:rsidR="00AE0352" w:rsidTr="004B7C4A">
        <w:trPr>
          <w:ins w:id="3962"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963" w:author="Miguel Centeno Muñoz" w:date="2014-07-30T23:42:00Z">
              <w:tcPr>
                <w:tcW w:w="500" w:type="pct"/>
                <w:hideMark/>
              </w:tcPr>
            </w:tcPrChange>
          </w:tcPr>
          <w:p w:rsidR="00AE0352" w:rsidRDefault="00AE0352">
            <w:pPr>
              <w:rPr>
                <w:ins w:id="3964" w:author="Miguel Centeno Muñoz" w:date="2014-07-27T13:12:00Z"/>
                <w:rFonts w:ascii="Arial" w:hAnsi="Arial" w:cs="Arial"/>
                <w:b/>
                <w:bCs/>
                <w:sz w:val="20"/>
                <w:szCs w:val="20"/>
              </w:rPr>
            </w:pPr>
            <w:ins w:id="3965" w:author="Miguel Centeno Muñoz" w:date="2014-07-27T13:13:00Z">
              <w:r w:rsidRPr="00D40919">
                <w:rPr>
                  <w:rFonts w:cstheme="minorBidi"/>
                  <w:color w:val="auto"/>
                  <w:rPrChange w:id="3966" w:author="Miguel Centeno Muñoz" w:date="2014-07-27T13:13:00Z">
                    <w:rPr>
                      <w:rStyle w:val="Hipervnculo"/>
                      <w:rFonts w:ascii="Arial" w:hAnsi="Arial" w:cs="Arial"/>
                      <w:b/>
                      <w:bCs/>
                      <w:sz w:val="20"/>
                      <w:szCs w:val="20"/>
                    </w:rPr>
                  </w:rPrChange>
                </w:rPr>
                <w:t>UC-0010</w:t>
              </w:r>
            </w:ins>
            <w:ins w:id="3967" w:author="Miguel Centeno Muñoz" w:date="2014-07-27T13:12:00Z">
              <w:r>
                <w:rPr>
                  <w:rFonts w:ascii="Arial" w:hAnsi="Arial" w:cs="Arial"/>
                  <w:b/>
                  <w:bCs/>
                  <w:sz w:val="20"/>
                  <w:szCs w:val="20"/>
                </w:rPr>
                <w:t xml:space="preserve"> </w:t>
              </w:r>
            </w:ins>
          </w:p>
        </w:tc>
        <w:tc>
          <w:tcPr>
            <w:tcW w:w="900" w:type="pct"/>
            <w:tcPrChange w:id="3968"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969" w:author="Miguel Centeno Muñoz" w:date="2014-07-27T13:18:00Z"/>
                <w:rFonts w:ascii="Arial" w:hAnsi="Arial" w:cs="Arial"/>
                <w:sz w:val="20"/>
                <w:szCs w:val="20"/>
              </w:rPr>
            </w:pPr>
            <w:ins w:id="3970" w:author="Miguel Centeno Muñoz" w:date="2014-07-30T23:42:00Z">
              <w:r>
                <w:rPr>
                  <w:rFonts w:ascii="Arial" w:hAnsi="Arial" w:cs="Arial"/>
                  <w:sz w:val="20"/>
                  <w:szCs w:val="20"/>
                </w:rPr>
                <w:t>-</w:t>
              </w:r>
            </w:ins>
          </w:p>
        </w:tc>
        <w:tc>
          <w:tcPr>
            <w:tcW w:w="900" w:type="pct"/>
            <w:tcPrChange w:id="3971"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972" w:author="Miguel Centeno Muñoz" w:date="2014-07-27T13:18:00Z"/>
                <w:rFonts w:ascii="Arial" w:hAnsi="Arial" w:cs="Arial"/>
                <w:sz w:val="20"/>
                <w:szCs w:val="20"/>
              </w:rPr>
            </w:pPr>
            <w:ins w:id="3973" w:author="Miguel Centeno Muñoz" w:date="2014-07-27T13:18:00Z">
              <w:r>
                <w:rPr>
                  <w:rFonts w:ascii="Arial" w:hAnsi="Arial" w:cs="Arial"/>
                  <w:sz w:val="20"/>
                  <w:szCs w:val="20"/>
                </w:rPr>
                <w:t xml:space="preserve">- </w:t>
              </w:r>
            </w:ins>
          </w:p>
        </w:tc>
        <w:tc>
          <w:tcPr>
            <w:tcW w:w="900" w:type="pct"/>
            <w:tcPrChange w:id="3974"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975" w:author="Miguel Centeno Muñoz" w:date="2014-07-27T13:18:00Z"/>
                <w:rFonts w:ascii="Arial" w:hAnsi="Arial" w:cs="Arial"/>
                <w:sz w:val="20"/>
                <w:szCs w:val="20"/>
              </w:rPr>
            </w:pPr>
            <w:ins w:id="3976" w:author="Miguel Centeno Muñoz" w:date="2014-07-30T23:43:00Z">
              <w:r>
                <w:rPr>
                  <w:rFonts w:ascii="Arial" w:hAnsi="Arial" w:cs="Arial"/>
                  <w:sz w:val="20"/>
                  <w:szCs w:val="20"/>
                </w:rPr>
                <w:t>-</w:t>
              </w:r>
            </w:ins>
          </w:p>
        </w:tc>
        <w:tc>
          <w:tcPr>
            <w:tcW w:w="900" w:type="pct"/>
            <w:tcPrChange w:id="3977"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978" w:author="Miguel Centeno Muñoz" w:date="2014-07-27T13:18:00Z"/>
                <w:rFonts w:ascii="Arial" w:hAnsi="Arial" w:cs="Arial"/>
                <w:sz w:val="20"/>
                <w:szCs w:val="20"/>
              </w:rPr>
            </w:pPr>
            <w:ins w:id="3979" w:author="Miguel Centeno Muñoz" w:date="2014-07-30T23:43:00Z">
              <w:r>
                <w:rPr>
                  <w:rFonts w:ascii="Arial" w:hAnsi="Arial" w:cs="Arial"/>
                  <w:noProof/>
                  <w:color w:val="auto"/>
                  <w:sz w:val="20"/>
                  <w:szCs w:val="20"/>
                  <w:lang w:eastAsia="es-ES"/>
                  <w:rPrChange w:id="3980" w:author="Unknown">
                    <w:rPr>
                      <w:b/>
                      <w:bCs/>
                      <w:noProof/>
                      <w:color w:val="C0504D" w:themeColor="accent2"/>
                      <w:sz w:val="32"/>
                      <w:lang w:eastAsia="es-ES"/>
                    </w:rPr>
                  </w:rPrChange>
                </w:rPr>
                <w:drawing>
                  <wp:inline distT="0" distB="0" distL="0" distR="0" wp14:anchorId="436A893C" wp14:editId="691FA600">
                    <wp:extent cx="154305" cy="154305"/>
                    <wp:effectExtent l="0" t="0" r="0" b="0"/>
                    <wp:docPr id="38" name="Imagen 38"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900" w:type="pct"/>
            <w:tcPrChange w:id="3981"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982" w:author="Miguel Centeno Muñoz" w:date="2014-07-27T13:18:00Z"/>
                <w:rFonts w:ascii="Arial" w:hAnsi="Arial" w:cs="Arial"/>
                <w:sz w:val="20"/>
                <w:szCs w:val="20"/>
              </w:rPr>
            </w:pPr>
            <w:ins w:id="3983" w:author="Miguel Centeno Muñoz" w:date="2014-07-27T13:18:00Z">
              <w:r>
                <w:rPr>
                  <w:rFonts w:ascii="Arial" w:hAnsi="Arial" w:cs="Arial"/>
                  <w:sz w:val="20"/>
                  <w:szCs w:val="20"/>
                </w:rPr>
                <w:t xml:space="preserve">- </w:t>
              </w:r>
            </w:ins>
          </w:p>
        </w:tc>
      </w:tr>
      <w:tr w:rsidR="00AE0352" w:rsidTr="004B7C4A">
        <w:trPr>
          <w:cnfStyle w:val="000000100000" w:firstRow="0" w:lastRow="0" w:firstColumn="0" w:lastColumn="0" w:oddVBand="0" w:evenVBand="0" w:oddHBand="1" w:evenHBand="0" w:firstRowFirstColumn="0" w:firstRowLastColumn="0" w:lastRowFirstColumn="0" w:lastRowLastColumn="0"/>
          <w:ins w:id="3984" w:author="Miguel Centeno Muñoz" w:date="2014-07-30T23:41:00Z"/>
        </w:trPr>
        <w:tc>
          <w:tcPr>
            <w:cnfStyle w:val="001000000000" w:firstRow="0" w:lastRow="0" w:firstColumn="1" w:lastColumn="0" w:oddVBand="0" w:evenVBand="0" w:oddHBand="0" w:evenHBand="0" w:firstRowFirstColumn="0" w:firstRowLastColumn="0" w:lastRowFirstColumn="0" w:lastRowLastColumn="0"/>
            <w:tcW w:w="498" w:type="pct"/>
            <w:tcPrChange w:id="3985" w:author="Miguel Centeno Muñoz" w:date="2014-07-30T23:42:00Z">
              <w:tcPr>
                <w:tcW w:w="500" w:type="pct"/>
              </w:tcPr>
            </w:tcPrChange>
          </w:tcPr>
          <w:p w:rsidR="00AE0352" w:rsidRPr="00D40919" w:rsidRDefault="00AE0352">
            <w:pPr>
              <w:cnfStyle w:val="001000100000" w:firstRow="0" w:lastRow="0" w:firstColumn="1" w:lastColumn="0" w:oddVBand="0" w:evenVBand="0" w:oddHBand="1" w:evenHBand="0" w:firstRowFirstColumn="0" w:firstRowLastColumn="0" w:lastRowFirstColumn="0" w:lastRowLastColumn="0"/>
              <w:rPr>
                <w:ins w:id="3986" w:author="Miguel Centeno Muñoz" w:date="2014-07-30T23:41:00Z"/>
              </w:rPr>
            </w:pPr>
            <w:ins w:id="3987" w:author="Miguel Centeno Muñoz" w:date="2014-07-30T23:41:00Z">
              <w:r>
                <w:t>UC-0011</w:t>
              </w:r>
            </w:ins>
          </w:p>
        </w:tc>
        <w:tc>
          <w:tcPr>
            <w:tcW w:w="900" w:type="pct"/>
            <w:tcPrChange w:id="3988"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989" w:author="Miguel Centeno Muñoz" w:date="2014-07-30T23:41:00Z"/>
                <w:rFonts w:ascii="Arial" w:hAnsi="Arial" w:cs="Arial"/>
                <w:noProof/>
                <w:sz w:val="20"/>
                <w:szCs w:val="20"/>
                <w:lang w:eastAsia="es-ES"/>
              </w:rPr>
            </w:pPr>
            <w:ins w:id="3990" w:author="Miguel Centeno Muñoz" w:date="2014-07-30T23:42:00Z">
              <w:r>
                <w:rPr>
                  <w:rFonts w:ascii="Arial" w:hAnsi="Arial" w:cs="Arial"/>
                  <w:noProof/>
                  <w:sz w:val="20"/>
                  <w:szCs w:val="20"/>
                  <w:lang w:eastAsia="es-ES"/>
                </w:rPr>
                <w:t>-</w:t>
              </w:r>
            </w:ins>
          </w:p>
        </w:tc>
        <w:tc>
          <w:tcPr>
            <w:tcW w:w="900" w:type="pct"/>
            <w:tcPrChange w:id="3991"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992" w:author="Miguel Centeno Muñoz" w:date="2014-07-30T23:41:00Z"/>
                <w:rFonts w:ascii="Arial" w:hAnsi="Arial" w:cs="Arial"/>
                <w:sz w:val="20"/>
                <w:szCs w:val="20"/>
              </w:rPr>
            </w:pPr>
            <w:ins w:id="3993" w:author="Miguel Centeno Muñoz" w:date="2014-07-30T23:42:00Z">
              <w:r>
                <w:rPr>
                  <w:rFonts w:ascii="Arial" w:hAnsi="Arial" w:cs="Arial"/>
                  <w:sz w:val="20"/>
                  <w:szCs w:val="20"/>
                </w:rPr>
                <w:t>-</w:t>
              </w:r>
            </w:ins>
          </w:p>
        </w:tc>
        <w:tc>
          <w:tcPr>
            <w:tcW w:w="900" w:type="pct"/>
            <w:tcPrChange w:id="3994"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995" w:author="Miguel Centeno Muñoz" w:date="2014-07-30T23:41:00Z"/>
                <w:rFonts w:ascii="Arial" w:hAnsi="Arial" w:cs="Arial"/>
                <w:noProof/>
                <w:sz w:val="20"/>
                <w:szCs w:val="20"/>
                <w:lang w:eastAsia="es-ES"/>
              </w:rPr>
            </w:pPr>
            <w:ins w:id="3996" w:author="Miguel Centeno Muñoz" w:date="2014-07-30T23:42:00Z">
              <w:r>
                <w:rPr>
                  <w:rFonts w:ascii="Arial" w:hAnsi="Arial" w:cs="Arial"/>
                  <w:noProof/>
                  <w:sz w:val="20"/>
                  <w:szCs w:val="20"/>
                  <w:lang w:eastAsia="es-ES"/>
                </w:rPr>
                <w:t>-</w:t>
              </w:r>
            </w:ins>
          </w:p>
        </w:tc>
        <w:tc>
          <w:tcPr>
            <w:tcW w:w="900" w:type="pct"/>
            <w:tcPrChange w:id="3997"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998" w:author="Miguel Centeno Muñoz" w:date="2014-07-30T23:41:00Z"/>
                <w:rFonts w:ascii="Arial" w:hAnsi="Arial" w:cs="Arial"/>
                <w:sz w:val="20"/>
                <w:szCs w:val="20"/>
              </w:rPr>
            </w:pPr>
            <w:ins w:id="3999" w:author="Miguel Centeno Muñoz" w:date="2014-07-30T23:42:00Z">
              <w:r>
                <w:rPr>
                  <w:rFonts w:ascii="Arial" w:hAnsi="Arial" w:cs="Arial"/>
                  <w:sz w:val="20"/>
                  <w:szCs w:val="20"/>
                </w:rPr>
                <w:t>-</w:t>
              </w:r>
            </w:ins>
          </w:p>
        </w:tc>
        <w:tc>
          <w:tcPr>
            <w:tcW w:w="900" w:type="pct"/>
            <w:tcPrChange w:id="4000"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4001" w:author="Miguel Centeno Muñoz" w:date="2014-07-30T23:41:00Z"/>
                <w:rFonts w:ascii="Arial" w:hAnsi="Arial" w:cs="Arial"/>
                <w:sz w:val="20"/>
                <w:szCs w:val="20"/>
              </w:rPr>
            </w:pPr>
            <w:ins w:id="4002" w:author="Miguel Centeno Muñoz" w:date="2014-07-30T23:42:00Z">
              <w:r>
                <w:rPr>
                  <w:rFonts w:ascii="Arial" w:hAnsi="Arial" w:cs="Arial"/>
                  <w:noProof/>
                  <w:color w:val="auto"/>
                  <w:sz w:val="20"/>
                  <w:szCs w:val="20"/>
                  <w:lang w:eastAsia="es-ES"/>
                  <w:rPrChange w:id="4003" w:author="Unknown">
                    <w:rPr>
                      <w:b/>
                      <w:bCs/>
                      <w:noProof/>
                      <w:color w:val="C0504D" w:themeColor="accent2"/>
                      <w:sz w:val="32"/>
                      <w:lang w:eastAsia="es-ES"/>
                    </w:rPr>
                  </w:rPrChange>
                </w:rPr>
                <w:drawing>
                  <wp:inline distT="0" distB="0" distL="0" distR="0" wp14:anchorId="65B72851" wp14:editId="3E929F1E">
                    <wp:extent cx="154305" cy="154305"/>
                    <wp:effectExtent l="0" t="0" r="0" b="0"/>
                    <wp:docPr id="31" name="Imagen 31"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r>
    </w:tbl>
    <w:p w:rsidR="00D40919" w:rsidRDefault="00D40919">
      <w:pPr>
        <w:rPr>
          <w:ins w:id="4004" w:author="Miguel Centeno Muñoz" w:date="2014-07-27T13:22:00Z"/>
        </w:rPr>
        <w:pPrChange w:id="4005" w:author="Miguel Centeno Muñoz" w:date="2014-07-27T13:12:00Z">
          <w:pPr>
            <w:pStyle w:val="Ttulo3"/>
          </w:pPr>
        </w:pPrChange>
      </w:pPr>
    </w:p>
    <w:p w:rsidR="00D40919" w:rsidRDefault="00D40919">
      <w:pPr>
        <w:rPr>
          <w:ins w:id="4006" w:author="Miguel Centeno Muñoz" w:date="2014-07-27T13:22:00Z"/>
        </w:rPr>
        <w:pPrChange w:id="4007" w:author="Miguel Centeno Muñoz" w:date="2014-07-27T13:12:00Z">
          <w:pPr>
            <w:pStyle w:val="Ttulo3"/>
          </w:pPr>
        </w:pPrChange>
      </w:pPr>
    </w:p>
    <w:p w:rsidR="00D40919" w:rsidRDefault="00D40919">
      <w:pPr>
        <w:rPr>
          <w:ins w:id="4008" w:author="Miguel Centeno Muñoz" w:date="2014-07-27T13:22:00Z"/>
        </w:rPr>
        <w:pPrChange w:id="4009" w:author="Miguel Centeno Muñoz" w:date="2014-07-27T13:12:00Z">
          <w:pPr>
            <w:pStyle w:val="Ttulo3"/>
          </w:pPr>
        </w:pPrChange>
      </w:pPr>
    </w:p>
    <w:p w:rsidR="00D40919" w:rsidRDefault="00D40919">
      <w:pPr>
        <w:rPr>
          <w:ins w:id="4010" w:author="Miguel Centeno Muñoz" w:date="2014-07-27T13:22:00Z"/>
        </w:rPr>
        <w:pPrChange w:id="4011" w:author="Miguel Centeno Muñoz" w:date="2014-07-27T13:12:00Z">
          <w:pPr>
            <w:pStyle w:val="Ttulo3"/>
          </w:pPr>
        </w:pPrChange>
      </w:pPr>
    </w:p>
    <w:p w:rsidR="00D40919" w:rsidRDefault="00D40919">
      <w:pPr>
        <w:rPr>
          <w:ins w:id="4012" w:author="Miguel Centeno Muñoz" w:date="2014-07-27T16:53:00Z"/>
        </w:rPr>
        <w:pPrChange w:id="4013" w:author="Miguel Centeno Muñoz" w:date="2014-07-27T13:12:00Z">
          <w:pPr>
            <w:pStyle w:val="Ttulo3"/>
          </w:pPr>
        </w:pPrChange>
      </w:pPr>
    </w:p>
    <w:p w:rsidR="00F87E9D" w:rsidRDefault="00F87E9D">
      <w:pPr>
        <w:rPr>
          <w:ins w:id="4014" w:author="Miguel Centeno Muñoz" w:date="2014-07-27T16:53:00Z"/>
        </w:rPr>
        <w:pPrChange w:id="4015" w:author="Miguel Centeno Muñoz" w:date="2014-07-27T13:12:00Z">
          <w:pPr>
            <w:pStyle w:val="Ttulo3"/>
          </w:pPr>
        </w:pPrChange>
      </w:pPr>
    </w:p>
    <w:p w:rsidR="00F87E9D" w:rsidRDefault="00F87E9D">
      <w:pPr>
        <w:rPr>
          <w:ins w:id="4016" w:author="Miguel Centeno Muñoz" w:date="2014-07-27T16:53:00Z"/>
        </w:rPr>
        <w:pPrChange w:id="4017" w:author="Miguel Centeno Muñoz" w:date="2014-07-27T13:12:00Z">
          <w:pPr>
            <w:pStyle w:val="Ttulo3"/>
          </w:pPr>
        </w:pPrChange>
      </w:pPr>
    </w:p>
    <w:p w:rsidR="00F87E9D" w:rsidRDefault="00F87E9D">
      <w:pPr>
        <w:rPr>
          <w:ins w:id="4018" w:author="Miguel Centeno Muñoz" w:date="2014-07-27T16:53:00Z"/>
        </w:rPr>
        <w:pPrChange w:id="4019" w:author="Miguel Centeno Muñoz" w:date="2014-07-27T13:12:00Z">
          <w:pPr>
            <w:pStyle w:val="Ttulo3"/>
          </w:pPr>
        </w:pPrChange>
      </w:pPr>
    </w:p>
    <w:p w:rsidR="00F87E9D" w:rsidRDefault="00F87E9D">
      <w:pPr>
        <w:rPr>
          <w:ins w:id="4020" w:author="Miguel Centeno Muñoz" w:date="2014-07-27T16:53:00Z"/>
        </w:rPr>
        <w:pPrChange w:id="4021" w:author="Miguel Centeno Muñoz" w:date="2014-07-27T13:12:00Z">
          <w:pPr>
            <w:pStyle w:val="Ttulo3"/>
          </w:pPr>
        </w:pPrChange>
      </w:pPr>
    </w:p>
    <w:p w:rsidR="00F87E9D" w:rsidRDefault="00F87E9D">
      <w:pPr>
        <w:pStyle w:val="Ttulo2"/>
        <w:rPr>
          <w:ins w:id="4022" w:author="Miguel Centeno Muñoz" w:date="2014-07-27T16:54:00Z"/>
        </w:rPr>
        <w:pPrChange w:id="4023" w:author="Miguel Centeno Muñoz" w:date="2014-07-27T16:54:00Z">
          <w:pPr>
            <w:pStyle w:val="Ttulo3"/>
          </w:pPr>
        </w:pPrChange>
      </w:pPr>
      <w:bookmarkStart w:id="4024" w:name="_Toc394538346"/>
      <w:ins w:id="4025" w:author="Miguel Centeno Muñoz" w:date="2014-07-27T16:54:00Z">
        <w:r>
          <w:t>7.- Análisis de requisitos</w:t>
        </w:r>
        <w:bookmarkEnd w:id="4024"/>
      </w:ins>
    </w:p>
    <w:p w:rsidR="00F87E9D" w:rsidRDefault="00F87E9D" w:rsidP="00F87E9D">
      <w:pPr>
        <w:rPr>
          <w:ins w:id="4026" w:author="Miguel Centeno Muñoz" w:date="2014-07-27T16:54:00Z"/>
        </w:rPr>
      </w:pPr>
      <w:ins w:id="4027" w:author="Miguel Centeno Muñoz" w:date="2014-07-27T16:54:00Z">
        <w:r>
          <w:t>El análisis de requisitos consiste en la elaboración de un modelo conceptual partiendo del proceso anteriormente realizado, la Elicitación de requisitos. Es uno de los procesos más importantes en el desarrollo de un proyecto software, pues es la manera de ir modelando tecnológicamente algo de lo cual hemos recabado información en el mundo físico. Este modelo es una primera aproximación que será mejorada en sucesivas etapas del desarrollo del proyecto.</w:t>
        </w:r>
      </w:ins>
    </w:p>
    <w:p w:rsidR="00F87E9D" w:rsidRPr="00F87E9D" w:rsidRDefault="00F87E9D">
      <w:pPr>
        <w:pStyle w:val="Ttulo3"/>
        <w:rPr>
          <w:ins w:id="4028" w:author="Miguel Centeno Muñoz" w:date="2014-07-27T16:53:00Z"/>
        </w:rPr>
      </w:pPr>
      <w:bookmarkStart w:id="4029" w:name="_Toc394538347"/>
      <w:ins w:id="4030" w:author="Miguel Centeno Muñoz" w:date="2014-07-27T16:54:00Z">
        <w:r>
          <w:t>7.1.- Modelo estático del sistema</w:t>
        </w:r>
      </w:ins>
      <w:bookmarkEnd w:id="4029"/>
    </w:p>
    <w:p w:rsidR="005900F0" w:rsidRDefault="00503DEB">
      <w:pPr>
        <w:rPr>
          <w:ins w:id="4031" w:author="Miguel Centeno Muñoz" w:date="2014-07-31T00:17:00Z"/>
        </w:rPr>
        <w:pPrChange w:id="4032" w:author="Miguel Centeno Muñoz" w:date="2014-07-27T13:12:00Z">
          <w:pPr>
            <w:pStyle w:val="Ttulo3"/>
          </w:pPr>
        </w:pPrChange>
      </w:pPr>
      <w:ins w:id="4033" w:author="Miguel Centeno Muñoz" w:date="2014-07-27T22:06:00Z">
        <w:r w:rsidRPr="00AC15B6">
          <w:rPr>
            <w:noProof/>
            <w:lang w:eastAsia="es-ES"/>
            <w:rPrChange w:id="4034" w:author="Unknown">
              <w:rPr>
                <w:b w:val="0"/>
                <w:bCs w:val="0"/>
                <w:noProof/>
                <w:lang w:eastAsia="es-ES"/>
              </w:rPr>
            </w:rPrChange>
          </w:rPr>
          <w:drawing>
            <wp:anchor distT="0" distB="0" distL="114300" distR="114300" simplePos="0" relativeHeight="251688960" behindDoc="0" locked="0" layoutInCell="1" allowOverlap="1" wp14:anchorId="4822B9DC" wp14:editId="774108B5">
              <wp:simplePos x="0" y="0"/>
              <wp:positionH relativeFrom="column">
                <wp:posOffset>1174115</wp:posOffset>
              </wp:positionH>
              <wp:positionV relativeFrom="paragraph">
                <wp:posOffset>1108075</wp:posOffset>
              </wp:positionV>
              <wp:extent cx="2917190" cy="1314450"/>
              <wp:effectExtent l="0" t="0" r="0" b="0"/>
              <wp:wrapTopAndBottom/>
              <wp:docPr id="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 del sistema.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17190" cy="1314450"/>
                      </a:xfrm>
                      <a:prstGeom prst="rect">
                        <a:avLst/>
                      </a:prstGeom>
                    </pic:spPr>
                  </pic:pic>
                </a:graphicData>
              </a:graphic>
              <wp14:sizeRelH relativeFrom="page">
                <wp14:pctWidth>0</wp14:pctWidth>
              </wp14:sizeRelH>
              <wp14:sizeRelV relativeFrom="page">
                <wp14:pctHeight>0</wp14:pctHeight>
              </wp14:sizeRelV>
            </wp:anchor>
          </w:drawing>
        </w:r>
      </w:ins>
      <w:ins w:id="4035" w:author="Miguel Centeno Muñoz" w:date="2014-07-27T17:21:00Z">
        <w:r w:rsidR="00D17659">
          <w:t>En este apartado se define el modelo estático del sistema</w:t>
        </w:r>
      </w:ins>
      <w:ins w:id="4036" w:author="Miguel Centeno Muñoz" w:date="2014-07-27T17:29:00Z">
        <w:r w:rsidR="00D17659">
          <w:t xml:space="preserve">. </w:t>
        </w:r>
      </w:ins>
      <w:ins w:id="4037" w:author="Miguel Centeno Muñoz" w:date="2014-07-27T17:30:00Z">
        <w:r w:rsidR="00D17659">
          <w:t>La función del modelo estático del sistema es definir un conjunto de tipos abstractos de datos y asociaciones entre estos que satisfagan los requisitos de informaci</w:t>
        </w:r>
      </w:ins>
      <w:ins w:id="4038" w:author="Miguel Centeno Muñoz" w:date="2014-07-27T17:31:00Z">
        <w:r w:rsidR="00D17659">
          <w:t xml:space="preserve">ón que se detectaron en la fase de Elicitación. </w:t>
        </w:r>
      </w:ins>
      <w:ins w:id="4039" w:author="Miguel Centeno Muñoz" w:date="2014-07-27T17:29:00Z">
        <w:r w:rsidR="00D17659">
          <w:t>Se divide el conjunto de tipos de datos y asociaciones en dos subsistemas cuyos diagramas se muestran a continuaci</w:t>
        </w:r>
      </w:ins>
      <w:ins w:id="4040" w:author="Miguel Centeno Muñoz" w:date="2014-07-27T17:30:00Z">
        <w:r w:rsidR="00D17659">
          <w:t>ón.</w:t>
        </w:r>
      </w:ins>
    </w:p>
    <w:p w:rsidR="002B1AC0" w:rsidRDefault="002B1AC0">
      <w:pPr>
        <w:rPr>
          <w:ins w:id="4041" w:author="Miguel Centeno Muñoz" w:date="2014-07-27T17:36:00Z"/>
        </w:rPr>
        <w:pPrChange w:id="4042" w:author="Miguel Centeno Muñoz" w:date="2014-07-27T13:12:00Z">
          <w:pPr>
            <w:pStyle w:val="Ttulo3"/>
          </w:pPr>
        </w:pPrChange>
      </w:pPr>
    </w:p>
    <w:p w:rsidR="005900F0" w:rsidRDefault="005900F0">
      <w:pPr>
        <w:pStyle w:val="Prrafodelista"/>
        <w:numPr>
          <w:ilvl w:val="0"/>
          <w:numId w:val="49"/>
        </w:numPr>
        <w:rPr>
          <w:ins w:id="4043" w:author="Miguel Centeno Muñoz" w:date="2014-07-27T17:36:00Z"/>
        </w:rPr>
        <w:pPrChange w:id="4044" w:author="Miguel Centeno Muñoz" w:date="2014-07-27T17:36:00Z">
          <w:pPr>
            <w:pStyle w:val="Ttulo3"/>
          </w:pPr>
        </w:pPrChange>
      </w:pPr>
      <w:ins w:id="4045" w:author="Miguel Centeno Muñoz" w:date="2014-07-27T17:36:00Z">
        <w:r>
          <w:rPr>
            <w:b/>
          </w:rPr>
          <w:t>Subsistema de Gestión de usuarios:</w:t>
        </w:r>
        <w:r>
          <w:t xml:space="preserve"> tipos y asociaciones relacionados con la relación de usuarios, sus atributos y características.</w:t>
        </w:r>
      </w:ins>
    </w:p>
    <w:p w:rsidR="005900F0" w:rsidRDefault="005900F0">
      <w:pPr>
        <w:pStyle w:val="Prrafodelista"/>
        <w:numPr>
          <w:ilvl w:val="0"/>
          <w:numId w:val="49"/>
        </w:numPr>
        <w:rPr>
          <w:ins w:id="4046" w:author="Miguel Centeno Muñoz" w:date="2014-07-27T21:31:00Z"/>
        </w:rPr>
        <w:pPrChange w:id="4047" w:author="Miguel Centeno Muñoz" w:date="2014-07-27T17:36:00Z">
          <w:pPr>
            <w:pStyle w:val="Ttulo3"/>
          </w:pPr>
        </w:pPrChange>
      </w:pPr>
      <w:ins w:id="4048" w:author="Miguel Centeno Muñoz" w:date="2014-07-27T17:36:00Z">
        <w:r>
          <w:rPr>
            <w:b/>
          </w:rPr>
          <w:t>Subsistema de Gesti</w:t>
        </w:r>
      </w:ins>
      <w:ins w:id="4049" w:author="Miguel Centeno Muñoz" w:date="2014-07-27T17:37:00Z">
        <w:r>
          <w:rPr>
            <w:b/>
          </w:rPr>
          <w:t>ón de rutas:</w:t>
        </w:r>
        <w:r>
          <w:t xml:space="preserve"> tipos y asociaciones relacionados con la relación de rutas, categorías de estas, su gestión y caracter</w:t>
        </w:r>
      </w:ins>
      <w:ins w:id="4050" w:author="Miguel Centeno Muñoz" w:date="2014-07-27T18:06:00Z">
        <w:r w:rsidR="00F75F49">
          <w:t>ísticas.</w:t>
        </w:r>
      </w:ins>
    </w:p>
    <w:p w:rsidR="002B1AC0" w:rsidRDefault="002B1AC0">
      <w:pPr>
        <w:pStyle w:val="Ttulo4"/>
        <w:ind w:firstLine="708"/>
        <w:rPr>
          <w:ins w:id="4051" w:author="Miguel Centeno Muñoz" w:date="2014-07-31T00:15:00Z"/>
        </w:rPr>
        <w:pPrChange w:id="4052" w:author="Miguel Centeno Muñoz" w:date="2014-07-27T21:33:00Z">
          <w:pPr>
            <w:pStyle w:val="Ttulo3"/>
          </w:pPr>
        </w:pPrChange>
      </w:pPr>
    </w:p>
    <w:p w:rsidR="002B1AC0" w:rsidRDefault="002B1AC0">
      <w:pPr>
        <w:pStyle w:val="Ttulo4"/>
        <w:ind w:firstLine="708"/>
        <w:rPr>
          <w:ins w:id="4053" w:author="Miguel Centeno Muñoz" w:date="2014-07-31T00:15:00Z"/>
        </w:rPr>
        <w:pPrChange w:id="4054" w:author="Miguel Centeno Muñoz" w:date="2014-07-27T21:33:00Z">
          <w:pPr>
            <w:pStyle w:val="Ttulo3"/>
          </w:pPr>
        </w:pPrChange>
      </w:pPr>
    </w:p>
    <w:p w:rsidR="002B1AC0" w:rsidRDefault="002B1AC0">
      <w:pPr>
        <w:pStyle w:val="Ttulo4"/>
        <w:ind w:firstLine="708"/>
        <w:rPr>
          <w:ins w:id="4055" w:author="Miguel Centeno Muñoz" w:date="2014-07-31T00:15:00Z"/>
        </w:rPr>
        <w:pPrChange w:id="4056" w:author="Miguel Centeno Muñoz" w:date="2014-07-27T21:33:00Z">
          <w:pPr>
            <w:pStyle w:val="Ttulo3"/>
          </w:pPr>
        </w:pPrChange>
      </w:pPr>
    </w:p>
    <w:p w:rsidR="002B1AC0" w:rsidRDefault="002B1AC0">
      <w:pPr>
        <w:pStyle w:val="Ttulo4"/>
        <w:ind w:firstLine="708"/>
        <w:rPr>
          <w:ins w:id="4057" w:author="Miguel Centeno Muñoz" w:date="2014-07-31T00:15:00Z"/>
        </w:rPr>
        <w:pPrChange w:id="4058" w:author="Miguel Centeno Muñoz" w:date="2014-07-27T21:33:00Z">
          <w:pPr>
            <w:pStyle w:val="Ttulo3"/>
          </w:pPr>
        </w:pPrChange>
      </w:pPr>
    </w:p>
    <w:p w:rsidR="002B1AC0" w:rsidRDefault="002B1AC0">
      <w:pPr>
        <w:pStyle w:val="Ttulo4"/>
        <w:ind w:firstLine="708"/>
        <w:rPr>
          <w:ins w:id="4059" w:author="Miguel Centeno Muñoz" w:date="2014-07-31T00:15:00Z"/>
        </w:rPr>
        <w:pPrChange w:id="4060" w:author="Miguel Centeno Muñoz" w:date="2014-07-27T21:33:00Z">
          <w:pPr>
            <w:pStyle w:val="Ttulo3"/>
          </w:pPr>
        </w:pPrChange>
      </w:pPr>
    </w:p>
    <w:p w:rsidR="002B1AC0" w:rsidRDefault="002B1AC0">
      <w:pPr>
        <w:pStyle w:val="Ttulo4"/>
        <w:ind w:firstLine="708"/>
        <w:rPr>
          <w:ins w:id="4061" w:author="Miguel Centeno Muñoz" w:date="2014-07-31T00:15:00Z"/>
        </w:rPr>
        <w:pPrChange w:id="4062" w:author="Miguel Centeno Muñoz" w:date="2014-07-27T21:33:00Z">
          <w:pPr>
            <w:pStyle w:val="Ttulo3"/>
          </w:pPr>
        </w:pPrChange>
      </w:pPr>
    </w:p>
    <w:p w:rsidR="002B1AC0" w:rsidRDefault="002B1AC0">
      <w:pPr>
        <w:pStyle w:val="Ttulo4"/>
        <w:rPr>
          <w:ins w:id="4063" w:author="Miguel Centeno Muñoz" w:date="2014-07-31T00:15:00Z"/>
        </w:rPr>
        <w:pPrChange w:id="4064" w:author="Miguel Centeno Muñoz" w:date="2014-07-31T00:15:00Z">
          <w:pPr>
            <w:pStyle w:val="Ttulo3"/>
          </w:pPr>
        </w:pPrChange>
      </w:pPr>
    </w:p>
    <w:p w:rsidR="002B1AC0" w:rsidRDefault="002B1AC0">
      <w:pPr>
        <w:rPr>
          <w:ins w:id="4065" w:author="Miguel Centeno Muñoz" w:date="2014-07-31T00:15:00Z"/>
        </w:rPr>
        <w:pPrChange w:id="4066" w:author="Miguel Centeno Muñoz" w:date="2014-07-31T00:15:00Z">
          <w:pPr>
            <w:pStyle w:val="Ttulo3"/>
          </w:pPr>
        </w:pPrChange>
      </w:pPr>
    </w:p>
    <w:p w:rsidR="002B1AC0" w:rsidRDefault="002B1AC0">
      <w:pPr>
        <w:rPr>
          <w:ins w:id="4067" w:author="Miguel Centeno Muñoz" w:date="2014-07-31T00:15:00Z"/>
        </w:rPr>
        <w:pPrChange w:id="4068" w:author="Miguel Centeno Muñoz" w:date="2014-07-31T00:15:00Z">
          <w:pPr>
            <w:pStyle w:val="Ttulo3"/>
          </w:pPr>
        </w:pPrChange>
      </w:pPr>
    </w:p>
    <w:p w:rsidR="002B1AC0" w:rsidRPr="00AC15B6" w:rsidRDefault="002B1AC0">
      <w:pPr>
        <w:rPr>
          <w:ins w:id="4069" w:author="Miguel Centeno Muñoz" w:date="2014-07-31T00:15:00Z"/>
        </w:rPr>
        <w:pPrChange w:id="4070" w:author="Miguel Centeno Muñoz" w:date="2014-07-31T00:15:00Z">
          <w:pPr>
            <w:pStyle w:val="Ttulo3"/>
          </w:pPr>
        </w:pPrChange>
      </w:pPr>
    </w:p>
    <w:p w:rsidR="00F86589" w:rsidRDefault="00F86589">
      <w:pPr>
        <w:pStyle w:val="Ttulo4"/>
        <w:ind w:firstLine="708"/>
        <w:rPr>
          <w:ins w:id="4071" w:author="Miguel Centeno Muñoz" w:date="2014-07-27T21:31:00Z"/>
        </w:rPr>
        <w:pPrChange w:id="4072" w:author="Miguel Centeno Muñoz" w:date="2014-07-27T21:33:00Z">
          <w:pPr>
            <w:pStyle w:val="Ttulo3"/>
          </w:pPr>
        </w:pPrChange>
      </w:pPr>
      <w:bookmarkStart w:id="4073" w:name="_Toc394538348"/>
      <w:ins w:id="4074" w:author="Miguel Centeno Muñoz" w:date="2014-07-27T21:31:00Z">
        <w:r>
          <w:t>7.1.1.- Diagramas de tipos</w:t>
        </w:r>
        <w:bookmarkEnd w:id="4073"/>
      </w:ins>
    </w:p>
    <w:p w:rsidR="00F86589" w:rsidRDefault="00F86589">
      <w:pPr>
        <w:rPr>
          <w:ins w:id="4075" w:author="Miguel Centeno Muñoz" w:date="2014-07-27T21:32:00Z"/>
        </w:rPr>
        <w:pPrChange w:id="4076" w:author="Miguel Centeno Muñoz" w:date="2014-07-27T21:31:00Z">
          <w:pPr>
            <w:pStyle w:val="Ttulo3"/>
          </w:pPr>
        </w:pPrChange>
      </w:pPr>
      <w:ins w:id="4077" w:author="Miguel Centeno Muñoz" w:date="2014-07-27T21:31:00Z">
        <w:r>
          <w:t>Aqu</w:t>
        </w:r>
      </w:ins>
      <w:ins w:id="4078" w:author="Miguel Centeno Muñoz" w:date="2014-07-27T21:32:00Z">
        <w:r>
          <w:t>í se muestran cada uno de los diagramas de tipos separados por subsistemas.</w:t>
        </w:r>
      </w:ins>
    </w:p>
    <w:p w:rsidR="00F86589" w:rsidRPr="00D0398E" w:rsidRDefault="002B1AC0">
      <w:pPr>
        <w:pStyle w:val="Ttulo5"/>
        <w:ind w:left="708" w:firstLine="708"/>
        <w:rPr>
          <w:ins w:id="4079" w:author="Miguel Centeno Muñoz" w:date="2014-07-27T16:53:00Z"/>
        </w:rPr>
        <w:pPrChange w:id="4080" w:author="Miguel Centeno Muñoz" w:date="2014-07-27T21:33:00Z">
          <w:pPr>
            <w:pStyle w:val="Ttulo3"/>
          </w:pPr>
        </w:pPrChange>
      </w:pPr>
      <w:ins w:id="4081" w:author="Miguel Centeno Muñoz" w:date="2014-07-27T22:06:00Z">
        <w:r w:rsidRPr="00AC15B6">
          <w:rPr>
            <w:noProof/>
            <w:lang w:eastAsia="es-ES"/>
            <w:rPrChange w:id="4082" w:author="Unknown">
              <w:rPr>
                <w:b w:val="0"/>
                <w:bCs w:val="0"/>
                <w:i/>
                <w:noProof/>
                <w:lang w:eastAsia="es-ES"/>
              </w:rPr>
            </w:rPrChange>
          </w:rPr>
          <w:drawing>
            <wp:anchor distT="0" distB="0" distL="114300" distR="114300" simplePos="0" relativeHeight="251687936" behindDoc="0" locked="0" layoutInCell="1" allowOverlap="1" wp14:anchorId="3C31E8B2" wp14:editId="61B8C9A2">
              <wp:simplePos x="0" y="0"/>
              <wp:positionH relativeFrom="column">
                <wp:posOffset>985148</wp:posOffset>
              </wp:positionH>
              <wp:positionV relativeFrom="paragraph">
                <wp:posOffset>239919</wp:posOffset>
              </wp:positionV>
              <wp:extent cx="2934335" cy="3736408"/>
              <wp:effectExtent l="0" t="0" r="0" b="0"/>
              <wp:wrapNone/>
              <wp:docPr id="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subsistema usuario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34335" cy="3736408"/>
                      </a:xfrm>
                      <a:prstGeom prst="rect">
                        <a:avLst/>
                      </a:prstGeom>
                    </pic:spPr>
                  </pic:pic>
                </a:graphicData>
              </a:graphic>
              <wp14:sizeRelH relativeFrom="page">
                <wp14:pctWidth>0</wp14:pctWidth>
              </wp14:sizeRelH>
              <wp14:sizeRelV relativeFrom="page">
                <wp14:pctHeight>0</wp14:pctHeight>
              </wp14:sizeRelV>
            </wp:anchor>
          </w:drawing>
        </w:r>
      </w:ins>
      <w:ins w:id="4083" w:author="Miguel Centeno Muñoz" w:date="2014-07-27T21:32:00Z">
        <w:r w:rsidR="00F86589">
          <w:t>7.1.1.1.- Subsistema de Gestión de Usuarios</w:t>
        </w:r>
      </w:ins>
    </w:p>
    <w:p w:rsidR="00F86589" w:rsidRDefault="00F86589">
      <w:pPr>
        <w:rPr>
          <w:ins w:id="4084" w:author="Miguel Centeno Muñoz" w:date="2014-07-31T00:16:00Z"/>
        </w:rPr>
        <w:pPrChange w:id="4085" w:author="Miguel Centeno Muñoz" w:date="2014-07-27T13:12:00Z">
          <w:pPr>
            <w:pStyle w:val="Ttulo3"/>
          </w:pPr>
        </w:pPrChange>
      </w:pPr>
    </w:p>
    <w:p w:rsidR="002B1AC0" w:rsidRDefault="002B1AC0">
      <w:pPr>
        <w:rPr>
          <w:ins w:id="4086" w:author="Miguel Centeno Muñoz" w:date="2014-07-31T00:16:00Z"/>
        </w:rPr>
        <w:pPrChange w:id="4087" w:author="Miguel Centeno Muñoz" w:date="2014-07-27T13:12:00Z">
          <w:pPr>
            <w:pStyle w:val="Ttulo3"/>
          </w:pPr>
        </w:pPrChange>
      </w:pPr>
    </w:p>
    <w:p w:rsidR="002B1AC0" w:rsidRDefault="002B1AC0">
      <w:pPr>
        <w:rPr>
          <w:ins w:id="4088" w:author="Miguel Centeno Muñoz" w:date="2014-07-31T00:16:00Z"/>
        </w:rPr>
        <w:pPrChange w:id="4089" w:author="Miguel Centeno Muñoz" w:date="2014-07-27T13:12:00Z">
          <w:pPr>
            <w:pStyle w:val="Ttulo3"/>
          </w:pPr>
        </w:pPrChange>
      </w:pPr>
    </w:p>
    <w:p w:rsidR="002B1AC0" w:rsidRDefault="002B1AC0">
      <w:pPr>
        <w:rPr>
          <w:ins w:id="4090" w:author="Miguel Centeno Muñoz" w:date="2014-07-31T00:16:00Z"/>
        </w:rPr>
        <w:pPrChange w:id="4091" w:author="Miguel Centeno Muñoz" w:date="2014-07-27T13:12:00Z">
          <w:pPr>
            <w:pStyle w:val="Ttulo3"/>
          </w:pPr>
        </w:pPrChange>
      </w:pPr>
    </w:p>
    <w:p w:rsidR="002B1AC0" w:rsidRDefault="002B1AC0">
      <w:pPr>
        <w:rPr>
          <w:ins w:id="4092" w:author="Miguel Centeno Muñoz" w:date="2014-07-31T00:16:00Z"/>
        </w:rPr>
        <w:pPrChange w:id="4093" w:author="Miguel Centeno Muñoz" w:date="2014-07-27T13:12:00Z">
          <w:pPr>
            <w:pStyle w:val="Ttulo3"/>
          </w:pPr>
        </w:pPrChange>
      </w:pPr>
    </w:p>
    <w:p w:rsidR="002B1AC0" w:rsidRDefault="002B1AC0">
      <w:pPr>
        <w:rPr>
          <w:ins w:id="4094" w:author="Miguel Centeno Muñoz" w:date="2014-07-31T00:18:00Z"/>
        </w:rPr>
        <w:pPrChange w:id="4095" w:author="Miguel Centeno Muñoz" w:date="2014-07-27T13:12:00Z">
          <w:pPr>
            <w:pStyle w:val="Ttulo3"/>
          </w:pPr>
        </w:pPrChange>
      </w:pPr>
    </w:p>
    <w:p w:rsidR="002B1AC0" w:rsidRDefault="002B1AC0">
      <w:pPr>
        <w:rPr>
          <w:ins w:id="4096" w:author="Miguel Centeno Muñoz" w:date="2014-07-31T00:18:00Z"/>
        </w:rPr>
        <w:pPrChange w:id="4097" w:author="Miguel Centeno Muñoz" w:date="2014-07-27T13:12:00Z">
          <w:pPr>
            <w:pStyle w:val="Ttulo3"/>
          </w:pPr>
        </w:pPrChange>
      </w:pPr>
    </w:p>
    <w:p w:rsidR="002B1AC0" w:rsidRDefault="002B1AC0">
      <w:pPr>
        <w:rPr>
          <w:ins w:id="4098" w:author="Miguel Centeno Muñoz" w:date="2014-07-31T00:18:00Z"/>
        </w:rPr>
        <w:pPrChange w:id="4099" w:author="Miguel Centeno Muñoz" w:date="2014-07-27T13:12:00Z">
          <w:pPr>
            <w:pStyle w:val="Ttulo3"/>
          </w:pPr>
        </w:pPrChange>
      </w:pPr>
    </w:p>
    <w:p w:rsidR="002B1AC0" w:rsidRDefault="002B1AC0">
      <w:pPr>
        <w:rPr>
          <w:ins w:id="4100" w:author="Miguel Centeno Muñoz" w:date="2014-07-31T00:18:00Z"/>
        </w:rPr>
        <w:pPrChange w:id="4101" w:author="Miguel Centeno Muñoz" w:date="2014-07-27T13:12:00Z">
          <w:pPr>
            <w:pStyle w:val="Ttulo3"/>
          </w:pPr>
        </w:pPrChange>
      </w:pPr>
    </w:p>
    <w:p w:rsidR="002B1AC0" w:rsidRDefault="002B1AC0">
      <w:pPr>
        <w:rPr>
          <w:ins w:id="4102" w:author="Miguel Centeno Muñoz" w:date="2014-07-31T00:18:00Z"/>
        </w:rPr>
        <w:pPrChange w:id="4103" w:author="Miguel Centeno Muñoz" w:date="2014-07-27T13:12:00Z">
          <w:pPr>
            <w:pStyle w:val="Ttulo3"/>
          </w:pPr>
        </w:pPrChange>
      </w:pPr>
    </w:p>
    <w:p w:rsidR="002B1AC0" w:rsidRDefault="002B1AC0">
      <w:pPr>
        <w:rPr>
          <w:ins w:id="4104" w:author="Miguel Centeno Muñoz" w:date="2014-07-31T00:16:00Z"/>
        </w:rPr>
        <w:pPrChange w:id="4105" w:author="Miguel Centeno Muñoz" w:date="2014-07-27T13:12:00Z">
          <w:pPr>
            <w:pStyle w:val="Ttulo3"/>
          </w:pPr>
        </w:pPrChange>
      </w:pPr>
    </w:p>
    <w:p w:rsidR="002B1AC0" w:rsidRDefault="002B1AC0">
      <w:pPr>
        <w:rPr>
          <w:ins w:id="4106" w:author="Miguel Centeno Muñoz" w:date="2014-07-27T21:32:00Z"/>
        </w:rPr>
        <w:pPrChange w:id="4107" w:author="Miguel Centeno Muñoz" w:date="2014-07-27T13:12:00Z">
          <w:pPr>
            <w:pStyle w:val="Ttulo3"/>
          </w:pPr>
        </w:pPrChange>
      </w:pPr>
    </w:p>
    <w:p w:rsidR="00F86589" w:rsidRDefault="002B1AC0">
      <w:pPr>
        <w:pStyle w:val="Ttulo5"/>
        <w:ind w:left="708" w:firstLine="708"/>
        <w:rPr>
          <w:ins w:id="4108" w:author="Miguel Centeno Muñoz" w:date="2014-07-27T21:33:00Z"/>
        </w:rPr>
        <w:pPrChange w:id="4109" w:author="Miguel Centeno Muñoz" w:date="2014-07-27T22:08:00Z">
          <w:pPr>
            <w:pStyle w:val="Ttulo3"/>
          </w:pPr>
        </w:pPrChange>
      </w:pPr>
      <w:ins w:id="4110" w:author="Miguel Centeno Muñoz" w:date="2014-07-27T22:06:00Z">
        <w:r w:rsidRPr="00AC15B6">
          <w:rPr>
            <w:noProof/>
            <w:lang w:eastAsia="es-ES"/>
            <w:rPrChange w:id="4111" w:author="Unknown">
              <w:rPr>
                <w:b w:val="0"/>
                <w:bCs w:val="0"/>
                <w:i/>
                <w:noProof/>
                <w:lang w:eastAsia="es-ES"/>
              </w:rPr>
            </w:rPrChange>
          </w:rPr>
          <w:drawing>
            <wp:anchor distT="0" distB="0" distL="114300" distR="114300" simplePos="0" relativeHeight="251686912" behindDoc="0" locked="0" layoutInCell="1" allowOverlap="1" wp14:anchorId="5F6345EC" wp14:editId="7E7E5B87">
              <wp:simplePos x="0" y="0"/>
              <wp:positionH relativeFrom="column">
                <wp:posOffset>142343</wp:posOffset>
              </wp:positionH>
              <wp:positionV relativeFrom="paragraph">
                <wp:posOffset>223520</wp:posOffset>
              </wp:positionV>
              <wp:extent cx="4784651" cy="4093101"/>
              <wp:effectExtent l="0" t="0" r="0" b="3175"/>
              <wp:wrapNone/>
              <wp:docPr id="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subsistema rutas.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84651" cy="4093101"/>
                      </a:xfrm>
                      <a:prstGeom prst="rect">
                        <a:avLst/>
                      </a:prstGeom>
                    </pic:spPr>
                  </pic:pic>
                </a:graphicData>
              </a:graphic>
              <wp14:sizeRelH relativeFrom="page">
                <wp14:pctWidth>0</wp14:pctWidth>
              </wp14:sizeRelH>
              <wp14:sizeRelV relativeFrom="page">
                <wp14:pctHeight>0</wp14:pctHeight>
              </wp14:sizeRelV>
            </wp:anchor>
          </w:drawing>
        </w:r>
      </w:ins>
      <w:ins w:id="4112" w:author="Miguel Centeno Muñoz" w:date="2014-07-27T21:32:00Z">
        <w:r w:rsidR="00F86589">
          <w:t>7.1.1.2.- Subsistema de Gestión de Rutas</w:t>
        </w:r>
      </w:ins>
    </w:p>
    <w:p w:rsidR="00503DEB" w:rsidRDefault="00503DEB">
      <w:pPr>
        <w:pStyle w:val="Ttulo4"/>
        <w:ind w:firstLine="708"/>
        <w:rPr>
          <w:ins w:id="4113" w:author="Miguel Centeno Muñoz" w:date="2014-07-27T22:08:00Z"/>
        </w:rPr>
        <w:pPrChange w:id="4114" w:author="Miguel Centeno Muñoz" w:date="2014-07-27T21:33:00Z">
          <w:pPr>
            <w:pStyle w:val="Ttulo3"/>
          </w:pPr>
        </w:pPrChange>
      </w:pPr>
    </w:p>
    <w:p w:rsidR="002B1AC0" w:rsidRDefault="002B1AC0">
      <w:pPr>
        <w:pStyle w:val="Ttulo4"/>
        <w:ind w:firstLine="708"/>
        <w:rPr>
          <w:ins w:id="4115" w:author="Miguel Centeno Muñoz" w:date="2014-07-31T00:18:00Z"/>
        </w:rPr>
        <w:pPrChange w:id="4116" w:author="Miguel Centeno Muñoz" w:date="2014-07-27T21:33:00Z">
          <w:pPr>
            <w:pStyle w:val="Ttulo3"/>
          </w:pPr>
        </w:pPrChange>
      </w:pPr>
    </w:p>
    <w:p w:rsidR="002B1AC0" w:rsidRDefault="002B1AC0">
      <w:pPr>
        <w:rPr>
          <w:ins w:id="4117" w:author="Miguel Centeno Muñoz" w:date="2014-07-31T00:18:00Z"/>
        </w:rPr>
        <w:pPrChange w:id="4118" w:author="Miguel Centeno Muñoz" w:date="2014-07-31T00:18:00Z">
          <w:pPr>
            <w:pStyle w:val="Ttulo3"/>
          </w:pPr>
        </w:pPrChange>
      </w:pPr>
    </w:p>
    <w:p w:rsidR="002B1AC0" w:rsidRDefault="002B1AC0">
      <w:pPr>
        <w:rPr>
          <w:ins w:id="4119" w:author="Miguel Centeno Muñoz" w:date="2014-07-31T00:18:00Z"/>
        </w:rPr>
        <w:pPrChange w:id="4120" w:author="Miguel Centeno Muñoz" w:date="2014-07-31T00:18:00Z">
          <w:pPr>
            <w:pStyle w:val="Ttulo3"/>
          </w:pPr>
        </w:pPrChange>
      </w:pPr>
    </w:p>
    <w:p w:rsidR="002B1AC0" w:rsidRDefault="002B1AC0">
      <w:pPr>
        <w:rPr>
          <w:ins w:id="4121" w:author="Miguel Centeno Muñoz" w:date="2014-07-31T00:18:00Z"/>
        </w:rPr>
        <w:pPrChange w:id="4122" w:author="Miguel Centeno Muñoz" w:date="2014-07-31T00:18:00Z">
          <w:pPr>
            <w:pStyle w:val="Ttulo3"/>
          </w:pPr>
        </w:pPrChange>
      </w:pPr>
    </w:p>
    <w:p w:rsidR="002B1AC0" w:rsidRDefault="002B1AC0">
      <w:pPr>
        <w:rPr>
          <w:ins w:id="4123" w:author="Miguel Centeno Muñoz" w:date="2014-07-31T00:18:00Z"/>
        </w:rPr>
        <w:pPrChange w:id="4124" w:author="Miguel Centeno Muñoz" w:date="2014-07-31T00:18:00Z">
          <w:pPr>
            <w:pStyle w:val="Ttulo3"/>
          </w:pPr>
        </w:pPrChange>
      </w:pPr>
    </w:p>
    <w:p w:rsidR="002B1AC0" w:rsidRDefault="002B1AC0">
      <w:pPr>
        <w:rPr>
          <w:ins w:id="4125" w:author="Miguel Centeno Muñoz" w:date="2014-07-31T00:18:00Z"/>
        </w:rPr>
        <w:pPrChange w:id="4126" w:author="Miguel Centeno Muñoz" w:date="2014-07-31T00:18:00Z">
          <w:pPr>
            <w:pStyle w:val="Ttulo3"/>
          </w:pPr>
        </w:pPrChange>
      </w:pPr>
    </w:p>
    <w:p w:rsidR="002B1AC0" w:rsidRDefault="002B1AC0">
      <w:pPr>
        <w:rPr>
          <w:ins w:id="4127" w:author="Miguel Centeno Muñoz" w:date="2014-07-31T00:18:00Z"/>
        </w:rPr>
        <w:pPrChange w:id="4128" w:author="Miguel Centeno Muñoz" w:date="2014-07-31T00:18:00Z">
          <w:pPr>
            <w:pStyle w:val="Ttulo3"/>
          </w:pPr>
        </w:pPrChange>
      </w:pPr>
    </w:p>
    <w:p w:rsidR="002B1AC0" w:rsidRPr="00AC15B6" w:rsidRDefault="002B1AC0">
      <w:pPr>
        <w:rPr>
          <w:ins w:id="4129" w:author="Miguel Centeno Muñoz" w:date="2014-07-31T00:18:00Z"/>
        </w:rPr>
        <w:pPrChange w:id="4130" w:author="Miguel Centeno Muñoz" w:date="2014-07-31T00:18:00Z">
          <w:pPr>
            <w:pStyle w:val="Ttulo3"/>
          </w:pPr>
        </w:pPrChange>
      </w:pPr>
    </w:p>
    <w:p w:rsidR="002B1AC0" w:rsidRDefault="002B1AC0">
      <w:pPr>
        <w:rPr>
          <w:ins w:id="4131" w:author="Miguel Centeno Muñoz" w:date="2014-07-31T00:18:00Z"/>
        </w:rPr>
        <w:pPrChange w:id="4132" w:author="Miguel Centeno Muñoz" w:date="2014-07-31T00:18:00Z">
          <w:pPr>
            <w:pStyle w:val="Ttulo3"/>
          </w:pPr>
        </w:pPrChange>
      </w:pPr>
    </w:p>
    <w:p w:rsidR="002B1AC0" w:rsidRPr="00AC15B6" w:rsidRDefault="002B1AC0">
      <w:pPr>
        <w:rPr>
          <w:ins w:id="4133" w:author="Miguel Centeno Muñoz" w:date="2014-07-31T00:16:00Z"/>
        </w:rPr>
        <w:pPrChange w:id="4134" w:author="Miguel Centeno Muñoz" w:date="2014-07-31T00:18:00Z">
          <w:pPr>
            <w:pStyle w:val="Ttulo3"/>
          </w:pPr>
        </w:pPrChange>
      </w:pPr>
    </w:p>
    <w:p w:rsidR="00503DEB" w:rsidRDefault="002B1AC0">
      <w:pPr>
        <w:pStyle w:val="Ttulo4"/>
        <w:ind w:firstLine="708"/>
        <w:rPr>
          <w:ins w:id="4135" w:author="Miguel Centeno Muñoz" w:date="2014-07-27T22:31:00Z"/>
        </w:rPr>
        <w:pPrChange w:id="4136" w:author="Miguel Centeno Muñoz" w:date="2014-07-27T22:31:00Z">
          <w:pPr>
            <w:pStyle w:val="Ttulo3"/>
          </w:pPr>
        </w:pPrChange>
      </w:pPr>
      <w:bookmarkStart w:id="4137" w:name="_Toc394538349"/>
      <w:ins w:id="4138" w:author="Miguel Centeno Muñoz" w:date="2014-07-27T22:31:00Z">
        <w:r>
          <w:lastRenderedPageBreak/>
          <w:t>7.1.</w:t>
        </w:r>
      </w:ins>
      <w:ins w:id="4139" w:author="Miguel Centeno Muñoz" w:date="2014-07-31T00:16:00Z">
        <w:r>
          <w:t>2</w:t>
        </w:r>
      </w:ins>
      <w:ins w:id="4140" w:author="Miguel Centeno Muñoz" w:date="2014-07-27T22:31:00Z">
        <w:r w:rsidR="00865D3C">
          <w:t>.- Tipos</w:t>
        </w:r>
        <w:bookmarkEnd w:id="4137"/>
        <w:r w:rsidR="00865D3C">
          <w:t xml:space="preserve"> </w:t>
        </w:r>
      </w:ins>
    </w:p>
    <w:p w:rsidR="00865D3C" w:rsidRPr="00D0398E" w:rsidRDefault="002B1AC0">
      <w:pPr>
        <w:pStyle w:val="Ttulo5"/>
        <w:ind w:left="708" w:firstLine="708"/>
        <w:rPr>
          <w:ins w:id="4141" w:author="Miguel Centeno Muñoz" w:date="2014-07-27T22:06:00Z"/>
        </w:rPr>
        <w:pPrChange w:id="4142" w:author="Miguel Centeno Muñoz" w:date="2014-07-27T22:32:00Z">
          <w:pPr>
            <w:pStyle w:val="Ttulo3"/>
          </w:pPr>
        </w:pPrChange>
      </w:pPr>
      <w:ins w:id="4143" w:author="Miguel Centeno Muñoz" w:date="2014-07-27T22:32:00Z">
        <w:r>
          <w:t>7.1.</w:t>
        </w:r>
      </w:ins>
      <w:ins w:id="4144" w:author="Miguel Centeno Muñoz" w:date="2014-07-31T00:16:00Z">
        <w:r>
          <w:t>2</w:t>
        </w:r>
      </w:ins>
      <w:ins w:id="4145" w:author="Miguel Centeno Muñoz" w:date="2014-07-27T22:32:00Z">
        <w:r w:rsidR="00865D3C">
          <w:t>.1.- Subsistema de Gestión de Usuarios</w:t>
        </w:r>
      </w:ins>
    </w:p>
    <w:tbl>
      <w:tblPr>
        <w:tblStyle w:val="Listamedia2-nfasis2"/>
        <w:tblW w:w="0" w:type="auto"/>
        <w:tblLook w:val="04A0" w:firstRow="1" w:lastRow="0" w:firstColumn="1" w:lastColumn="0" w:noHBand="0" w:noVBand="1"/>
        <w:tblPrChange w:id="4146"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4147">
          <w:tblGrid>
            <w:gridCol w:w="108"/>
            <w:gridCol w:w="1843"/>
            <w:gridCol w:w="817"/>
            <w:gridCol w:w="1766"/>
            <w:gridCol w:w="4535"/>
            <w:gridCol w:w="108"/>
          </w:tblGrid>
        </w:tblGridChange>
      </w:tblGrid>
      <w:tr w:rsidR="00503DEB" w:rsidRPr="00865D3C" w:rsidTr="00865D3C">
        <w:trPr>
          <w:cnfStyle w:val="100000000000" w:firstRow="1" w:lastRow="0" w:firstColumn="0" w:lastColumn="0" w:oddVBand="0" w:evenVBand="0" w:oddHBand="0" w:evenHBand="0" w:firstRowFirstColumn="0" w:firstRowLastColumn="0" w:lastRowFirstColumn="0" w:lastRowLastColumn="0"/>
          <w:ins w:id="4148" w:author="Miguel Centeno Muñoz" w:date="2014-07-27T22:11:00Z"/>
          <w:trPrChange w:id="4149" w:author="Miguel Centeno Muñoz" w:date="2014-07-27T22:38:00Z">
            <w:trPr>
              <w:gridAfter w:val="0"/>
            </w:trPr>
          </w:trPrChange>
        </w:trPr>
        <w:tc>
          <w:tcPr>
            <w:cnfStyle w:val="001000000100" w:firstRow="0" w:lastRow="0" w:firstColumn="1" w:lastColumn="0" w:oddVBand="0" w:evenVBand="0" w:oddHBand="0" w:evenHBand="0" w:firstRowFirstColumn="1" w:firstRowLastColumn="0" w:lastRowFirstColumn="0" w:lastRowLastColumn="0"/>
            <w:tcW w:w="2660" w:type="dxa"/>
            <w:tcPrChange w:id="4150" w:author="Miguel Centeno Muñoz" w:date="2014-07-27T22:38:00Z">
              <w:tcPr>
                <w:tcW w:w="4534" w:type="dxa"/>
                <w:gridSpan w:val="4"/>
              </w:tcPr>
            </w:tcPrChange>
          </w:tcPr>
          <w:p w:rsidR="00503DEB" w:rsidRPr="00865D3C"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4151" w:author="Miguel Centeno Muñoz" w:date="2014-07-27T22:11:00Z"/>
                <w:b/>
                <w:rPrChange w:id="4152" w:author="Miguel Centeno Muñoz" w:date="2014-07-27T22:29:00Z">
                  <w:rPr>
                    <w:ins w:id="4153" w:author="Miguel Centeno Muñoz" w:date="2014-07-27T22:11:00Z"/>
                    <w:rFonts w:eastAsiaTheme="minorHAnsi" w:cstheme="minorBidi"/>
                    <w:color w:val="auto"/>
                    <w:sz w:val="22"/>
                    <w:szCs w:val="22"/>
                  </w:rPr>
                </w:rPrChange>
              </w:rPr>
            </w:pPr>
            <w:ins w:id="4154" w:author="Miguel Centeno Muñoz" w:date="2014-07-27T22:28:00Z">
              <w:r w:rsidRPr="00865D3C">
                <w:rPr>
                  <w:b/>
                  <w:color w:val="auto"/>
                  <w:sz w:val="22"/>
                  <w:rPrChange w:id="4155" w:author="Miguel Centeno Muñoz" w:date="2014-07-27T22:29:00Z">
                    <w:rPr>
                      <w:b/>
                      <w:bCs/>
                      <w:color w:val="C0504D" w:themeColor="accent2"/>
                      <w:sz w:val="32"/>
                    </w:rPr>
                  </w:rPrChange>
                </w:rPr>
                <w:t>TYP-0001</w:t>
              </w:r>
            </w:ins>
          </w:p>
        </w:tc>
        <w:tc>
          <w:tcPr>
            <w:tcW w:w="6409" w:type="dxa"/>
            <w:tcPrChange w:id="4156" w:author="Miguel Centeno Muñoz" w:date="2014-07-27T22:38:00Z">
              <w:tcPr>
                <w:tcW w:w="4535" w:type="dxa"/>
              </w:tcPr>
            </w:tcPrChange>
          </w:tcPr>
          <w:p w:rsidR="00503DEB" w:rsidRPr="00865D3C"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4157" w:author="Miguel Centeno Muñoz" w:date="2014-07-27T22:11:00Z"/>
                <w:b/>
                <w:rPrChange w:id="4158" w:author="Miguel Centeno Muñoz" w:date="2014-07-27T22:29:00Z">
                  <w:rPr>
                    <w:ins w:id="4159" w:author="Miguel Centeno Muñoz" w:date="2014-07-27T22:11:00Z"/>
                    <w:rFonts w:eastAsiaTheme="minorHAnsi" w:cstheme="minorBidi"/>
                    <w:color w:val="auto"/>
                    <w:sz w:val="22"/>
                    <w:szCs w:val="22"/>
                  </w:rPr>
                </w:rPrChange>
              </w:rPr>
            </w:pPr>
            <w:ins w:id="4160" w:author="Miguel Centeno Muñoz" w:date="2014-07-27T22:29:00Z">
              <w:r w:rsidRPr="00865D3C">
                <w:rPr>
                  <w:b/>
                  <w:color w:val="auto"/>
                  <w:sz w:val="22"/>
                  <w:rPrChange w:id="4161" w:author="Miguel Centeno Muñoz" w:date="2014-07-27T22:29:00Z">
                    <w:rPr>
                      <w:b/>
                      <w:bCs/>
                      <w:color w:val="C0504D" w:themeColor="accent2"/>
                      <w:sz w:val="32"/>
                    </w:rPr>
                  </w:rPrChange>
                </w:rPr>
                <w:t>Usuario</w:t>
              </w:r>
            </w:ins>
          </w:p>
        </w:tc>
      </w:tr>
      <w:tr w:rsidR="00503DEB" w:rsidTr="00865D3C">
        <w:trPr>
          <w:cnfStyle w:val="000000100000" w:firstRow="0" w:lastRow="0" w:firstColumn="0" w:lastColumn="0" w:oddVBand="0" w:evenVBand="0" w:oddHBand="1" w:evenHBand="0" w:firstRowFirstColumn="0" w:firstRowLastColumn="0" w:lastRowFirstColumn="0" w:lastRowLastColumn="0"/>
          <w:ins w:id="4162" w:author="Miguel Centeno Muñoz" w:date="2014-07-27T22:11:00Z"/>
          <w:trPrChange w:id="4163" w:author="Miguel Centeno Muñoz" w:date="2014-07-27T22:38:00Z">
            <w:trPr>
              <w:gridAfter w:val="0"/>
            </w:trPr>
          </w:trPrChange>
        </w:trPr>
        <w:tc>
          <w:tcPr>
            <w:cnfStyle w:val="001000000000" w:firstRow="0" w:lastRow="0" w:firstColumn="1" w:lastColumn="0" w:oddVBand="0" w:evenVBand="0" w:oddHBand="0" w:evenHBand="0" w:firstRowFirstColumn="0" w:firstRowLastColumn="0" w:lastRowFirstColumn="0" w:lastRowLastColumn="0"/>
            <w:tcW w:w="2660" w:type="dxa"/>
            <w:tcPrChange w:id="4164" w:author="Miguel Centeno Muñoz" w:date="2014-07-27T22:38:00Z">
              <w:tcPr>
                <w:tcW w:w="4534" w:type="dxa"/>
                <w:gridSpan w:val="4"/>
              </w:tcPr>
            </w:tcPrChange>
          </w:tcPr>
          <w:p w:rsidR="00503DEB" w:rsidRPr="00865D3C"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4165" w:author="Miguel Centeno Muñoz" w:date="2014-07-27T22:11:00Z"/>
                <w:b/>
                <w:rPrChange w:id="4166" w:author="Miguel Centeno Muñoz" w:date="2014-07-27T22:29:00Z">
                  <w:rPr>
                    <w:ins w:id="4167" w:author="Miguel Centeno Muñoz" w:date="2014-07-27T22:11:00Z"/>
                    <w:rFonts w:eastAsiaTheme="minorHAnsi" w:cstheme="minorBidi"/>
                    <w:color w:val="auto"/>
                  </w:rPr>
                </w:rPrChange>
              </w:rPr>
            </w:pPr>
            <w:ins w:id="4168" w:author="Miguel Centeno Muñoz" w:date="2014-07-27T22:29:00Z">
              <w:r w:rsidRPr="00865D3C">
                <w:rPr>
                  <w:b/>
                  <w:color w:val="auto"/>
                  <w:rPrChange w:id="4169" w:author="Miguel Centeno Muñoz" w:date="2014-07-27T22:29:00Z">
                    <w:rPr>
                      <w:b/>
                      <w:bCs/>
                      <w:color w:val="C0504D" w:themeColor="accent2"/>
                      <w:sz w:val="32"/>
                    </w:rPr>
                  </w:rPrChange>
                </w:rPr>
                <w:t>Versión</w:t>
              </w:r>
            </w:ins>
          </w:p>
        </w:tc>
        <w:tc>
          <w:tcPr>
            <w:tcW w:w="6409" w:type="dxa"/>
            <w:tcPrChange w:id="4170" w:author="Miguel Centeno Muñoz" w:date="2014-07-27T22:38:00Z">
              <w:tcPr>
                <w:tcW w:w="4535" w:type="dxa"/>
              </w:tcPr>
            </w:tcPrChange>
          </w:tcPr>
          <w:p w:rsidR="00503DEB" w:rsidRDefault="00865D3C" w:rsidP="00D40919">
            <w:pPr>
              <w:cnfStyle w:val="000000100000" w:firstRow="0" w:lastRow="0" w:firstColumn="0" w:lastColumn="0" w:oddVBand="0" w:evenVBand="0" w:oddHBand="1" w:evenHBand="0" w:firstRowFirstColumn="0" w:firstRowLastColumn="0" w:lastRowFirstColumn="0" w:lastRowLastColumn="0"/>
              <w:rPr>
                <w:ins w:id="4171" w:author="Miguel Centeno Muñoz" w:date="2014-07-27T22:11:00Z"/>
              </w:rPr>
            </w:pPr>
            <w:ins w:id="4172" w:author="Miguel Centeno Muñoz" w:date="2014-07-27T22:29:00Z">
              <w:r>
                <w:t>1.0(27/07/2014)</w:t>
              </w:r>
            </w:ins>
          </w:p>
        </w:tc>
      </w:tr>
      <w:tr w:rsidR="00865D3C" w:rsidTr="00865D3C">
        <w:tblPrEx>
          <w:tblPrExChange w:id="4173" w:author="Miguel Centeno Muñoz" w:date="2014-07-27T22:38:00Z">
            <w:tblPrEx>
              <w:tblBorders>
                <w:top w:val="single" w:sz="8" w:space="0" w:color="C0504D" w:themeColor="accent2"/>
                <w:left w:val="single" w:sz="8" w:space="0" w:color="C0504D" w:themeColor="accent2"/>
                <w:bottom w:val="single" w:sz="8" w:space="0" w:color="C0504D" w:themeColor="accent2"/>
                <w:right w:val="single" w:sz="8" w:space="0" w:color="C0504D" w:themeColor="accent2"/>
                <w:insideH w:val="none" w:sz="0" w:space="0" w:color="auto"/>
                <w:insideV w:val="none" w:sz="0" w:space="0" w:color="auto"/>
              </w:tblBorders>
            </w:tblPrEx>
          </w:tblPrExChange>
        </w:tblPrEx>
        <w:trPr>
          <w:ins w:id="4174" w:author="Miguel Centeno Muñoz" w:date="2014-07-27T22:29:00Z"/>
          <w:trPrChange w:id="4175" w:author="Miguel Centeno Muñoz" w:date="2014-07-27T22:38:00Z">
            <w:trPr>
              <w:gridAfter w:val="0"/>
            </w:trPr>
          </w:trPrChange>
        </w:trPr>
        <w:tc>
          <w:tcPr>
            <w:cnfStyle w:val="001000000000" w:firstRow="0" w:lastRow="0" w:firstColumn="1" w:lastColumn="0" w:oddVBand="0" w:evenVBand="0" w:oddHBand="0" w:evenHBand="0" w:firstRowFirstColumn="0" w:firstRowLastColumn="0" w:lastRowFirstColumn="0" w:lastRowLastColumn="0"/>
            <w:tcW w:w="2660" w:type="dxa"/>
            <w:tcPrChange w:id="4176" w:author="Miguel Centeno Muñoz" w:date="2014-07-27T22:38:00Z">
              <w:tcPr>
                <w:tcW w:w="1951" w:type="dxa"/>
                <w:gridSpan w:val="2"/>
              </w:tcPr>
            </w:tcPrChange>
          </w:tcPr>
          <w:p w:rsidR="00865D3C" w:rsidRPr="00865D3C" w:rsidRDefault="00865D3C" w:rsidP="00D40919">
            <w:pPr>
              <w:spacing w:after="200" w:line="276" w:lineRule="auto"/>
              <w:rPr>
                <w:ins w:id="4177" w:author="Miguel Centeno Muñoz" w:date="2014-07-27T22:29:00Z"/>
                <w:b/>
                <w:rPrChange w:id="4178" w:author="Miguel Centeno Muñoz" w:date="2014-07-27T22:29:00Z">
                  <w:rPr>
                    <w:ins w:id="4179" w:author="Miguel Centeno Muñoz" w:date="2014-07-27T22:29:00Z"/>
                    <w:rFonts w:eastAsiaTheme="minorHAnsi" w:cstheme="minorBidi"/>
                    <w:b/>
                    <w:color w:val="auto"/>
                  </w:rPr>
                </w:rPrChange>
              </w:rPr>
            </w:pPr>
            <w:ins w:id="4180" w:author="Miguel Centeno Muñoz" w:date="2014-07-27T22:29:00Z">
              <w:r>
                <w:rPr>
                  <w:b/>
                </w:rPr>
                <w:t>Autores</w:t>
              </w:r>
            </w:ins>
          </w:p>
        </w:tc>
        <w:tc>
          <w:tcPr>
            <w:tcW w:w="6409" w:type="dxa"/>
            <w:tcPrChange w:id="4181" w:author="Miguel Centeno Muñoz" w:date="2014-07-27T22:38:00Z">
              <w:tcPr>
                <w:tcW w:w="7118" w:type="dxa"/>
                <w:gridSpan w:val="3"/>
              </w:tcPr>
            </w:tcPrChange>
          </w:tcPr>
          <w:p w:rsidR="00865D3C" w:rsidRDefault="00865D3C" w:rsidP="00D40919">
            <w:pPr>
              <w:cnfStyle w:val="000000000000" w:firstRow="0" w:lastRow="0" w:firstColumn="0" w:lastColumn="0" w:oddVBand="0" w:evenVBand="0" w:oddHBand="0" w:evenHBand="0" w:firstRowFirstColumn="0" w:firstRowLastColumn="0" w:lastRowFirstColumn="0" w:lastRowLastColumn="0"/>
              <w:rPr>
                <w:ins w:id="4182" w:author="Miguel Centeno Muñoz" w:date="2014-07-27T22:29:00Z"/>
              </w:rPr>
            </w:pPr>
            <w:ins w:id="4183" w:author="Miguel Centeno Muñoz" w:date="2014-07-27T22:30:00Z">
              <w:r>
                <w:t>Miguel Centeno Muñoz</w:t>
              </w:r>
            </w:ins>
          </w:p>
        </w:tc>
      </w:tr>
      <w:tr w:rsidR="00865D3C" w:rsidTr="00865D3C">
        <w:tblPrEx>
          <w:tblPrExChange w:id="4184" w:author="Miguel Centeno Muñoz" w:date="2014-07-27T22:38:00Z">
            <w:tblPrEx>
              <w:tblBorders>
                <w:top w:val="single" w:sz="8" w:space="0" w:color="C0504D" w:themeColor="accent2"/>
                <w:left w:val="single" w:sz="8" w:space="0" w:color="C0504D" w:themeColor="accent2"/>
                <w:bottom w:val="single" w:sz="8" w:space="0" w:color="C0504D" w:themeColor="accent2"/>
                <w:right w:val="single" w:sz="8" w:space="0" w:color="C0504D" w:themeColor="accent2"/>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4185" w:author="Miguel Centeno Muñoz" w:date="2014-07-27T22:30:00Z"/>
          <w:trPrChange w:id="4186" w:author="Miguel Centeno Muñoz" w:date="2014-07-27T22:38:00Z">
            <w:trPr>
              <w:gridAfter w:val="0"/>
            </w:trPr>
          </w:trPrChange>
        </w:trPr>
        <w:tc>
          <w:tcPr>
            <w:cnfStyle w:val="001000000000" w:firstRow="0" w:lastRow="0" w:firstColumn="1" w:lastColumn="0" w:oddVBand="0" w:evenVBand="0" w:oddHBand="0" w:evenHBand="0" w:firstRowFirstColumn="0" w:firstRowLastColumn="0" w:lastRowFirstColumn="0" w:lastRowLastColumn="0"/>
            <w:tcW w:w="2660" w:type="dxa"/>
            <w:tcPrChange w:id="4187" w:author="Miguel Centeno Muñoz" w:date="2014-07-27T22:38:00Z">
              <w:tcPr>
                <w:tcW w:w="1951" w:type="dxa"/>
                <w:gridSpan w:val="2"/>
              </w:tcPr>
            </w:tcPrChange>
          </w:tcPr>
          <w:p w:rsidR="00865D3C" w:rsidRDefault="00865D3C" w:rsidP="00D40919">
            <w:pPr>
              <w:cnfStyle w:val="001000100000" w:firstRow="0" w:lastRow="0" w:firstColumn="1" w:lastColumn="0" w:oddVBand="0" w:evenVBand="0" w:oddHBand="1" w:evenHBand="0" w:firstRowFirstColumn="0" w:firstRowLastColumn="0" w:lastRowFirstColumn="0" w:lastRowLastColumn="0"/>
              <w:rPr>
                <w:ins w:id="4188" w:author="Miguel Centeno Muñoz" w:date="2014-07-27T22:30:00Z"/>
                <w:b/>
              </w:rPr>
            </w:pPr>
            <w:ins w:id="4189" w:author="Miguel Centeno Muñoz" w:date="2014-07-27T22:30:00Z">
              <w:r>
                <w:rPr>
                  <w:b/>
                </w:rPr>
                <w:t>Dependencias</w:t>
              </w:r>
            </w:ins>
          </w:p>
        </w:tc>
        <w:tc>
          <w:tcPr>
            <w:tcW w:w="6409" w:type="dxa"/>
            <w:tcPrChange w:id="4190" w:author="Miguel Centeno Muñoz" w:date="2014-07-27T22:38:00Z">
              <w:tcPr>
                <w:tcW w:w="7118" w:type="dxa"/>
                <w:gridSpan w:val="3"/>
              </w:tcPr>
            </w:tcPrChange>
          </w:tcPr>
          <w:p w:rsidR="00865D3C" w:rsidRDefault="00865D3C" w:rsidP="00D40919">
            <w:pPr>
              <w:cnfStyle w:val="000000100000" w:firstRow="0" w:lastRow="0" w:firstColumn="0" w:lastColumn="0" w:oddVBand="0" w:evenVBand="0" w:oddHBand="1" w:evenHBand="0" w:firstRowFirstColumn="0" w:firstRowLastColumn="0" w:lastRowFirstColumn="0" w:lastRowLastColumn="0"/>
              <w:rPr>
                <w:ins w:id="4191" w:author="Miguel Centeno Muñoz" w:date="2014-07-27T22:30:00Z"/>
              </w:rPr>
            </w:pPr>
            <w:ins w:id="4192" w:author="Miguel Centeno Muñoz" w:date="2014-07-27T22:30:00Z">
              <w:r>
                <w:t>[OBJ-0</w:t>
              </w:r>
            </w:ins>
            <w:ins w:id="4193" w:author="Miguel Centeno Muñoz" w:date="2014-07-27T23:03:00Z">
              <w:r w:rsidR="00490FAF">
                <w:t>0</w:t>
              </w:r>
            </w:ins>
            <w:ins w:id="4194" w:author="Miguel Centeno Muñoz" w:date="2014-07-27T22:30:00Z">
              <w:r>
                <w:t>01] Gestión de Usuarios</w:t>
              </w:r>
            </w:ins>
          </w:p>
        </w:tc>
      </w:tr>
      <w:tr w:rsidR="00865D3C" w:rsidTr="00865D3C">
        <w:tblPrEx>
          <w:tblPrExChange w:id="4195" w:author="Miguel Centeno Muñoz" w:date="2014-07-27T22:38:00Z">
            <w:tblPrEx>
              <w:tblBorders>
                <w:top w:val="single" w:sz="8" w:space="0" w:color="C0504D" w:themeColor="accent2"/>
                <w:left w:val="single" w:sz="8" w:space="0" w:color="C0504D" w:themeColor="accent2"/>
                <w:bottom w:val="single" w:sz="8" w:space="0" w:color="C0504D" w:themeColor="accent2"/>
                <w:right w:val="single" w:sz="8" w:space="0" w:color="C0504D" w:themeColor="accent2"/>
                <w:insideH w:val="none" w:sz="0" w:space="0" w:color="auto"/>
                <w:insideV w:val="none" w:sz="0" w:space="0" w:color="auto"/>
              </w:tblBorders>
            </w:tblPrEx>
          </w:tblPrExChange>
        </w:tblPrEx>
        <w:trPr>
          <w:ins w:id="4196" w:author="Miguel Centeno Muñoz" w:date="2014-07-27T22:30:00Z"/>
          <w:trPrChange w:id="4197" w:author="Miguel Centeno Muñoz" w:date="2014-07-27T22:38:00Z">
            <w:trPr>
              <w:gridAfter w:val="0"/>
            </w:trPr>
          </w:trPrChange>
        </w:trPr>
        <w:tc>
          <w:tcPr>
            <w:cnfStyle w:val="001000000000" w:firstRow="0" w:lastRow="0" w:firstColumn="1" w:lastColumn="0" w:oddVBand="0" w:evenVBand="0" w:oddHBand="0" w:evenHBand="0" w:firstRowFirstColumn="0" w:firstRowLastColumn="0" w:lastRowFirstColumn="0" w:lastRowLastColumn="0"/>
            <w:tcW w:w="2660" w:type="dxa"/>
            <w:tcPrChange w:id="4198" w:author="Miguel Centeno Muñoz" w:date="2014-07-27T22:38:00Z">
              <w:tcPr>
                <w:tcW w:w="1951" w:type="dxa"/>
                <w:gridSpan w:val="2"/>
              </w:tcPr>
            </w:tcPrChange>
          </w:tcPr>
          <w:p w:rsidR="00865D3C" w:rsidRDefault="00865D3C" w:rsidP="00D40919">
            <w:pPr>
              <w:rPr>
                <w:ins w:id="4199" w:author="Miguel Centeno Muñoz" w:date="2014-07-27T22:30:00Z"/>
                <w:b/>
              </w:rPr>
            </w:pPr>
            <w:ins w:id="4200" w:author="Miguel Centeno Muñoz" w:date="2014-07-27T22:30:00Z">
              <w:r>
                <w:rPr>
                  <w:b/>
                </w:rPr>
                <w:t>Descripción</w:t>
              </w:r>
            </w:ins>
          </w:p>
        </w:tc>
        <w:tc>
          <w:tcPr>
            <w:tcW w:w="6409" w:type="dxa"/>
            <w:tcPrChange w:id="4201" w:author="Miguel Centeno Muñoz" w:date="2014-07-27T22:38:00Z">
              <w:tcPr>
                <w:tcW w:w="7118" w:type="dxa"/>
                <w:gridSpan w:val="3"/>
              </w:tcPr>
            </w:tcPrChange>
          </w:tcPr>
          <w:p w:rsidR="00865D3C" w:rsidRPr="00865D3C" w:rsidRDefault="00865D3C" w:rsidP="00D40919">
            <w:pPr>
              <w:spacing w:after="200" w:line="276" w:lineRule="auto"/>
              <w:cnfStyle w:val="000000000000" w:firstRow="0" w:lastRow="0" w:firstColumn="0" w:lastColumn="0" w:oddVBand="0" w:evenVBand="0" w:oddHBand="0" w:evenHBand="0" w:firstRowFirstColumn="0" w:firstRowLastColumn="0" w:lastRowFirstColumn="0" w:lastRowLastColumn="0"/>
              <w:rPr>
                <w:ins w:id="4202" w:author="Miguel Centeno Muñoz" w:date="2014-07-27T22:30:00Z"/>
                <w:i/>
                <w:rPrChange w:id="4203" w:author="Miguel Centeno Muñoz" w:date="2014-07-27T22:30:00Z">
                  <w:rPr>
                    <w:ins w:id="4204" w:author="Miguel Centeno Muñoz" w:date="2014-07-27T22:30:00Z"/>
                    <w:rFonts w:eastAsiaTheme="minorHAnsi" w:cstheme="minorBidi"/>
                    <w:color w:val="auto"/>
                  </w:rPr>
                </w:rPrChange>
              </w:rPr>
            </w:pPr>
            <w:ins w:id="4205" w:author="Miguel Centeno Muñoz" w:date="2014-07-27T22:30:00Z">
              <w:r>
                <w:t xml:space="preserve">Este tipo de objetos representa </w:t>
              </w:r>
              <w:r>
                <w:rPr>
                  <w:i/>
                </w:rPr>
                <w:t>a los usuarios registrados en el sistema.</w:t>
              </w:r>
            </w:ins>
          </w:p>
        </w:tc>
      </w:tr>
      <w:tr w:rsidR="00490FAF" w:rsidTr="00865D3C">
        <w:trPr>
          <w:cnfStyle w:val="000000100000" w:firstRow="0" w:lastRow="0" w:firstColumn="0" w:lastColumn="0" w:oddVBand="0" w:evenVBand="0" w:oddHBand="1" w:evenHBand="0" w:firstRowFirstColumn="0" w:firstRowLastColumn="0" w:lastRowFirstColumn="0" w:lastRowLastColumn="0"/>
          <w:ins w:id="4206" w:author="Miguel Centeno Muñoz" w:date="2014-07-27T22:59:00Z"/>
        </w:trPr>
        <w:tc>
          <w:tcPr>
            <w:cnfStyle w:val="001000000000" w:firstRow="0" w:lastRow="0" w:firstColumn="1" w:lastColumn="0" w:oddVBand="0" w:evenVBand="0" w:oddHBand="0" w:evenHBand="0" w:firstRowFirstColumn="0" w:firstRowLastColumn="0" w:lastRowFirstColumn="0" w:lastRowLastColumn="0"/>
            <w:tcW w:w="2660" w:type="dxa"/>
          </w:tcPr>
          <w:p w:rsidR="00490FAF" w:rsidRDefault="00490FAF" w:rsidP="00D40919">
            <w:pPr>
              <w:rPr>
                <w:ins w:id="4207" w:author="Miguel Centeno Muñoz" w:date="2014-07-27T22:59:00Z"/>
                <w:b/>
              </w:rPr>
            </w:pPr>
            <w:ins w:id="4208" w:author="Miguel Centeno Muñoz" w:date="2014-07-27T22:59:00Z">
              <w:r>
                <w:rPr>
                  <w:b/>
                </w:rPr>
                <w:t>Componentes</w:t>
              </w:r>
            </w:ins>
          </w:p>
        </w:tc>
        <w:tc>
          <w:tcPr>
            <w:tcW w:w="6409" w:type="dxa"/>
          </w:tcPr>
          <w:p w:rsidR="00490FAF" w:rsidRPr="00490FAF" w:rsidRDefault="00490FAF" w:rsidP="00D40919">
            <w:pPr>
              <w:spacing w:after="200" w:line="276" w:lineRule="auto"/>
              <w:cnfStyle w:val="000000100000" w:firstRow="0" w:lastRow="0" w:firstColumn="0" w:lastColumn="0" w:oddVBand="0" w:evenVBand="0" w:oddHBand="1" w:evenHBand="0" w:firstRowFirstColumn="0" w:firstRowLastColumn="0" w:lastRowFirstColumn="0" w:lastRowLastColumn="0"/>
              <w:rPr>
                <w:ins w:id="4209" w:author="Miguel Centeno Muñoz" w:date="2014-07-27T22:59:00Z"/>
                <w:b/>
                <w:rPrChange w:id="4210" w:author="Miguel Centeno Muñoz" w:date="2014-07-27T23:00:00Z">
                  <w:rPr>
                    <w:ins w:id="4211" w:author="Miguel Centeno Muñoz" w:date="2014-07-27T22:59:00Z"/>
                    <w:rFonts w:eastAsiaTheme="minorHAnsi" w:cstheme="minorBidi"/>
                    <w:color w:val="auto"/>
                  </w:rPr>
                </w:rPrChange>
              </w:rPr>
            </w:pPr>
            <w:ins w:id="4212" w:author="Miguel Centeno Muñoz" w:date="2014-07-27T22:59:00Z">
              <w:r w:rsidRPr="00490FAF">
                <w:rPr>
                  <w:b/>
                  <w:color w:val="auto"/>
                  <w:rPrChange w:id="4213" w:author="Miguel Centeno Muñoz" w:date="2014-07-27T23:00:00Z">
                    <w:rPr>
                      <w:b/>
                      <w:bCs/>
                      <w:color w:val="C0504D" w:themeColor="accent2"/>
                      <w:sz w:val="32"/>
                    </w:rPr>
                  </w:rPrChange>
                </w:rPr>
                <w:t>Nombre                    Tipo                                    Multiplicidad</w:t>
              </w:r>
            </w:ins>
          </w:p>
        </w:tc>
      </w:tr>
      <w:tr w:rsidR="002B1AC0" w:rsidTr="00865D3C">
        <w:trPr>
          <w:ins w:id="4214" w:author="Miguel Centeno Muñoz" w:date="2014-07-27T22:59:00Z"/>
        </w:trPr>
        <w:tc>
          <w:tcPr>
            <w:cnfStyle w:val="001000000000" w:firstRow="0" w:lastRow="0" w:firstColumn="1" w:lastColumn="0" w:oddVBand="0" w:evenVBand="0" w:oddHBand="0" w:evenHBand="0" w:firstRowFirstColumn="0" w:firstRowLastColumn="0" w:lastRowFirstColumn="0" w:lastRowLastColumn="0"/>
            <w:tcW w:w="2660" w:type="dxa"/>
          </w:tcPr>
          <w:p w:rsidR="002B1AC0" w:rsidRDefault="002B1AC0" w:rsidP="00D40919">
            <w:pPr>
              <w:rPr>
                <w:ins w:id="4215" w:author="Miguel Centeno Muñoz" w:date="2014-07-27T22:59:00Z"/>
                <w:b/>
              </w:rPr>
            </w:pPr>
          </w:p>
        </w:tc>
        <w:tc>
          <w:tcPr>
            <w:tcW w:w="6409" w:type="dxa"/>
          </w:tcPr>
          <w:p w:rsidR="002B1AC0" w:rsidRDefault="002B1AC0" w:rsidP="00D40919">
            <w:pPr>
              <w:cnfStyle w:val="000000000000" w:firstRow="0" w:lastRow="0" w:firstColumn="0" w:lastColumn="0" w:oddVBand="0" w:evenVBand="0" w:oddHBand="0" w:evenHBand="0" w:firstRowFirstColumn="0" w:firstRowLastColumn="0" w:lastRowFirstColumn="0" w:lastRowLastColumn="0"/>
              <w:rPr>
                <w:ins w:id="4216" w:author="Miguel Centeno Muñoz" w:date="2014-07-27T22:59:00Z"/>
              </w:rPr>
            </w:pPr>
            <w:ins w:id="4217" w:author="Miguel Centeno Muñoz" w:date="2014-07-31T00:21:00Z">
              <w:r>
                <w:t xml:space="preserve">rutas                       </w:t>
              </w:r>
              <w:r w:rsidRPr="00412093">
                <w:rPr>
                  <w:rFonts w:ascii="Courier New" w:hAnsi="Courier New" w:cs="Courier New"/>
                  <w:color w:val="auto"/>
                </w:rPr>
                <w:t>Set&lt;Ruta&gt;</w:t>
              </w:r>
              <w:r>
                <w:t xml:space="preserve">                        0..n</w:t>
              </w:r>
            </w:ins>
          </w:p>
        </w:tc>
      </w:tr>
    </w:tbl>
    <w:p w:rsidR="00F86589" w:rsidRDefault="00F86589">
      <w:pPr>
        <w:rPr>
          <w:ins w:id="4218" w:author="Miguel Centeno Muñoz" w:date="2014-07-27T16:53:00Z"/>
        </w:rPr>
        <w:pPrChange w:id="4219" w:author="Miguel Centeno Muñoz" w:date="2014-07-27T13:12:00Z">
          <w:pPr>
            <w:pStyle w:val="Ttulo3"/>
          </w:pPr>
        </w:pPrChange>
      </w:pPr>
    </w:p>
    <w:tbl>
      <w:tblPr>
        <w:tblStyle w:val="Listamedia2-nfasis2"/>
        <w:tblW w:w="0" w:type="auto"/>
        <w:tblLook w:val="04A0" w:firstRow="1" w:lastRow="0" w:firstColumn="1" w:lastColumn="0" w:noHBand="0" w:noVBand="1"/>
        <w:tblPrChange w:id="4220"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4221">
          <w:tblGrid>
            <w:gridCol w:w="4534"/>
            <w:gridCol w:w="4535"/>
          </w:tblGrid>
        </w:tblGridChange>
      </w:tblGrid>
      <w:tr w:rsidR="00865D3C" w:rsidTr="00865D3C">
        <w:trPr>
          <w:cnfStyle w:val="100000000000" w:firstRow="1" w:lastRow="0" w:firstColumn="0" w:lastColumn="0" w:oddVBand="0" w:evenVBand="0" w:oddHBand="0" w:evenHBand="0" w:firstRowFirstColumn="0" w:firstRowLastColumn="0" w:lastRowFirstColumn="0" w:lastRowLastColumn="0"/>
          <w:ins w:id="4222" w:author="Miguel Centeno Muñoz" w:date="2014-07-27T22:32:00Z"/>
        </w:trPr>
        <w:tc>
          <w:tcPr>
            <w:cnfStyle w:val="001000000100" w:firstRow="0" w:lastRow="0" w:firstColumn="1" w:lastColumn="0" w:oddVBand="0" w:evenVBand="0" w:oddHBand="0" w:evenHBand="0" w:firstRowFirstColumn="1" w:firstRowLastColumn="0" w:lastRowFirstColumn="0" w:lastRowLastColumn="0"/>
            <w:tcW w:w="2660" w:type="dxa"/>
            <w:tcPrChange w:id="4223" w:author="Miguel Centeno Muñoz" w:date="2014-07-27T22:38:00Z">
              <w:tcPr>
                <w:tcW w:w="4534" w:type="dxa"/>
              </w:tcPr>
            </w:tcPrChange>
          </w:tcPr>
          <w:p w:rsidR="00865D3C" w:rsidRPr="00A1549B"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4224" w:author="Miguel Centeno Muñoz" w:date="2014-07-27T22:32:00Z"/>
                <w:b/>
                <w:rPrChange w:id="4225" w:author="Miguel Centeno Muñoz" w:date="2014-07-27T22:38:00Z">
                  <w:rPr>
                    <w:ins w:id="4226" w:author="Miguel Centeno Muñoz" w:date="2014-07-27T22:32:00Z"/>
                    <w:rFonts w:eastAsiaTheme="minorHAnsi" w:cstheme="minorBidi"/>
                    <w:color w:val="auto"/>
                    <w:sz w:val="22"/>
                    <w:szCs w:val="22"/>
                  </w:rPr>
                </w:rPrChange>
              </w:rPr>
            </w:pPr>
            <w:ins w:id="4227" w:author="Miguel Centeno Muñoz" w:date="2014-07-27T22:32:00Z">
              <w:r w:rsidRPr="00A1549B">
                <w:rPr>
                  <w:b/>
                  <w:color w:val="auto"/>
                  <w:sz w:val="22"/>
                  <w:rPrChange w:id="4228" w:author="Miguel Centeno Muñoz" w:date="2014-07-27T22:38:00Z">
                    <w:rPr>
                      <w:b/>
                      <w:bCs/>
                      <w:color w:val="C0504D" w:themeColor="accent2"/>
                      <w:sz w:val="32"/>
                    </w:rPr>
                  </w:rPrChange>
                </w:rPr>
                <w:t>Atributo variable</w:t>
              </w:r>
            </w:ins>
          </w:p>
        </w:tc>
        <w:tc>
          <w:tcPr>
            <w:tcW w:w="6409" w:type="dxa"/>
            <w:tcPrChange w:id="4229" w:author="Miguel Centeno Muñoz" w:date="2014-07-27T22:38:00Z">
              <w:tcPr>
                <w:tcW w:w="4535" w:type="dxa"/>
              </w:tcPr>
            </w:tcPrChange>
          </w:tcPr>
          <w:p w:rsidR="00865D3C" w:rsidRPr="00A1549B"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4230" w:author="Miguel Centeno Muñoz" w:date="2014-07-27T22:32:00Z"/>
                <w:b/>
                <w:rPrChange w:id="4231" w:author="Miguel Centeno Muñoz" w:date="2014-07-27T22:38:00Z">
                  <w:rPr>
                    <w:ins w:id="4232" w:author="Miguel Centeno Muñoz" w:date="2014-07-27T22:32:00Z"/>
                    <w:rFonts w:eastAsiaTheme="minorHAnsi" w:cstheme="minorBidi"/>
                    <w:color w:val="auto"/>
                    <w:sz w:val="22"/>
                    <w:szCs w:val="22"/>
                  </w:rPr>
                </w:rPrChange>
              </w:rPr>
            </w:pPr>
            <w:ins w:id="4233" w:author="Miguel Centeno Muñoz" w:date="2014-07-27T22:32:00Z">
              <w:r w:rsidRPr="00A1549B">
                <w:rPr>
                  <w:b/>
                  <w:color w:val="auto"/>
                  <w:sz w:val="22"/>
                  <w:rPrChange w:id="4234" w:author="Miguel Centeno Muñoz" w:date="2014-07-27T22:38:00Z">
                    <w:rPr>
                      <w:b/>
                      <w:bCs/>
                      <w:color w:val="C0504D" w:themeColor="accent2"/>
                      <w:sz w:val="32"/>
                    </w:rPr>
                  </w:rPrChange>
                </w:rPr>
                <w:t>Usuario::</w:t>
              </w:r>
            </w:ins>
            <w:ins w:id="4235" w:author="Miguel Centeno Muñoz" w:date="2014-07-27T22:33:00Z">
              <w:r w:rsidRPr="00A1549B">
                <w:rPr>
                  <w:b/>
                  <w:color w:val="auto"/>
                  <w:sz w:val="22"/>
                  <w:rPrChange w:id="4236" w:author="Miguel Centeno Muñoz" w:date="2014-07-27T22:38:00Z">
                    <w:rPr>
                      <w:b/>
                      <w:bCs/>
                      <w:color w:val="C0504D" w:themeColor="accent2"/>
                      <w:sz w:val="32"/>
                    </w:rPr>
                  </w:rPrChange>
                </w:rPr>
                <w:t xml:space="preserve"> </w:t>
              </w:r>
            </w:ins>
            <w:ins w:id="4237" w:author="Miguel Centeno Muñoz" w:date="2014-07-27T22:32:00Z">
              <w:r w:rsidRPr="00A1549B">
                <w:rPr>
                  <w:b/>
                  <w:color w:val="auto"/>
                  <w:sz w:val="22"/>
                  <w:rPrChange w:id="4238" w:author="Miguel Centeno Muñoz" w:date="2014-07-27T22:38:00Z">
                    <w:rPr>
                      <w:b/>
                      <w:bCs/>
                      <w:color w:val="C0504D" w:themeColor="accent2"/>
                      <w:sz w:val="32"/>
                    </w:rPr>
                  </w:rPrChange>
                </w:rPr>
                <w:t>login</w:t>
              </w:r>
            </w:ins>
          </w:p>
        </w:tc>
      </w:tr>
      <w:tr w:rsidR="00865D3C" w:rsidTr="00865D3C">
        <w:trPr>
          <w:cnfStyle w:val="000000100000" w:firstRow="0" w:lastRow="0" w:firstColumn="0" w:lastColumn="0" w:oddVBand="0" w:evenVBand="0" w:oddHBand="1" w:evenHBand="0" w:firstRowFirstColumn="0" w:firstRowLastColumn="0" w:lastRowFirstColumn="0" w:lastRowLastColumn="0"/>
          <w:ins w:id="4239" w:author="Miguel Centeno Muñoz" w:date="2014-07-27T22:32:00Z"/>
        </w:trPr>
        <w:tc>
          <w:tcPr>
            <w:cnfStyle w:val="001000000000" w:firstRow="0" w:lastRow="0" w:firstColumn="1" w:lastColumn="0" w:oddVBand="0" w:evenVBand="0" w:oddHBand="0" w:evenHBand="0" w:firstRowFirstColumn="0" w:firstRowLastColumn="0" w:lastRowFirstColumn="0" w:lastRowLastColumn="0"/>
            <w:tcW w:w="2660" w:type="dxa"/>
            <w:tcPrChange w:id="4240" w:author="Miguel Centeno Muñoz" w:date="2014-07-27T22:38:00Z">
              <w:tcPr>
                <w:tcW w:w="4534" w:type="dxa"/>
              </w:tcPr>
            </w:tcPrChange>
          </w:tcPr>
          <w:p w:rsidR="00865D3C" w:rsidRPr="00A1549B"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4241" w:author="Miguel Centeno Muñoz" w:date="2014-07-27T22:32:00Z"/>
                <w:b/>
                <w:rPrChange w:id="4242" w:author="Miguel Centeno Muñoz" w:date="2014-07-27T22:38:00Z">
                  <w:rPr>
                    <w:ins w:id="4243" w:author="Miguel Centeno Muñoz" w:date="2014-07-27T22:32:00Z"/>
                    <w:rFonts w:eastAsiaTheme="minorHAnsi" w:cstheme="minorBidi"/>
                    <w:color w:val="auto"/>
                  </w:rPr>
                </w:rPrChange>
              </w:rPr>
            </w:pPr>
            <w:ins w:id="4244" w:author="Miguel Centeno Muñoz" w:date="2014-07-27T22:32:00Z">
              <w:r w:rsidRPr="00A1549B">
                <w:rPr>
                  <w:b/>
                  <w:color w:val="auto"/>
                  <w:rPrChange w:id="4245" w:author="Miguel Centeno Muñoz" w:date="2014-07-27T22:38:00Z">
                    <w:rPr>
                      <w:b/>
                      <w:bCs/>
                      <w:color w:val="C0504D" w:themeColor="accent2"/>
                      <w:sz w:val="32"/>
                    </w:rPr>
                  </w:rPrChange>
                </w:rPr>
                <w:t>Descripción</w:t>
              </w:r>
            </w:ins>
          </w:p>
        </w:tc>
        <w:tc>
          <w:tcPr>
            <w:tcW w:w="6409" w:type="dxa"/>
            <w:tcPrChange w:id="4246" w:author="Miguel Centeno Muñoz" w:date="2014-07-27T22:38:00Z">
              <w:tcPr>
                <w:tcW w:w="4535" w:type="dxa"/>
              </w:tcPr>
            </w:tcPrChange>
          </w:tcPr>
          <w:p w:rsidR="00865D3C" w:rsidRPr="00865D3C" w:rsidRDefault="00865D3C" w:rsidP="00D40919">
            <w:pPr>
              <w:spacing w:after="200" w:line="276" w:lineRule="auto"/>
              <w:cnfStyle w:val="000000100000" w:firstRow="0" w:lastRow="0" w:firstColumn="0" w:lastColumn="0" w:oddVBand="0" w:evenVBand="0" w:oddHBand="1" w:evenHBand="0" w:firstRowFirstColumn="0" w:firstRowLastColumn="0" w:lastRowFirstColumn="0" w:lastRowLastColumn="0"/>
              <w:rPr>
                <w:ins w:id="4247" w:author="Miguel Centeno Muñoz" w:date="2014-07-27T22:32:00Z"/>
                <w:i/>
                <w:rPrChange w:id="4248" w:author="Miguel Centeno Muñoz" w:date="2014-07-27T22:32:00Z">
                  <w:rPr>
                    <w:ins w:id="4249" w:author="Miguel Centeno Muñoz" w:date="2014-07-27T22:32:00Z"/>
                    <w:rFonts w:eastAsiaTheme="minorHAnsi" w:cstheme="minorBidi"/>
                    <w:color w:val="auto"/>
                  </w:rPr>
                </w:rPrChange>
              </w:rPr>
            </w:pPr>
            <w:ins w:id="4250" w:author="Miguel Centeno Muñoz" w:date="2014-07-27T22:32:00Z">
              <w:r>
                <w:t xml:space="preserve">Este atributo representa </w:t>
              </w:r>
              <w:r>
                <w:rPr>
                  <w:i/>
                </w:rPr>
                <w:t>el nombre con el que el usuario acceder</w:t>
              </w:r>
            </w:ins>
            <w:ins w:id="4251" w:author="Miguel Centeno Muñoz" w:date="2014-07-27T22:33:00Z">
              <w:r>
                <w:rPr>
                  <w:i/>
                </w:rPr>
                <w:t>á a la aplicación</w:t>
              </w:r>
            </w:ins>
          </w:p>
        </w:tc>
      </w:tr>
      <w:tr w:rsidR="00865D3C" w:rsidTr="00865D3C">
        <w:trPr>
          <w:ins w:id="4252" w:author="Miguel Centeno Muñoz" w:date="2014-07-27T22:33:00Z"/>
        </w:trPr>
        <w:tc>
          <w:tcPr>
            <w:cnfStyle w:val="001000000000" w:firstRow="0" w:lastRow="0" w:firstColumn="1" w:lastColumn="0" w:oddVBand="0" w:evenVBand="0" w:oddHBand="0" w:evenHBand="0" w:firstRowFirstColumn="0" w:firstRowLastColumn="0" w:lastRowFirstColumn="0" w:lastRowLastColumn="0"/>
            <w:tcW w:w="2660" w:type="dxa"/>
            <w:tcPrChange w:id="4253" w:author="Miguel Centeno Muñoz" w:date="2014-07-27T22:38:00Z">
              <w:tcPr>
                <w:tcW w:w="4534" w:type="dxa"/>
              </w:tcPr>
            </w:tcPrChange>
          </w:tcPr>
          <w:p w:rsidR="00865D3C" w:rsidRPr="00A1549B" w:rsidRDefault="00865D3C" w:rsidP="00D40919">
            <w:pPr>
              <w:spacing w:after="200" w:line="276" w:lineRule="auto"/>
              <w:rPr>
                <w:ins w:id="4254" w:author="Miguel Centeno Muñoz" w:date="2014-07-27T22:33:00Z"/>
                <w:b/>
                <w:rPrChange w:id="4255" w:author="Miguel Centeno Muñoz" w:date="2014-07-27T22:38:00Z">
                  <w:rPr>
                    <w:ins w:id="4256" w:author="Miguel Centeno Muñoz" w:date="2014-07-27T22:33:00Z"/>
                    <w:rFonts w:eastAsiaTheme="minorHAnsi" w:cstheme="minorBidi"/>
                    <w:color w:val="auto"/>
                  </w:rPr>
                </w:rPrChange>
              </w:rPr>
            </w:pPr>
            <w:ins w:id="4257" w:author="Miguel Centeno Muñoz" w:date="2014-07-27T22:33:00Z">
              <w:r w:rsidRPr="00A1549B">
                <w:rPr>
                  <w:b/>
                  <w:color w:val="auto"/>
                  <w:rPrChange w:id="4258" w:author="Miguel Centeno Muñoz" w:date="2014-07-27T22:38:00Z">
                    <w:rPr>
                      <w:b/>
                      <w:bCs/>
                      <w:color w:val="C0504D" w:themeColor="accent2"/>
                      <w:sz w:val="32"/>
                    </w:rPr>
                  </w:rPrChange>
                </w:rPr>
                <w:t>Tipo</w:t>
              </w:r>
            </w:ins>
          </w:p>
        </w:tc>
        <w:tc>
          <w:tcPr>
            <w:tcW w:w="6409" w:type="dxa"/>
            <w:tcPrChange w:id="4259" w:author="Miguel Centeno Muñoz" w:date="2014-07-27T22:38:00Z">
              <w:tcPr>
                <w:tcW w:w="4535" w:type="dxa"/>
              </w:tcPr>
            </w:tcPrChange>
          </w:tcPr>
          <w:p w:rsidR="00865D3C" w:rsidRPr="00865D3C" w:rsidRDefault="00865D3C" w:rsidP="00D40919">
            <w:pPr>
              <w:spacing w:after="200" w:line="276" w:lineRule="auto"/>
              <w:cnfStyle w:val="000000000000" w:firstRow="0" w:lastRow="0" w:firstColumn="0" w:lastColumn="0" w:oddVBand="0" w:evenVBand="0" w:oddHBand="0" w:evenHBand="0" w:firstRowFirstColumn="0" w:firstRowLastColumn="0" w:lastRowFirstColumn="0" w:lastRowLastColumn="0"/>
              <w:rPr>
                <w:ins w:id="4260" w:author="Miguel Centeno Muñoz" w:date="2014-07-27T22:33:00Z"/>
                <w:rFonts w:ascii="Courier New" w:hAnsi="Courier New" w:cs="Courier New"/>
                <w:rPrChange w:id="4261" w:author="Miguel Centeno Muñoz" w:date="2014-07-27T22:33:00Z">
                  <w:rPr>
                    <w:ins w:id="4262" w:author="Miguel Centeno Muñoz" w:date="2014-07-27T22:33:00Z"/>
                    <w:rFonts w:eastAsiaTheme="minorHAnsi" w:cstheme="minorBidi"/>
                    <w:color w:val="auto"/>
                  </w:rPr>
                </w:rPrChange>
              </w:rPr>
            </w:pPr>
            <w:ins w:id="4263" w:author="Miguel Centeno Muñoz" w:date="2014-07-27T22:33:00Z">
              <w:r w:rsidRPr="00865D3C">
                <w:rPr>
                  <w:rFonts w:ascii="Courier New" w:hAnsi="Courier New" w:cs="Courier New"/>
                  <w:color w:val="auto"/>
                  <w:rPrChange w:id="4264" w:author="Miguel Centeno Muñoz" w:date="2014-07-27T22:33:00Z">
                    <w:rPr>
                      <w:rFonts w:ascii="Consolas" w:hAnsi="Consolas" w:cs="Consolas"/>
                      <w:b/>
                      <w:bCs/>
                      <w:color w:val="C0504D" w:themeColor="accent2"/>
                      <w:sz w:val="32"/>
                    </w:rPr>
                  </w:rPrChange>
                </w:rPr>
                <w:t>String</w:t>
              </w:r>
            </w:ins>
          </w:p>
        </w:tc>
      </w:tr>
    </w:tbl>
    <w:p w:rsidR="00F87E9D" w:rsidRDefault="00F87E9D">
      <w:pPr>
        <w:rPr>
          <w:ins w:id="4265" w:author="Miguel Centeno Muñoz" w:date="2014-07-27T16:53:00Z"/>
        </w:rPr>
        <w:pPrChange w:id="4266" w:author="Miguel Centeno Muñoz" w:date="2014-07-27T13:12:00Z">
          <w:pPr>
            <w:pStyle w:val="Ttulo3"/>
          </w:pPr>
        </w:pPrChange>
      </w:pPr>
    </w:p>
    <w:tbl>
      <w:tblPr>
        <w:tblStyle w:val="Listamedia2-nfasis2"/>
        <w:tblW w:w="0" w:type="auto"/>
        <w:tblLook w:val="04A0" w:firstRow="1" w:lastRow="0" w:firstColumn="1" w:lastColumn="0" w:noHBand="0" w:noVBand="1"/>
        <w:tblPrChange w:id="4267"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4268">
          <w:tblGrid>
            <w:gridCol w:w="4534"/>
            <w:gridCol w:w="4535"/>
          </w:tblGrid>
        </w:tblGridChange>
      </w:tblGrid>
      <w:tr w:rsidR="00865D3C" w:rsidTr="00865D3C">
        <w:trPr>
          <w:cnfStyle w:val="100000000000" w:firstRow="1" w:lastRow="0" w:firstColumn="0" w:lastColumn="0" w:oddVBand="0" w:evenVBand="0" w:oddHBand="0" w:evenHBand="0" w:firstRowFirstColumn="0" w:firstRowLastColumn="0" w:lastRowFirstColumn="0" w:lastRowLastColumn="0"/>
          <w:ins w:id="4269" w:author="Miguel Centeno Muñoz" w:date="2014-07-27T22:33:00Z"/>
        </w:trPr>
        <w:tc>
          <w:tcPr>
            <w:cnfStyle w:val="001000000100" w:firstRow="0" w:lastRow="0" w:firstColumn="1" w:lastColumn="0" w:oddVBand="0" w:evenVBand="0" w:oddHBand="0" w:evenHBand="0" w:firstRowFirstColumn="1" w:firstRowLastColumn="0" w:lastRowFirstColumn="0" w:lastRowLastColumn="0"/>
            <w:tcW w:w="2660" w:type="dxa"/>
            <w:tcPrChange w:id="4270" w:author="Miguel Centeno Muñoz" w:date="2014-07-27T22:38:00Z">
              <w:tcPr>
                <w:tcW w:w="4534" w:type="dxa"/>
              </w:tcPr>
            </w:tcPrChange>
          </w:tcPr>
          <w:p w:rsidR="00865D3C" w:rsidRPr="00A1549B"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4271" w:author="Miguel Centeno Muñoz" w:date="2014-07-27T22:33:00Z"/>
                <w:b/>
                <w:rPrChange w:id="4272" w:author="Miguel Centeno Muñoz" w:date="2014-07-27T22:38:00Z">
                  <w:rPr>
                    <w:ins w:id="4273" w:author="Miguel Centeno Muñoz" w:date="2014-07-27T22:33:00Z"/>
                    <w:rFonts w:eastAsiaTheme="minorHAnsi" w:cstheme="minorBidi"/>
                    <w:color w:val="auto"/>
                    <w:sz w:val="22"/>
                    <w:szCs w:val="22"/>
                  </w:rPr>
                </w:rPrChange>
              </w:rPr>
            </w:pPr>
            <w:ins w:id="4274" w:author="Miguel Centeno Muñoz" w:date="2014-07-27T22:33:00Z">
              <w:r w:rsidRPr="00A1549B">
                <w:rPr>
                  <w:b/>
                  <w:color w:val="auto"/>
                  <w:sz w:val="22"/>
                  <w:rPrChange w:id="4275" w:author="Miguel Centeno Muñoz" w:date="2014-07-27T22:38:00Z">
                    <w:rPr>
                      <w:b/>
                      <w:bCs/>
                      <w:color w:val="C0504D" w:themeColor="accent2"/>
                      <w:sz w:val="32"/>
                    </w:rPr>
                  </w:rPrChange>
                </w:rPr>
                <w:t>Atributo variable</w:t>
              </w:r>
            </w:ins>
          </w:p>
        </w:tc>
        <w:tc>
          <w:tcPr>
            <w:tcW w:w="6409" w:type="dxa"/>
            <w:tcPrChange w:id="4276" w:author="Miguel Centeno Muñoz" w:date="2014-07-27T22:38:00Z">
              <w:tcPr>
                <w:tcW w:w="4535" w:type="dxa"/>
              </w:tcPr>
            </w:tcPrChange>
          </w:tcPr>
          <w:p w:rsidR="00865D3C" w:rsidRPr="00A1549B"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4277" w:author="Miguel Centeno Muñoz" w:date="2014-07-27T22:33:00Z"/>
                <w:b/>
                <w:rPrChange w:id="4278" w:author="Miguel Centeno Muñoz" w:date="2014-07-27T22:38:00Z">
                  <w:rPr>
                    <w:ins w:id="4279" w:author="Miguel Centeno Muñoz" w:date="2014-07-27T22:33:00Z"/>
                    <w:rFonts w:eastAsiaTheme="minorHAnsi" w:cstheme="minorBidi"/>
                    <w:color w:val="auto"/>
                    <w:sz w:val="22"/>
                    <w:szCs w:val="22"/>
                  </w:rPr>
                </w:rPrChange>
              </w:rPr>
            </w:pPr>
            <w:ins w:id="4280" w:author="Miguel Centeno Muñoz" w:date="2014-07-27T22:33:00Z">
              <w:r w:rsidRPr="00A1549B">
                <w:rPr>
                  <w:b/>
                  <w:color w:val="auto"/>
                  <w:sz w:val="22"/>
                  <w:rPrChange w:id="4281" w:author="Miguel Centeno Muñoz" w:date="2014-07-27T22:38:00Z">
                    <w:rPr>
                      <w:b/>
                      <w:bCs/>
                      <w:color w:val="C0504D" w:themeColor="accent2"/>
                      <w:sz w:val="32"/>
                    </w:rPr>
                  </w:rPrChange>
                </w:rPr>
                <w:t>Usuario::</w:t>
              </w:r>
            </w:ins>
            <w:ins w:id="4282" w:author="Miguel Centeno Muñoz" w:date="2014-07-27T22:34:00Z">
              <w:r w:rsidRPr="00A1549B">
                <w:rPr>
                  <w:b/>
                  <w:color w:val="auto"/>
                  <w:sz w:val="22"/>
                  <w:rPrChange w:id="4283" w:author="Miguel Centeno Muñoz" w:date="2014-07-27T22:38:00Z">
                    <w:rPr>
                      <w:b/>
                      <w:bCs/>
                      <w:color w:val="C0504D" w:themeColor="accent2"/>
                      <w:sz w:val="32"/>
                    </w:rPr>
                  </w:rPrChange>
                </w:rPr>
                <w:t xml:space="preserve"> password</w:t>
              </w:r>
            </w:ins>
          </w:p>
        </w:tc>
      </w:tr>
      <w:tr w:rsidR="00865D3C" w:rsidTr="00865D3C">
        <w:trPr>
          <w:cnfStyle w:val="000000100000" w:firstRow="0" w:lastRow="0" w:firstColumn="0" w:lastColumn="0" w:oddVBand="0" w:evenVBand="0" w:oddHBand="1" w:evenHBand="0" w:firstRowFirstColumn="0" w:firstRowLastColumn="0" w:lastRowFirstColumn="0" w:lastRowLastColumn="0"/>
          <w:ins w:id="4284" w:author="Miguel Centeno Muñoz" w:date="2014-07-27T22:33:00Z"/>
        </w:trPr>
        <w:tc>
          <w:tcPr>
            <w:cnfStyle w:val="001000000000" w:firstRow="0" w:lastRow="0" w:firstColumn="1" w:lastColumn="0" w:oddVBand="0" w:evenVBand="0" w:oddHBand="0" w:evenHBand="0" w:firstRowFirstColumn="0" w:firstRowLastColumn="0" w:lastRowFirstColumn="0" w:lastRowLastColumn="0"/>
            <w:tcW w:w="2660" w:type="dxa"/>
            <w:tcPrChange w:id="4285" w:author="Miguel Centeno Muñoz" w:date="2014-07-27T22:38:00Z">
              <w:tcPr>
                <w:tcW w:w="4534" w:type="dxa"/>
              </w:tcPr>
            </w:tcPrChange>
          </w:tcPr>
          <w:p w:rsidR="00865D3C" w:rsidRPr="00A1549B"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4286" w:author="Miguel Centeno Muñoz" w:date="2014-07-27T22:33:00Z"/>
                <w:b/>
                <w:rPrChange w:id="4287" w:author="Miguel Centeno Muñoz" w:date="2014-07-27T22:38:00Z">
                  <w:rPr>
                    <w:ins w:id="4288" w:author="Miguel Centeno Muñoz" w:date="2014-07-27T22:33:00Z"/>
                    <w:rFonts w:eastAsiaTheme="minorHAnsi" w:cstheme="minorBidi"/>
                    <w:color w:val="auto"/>
                  </w:rPr>
                </w:rPrChange>
              </w:rPr>
            </w:pPr>
            <w:ins w:id="4289" w:author="Miguel Centeno Muñoz" w:date="2014-07-27T22:34:00Z">
              <w:r w:rsidRPr="00A1549B">
                <w:rPr>
                  <w:b/>
                  <w:color w:val="auto"/>
                  <w:rPrChange w:id="4290" w:author="Miguel Centeno Muñoz" w:date="2014-07-27T22:38:00Z">
                    <w:rPr>
                      <w:b/>
                      <w:bCs/>
                      <w:color w:val="C0504D" w:themeColor="accent2"/>
                      <w:sz w:val="32"/>
                    </w:rPr>
                  </w:rPrChange>
                </w:rPr>
                <w:t>Descripción</w:t>
              </w:r>
            </w:ins>
          </w:p>
        </w:tc>
        <w:tc>
          <w:tcPr>
            <w:tcW w:w="6409" w:type="dxa"/>
            <w:tcPrChange w:id="4291" w:author="Miguel Centeno Muñoz" w:date="2014-07-27T22:38:00Z">
              <w:tcPr>
                <w:tcW w:w="4535" w:type="dxa"/>
              </w:tcPr>
            </w:tcPrChange>
          </w:tcPr>
          <w:p w:rsidR="00865D3C" w:rsidRPr="00865D3C" w:rsidRDefault="00865D3C" w:rsidP="00D40919">
            <w:pPr>
              <w:spacing w:after="200" w:line="276" w:lineRule="auto"/>
              <w:cnfStyle w:val="000000100000" w:firstRow="0" w:lastRow="0" w:firstColumn="0" w:lastColumn="0" w:oddVBand="0" w:evenVBand="0" w:oddHBand="1" w:evenHBand="0" w:firstRowFirstColumn="0" w:firstRowLastColumn="0" w:lastRowFirstColumn="0" w:lastRowLastColumn="0"/>
              <w:rPr>
                <w:ins w:id="4292" w:author="Miguel Centeno Muñoz" w:date="2014-07-27T22:33:00Z"/>
                <w:i/>
                <w:rPrChange w:id="4293" w:author="Miguel Centeno Muñoz" w:date="2014-07-27T22:34:00Z">
                  <w:rPr>
                    <w:ins w:id="4294" w:author="Miguel Centeno Muñoz" w:date="2014-07-27T22:33:00Z"/>
                    <w:rFonts w:eastAsiaTheme="minorHAnsi" w:cstheme="minorBidi"/>
                    <w:color w:val="auto"/>
                  </w:rPr>
                </w:rPrChange>
              </w:rPr>
            </w:pPr>
            <w:ins w:id="4295" w:author="Miguel Centeno Muñoz" w:date="2014-07-27T22:34:00Z">
              <w:r>
                <w:t xml:space="preserve">Este atributo representa </w:t>
              </w:r>
              <w:r>
                <w:rPr>
                  <w:i/>
                </w:rPr>
                <w:t>la contraseña del usuario para acceder</w:t>
              </w:r>
            </w:ins>
            <w:ins w:id="4296" w:author="Miguel Centeno Muñoz" w:date="2014-08-02T13:09:00Z">
              <w:r w:rsidR="0045714E">
                <w:rPr>
                  <w:i/>
                </w:rPr>
                <w:t xml:space="preserve"> </w:t>
              </w:r>
            </w:ins>
            <w:ins w:id="4297" w:author="Miguel Centeno Muñoz" w:date="2014-07-27T22:34:00Z">
              <w:r>
                <w:rPr>
                  <w:i/>
                </w:rPr>
                <w:t>al sistema</w:t>
              </w:r>
            </w:ins>
          </w:p>
        </w:tc>
      </w:tr>
      <w:tr w:rsidR="00865D3C" w:rsidTr="00865D3C">
        <w:trPr>
          <w:ins w:id="4298" w:author="Miguel Centeno Muñoz" w:date="2014-07-27T22:34:00Z"/>
        </w:trPr>
        <w:tc>
          <w:tcPr>
            <w:cnfStyle w:val="001000000000" w:firstRow="0" w:lastRow="0" w:firstColumn="1" w:lastColumn="0" w:oddVBand="0" w:evenVBand="0" w:oddHBand="0" w:evenHBand="0" w:firstRowFirstColumn="0" w:firstRowLastColumn="0" w:lastRowFirstColumn="0" w:lastRowLastColumn="0"/>
            <w:tcW w:w="2660" w:type="dxa"/>
            <w:tcPrChange w:id="4299" w:author="Miguel Centeno Muñoz" w:date="2014-07-27T22:38:00Z">
              <w:tcPr>
                <w:tcW w:w="4534" w:type="dxa"/>
              </w:tcPr>
            </w:tcPrChange>
          </w:tcPr>
          <w:p w:rsidR="00865D3C" w:rsidRPr="00A1549B" w:rsidRDefault="00865D3C" w:rsidP="00D40919">
            <w:pPr>
              <w:spacing w:after="200" w:line="276" w:lineRule="auto"/>
              <w:rPr>
                <w:ins w:id="4300" w:author="Miguel Centeno Muñoz" w:date="2014-07-27T22:34:00Z"/>
                <w:b/>
                <w:rPrChange w:id="4301" w:author="Miguel Centeno Muñoz" w:date="2014-07-27T22:38:00Z">
                  <w:rPr>
                    <w:ins w:id="4302" w:author="Miguel Centeno Muñoz" w:date="2014-07-27T22:34:00Z"/>
                    <w:rFonts w:eastAsiaTheme="minorHAnsi" w:cstheme="minorBidi"/>
                    <w:color w:val="auto"/>
                  </w:rPr>
                </w:rPrChange>
              </w:rPr>
            </w:pPr>
            <w:ins w:id="4303" w:author="Miguel Centeno Muñoz" w:date="2014-07-27T22:34:00Z">
              <w:r w:rsidRPr="00A1549B">
                <w:rPr>
                  <w:b/>
                  <w:color w:val="auto"/>
                  <w:rPrChange w:id="4304" w:author="Miguel Centeno Muñoz" w:date="2014-07-27T22:38:00Z">
                    <w:rPr>
                      <w:b/>
                      <w:bCs/>
                      <w:color w:val="C0504D" w:themeColor="accent2"/>
                      <w:sz w:val="32"/>
                    </w:rPr>
                  </w:rPrChange>
                </w:rPr>
                <w:t xml:space="preserve">Tipo </w:t>
              </w:r>
            </w:ins>
          </w:p>
        </w:tc>
        <w:tc>
          <w:tcPr>
            <w:tcW w:w="6409" w:type="dxa"/>
            <w:tcPrChange w:id="4305" w:author="Miguel Centeno Muñoz" w:date="2014-07-27T22:38:00Z">
              <w:tcPr>
                <w:tcW w:w="4535" w:type="dxa"/>
              </w:tcPr>
            </w:tcPrChange>
          </w:tcPr>
          <w:p w:rsidR="00865D3C" w:rsidRPr="007F6488" w:rsidRDefault="00865D3C" w:rsidP="00D40919">
            <w:pPr>
              <w:spacing w:after="200" w:line="276" w:lineRule="auto"/>
              <w:cnfStyle w:val="000000000000" w:firstRow="0" w:lastRow="0" w:firstColumn="0" w:lastColumn="0" w:oddVBand="0" w:evenVBand="0" w:oddHBand="0" w:evenHBand="0" w:firstRowFirstColumn="0" w:firstRowLastColumn="0" w:lastRowFirstColumn="0" w:lastRowLastColumn="0"/>
              <w:rPr>
                <w:ins w:id="4306" w:author="Miguel Centeno Muñoz" w:date="2014-07-27T22:34:00Z"/>
                <w:rFonts w:ascii="Courier New" w:hAnsi="Courier New" w:cs="Courier New"/>
                <w:rPrChange w:id="4307" w:author="Miguel Centeno Muñoz" w:date="2014-07-27T22:39:00Z">
                  <w:rPr>
                    <w:ins w:id="4308" w:author="Miguel Centeno Muñoz" w:date="2014-07-27T22:34:00Z"/>
                    <w:rFonts w:eastAsiaTheme="minorHAnsi" w:cstheme="minorBidi"/>
                    <w:color w:val="auto"/>
                  </w:rPr>
                </w:rPrChange>
              </w:rPr>
            </w:pPr>
            <w:ins w:id="4309" w:author="Miguel Centeno Muñoz" w:date="2014-07-27T22:34:00Z">
              <w:r w:rsidRPr="007F6488">
                <w:rPr>
                  <w:rFonts w:ascii="Courier New" w:hAnsi="Courier New" w:cs="Courier New"/>
                  <w:color w:val="auto"/>
                  <w:rPrChange w:id="4310" w:author="Miguel Centeno Muñoz" w:date="2014-07-27T22:39:00Z">
                    <w:rPr>
                      <w:b/>
                      <w:bCs/>
                      <w:color w:val="C0504D" w:themeColor="accent2"/>
                      <w:sz w:val="32"/>
                    </w:rPr>
                  </w:rPrChange>
                </w:rPr>
                <w:t>String</w:t>
              </w:r>
            </w:ins>
          </w:p>
        </w:tc>
      </w:tr>
    </w:tbl>
    <w:p w:rsidR="00F87E9D" w:rsidRDefault="00F87E9D">
      <w:pPr>
        <w:rPr>
          <w:ins w:id="4311" w:author="Miguel Centeno Muñoz" w:date="2014-07-27T16:53:00Z"/>
        </w:rPr>
        <w:pPrChange w:id="4312" w:author="Miguel Centeno Muñoz" w:date="2014-07-27T13:12:00Z">
          <w:pPr>
            <w:pStyle w:val="Ttulo3"/>
          </w:pPr>
        </w:pPrChange>
      </w:pPr>
    </w:p>
    <w:tbl>
      <w:tblPr>
        <w:tblStyle w:val="Listamedia2-nfasis2"/>
        <w:tblW w:w="0" w:type="auto"/>
        <w:tblLook w:val="04A0" w:firstRow="1" w:lastRow="0" w:firstColumn="1" w:lastColumn="0" w:noHBand="0" w:noVBand="1"/>
        <w:tblPrChange w:id="4313"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4314">
          <w:tblGrid>
            <w:gridCol w:w="4534"/>
            <w:gridCol w:w="4535"/>
          </w:tblGrid>
        </w:tblGridChange>
      </w:tblGrid>
      <w:tr w:rsidR="00865D3C" w:rsidTr="00865D3C">
        <w:trPr>
          <w:cnfStyle w:val="100000000000" w:firstRow="1" w:lastRow="0" w:firstColumn="0" w:lastColumn="0" w:oddVBand="0" w:evenVBand="0" w:oddHBand="0" w:evenHBand="0" w:firstRowFirstColumn="0" w:firstRowLastColumn="0" w:lastRowFirstColumn="0" w:lastRowLastColumn="0"/>
          <w:ins w:id="4315" w:author="Miguel Centeno Muñoz" w:date="2014-07-27T22:34:00Z"/>
        </w:trPr>
        <w:tc>
          <w:tcPr>
            <w:cnfStyle w:val="001000000100" w:firstRow="0" w:lastRow="0" w:firstColumn="1" w:lastColumn="0" w:oddVBand="0" w:evenVBand="0" w:oddHBand="0" w:evenHBand="0" w:firstRowFirstColumn="1" w:firstRowLastColumn="0" w:lastRowFirstColumn="0" w:lastRowLastColumn="0"/>
            <w:tcW w:w="2660" w:type="dxa"/>
            <w:tcPrChange w:id="4316" w:author="Miguel Centeno Muñoz" w:date="2014-07-27T22:38:00Z">
              <w:tcPr>
                <w:tcW w:w="4534" w:type="dxa"/>
              </w:tcPr>
            </w:tcPrChange>
          </w:tcPr>
          <w:p w:rsidR="00865D3C" w:rsidRPr="00A1549B"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4317" w:author="Miguel Centeno Muñoz" w:date="2014-07-27T22:34:00Z"/>
                <w:b/>
                <w:rPrChange w:id="4318" w:author="Miguel Centeno Muñoz" w:date="2014-07-27T22:39:00Z">
                  <w:rPr>
                    <w:ins w:id="4319" w:author="Miguel Centeno Muñoz" w:date="2014-07-27T22:34:00Z"/>
                    <w:rFonts w:eastAsiaTheme="minorHAnsi" w:cstheme="minorBidi"/>
                    <w:color w:val="auto"/>
                    <w:sz w:val="22"/>
                    <w:szCs w:val="22"/>
                  </w:rPr>
                </w:rPrChange>
              </w:rPr>
            </w:pPr>
            <w:ins w:id="4320" w:author="Miguel Centeno Muñoz" w:date="2014-07-27T22:34:00Z">
              <w:r w:rsidRPr="00A1549B">
                <w:rPr>
                  <w:b/>
                  <w:color w:val="auto"/>
                  <w:sz w:val="22"/>
                  <w:rPrChange w:id="4321" w:author="Miguel Centeno Muñoz" w:date="2014-07-27T22:39:00Z">
                    <w:rPr>
                      <w:b/>
                      <w:bCs/>
                      <w:color w:val="C0504D" w:themeColor="accent2"/>
                      <w:sz w:val="32"/>
                    </w:rPr>
                  </w:rPrChange>
                </w:rPr>
                <w:t>Atributo Variable</w:t>
              </w:r>
            </w:ins>
          </w:p>
        </w:tc>
        <w:tc>
          <w:tcPr>
            <w:tcW w:w="6409" w:type="dxa"/>
            <w:tcPrChange w:id="4322" w:author="Miguel Centeno Muñoz" w:date="2014-07-27T22:38:00Z">
              <w:tcPr>
                <w:tcW w:w="4535" w:type="dxa"/>
              </w:tcPr>
            </w:tcPrChange>
          </w:tcPr>
          <w:p w:rsidR="00865D3C" w:rsidRPr="00A1549B"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4323" w:author="Miguel Centeno Muñoz" w:date="2014-07-27T22:34:00Z"/>
                <w:b/>
                <w:rPrChange w:id="4324" w:author="Miguel Centeno Muñoz" w:date="2014-07-27T22:39:00Z">
                  <w:rPr>
                    <w:ins w:id="4325" w:author="Miguel Centeno Muñoz" w:date="2014-07-27T22:34:00Z"/>
                    <w:rFonts w:eastAsiaTheme="minorHAnsi" w:cstheme="minorBidi"/>
                    <w:color w:val="auto"/>
                    <w:sz w:val="22"/>
                    <w:szCs w:val="22"/>
                  </w:rPr>
                </w:rPrChange>
              </w:rPr>
            </w:pPr>
            <w:ins w:id="4326" w:author="Miguel Centeno Muñoz" w:date="2014-07-27T22:34:00Z">
              <w:r w:rsidRPr="00A1549B">
                <w:rPr>
                  <w:b/>
                  <w:color w:val="auto"/>
                  <w:sz w:val="22"/>
                  <w:rPrChange w:id="4327" w:author="Miguel Centeno Muñoz" w:date="2014-07-27T22:39:00Z">
                    <w:rPr>
                      <w:b/>
                      <w:bCs/>
                      <w:color w:val="C0504D" w:themeColor="accent2"/>
                      <w:sz w:val="32"/>
                    </w:rPr>
                  </w:rPrChange>
                </w:rPr>
                <w:t>Usuario:: email</w:t>
              </w:r>
            </w:ins>
          </w:p>
        </w:tc>
      </w:tr>
      <w:tr w:rsidR="00865D3C" w:rsidTr="00865D3C">
        <w:trPr>
          <w:cnfStyle w:val="000000100000" w:firstRow="0" w:lastRow="0" w:firstColumn="0" w:lastColumn="0" w:oddVBand="0" w:evenVBand="0" w:oddHBand="1" w:evenHBand="0" w:firstRowFirstColumn="0" w:firstRowLastColumn="0" w:lastRowFirstColumn="0" w:lastRowLastColumn="0"/>
          <w:ins w:id="4328" w:author="Miguel Centeno Muñoz" w:date="2014-07-27T22:34:00Z"/>
        </w:trPr>
        <w:tc>
          <w:tcPr>
            <w:cnfStyle w:val="001000000000" w:firstRow="0" w:lastRow="0" w:firstColumn="1" w:lastColumn="0" w:oddVBand="0" w:evenVBand="0" w:oddHBand="0" w:evenHBand="0" w:firstRowFirstColumn="0" w:firstRowLastColumn="0" w:lastRowFirstColumn="0" w:lastRowLastColumn="0"/>
            <w:tcW w:w="2660" w:type="dxa"/>
            <w:tcPrChange w:id="4329" w:author="Miguel Centeno Muñoz" w:date="2014-07-27T22:38:00Z">
              <w:tcPr>
                <w:tcW w:w="4534" w:type="dxa"/>
              </w:tcPr>
            </w:tcPrChange>
          </w:tcPr>
          <w:p w:rsidR="00865D3C" w:rsidRPr="00A1549B"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4330" w:author="Miguel Centeno Muñoz" w:date="2014-07-27T22:34:00Z"/>
                <w:b/>
                <w:rPrChange w:id="4331" w:author="Miguel Centeno Muñoz" w:date="2014-07-27T22:39:00Z">
                  <w:rPr>
                    <w:ins w:id="4332" w:author="Miguel Centeno Muñoz" w:date="2014-07-27T22:34:00Z"/>
                    <w:rFonts w:eastAsiaTheme="minorHAnsi" w:cstheme="minorBidi"/>
                    <w:color w:val="auto"/>
                  </w:rPr>
                </w:rPrChange>
              </w:rPr>
            </w:pPr>
            <w:ins w:id="4333" w:author="Miguel Centeno Muñoz" w:date="2014-07-27T22:34:00Z">
              <w:r w:rsidRPr="00A1549B">
                <w:rPr>
                  <w:b/>
                  <w:color w:val="auto"/>
                  <w:rPrChange w:id="4334" w:author="Miguel Centeno Muñoz" w:date="2014-07-27T22:39:00Z">
                    <w:rPr>
                      <w:b/>
                      <w:bCs/>
                      <w:color w:val="C0504D" w:themeColor="accent2"/>
                      <w:sz w:val="32"/>
                    </w:rPr>
                  </w:rPrChange>
                </w:rPr>
                <w:t>Descripción</w:t>
              </w:r>
            </w:ins>
          </w:p>
        </w:tc>
        <w:tc>
          <w:tcPr>
            <w:tcW w:w="6409" w:type="dxa"/>
            <w:tcPrChange w:id="4335" w:author="Miguel Centeno Muñoz" w:date="2014-07-27T22:38:00Z">
              <w:tcPr>
                <w:tcW w:w="4535" w:type="dxa"/>
              </w:tcPr>
            </w:tcPrChange>
          </w:tcPr>
          <w:p w:rsidR="00865D3C" w:rsidRPr="00865D3C" w:rsidRDefault="00865D3C" w:rsidP="00D40919">
            <w:pPr>
              <w:spacing w:after="200" w:line="276" w:lineRule="auto"/>
              <w:cnfStyle w:val="000000100000" w:firstRow="0" w:lastRow="0" w:firstColumn="0" w:lastColumn="0" w:oddVBand="0" w:evenVBand="0" w:oddHBand="1" w:evenHBand="0" w:firstRowFirstColumn="0" w:firstRowLastColumn="0" w:lastRowFirstColumn="0" w:lastRowLastColumn="0"/>
              <w:rPr>
                <w:ins w:id="4336" w:author="Miguel Centeno Muñoz" w:date="2014-07-27T22:34:00Z"/>
                <w:i/>
                <w:rPrChange w:id="4337" w:author="Miguel Centeno Muñoz" w:date="2014-07-27T22:35:00Z">
                  <w:rPr>
                    <w:ins w:id="4338" w:author="Miguel Centeno Muñoz" w:date="2014-07-27T22:34:00Z"/>
                    <w:rFonts w:eastAsiaTheme="minorHAnsi" w:cstheme="minorBidi"/>
                    <w:color w:val="auto"/>
                  </w:rPr>
                </w:rPrChange>
              </w:rPr>
            </w:pPr>
            <w:ins w:id="4339" w:author="Miguel Centeno Muñoz" w:date="2014-07-27T22:35:00Z">
              <w:r>
                <w:t xml:space="preserve">Este atributo representa </w:t>
              </w:r>
              <w:r>
                <w:rPr>
                  <w:i/>
                </w:rPr>
                <w:t>la dirección de correo electrónico del usuario</w:t>
              </w:r>
            </w:ins>
          </w:p>
        </w:tc>
      </w:tr>
      <w:tr w:rsidR="00865D3C" w:rsidTr="00865D3C">
        <w:trPr>
          <w:ins w:id="4340" w:author="Miguel Centeno Muñoz" w:date="2014-07-27T22:35:00Z"/>
        </w:trPr>
        <w:tc>
          <w:tcPr>
            <w:cnfStyle w:val="001000000000" w:firstRow="0" w:lastRow="0" w:firstColumn="1" w:lastColumn="0" w:oddVBand="0" w:evenVBand="0" w:oddHBand="0" w:evenHBand="0" w:firstRowFirstColumn="0" w:firstRowLastColumn="0" w:lastRowFirstColumn="0" w:lastRowLastColumn="0"/>
            <w:tcW w:w="2660" w:type="dxa"/>
            <w:tcPrChange w:id="4341" w:author="Miguel Centeno Muñoz" w:date="2014-07-27T22:38:00Z">
              <w:tcPr>
                <w:tcW w:w="4534" w:type="dxa"/>
              </w:tcPr>
            </w:tcPrChange>
          </w:tcPr>
          <w:p w:rsidR="00865D3C" w:rsidRPr="00A1549B" w:rsidRDefault="00865D3C" w:rsidP="00D40919">
            <w:pPr>
              <w:spacing w:after="200" w:line="276" w:lineRule="auto"/>
              <w:rPr>
                <w:ins w:id="4342" w:author="Miguel Centeno Muñoz" w:date="2014-07-27T22:35:00Z"/>
                <w:b/>
                <w:rPrChange w:id="4343" w:author="Miguel Centeno Muñoz" w:date="2014-07-27T22:39:00Z">
                  <w:rPr>
                    <w:ins w:id="4344" w:author="Miguel Centeno Muñoz" w:date="2014-07-27T22:35:00Z"/>
                    <w:rFonts w:eastAsiaTheme="minorHAnsi" w:cstheme="minorBidi"/>
                    <w:color w:val="auto"/>
                  </w:rPr>
                </w:rPrChange>
              </w:rPr>
            </w:pPr>
            <w:ins w:id="4345" w:author="Miguel Centeno Muñoz" w:date="2014-07-27T22:35:00Z">
              <w:r w:rsidRPr="00A1549B">
                <w:rPr>
                  <w:b/>
                  <w:color w:val="auto"/>
                  <w:rPrChange w:id="4346" w:author="Miguel Centeno Muñoz" w:date="2014-07-27T22:39:00Z">
                    <w:rPr>
                      <w:b/>
                      <w:bCs/>
                      <w:color w:val="C0504D" w:themeColor="accent2"/>
                      <w:sz w:val="32"/>
                    </w:rPr>
                  </w:rPrChange>
                </w:rPr>
                <w:t>Tipo</w:t>
              </w:r>
            </w:ins>
          </w:p>
        </w:tc>
        <w:tc>
          <w:tcPr>
            <w:tcW w:w="6409" w:type="dxa"/>
            <w:tcPrChange w:id="4347" w:author="Miguel Centeno Muñoz" w:date="2014-07-27T22:38:00Z">
              <w:tcPr>
                <w:tcW w:w="4535" w:type="dxa"/>
              </w:tcPr>
            </w:tcPrChange>
          </w:tcPr>
          <w:p w:rsidR="00865D3C" w:rsidRPr="007F6488" w:rsidRDefault="00865D3C" w:rsidP="00D40919">
            <w:pPr>
              <w:spacing w:after="200" w:line="276" w:lineRule="auto"/>
              <w:cnfStyle w:val="000000000000" w:firstRow="0" w:lastRow="0" w:firstColumn="0" w:lastColumn="0" w:oddVBand="0" w:evenVBand="0" w:oddHBand="0" w:evenHBand="0" w:firstRowFirstColumn="0" w:firstRowLastColumn="0" w:lastRowFirstColumn="0" w:lastRowLastColumn="0"/>
              <w:rPr>
                <w:ins w:id="4348" w:author="Miguel Centeno Muñoz" w:date="2014-07-27T22:35:00Z"/>
                <w:rFonts w:ascii="Courier New" w:hAnsi="Courier New" w:cs="Courier New"/>
                <w:rPrChange w:id="4349" w:author="Miguel Centeno Muñoz" w:date="2014-07-27T22:39:00Z">
                  <w:rPr>
                    <w:ins w:id="4350" w:author="Miguel Centeno Muñoz" w:date="2014-07-27T22:35:00Z"/>
                    <w:rFonts w:eastAsiaTheme="minorHAnsi" w:cstheme="minorBidi"/>
                    <w:color w:val="auto"/>
                  </w:rPr>
                </w:rPrChange>
              </w:rPr>
            </w:pPr>
            <w:ins w:id="4351" w:author="Miguel Centeno Muñoz" w:date="2014-07-27T22:35:00Z">
              <w:r w:rsidRPr="007F6488">
                <w:rPr>
                  <w:rFonts w:ascii="Courier New" w:hAnsi="Courier New" w:cs="Courier New"/>
                  <w:color w:val="auto"/>
                  <w:rPrChange w:id="4352" w:author="Miguel Centeno Muñoz" w:date="2014-07-27T22:39:00Z">
                    <w:rPr>
                      <w:b/>
                      <w:bCs/>
                      <w:color w:val="C0504D" w:themeColor="accent2"/>
                      <w:sz w:val="32"/>
                    </w:rPr>
                  </w:rPrChange>
                </w:rPr>
                <w:t>String</w:t>
              </w:r>
            </w:ins>
          </w:p>
        </w:tc>
      </w:tr>
    </w:tbl>
    <w:p w:rsidR="00F87E9D" w:rsidRDefault="00F87E9D">
      <w:pPr>
        <w:rPr>
          <w:ins w:id="4353" w:author="Miguel Centeno Muñoz" w:date="2014-07-31T00:22:00Z"/>
        </w:rPr>
        <w:pPrChange w:id="4354" w:author="Miguel Centeno Muñoz" w:date="2014-07-27T13:12:00Z">
          <w:pPr>
            <w:pStyle w:val="Ttulo3"/>
          </w:pPr>
        </w:pPrChange>
      </w:pPr>
    </w:p>
    <w:p w:rsidR="002B1AC0" w:rsidRDefault="002B1AC0">
      <w:pPr>
        <w:rPr>
          <w:ins w:id="4355" w:author="Miguel Centeno Muñoz" w:date="2014-07-31T00:22:00Z"/>
        </w:rPr>
        <w:pPrChange w:id="4356" w:author="Miguel Centeno Muñoz" w:date="2014-07-27T13:12:00Z">
          <w:pPr>
            <w:pStyle w:val="Ttulo3"/>
          </w:pPr>
        </w:pPrChange>
      </w:pPr>
    </w:p>
    <w:p w:rsidR="002B1AC0" w:rsidRDefault="002B1AC0">
      <w:pPr>
        <w:rPr>
          <w:ins w:id="4357" w:author="Miguel Centeno Muñoz" w:date="2014-07-31T00:22:00Z"/>
        </w:rPr>
        <w:pPrChange w:id="4358" w:author="Miguel Centeno Muñoz" w:date="2014-07-27T13:12:00Z">
          <w:pPr>
            <w:pStyle w:val="Ttulo3"/>
          </w:pPr>
        </w:pPrChange>
      </w:pPr>
    </w:p>
    <w:p w:rsidR="002B1AC0" w:rsidRDefault="002B1AC0">
      <w:pPr>
        <w:rPr>
          <w:ins w:id="4359" w:author="Miguel Centeno Muñoz" w:date="2014-07-27T16:53:00Z"/>
        </w:rPr>
        <w:pPrChange w:id="4360" w:author="Miguel Centeno Muñoz" w:date="2014-07-27T13:12:00Z">
          <w:pPr>
            <w:pStyle w:val="Ttulo3"/>
          </w:pPr>
        </w:pPrChange>
      </w:pPr>
    </w:p>
    <w:tbl>
      <w:tblPr>
        <w:tblStyle w:val="Listamedia2-nfasis2"/>
        <w:tblW w:w="0" w:type="auto"/>
        <w:tblLook w:val="04A0" w:firstRow="1" w:lastRow="0" w:firstColumn="1" w:lastColumn="0" w:noHBand="0" w:noVBand="1"/>
        <w:tblPrChange w:id="4361"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4362">
          <w:tblGrid>
            <w:gridCol w:w="4534"/>
            <w:gridCol w:w="4535"/>
          </w:tblGrid>
        </w:tblGridChange>
      </w:tblGrid>
      <w:tr w:rsidR="00865D3C" w:rsidTr="00865D3C">
        <w:trPr>
          <w:cnfStyle w:val="100000000000" w:firstRow="1" w:lastRow="0" w:firstColumn="0" w:lastColumn="0" w:oddVBand="0" w:evenVBand="0" w:oddHBand="0" w:evenHBand="0" w:firstRowFirstColumn="0" w:firstRowLastColumn="0" w:lastRowFirstColumn="0" w:lastRowLastColumn="0"/>
          <w:ins w:id="4363" w:author="Miguel Centeno Muñoz" w:date="2014-07-27T22:35:00Z"/>
        </w:trPr>
        <w:tc>
          <w:tcPr>
            <w:cnfStyle w:val="001000000100" w:firstRow="0" w:lastRow="0" w:firstColumn="1" w:lastColumn="0" w:oddVBand="0" w:evenVBand="0" w:oddHBand="0" w:evenHBand="0" w:firstRowFirstColumn="1" w:firstRowLastColumn="0" w:lastRowFirstColumn="0" w:lastRowLastColumn="0"/>
            <w:tcW w:w="2660" w:type="dxa"/>
            <w:tcPrChange w:id="4364" w:author="Miguel Centeno Muñoz" w:date="2014-07-27T22:38:00Z">
              <w:tcPr>
                <w:tcW w:w="4534" w:type="dxa"/>
              </w:tcPr>
            </w:tcPrChange>
          </w:tcPr>
          <w:p w:rsidR="00865D3C" w:rsidRPr="00A1549B"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4365" w:author="Miguel Centeno Muñoz" w:date="2014-07-27T22:35:00Z"/>
                <w:b/>
                <w:rPrChange w:id="4366" w:author="Miguel Centeno Muñoz" w:date="2014-07-27T22:39:00Z">
                  <w:rPr>
                    <w:ins w:id="4367" w:author="Miguel Centeno Muñoz" w:date="2014-07-27T22:35:00Z"/>
                    <w:rFonts w:eastAsiaTheme="minorHAnsi" w:cstheme="minorBidi"/>
                    <w:color w:val="auto"/>
                    <w:sz w:val="22"/>
                    <w:szCs w:val="22"/>
                  </w:rPr>
                </w:rPrChange>
              </w:rPr>
            </w:pPr>
            <w:ins w:id="4368" w:author="Miguel Centeno Muñoz" w:date="2014-07-27T22:35:00Z">
              <w:r w:rsidRPr="00A1549B">
                <w:rPr>
                  <w:b/>
                  <w:color w:val="auto"/>
                  <w:sz w:val="22"/>
                  <w:rPrChange w:id="4369" w:author="Miguel Centeno Muñoz" w:date="2014-07-27T22:39:00Z">
                    <w:rPr>
                      <w:b/>
                      <w:bCs/>
                      <w:color w:val="C0504D" w:themeColor="accent2"/>
                      <w:sz w:val="32"/>
                    </w:rPr>
                  </w:rPrChange>
                </w:rPr>
                <w:lastRenderedPageBreak/>
                <w:t>Atributo variable</w:t>
              </w:r>
            </w:ins>
          </w:p>
        </w:tc>
        <w:tc>
          <w:tcPr>
            <w:tcW w:w="6409" w:type="dxa"/>
            <w:tcPrChange w:id="4370" w:author="Miguel Centeno Muñoz" w:date="2014-07-27T22:38:00Z">
              <w:tcPr>
                <w:tcW w:w="4535" w:type="dxa"/>
              </w:tcPr>
            </w:tcPrChange>
          </w:tcPr>
          <w:p w:rsidR="00865D3C" w:rsidRPr="00A1549B"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4371" w:author="Miguel Centeno Muñoz" w:date="2014-07-27T22:35:00Z"/>
                <w:b/>
                <w:rPrChange w:id="4372" w:author="Miguel Centeno Muñoz" w:date="2014-07-27T22:39:00Z">
                  <w:rPr>
                    <w:ins w:id="4373" w:author="Miguel Centeno Muñoz" w:date="2014-07-27T22:35:00Z"/>
                    <w:rFonts w:eastAsiaTheme="minorHAnsi" w:cstheme="minorBidi"/>
                    <w:color w:val="auto"/>
                    <w:sz w:val="22"/>
                    <w:szCs w:val="22"/>
                  </w:rPr>
                </w:rPrChange>
              </w:rPr>
            </w:pPr>
            <w:ins w:id="4374" w:author="Miguel Centeno Muñoz" w:date="2014-07-27T22:35:00Z">
              <w:r w:rsidRPr="00A1549B">
                <w:rPr>
                  <w:b/>
                  <w:color w:val="auto"/>
                  <w:sz w:val="22"/>
                  <w:rPrChange w:id="4375" w:author="Miguel Centeno Muñoz" w:date="2014-07-27T22:39:00Z">
                    <w:rPr>
                      <w:b/>
                      <w:bCs/>
                      <w:color w:val="C0504D" w:themeColor="accent2"/>
                      <w:sz w:val="32"/>
                    </w:rPr>
                  </w:rPrChange>
                </w:rPr>
                <w:t>Usuario:: fecha_ingreso</w:t>
              </w:r>
            </w:ins>
          </w:p>
        </w:tc>
      </w:tr>
      <w:tr w:rsidR="00865D3C" w:rsidTr="00865D3C">
        <w:trPr>
          <w:cnfStyle w:val="000000100000" w:firstRow="0" w:lastRow="0" w:firstColumn="0" w:lastColumn="0" w:oddVBand="0" w:evenVBand="0" w:oddHBand="1" w:evenHBand="0" w:firstRowFirstColumn="0" w:firstRowLastColumn="0" w:lastRowFirstColumn="0" w:lastRowLastColumn="0"/>
          <w:ins w:id="4376" w:author="Miguel Centeno Muñoz" w:date="2014-07-27T22:35:00Z"/>
        </w:trPr>
        <w:tc>
          <w:tcPr>
            <w:cnfStyle w:val="001000000000" w:firstRow="0" w:lastRow="0" w:firstColumn="1" w:lastColumn="0" w:oddVBand="0" w:evenVBand="0" w:oddHBand="0" w:evenHBand="0" w:firstRowFirstColumn="0" w:firstRowLastColumn="0" w:lastRowFirstColumn="0" w:lastRowLastColumn="0"/>
            <w:tcW w:w="2660" w:type="dxa"/>
            <w:tcPrChange w:id="4377" w:author="Miguel Centeno Muñoz" w:date="2014-07-27T22:38:00Z">
              <w:tcPr>
                <w:tcW w:w="4534" w:type="dxa"/>
              </w:tcPr>
            </w:tcPrChange>
          </w:tcPr>
          <w:p w:rsidR="00865D3C" w:rsidRPr="00A1549B"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4378" w:author="Miguel Centeno Muñoz" w:date="2014-07-27T22:35:00Z"/>
                <w:b/>
                <w:rPrChange w:id="4379" w:author="Miguel Centeno Muñoz" w:date="2014-07-27T22:39:00Z">
                  <w:rPr>
                    <w:ins w:id="4380" w:author="Miguel Centeno Muñoz" w:date="2014-07-27T22:35:00Z"/>
                    <w:rFonts w:eastAsiaTheme="minorHAnsi" w:cstheme="minorBidi"/>
                    <w:color w:val="auto"/>
                  </w:rPr>
                </w:rPrChange>
              </w:rPr>
            </w:pPr>
            <w:ins w:id="4381" w:author="Miguel Centeno Muñoz" w:date="2014-07-27T22:35:00Z">
              <w:r w:rsidRPr="00A1549B">
                <w:rPr>
                  <w:b/>
                  <w:color w:val="auto"/>
                  <w:rPrChange w:id="4382" w:author="Miguel Centeno Muñoz" w:date="2014-07-27T22:39:00Z">
                    <w:rPr>
                      <w:b/>
                      <w:bCs/>
                      <w:color w:val="C0504D" w:themeColor="accent2"/>
                      <w:sz w:val="32"/>
                    </w:rPr>
                  </w:rPrChange>
                </w:rPr>
                <w:t>Descripción</w:t>
              </w:r>
            </w:ins>
          </w:p>
        </w:tc>
        <w:tc>
          <w:tcPr>
            <w:tcW w:w="6409" w:type="dxa"/>
            <w:tcPrChange w:id="4383" w:author="Miguel Centeno Muñoz" w:date="2014-07-27T22:38:00Z">
              <w:tcPr>
                <w:tcW w:w="4535" w:type="dxa"/>
              </w:tcPr>
            </w:tcPrChange>
          </w:tcPr>
          <w:p w:rsidR="00865D3C" w:rsidRPr="00865D3C" w:rsidRDefault="00865D3C" w:rsidP="00D40919">
            <w:pPr>
              <w:spacing w:after="200" w:line="276" w:lineRule="auto"/>
              <w:cnfStyle w:val="000000100000" w:firstRow="0" w:lastRow="0" w:firstColumn="0" w:lastColumn="0" w:oddVBand="0" w:evenVBand="0" w:oddHBand="1" w:evenHBand="0" w:firstRowFirstColumn="0" w:firstRowLastColumn="0" w:lastRowFirstColumn="0" w:lastRowLastColumn="0"/>
              <w:rPr>
                <w:ins w:id="4384" w:author="Miguel Centeno Muñoz" w:date="2014-07-27T22:35:00Z"/>
                <w:i/>
                <w:rPrChange w:id="4385" w:author="Miguel Centeno Muñoz" w:date="2014-07-27T22:35:00Z">
                  <w:rPr>
                    <w:ins w:id="4386" w:author="Miguel Centeno Muñoz" w:date="2014-07-27T22:35:00Z"/>
                    <w:rFonts w:eastAsiaTheme="minorHAnsi" w:cstheme="minorBidi"/>
                    <w:color w:val="auto"/>
                  </w:rPr>
                </w:rPrChange>
              </w:rPr>
            </w:pPr>
            <w:ins w:id="4387" w:author="Miguel Centeno Muñoz" w:date="2014-07-27T22:35:00Z">
              <w:r>
                <w:t xml:space="preserve">Este atributo representa </w:t>
              </w:r>
            </w:ins>
            <w:ins w:id="4388" w:author="Miguel Centeno Muñoz" w:date="2014-07-27T22:36:00Z">
              <w:r>
                <w:rPr>
                  <w:i/>
                </w:rPr>
                <w:t>la fecha en la que el usuario fue registrado en el sistema</w:t>
              </w:r>
            </w:ins>
          </w:p>
        </w:tc>
      </w:tr>
      <w:tr w:rsidR="00865D3C" w:rsidTr="00865D3C">
        <w:trPr>
          <w:ins w:id="4389" w:author="Miguel Centeno Muñoz" w:date="2014-07-27T22:36:00Z"/>
        </w:trPr>
        <w:tc>
          <w:tcPr>
            <w:cnfStyle w:val="001000000000" w:firstRow="0" w:lastRow="0" w:firstColumn="1" w:lastColumn="0" w:oddVBand="0" w:evenVBand="0" w:oddHBand="0" w:evenHBand="0" w:firstRowFirstColumn="0" w:firstRowLastColumn="0" w:lastRowFirstColumn="0" w:lastRowLastColumn="0"/>
            <w:tcW w:w="2660" w:type="dxa"/>
            <w:tcPrChange w:id="4390" w:author="Miguel Centeno Muñoz" w:date="2014-07-27T22:38:00Z">
              <w:tcPr>
                <w:tcW w:w="4534" w:type="dxa"/>
              </w:tcPr>
            </w:tcPrChange>
          </w:tcPr>
          <w:p w:rsidR="00865D3C" w:rsidRPr="00A1549B" w:rsidRDefault="00865D3C" w:rsidP="00D40919">
            <w:pPr>
              <w:spacing w:after="200" w:line="276" w:lineRule="auto"/>
              <w:rPr>
                <w:ins w:id="4391" w:author="Miguel Centeno Muñoz" w:date="2014-07-27T22:36:00Z"/>
                <w:b/>
                <w:rPrChange w:id="4392" w:author="Miguel Centeno Muñoz" w:date="2014-07-27T22:39:00Z">
                  <w:rPr>
                    <w:ins w:id="4393" w:author="Miguel Centeno Muñoz" w:date="2014-07-27T22:36:00Z"/>
                    <w:rFonts w:eastAsiaTheme="minorHAnsi" w:cstheme="minorBidi"/>
                    <w:color w:val="auto"/>
                  </w:rPr>
                </w:rPrChange>
              </w:rPr>
            </w:pPr>
            <w:ins w:id="4394" w:author="Miguel Centeno Muñoz" w:date="2014-07-27T22:36:00Z">
              <w:r w:rsidRPr="00A1549B">
                <w:rPr>
                  <w:b/>
                  <w:color w:val="auto"/>
                  <w:rPrChange w:id="4395" w:author="Miguel Centeno Muñoz" w:date="2014-07-27T22:39:00Z">
                    <w:rPr>
                      <w:b/>
                      <w:bCs/>
                      <w:color w:val="C0504D" w:themeColor="accent2"/>
                      <w:sz w:val="32"/>
                    </w:rPr>
                  </w:rPrChange>
                </w:rPr>
                <w:t>Tipo</w:t>
              </w:r>
            </w:ins>
          </w:p>
        </w:tc>
        <w:tc>
          <w:tcPr>
            <w:tcW w:w="6409" w:type="dxa"/>
            <w:tcPrChange w:id="4396" w:author="Miguel Centeno Muñoz" w:date="2014-07-27T22:38:00Z">
              <w:tcPr>
                <w:tcW w:w="4535" w:type="dxa"/>
              </w:tcPr>
            </w:tcPrChange>
          </w:tcPr>
          <w:p w:rsidR="00865D3C" w:rsidRPr="007F6488" w:rsidRDefault="00865D3C" w:rsidP="00D40919">
            <w:pPr>
              <w:spacing w:after="200" w:line="276" w:lineRule="auto"/>
              <w:cnfStyle w:val="000000000000" w:firstRow="0" w:lastRow="0" w:firstColumn="0" w:lastColumn="0" w:oddVBand="0" w:evenVBand="0" w:oddHBand="0" w:evenHBand="0" w:firstRowFirstColumn="0" w:firstRowLastColumn="0" w:lastRowFirstColumn="0" w:lastRowLastColumn="0"/>
              <w:rPr>
                <w:ins w:id="4397" w:author="Miguel Centeno Muñoz" w:date="2014-07-27T22:36:00Z"/>
                <w:rFonts w:ascii="Courier New" w:hAnsi="Courier New" w:cs="Courier New"/>
                <w:rPrChange w:id="4398" w:author="Miguel Centeno Muñoz" w:date="2014-07-27T22:39:00Z">
                  <w:rPr>
                    <w:ins w:id="4399" w:author="Miguel Centeno Muñoz" w:date="2014-07-27T22:36:00Z"/>
                    <w:rFonts w:eastAsiaTheme="minorHAnsi" w:cstheme="minorBidi"/>
                    <w:color w:val="auto"/>
                  </w:rPr>
                </w:rPrChange>
              </w:rPr>
            </w:pPr>
            <w:ins w:id="4400" w:author="Miguel Centeno Muñoz" w:date="2014-07-27T22:36:00Z">
              <w:r w:rsidRPr="007F6488">
                <w:rPr>
                  <w:rFonts w:ascii="Courier New" w:hAnsi="Courier New" w:cs="Courier New"/>
                  <w:color w:val="auto"/>
                  <w:rPrChange w:id="4401" w:author="Miguel Centeno Muñoz" w:date="2014-07-27T22:39:00Z">
                    <w:rPr>
                      <w:b/>
                      <w:bCs/>
                      <w:color w:val="C0504D" w:themeColor="accent2"/>
                      <w:sz w:val="32"/>
                    </w:rPr>
                  </w:rPrChange>
                </w:rPr>
                <w:t>Date</w:t>
              </w:r>
            </w:ins>
          </w:p>
        </w:tc>
      </w:tr>
    </w:tbl>
    <w:p w:rsidR="00F87E9D" w:rsidRDefault="00F87E9D">
      <w:pPr>
        <w:rPr>
          <w:ins w:id="4402" w:author="Miguel Centeno Muñoz" w:date="2014-07-31T00:23:00Z"/>
        </w:rPr>
        <w:pPrChange w:id="4403"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2B1AC0" w:rsidTr="00AC15B6">
        <w:trPr>
          <w:cnfStyle w:val="100000000000" w:firstRow="1" w:lastRow="0" w:firstColumn="0" w:lastColumn="0" w:oddVBand="0" w:evenVBand="0" w:oddHBand="0" w:evenHBand="0" w:firstRowFirstColumn="0" w:firstRowLastColumn="0" w:lastRowFirstColumn="0" w:lastRowLastColumn="0"/>
          <w:ins w:id="4404" w:author="Miguel Centeno Muñoz" w:date="2014-07-31T00:23:00Z"/>
        </w:trPr>
        <w:tc>
          <w:tcPr>
            <w:cnfStyle w:val="001000000100" w:firstRow="0" w:lastRow="0" w:firstColumn="1" w:lastColumn="0" w:oddVBand="0" w:evenVBand="0" w:oddHBand="0" w:evenHBand="0" w:firstRowFirstColumn="1" w:firstRowLastColumn="0" w:lastRowFirstColumn="0" w:lastRowLastColumn="0"/>
            <w:tcW w:w="2660" w:type="dxa"/>
          </w:tcPr>
          <w:p w:rsidR="002B1AC0" w:rsidRPr="00412093" w:rsidRDefault="002B1AC0" w:rsidP="00AC15B6">
            <w:pPr>
              <w:spacing w:after="200" w:line="276" w:lineRule="auto"/>
              <w:rPr>
                <w:ins w:id="4405" w:author="Miguel Centeno Muñoz" w:date="2014-07-31T00:23:00Z"/>
                <w:b/>
              </w:rPr>
            </w:pPr>
            <w:ins w:id="4406" w:author="Miguel Centeno Muñoz" w:date="2014-07-31T00:23:00Z">
              <w:r w:rsidRPr="00412093">
                <w:rPr>
                  <w:b/>
                  <w:color w:val="auto"/>
                  <w:sz w:val="22"/>
                </w:rPr>
                <w:t>Atributo variable</w:t>
              </w:r>
            </w:ins>
          </w:p>
        </w:tc>
        <w:tc>
          <w:tcPr>
            <w:tcW w:w="6409" w:type="dxa"/>
          </w:tcPr>
          <w:p w:rsidR="002B1AC0" w:rsidRPr="00412093" w:rsidRDefault="002B1AC0">
            <w:pPr>
              <w:spacing w:after="200" w:line="276" w:lineRule="auto"/>
              <w:cnfStyle w:val="100000000000" w:firstRow="1" w:lastRow="0" w:firstColumn="0" w:lastColumn="0" w:oddVBand="0" w:evenVBand="0" w:oddHBand="0" w:evenHBand="0" w:firstRowFirstColumn="0" w:firstRowLastColumn="0" w:lastRowFirstColumn="0" w:lastRowLastColumn="0"/>
              <w:rPr>
                <w:ins w:id="4407" w:author="Miguel Centeno Muñoz" w:date="2014-07-31T00:23:00Z"/>
                <w:b/>
              </w:rPr>
            </w:pPr>
            <w:ins w:id="4408" w:author="Miguel Centeno Muñoz" w:date="2014-07-31T00:23:00Z">
              <w:r w:rsidRPr="00412093">
                <w:rPr>
                  <w:b/>
                  <w:color w:val="auto"/>
                  <w:sz w:val="22"/>
                </w:rPr>
                <w:t xml:space="preserve">Usuario:: </w:t>
              </w:r>
              <w:r>
                <w:rPr>
                  <w:b/>
                  <w:color w:val="auto"/>
                  <w:sz w:val="22"/>
                </w:rPr>
                <w:t>nombre</w:t>
              </w:r>
            </w:ins>
          </w:p>
        </w:tc>
      </w:tr>
      <w:tr w:rsidR="002B1AC0" w:rsidTr="00AC15B6">
        <w:trPr>
          <w:cnfStyle w:val="000000100000" w:firstRow="0" w:lastRow="0" w:firstColumn="0" w:lastColumn="0" w:oddVBand="0" w:evenVBand="0" w:oddHBand="1" w:evenHBand="0" w:firstRowFirstColumn="0" w:firstRowLastColumn="0" w:lastRowFirstColumn="0" w:lastRowLastColumn="0"/>
          <w:ins w:id="4409" w:author="Miguel Centeno Muñoz" w:date="2014-07-31T00:23:00Z"/>
        </w:trPr>
        <w:tc>
          <w:tcPr>
            <w:cnfStyle w:val="001000000000" w:firstRow="0" w:lastRow="0" w:firstColumn="1" w:lastColumn="0" w:oddVBand="0" w:evenVBand="0" w:oddHBand="0" w:evenHBand="0" w:firstRowFirstColumn="0" w:firstRowLastColumn="0" w:lastRowFirstColumn="0" w:lastRowLastColumn="0"/>
            <w:tcW w:w="2660" w:type="dxa"/>
          </w:tcPr>
          <w:p w:rsidR="002B1AC0" w:rsidRPr="00412093" w:rsidRDefault="002B1AC0" w:rsidP="00AC15B6">
            <w:pPr>
              <w:spacing w:after="200" w:line="276" w:lineRule="auto"/>
              <w:rPr>
                <w:ins w:id="4410" w:author="Miguel Centeno Muñoz" w:date="2014-07-31T00:23:00Z"/>
                <w:b/>
              </w:rPr>
            </w:pPr>
            <w:ins w:id="4411" w:author="Miguel Centeno Muñoz" w:date="2014-07-31T00:23:00Z">
              <w:r w:rsidRPr="00412093">
                <w:rPr>
                  <w:b/>
                  <w:color w:val="auto"/>
                </w:rPr>
                <w:t>Descripción</w:t>
              </w:r>
            </w:ins>
          </w:p>
        </w:tc>
        <w:tc>
          <w:tcPr>
            <w:tcW w:w="6409" w:type="dxa"/>
          </w:tcPr>
          <w:p w:rsidR="002B1AC0" w:rsidRPr="00412093" w:rsidRDefault="002B1AC0">
            <w:pPr>
              <w:spacing w:after="200" w:line="276" w:lineRule="auto"/>
              <w:cnfStyle w:val="000000100000" w:firstRow="0" w:lastRow="0" w:firstColumn="0" w:lastColumn="0" w:oddVBand="0" w:evenVBand="0" w:oddHBand="1" w:evenHBand="0" w:firstRowFirstColumn="0" w:firstRowLastColumn="0" w:lastRowFirstColumn="0" w:lastRowLastColumn="0"/>
              <w:rPr>
                <w:ins w:id="4412" w:author="Miguel Centeno Muñoz" w:date="2014-07-31T00:23:00Z"/>
                <w:i/>
              </w:rPr>
            </w:pPr>
            <w:ins w:id="4413" w:author="Miguel Centeno Muñoz" w:date="2014-07-31T00:23:00Z">
              <w:r>
                <w:t xml:space="preserve">Este atributo representa </w:t>
              </w:r>
              <w:r>
                <w:rPr>
                  <w:i/>
                </w:rPr>
                <w:t>el nombre real del usuario</w:t>
              </w:r>
            </w:ins>
          </w:p>
        </w:tc>
      </w:tr>
      <w:tr w:rsidR="002B1AC0" w:rsidTr="00AC15B6">
        <w:trPr>
          <w:ins w:id="4414" w:author="Miguel Centeno Muñoz" w:date="2014-07-31T00:23:00Z"/>
        </w:trPr>
        <w:tc>
          <w:tcPr>
            <w:cnfStyle w:val="001000000000" w:firstRow="0" w:lastRow="0" w:firstColumn="1" w:lastColumn="0" w:oddVBand="0" w:evenVBand="0" w:oddHBand="0" w:evenHBand="0" w:firstRowFirstColumn="0" w:firstRowLastColumn="0" w:lastRowFirstColumn="0" w:lastRowLastColumn="0"/>
            <w:tcW w:w="2660" w:type="dxa"/>
          </w:tcPr>
          <w:p w:rsidR="002B1AC0" w:rsidRPr="00412093" w:rsidRDefault="002B1AC0" w:rsidP="00AC15B6">
            <w:pPr>
              <w:spacing w:after="200" w:line="276" w:lineRule="auto"/>
              <w:rPr>
                <w:ins w:id="4415" w:author="Miguel Centeno Muñoz" w:date="2014-07-31T00:23:00Z"/>
                <w:b/>
              </w:rPr>
            </w:pPr>
            <w:ins w:id="4416" w:author="Miguel Centeno Muñoz" w:date="2014-07-31T00:23:00Z">
              <w:r w:rsidRPr="00412093">
                <w:rPr>
                  <w:b/>
                  <w:color w:val="auto"/>
                </w:rPr>
                <w:t>Tipo</w:t>
              </w:r>
            </w:ins>
          </w:p>
        </w:tc>
        <w:tc>
          <w:tcPr>
            <w:tcW w:w="6409" w:type="dxa"/>
          </w:tcPr>
          <w:p w:rsidR="002B1AC0" w:rsidRPr="00412093" w:rsidRDefault="002B1AC0" w:rsidP="00AC15B6">
            <w:pPr>
              <w:spacing w:after="200" w:line="276" w:lineRule="auto"/>
              <w:cnfStyle w:val="000000000000" w:firstRow="0" w:lastRow="0" w:firstColumn="0" w:lastColumn="0" w:oddVBand="0" w:evenVBand="0" w:oddHBand="0" w:evenHBand="0" w:firstRowFirstColumn="0" w:firstRowLastColumn="0" w:lastRowFirstColumn="0" w:lastRowLastColumn="0"/>
              <w:rPr>
                <w:ins w:id="4417" w:author="Miguel Centeno Muñoz" w:date="2014-07-31T00:23:00Z"/>
                <w:rFonts w:ascii="Courier New" w:hAnsi="Courier New" w:cs="Courier New"/>
              </w:rPr>
            </w:pPr>
            <w:ins w:id="4418" w:author="Miguel Centeno Muñoz" w:date="2014-07-31T00:23:00Z">
              <w:r>
                <w:rPr>
                  <w:rFonts w:ascii="Courier New" w:hAnsi="Courier New" w:cs="Courier New"/>
                  <w:color w:val="auto"/>
                </w:rPr>
                <w:t>String</w:t>
              </w:r>
            </w:ins>
          </w:p>
        </w:tc>
      </w:tr>
    </w:tbl>
    <w:p w:rsidR="002B1AC0" w:rsidRDefault="002B1AC0">
      <w:pPr>
        <w:rPr>
          <w:ins w:id="4419" w:author="Miguel Centeno Muñoz" w:date="2014-07-31T00:23:00Z"/>
        </w:rPr>
        <w:pPrChange w:id="4420"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2B1AC0" w:rsidTr="00AC15B6">
        <w:trPr>
          <w:cnfStyle w:val="100000000000" w:firstRow="1" w:lastRow="0" w:firstColumn="0" w:lastColumn="0" w:oddVBand="0" w:evenVBand="0" w:oddHBand="0" w:evenHBand="0" w:firstRowFirstColumn="0" w:firstRowLastColumn="0" w:lastRowFirstColumn="0" w:lastRowLastColumn="0"/>
          <w:ins w:id="4421" w:author="Miguel Centeno Muñoz" w:date="2014-07-31T00:23:00Z"/>
        </w:trPr>
        <w:tc>
          <w:tcPr>
            <w:cnfStyle w:val="001000000100" w:firstRow="0" w:lastRow="0" w:firstColumn="1" w:lastColumn="0" w:oddVBand="0" w:evenVBand="0" w:oddHBand="0" w:evenHBand="0" w:firstRowFirstColumn="1" w:firstRowLastColumn="0" w:lastRowFirstColumn="0" w:lastRowLastColumn="0"/>
            <w:tcW w:w="2660" w:type="dxa"/>
          </w:tcPr>
          <w:p w:rsidR="002B1AC0" w:rsidRPr="00412093" w:rsidRDefault="002B1AC0" w:rsidP="00AC15B6">
            <w:pPr>
              <w:spacing w:after="200" w:line="276" w:lineRule="auto"/>
              <w:rPr>
                <w:ins w:id="4422" w:author="Miguel Centeno Muñoz" w:date="2014-07-31T00:23:00Z"/>
                <w:b/>
              </w:rPr>
            </w:pPr>
            <w:ins w:id="4423" w:author="Miguel Centeno Muñoz" w:date="2014-07-31T00:23:00Z">
              <w:r w:rsidRPr="00412093">
                <w:rPr>
                  <w:b/>
                  <w:color w:val="auto"/>
                  <w:sz w:val="22"/>
                </w:rPr>
                <w:t>Atributo variable</w:t>
              </w:r>
            </w:ins>
          </w:p>
        </w:tc>
        <w:tc>
          <w:tcPr>
            <w:tcW w:w="6409" w:type="dxa"/>
          </w:tcPr>
          <w:p w:rsidR="002B1AC0" w:rsidRPr="00412093" w:rsidRDefault="002B1AC0">
            <w:pPr>
              <w:spacing w:after="200" w:line="276" w:lineRule="auto"/>
              <w:cnfStyle w:val="100000000000" w:firstRow="1" w:lastRow="0" w:firstColumn="0" w:lastColumn="0" w:oddVBand="0" w:evenVBand="0" w:oddHBand="0" w:evenHBand="0" w:firstRowFirstColumn="0" w:firstRowLastColumn="0" w:lastRowFirstColumn="0" w:lastRowLastColumn="0"/>
              <w:rPr>
                <w:ins w:id="4424" w:author="Miguel Centeno Muñoz" w:date="2014-07-31T00:23:00Z"/>
                <w:b/>
              </w:rPr>
            </w:pPr>
            <w:ins w:id="4425" w:author="Miguel Centeno Muñoz" w:date="2014-07-31T00:23:00Z">
              <w:r w:rsidRPr="00412093">
                <w:rPr>
                  <w:b/>
                  <w:color w:val="auto"/>
                  <w:sz w:val="22"/>
                </w:rPr>
                <w:t xml:space="preserve">Usuario:: </w:t>
              </w:r>
              <w:r>
                <w:rPr>
                  <w:b/>
                  <w:color w:val="auto"/>
                  <w:sz w:val="22"/>
                </w:rPr>
                <w:t>apellidos</w:t>
              </w:r>
            </w:ins>
          </w:p>
        </w:tc>
      </w:tr>
      <w:tr w:rsidR="002B1AC0" w:rsidTr="00AC15B6">
        <w:trPr>
          <w:cnfStyle w:val="000000100000" w:firstRow="0" w:lastRow="0" w:firstColumn="0" w:lastColumn="0" w:oddVBand="0" w:evenVBand="0" w:oddHBand="1" w:evenHBand="0" w:firstRowFirstColumn="0" w:firstRowLastColumn="0" w:lastRowFirstColumn="0" w:lastRowLastColumn="0"/>
          <w:ins w:id="4426" w:author="Miguel Centeno Muñoz" w:date="2014-07-31T00:23:00Z"/>
        </w:trPr>
        <w:tc>
          <w:tcPr>
            <w:cnfStyle w:val="001000000000" w:firstRow="0" w:lastRow="0" w:firstColumn="1" w:lastColumn="0" w:oddVBand="0" w:evenVBand="0" w:oddHBand="0" w:evenHBand="0" w:firstRowFirstColumn="0" w:firstRowLastColumn="0" w:lastRowFirstColumn="0" w:lastRowLastColumn="0"/>
            <w:tcW w:w="2660" w:type="dxa"/>
          </w:tcPr>
          <w:p w:rsidR="002B1AC0" w:rsidRPr="00412093" w:rsidRDefault="002B1AC0" w:rsidP="00AC15B6">
            <w:pPr>
              <w:spacing w:after="200" w:line="276" w:lineRule="auto"/>
              <w:rPr>
                <w:ins w:id="4427" w:author="Miguel Centeno Muñoz" w:date="2014-07-31T00:23:00Z"/>
                <w:b/>
              </w:rPr>
            </w:pPr>
            <w:ins w:id="4428" w:author="Miguel Centeno Muñoz" w:date="2014-07-31T00:23:00Z">
              <w:r w:rsidRPr="00412093">
                <w:rPr>
                  <w:b/>
                  <w:color w:val="auto"/>
                </w:rPr>
                <w:t>Descripción</w:t>
              </w:r>
            </w:ins>
          </w:p>
        </w:tc>
        <w:tc>
          <w:tcPr>
            <w:tcW w:w="6409" w:type="dxa"/>
          </w:tcPr>
          <w:p w:rsidR="002B1AC0" w:rsidRPr="00412093" w:rsidRDefault="002B1AC0">
            <w:pPr>
              <w:spacing w:after="200" w:line="276" w:lineRule="auto"/>
              <w:cnfStyle w:val="000000100000" w:firstRow="0" w:lastRow="0" w:firstColumn="0" w:lastColumn="0" w:oddVBand="0" w:evenVBand="0" w:oddHBand="1" w:evenHBand="0" w:firstRowFirstColumn="0" w:firstRowLastColumn="0" w:lastRowFirstColumn="0" w:lastRowLastColumn="0"/>
              <w:rPr>
                <w:ins w:id="4429" w:author="Miguel Centeno Muñoz" w:date="2014-07-31T00:23:00Z"/>
                <w:i/>
              </w:rPr>
            </w:pPr>
            <w:ins w:id="4430" w:author="Miguel Centeno Muñoz" w:date="2014-07-31T00:23:00Z">
              <w:r>
                <w:t xml:space="preserve">Este atributo representa </w:t>
              </w:r>
              <w:r>
                <w:rPr>
                  <w:i/>
                </w:rPr>
                <w:t>los apellidos del usuario</w:t>
              </w:r>
            </w:ins>
          </w:p>
        </w:tc>
      </w:tr>
      <w:tr w:rsidR="002B1AC0" w:rsidTr="00AC15B6">
        <w:trPr>
          <w:ins w:id="4431" w:author="Miguel Centeno Muñoz" w:date="2014-07-31T00:23:00Z"/>
        </w:trPr>
        <w:tc>
          <w:tcPr>
            <w:cnfStyle w:val="001000000000" w:firstRow="0" w:lastRow="0" w:firstColumn="1" w:lastColumn="0" w:oddVBand="0" w:evenVBand="0" w:oddHBand="0" w:evenHBand="0" w:firstRowFirstColumn="0" w:firstRowLastColumn="0" w:lastRowFirstColumn="0" w:lastRowLastColumn="0"/>
            <w:tcW w:w="2660" w:type="dxa"/>
          </w:tcPr>
          <w:p w:rsidR="002B1AC0" w:rsidRPr="00412093" w:rsidRDefault="002B1AC0" w:rsidP="00AC15B6">
            <w:pPr>
              <w:spacing w:after="200" w:line="276" w:lineRule="auto"/>
              <w:rPr>
                <w:ins w:id="4432" w:author="Miguel Centeno Muñoz" w:date="2014-07-31T00:23:00Z"/>
                <w:b/>
              </w:rPr>
            </w:pPr>
            <w:ins w:id="4433" w:author="Miguel Centeno Muñoz" w:date="2014-07-31T00:23:00Z">
              <w:r w:rsidRPr="00412093">
                <w:rPr>
                  <w:b/>
                  <w:color w:val="auto"/>
                </w:rPr>
                <w:t>Tipo</w:t>
              </w:r>
            </w:ins>
          </w:p>
        </w:tc>
        <w:tc>
          <w:tcPr>
            <w:tcW w:w="6409" w:type="dxa"/>
          </w:tcPr>
          <w:p w:rsidR="002B1AC0" w:rsidRPr="00412093" w:rsidRDefault="002B1AC0" w:rsidP="00AC15B6">
            <w:pPr>
              <w:spacing w:after="200" w:line="276" w:lineRule="auto"/>
              <w:cnfStyle w:val="000000000000" w:firstRow="0" w:lastRow="0" w:firstColumn="0" w:lastColumn="0" w:oddVBand="0" w:evenVBand="0" w:oddHBand="0" w:evenHBand="0" w:firstRowFirstColumn="0" w:firstRowLastColumn="0" w:lastRowFirstColumn="0" w:lastRowLastColumn="0"/>
              <w:rPr>
                <w:ins w:id="4434" w:author="Miguel Centeno Muñoz" w:date="2014-07-31T00:23:00Z"/>
                <w:rFonts w:ascii="Courier New" w:hAnsi="Courier New" w:cs="Courier New"/>
              </w:rPr>
            </w:pPr>
            <w:ins w:id="4435" w:author="Miguel Centeno Muñoz" w:date="2014-07-31T00:23:00Z">
              <w:r>
                <w:rPr>
                  <w:rFonts w:ascii="Courier New" w:hAnsi="Courier New" w:cs="Courier New"/>
                  <w:color w:val="auto"/>
                </w:rPr>
                <w:t>String</w:t>
              </w:r>
            </w:ins>
          </w:p>
        </w:tc>
      </w:tr>
    </w:tbl>
    <w:p w:rsidR="002B1AC0" w:rsidRDefault="002B1AC0">
      <w:pPr>
        <w:rPr>
          <w:ins w:id="4436" w:author="Miguel Centeno Muñoz" w:date="2014-07-31T00:24:00Z"/>
        </w:rPr>
        <w:pPrChange w:id="4437"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FA7B5E" w:rsidTr="00AC15B6">
        <w:trPr>
          <w:cnfStyle w:val="100000000000" w:firstRow="1" w:lastRow="0" w:firstColumn="0" w:lastColumn="0" w:oddVBand="0" w:evenVBand="0" w:oddHBand="0" w:evenHBand="0" w:firstRowFirstColumn="0" w:firstRowLastColumn="0" w:lastRowFirstColumn="0" w:lastRowLastColumn="0"/>
          <w:ins w:id="4438" w:author="Miguel Centeno Muñoz" w:date="2014-07-31T00:24:00Z"/>
        </w:trPr>
        <w:tc>
          <w:tcPr>
            <w:cnfStyle w:val="001000000100" w:firstRow="0" w:lastRow="0" w:firstColumn="1" w:lastColumn="0" w:oddVBand="0" w:evenVBand="0" w:oddHBand="0" w:evenHBand="0" w:firstRowFirstColumn="1" w:firstRowLastColumn="0" w:lastRowFirstColumn="0" w:lastRowLastColumn="0"/>
            <w:tcW w:w="2660" w:type="dxa"/>
          </w:tcPr>
          <w:p w:rsidR="00FA7B5E" w:rsidRPr="00412093" w:rsidRDefault="00FA7B5E" w:rsidP="00AC15B6">
            <w:pPr>
              <w:spacing w:after="200" w:line="276" w:lineRule="auto"/>
              <w:rPr>
                <w:ins w:id="4439" w:author="Miguel Centeno Muñoz" w:date="2014-07-31T00:24:00Z"/>
                <w:b/>
              </w:rPr>
            </w:pPr>
            <w:ins w:id="4440" w:author="Miguel Centeno Muñoz" w:date="2014-07-31T00:24:00Z">
              <w:r w:rsidRPr="00412093">
                <w:rPr>
                  <w:b/>
                  <w:color w:val="auto"/>
                  <w:sz w:val="22"/>
                </w:rPr>
                <w:t>Atributo variable</w:t>
              </w:r>
            </w:ins>
          </w:p>
        </w:tc>
        <w:tc>
          <w:tcPr>
            <w:tcW w:w="6409" w:type="dxa"/>
          </w:tcPr>
          <w:p w:rsidR="00FA7B5E" w:rsidRPr="00412093" w:rsidRDefault="00FA7B5E">
            <w:pPr>
              <w:spacing w:after="200" w:line="276" w:lineRule="auto"/>
              <w:cnfStyle w:val="100000000000" w:firstRow="1" w:lastRow="0" w:firstColumn="0" w:lastColumn="0" w:oddVBand="0" w:evenVBand="0" w:oddHBand="0" w:evenHBand="0" w:firstRowFirstColumn="0" w:firstRowLastColumn="0" w:lastRowFirstColumn="0" w:lastRowLastColumn="0"/>
              <w:rPr>
                <w:ins w:id="4441" w:author="Miguel Centeno Muñoz" w:date="2014-07-31T00:24:00Z"/>
                <w:b/>
              </w:rPr>
            </w:pPr>
            <w:ins w:id="4442" w:author="Miguel Centeno Muñoz" w:date="2014-07-31T00:24:00Z">
              <w:r w:rsidRPr="00412093">
                <w:rPr>
                  <w:b/>
                  <w:color w:val="auto"/>
                  <w:sz w:val="22"/>
                </w:rPr>
                <w:t xml:space="preserve">Usuario:: </w:t>
              </w:r>
              <w:r>
                <w:rPr>
                  <w:b/>
                  <w:color w:val="auto"/>
                  <w:sz w:val="22"/>
                </w:rPr>
                <w:t>ciudad</w:t>
              </w:r>
            </w:ins>
          </w:p>
        </w:tc>
      </w:tr>
      <w:tr w:rsidR="00FA7B5E" w:rsidTr="00AC15B6">
        <w:trPr>
          <w:cnfStyle w:val="000000100000" w:firstRow="0" w:lastRow="0" w:firstColumn="0" w:lastColumn="0" w:oddVBand="0" w:evenVBand="0" w:oddHBand="1" w:evenHBand="0" w:firstRowFirstColumn="0" w:firstRowLastColumn="0" w:lastRowFirstColumn="0" w:lastRowLastColumn="0"/>
          <w:ins w:id="4443" w:author="Miguel Centeno Muñoz" w:date="2014-07-31T00:24: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4444" w:author="Miguel Centeno Muñoz" w:date="2014-07-31T00:24:00Z"/>
                <w:b/>
              </w:rPr>
            </w:pPr>
            <w:ins w:id="4445" w:author="Miguel Centeno Muñoz" w:date="2014-07-31T00:24:00Z">
              <w:r w:rsidRPr="00412093">
                <w:rPr>
                  <w:b/>
                  <w:color w:val="auto"/>
                </w:rPr>
                <w:t>Descripción</w:t>
              </w:r>
            </w:ins>
          </w:p>
        </w:tc>
        <w:tc>
          <w:tcPr>
            <w:tcW w:w="6409" w:type="dxa"/>
          </w:tcPr>
          <w:p w:rsidR="00FA7B5E" w:rsidRPr="00412093" w:rsidRDefault="00FA7B5E">
            <w:pPr>
              <w:spacing w:after="200" w:line="276" w:lineRule="auto"/>
              <w:cnfStyle w:val="000000100000" w:firstRow="0" w:lastRow="0" w:firstColumn="0" w:lastColumn="0" w:oddVBand="0" w:evenVBand="0" w:oddHBand="1" w:evenHBand="0" w:firstRowFirstColumn="0" w:firstRowLastColumn="0" w:lastRowFirstColumn="0" w:lastRowLastColumn="0"/>
              <w:rPr>
                <w:ins w:id="4446" w:author="Miguel Centeno Muñoz" w:date="2014-07-31T00:24:00Z"/>
                <w:i/>
              </w:rPr>
            </w:pPr>
            <w:ins w:id="4447" w:author="Miguel Centeno Muñoz" w:date="2014-07-31T00:24:00Z">
              <w:r>
                <w:t xml:space="preserve">Este atributo representa </w:t>
              </w:r>
              <w:r>
                <w:rPr>
                  <w:i/>
                </w:rPr>
                <w:t>la ciudad de origen del usuario</w:t>
              </w:r>
            </w:ins>
          </w:p>
        </w:tc>
      </w:tr>
      <w:tr w:rsidR="00FA7B5E" w:rsidTr="00AC15B6">
        <w:trPr>
          <w:ins w:id="4448" w:author="Miguel Centeno Muñoz" w:date="2014-07-31T00:24: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4449" w:author="Miguel Centeno Muñoz" w:date="2014-07-31T00:24:00Z"/>
                <w:b/>
              </w:rPr>
            </w:pPr>
            <w:ins w:id="4450" w:author="Miguel Centeno Muñoz" w:date="2014-07-31T00:24:00Z">
              <w:r w:rsidRPr="00412093">
                <w:rPr>
                  <w:b/>
                  <w:color w:val="auto"/>
                </w:rPr>
                <w:t>Tipo</w:t>
              </w:r>
            </w:ins>
          </w:p>
        </w:tc>
        <w:tc>
          <w:tcPr>
            <w:tcW w:w="6409" w:type="dxa"/>
          </w:tcPr>
          <w:p w:rsidR="00FA7B5E" w:rsidRPr="00412093" w:rsidRDefault="00FA7B5E" w:rsidP="00AC15B6">
            <w:pPr>
              <w:spacing w:after="200" w:line="276" w:lineRule="auto"/>
              <w:cnfStyle w:val="000000000000" w:firstRow="0" w:lastRow="0" w:firstColumn="0" w:lastColumn="0" w:oddVBand="0" w:evenVBand="0" w:oddHBand="0" w:evenHBand="0" w:firstRowFirstColumn="0" w:firstRowLastColumn="0" w:lastRowFirstColumn="0" w:lastRowLastColumn="0"/>
              <w:rPr>
                <w:ins w:id="4451" w:author="Miguel Centeno Muñoz" w:date="2014-07-31T00:24:00Z"/>
                <w:rFonts w:ascii="Courier New" w:hAnsi="Courier New" w:cs="Courier New"/>
              </w:rPr>
            </w:pPr>
            <w:ins w:id="4452" w:author="Miguel Centeno Muñoz" w:date="2014-07-31T00:24:00Z">
              <w:r>
                <w:rPr>
                  <w:rFonts w:ascii="Courier New" w:hAnsi="Courier New" w:cs="Courier New"/>
                  <w:color w:val="auto"/>
                </w:rPr>
                <w:t>String</w:t>
              </w:r>
            </w:ins>
          </w:p>
        </w:tc>
      </w:tr>
    </w:tbl>
    <w:p w:rsidR="00FA7B5E" w:rsidRDefault="00FA7B5E">
      <w:pPr>
        <w:rPr>
          <w:ins w:id="4453" w:author="Miguel Centeno Muñoz" w:date="2014-07-31T00:24:00Z"/>
        </w:rPr>
        <w:pPrChange w:id="4454"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FA7B5E" w:rsidTr="00AC15B6">
        <w:trPr>
          <w:cnfStyle w:val="100000000000" w:firstRow="1" w:lastRow="0" w:firstColumn="0" w:lastColumn="0" w:oddVBand="0" w:evenVBand="0" w:oddHBand="0" w:evenHBand="0" w:firstRowFirstColumn="0" w:firstRowLastColumn="0" w:lastRowFirstColumn="0" w:lastRowLastColumn="0"/>
          <w:ins w:id="4455" w:author="Miguel Centeno Muñoz" w:date="2014-07-31T00:24:00Z"/>
        </w:trPr>
        <w:tc>
          <w:tcPr>
            <w:cnfStyle w:val="001000000100" w:firstRow="0" w:lastRow="0" w:firstColumn="1" w:lastColumn="0" w:oddVBand="0" w:evenVBand="0" w:oddHBand="0" w:evenHBand="0" w:firstRowFirstColumn="1" w:firstRowLastColumn="0" w:lastRowFirstColumn="0" w:lastRowLastColumn="0"/>
            <w:tcW w:w="2660" w:type="dxa"/>
          </w:tcPr>
          <w:p w:rsidR="00FA7B5E" w:rsidRPr="00412093" w:rsidRDefault="00FA7B5E" w:rsidP="00AC15B6">
            <w:pPr>
              <w:spacing w:after="200" w:line="276" w:lineRule="auto"/>
              <w:rPr>
                <w:ins w:id="4456" w:author="Miguel Centeno Muñoz" w:date="2014-07-31T00:24:00Z"/>
                <w:b/>
              </w:rPr>
            </w:pPr>
            <w:ins w:id="4457" w:author="Miguel Centeno Muñoz" w:date="2014-07-31T00:24:00Z">
              <w:r w:rsidRPr="00412093">
                <w:rPr>
                  <w:b/>
                  <w:color w:val="auto"/>
                  <w:sz w:val="22"/>
                </w:rPr>
                <w:t>Atributo variable</w:t>
              </w:r>
            </w:ins>
          </w:p>
        </w:tc>
        <w:tc>
          <w:tcPr>
            <w:tcW w:w="6409" w:type="dxa"/>
          </w:tcPr>
          <w:p w:rsidR="00FA7B5E" w:rsidRPr="00412093" w:rsidRDefault="00FA7B5E">
            <w:pPr>
              <w:spacing w:after="200" w:line="276" w:lineRule="auto"/>
              <w:cnfStyle w:val="100000000000" w:firstRow="1" w:lastRow="0" w:firstColumn="0" w:lastColumn="0" w:oddVBand="0" w:evenVBand="0" w:oddHBand="0" w:evenHBand="0" w:firstRowFirstColumn="0" w:firstRowLastColumn="0" w:lastRowFirstColumn="0" w:lastRowLastColumn="0"/>
              <w:rPr>
                <w:ins w:id="4458" w:author="Miguel Centeno Muñoz" w:date="2014-07-31T00:24:00Z"/>
                <w:b/>
              </w:rPr>
            </w:pPr>
            <w:ins w:id="4459" w:author="Miguel Centeno Muñoz" w:date="2014-07-31T00:24:00Z">
              <w:r w:rsidRPr="00412093">
                <w:rPr>
                  <w:b/>
                  <w:color w:val="auto"/>
                  <w:sz w:val="22"/>
                </w:rPr>
                <w:t xml:space="preserve">Usuario:: </w:t>
              </w:r>
              <w:r>
                <w:rPr>
                  <w:b/>
                  <w:color w:val="auto"/>
                  <w:sz w:val="22"/>
                </w:rPr>
                <w:t>cod_postal</w:t>
              </w:r>
            </w:ins>
          </w:p>
        </w:tc>
      </w:tr>
      <w:tr w:rsidR="00FA7B5E" w:rsidTr="00AC15B6">
        <w:trPr>
          <w:cnfStyle w:val="000000100000" w:firstRow="0" w:lastRow="0" w:firstColumn="0" w:lastColumn="0" w:oddVBand="0" w:evenVBand="0" w:oddHBand="1" w:evenHBand="0" w:firstRowFirstColumn="0" w:firstRowLastColumn="0" w:lastRowFirstColumn="0" w:lastRowLastColumn="0"/>
          <w:ins w:id="4460" w:author="Miguel Centeno Muñoz" w:date="2014-07-31T00:24: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4461" w:author="Miguel Centeno Muñoz" w:date="2014-07-31T00:24:00Z"/>
                <w:b/>
              </w:rPr>
            </w:pPr>
            <w:ins w:id="4462" w:author="Miguel Centeno Muñoz" w:date="2014-07-31T00:24:00Z">
              <w:r w:rsidRPr="00412093">
                <w:rPr>
                  <w:b/>
                  <w:color w:val="auto"/>
                </w:rPr>
                <w:t>Descripción</w:t>
              </w:r>
            </w:ins>
          </w:p>
        </w:tc>
        <w:tc>
          <w:tcPr>
            <w:tcW w:w="6409" w:type="dxa"/>
          </w:tcPr>
          <w:p w:rsidR="00FA7B5E" w:rsidRPr="00412093" w:rsidRDefault="00FA7B5E">
            <w:pPr>
              <w:spacing w:after="200" w:line="276" w:lineRule="auto"/>
              <w:cnfStyle w:val="000000100000" w:firstRow="0" w:lastRow="0" w:firstColumn="0" w:lastColumn="0" w:oddVBand="0" w:evenVBand="0" w:oddHBand="1" w:evenHBand="0" w:firstRowFirstColumn="0" w:firstRowLastColumn="0" w:lastRowFirstColumn="0" w:lastRowLastColumn="0"/>
              <w:rPr>
                <w:ins w:id="4463" w:author="Miguel Centeno Muñoz" w:date="2014-07-31T00:24:00Z"/>
                <w:i/>
              </w:rPr>
            </w:pPr>
            <w:ins w:id="4464" w:author="Miguel Centeno Muñoz" w:date="2014-07-31T00:24:00Z">
              <w:r>
                <w:t xml:space="preserve">Este atributo representa </w:t>
              </w:r>
              <w:r>
                <w:rPr>
                  <w:i/>
                </w:rPr>
                <w:t>el código postal del usuario</w:t>
              </w:r>
            </w:ins>
          </w:p>
        </w:tc>
      </w:tr>
      <w:tr w:rsidR="00FA7B5E" w:rsidTr="00AC15B6">
        <w:trPr>
          <w:ins w:id="4465" w:author="Miguel Centeno Muñoz" w:date="2014-07-31T00:24: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4466" w:author="Miguel Centeno Muñoz" w:date="2014-07-31T00:24:00Z"/>
                <w:b/>
              </w:rPr>
            </w:pPr>
            <w:ins w:id="4467" w:author="Miguel Centeno Muñoz" w:date="2014-07-31T00:24:00Z">
              <w:r w:rsidRPr="00412093">
                <w:rPr>
                  <w:b/>
                  <w:color w:val="auto"/>
                </w:rPr>
                <w:t>Tipo</w:t>
              </w:r>
            </w:ins>
          </w:p>
        </w:tc>
        <w:tc>
          <w:tcPr>
            <w:tcW w:w="6409" w:type="dxa"/>
          </w:tcPr>
          <w:p w:rsidR="00FA7B5E" w:rsidRPr="00412093" w:rsidRDefault="00FA7B5E" w:rsidP="00AC15B6">
            <w:pPr>
              <w:spacing w:after="200" w:line="276" w:lineRule="auto"/>
              <w:cnfStyle w:val="000000000000" w:firstRow="0" w:lastRow="0" w:firstColumn="0" w:lastColumn="0" w:oddVBand="0" w:evenVBand="0" w:oddHBand="0" w:evenHBand="0" w:firstRowFirstColumn="0" w:firstRowLastColumn="0" w:lastRowFirstColumn="0" w:lastRowLastColumn="0"/>
              <w:rPr>
                <w:ins w:id="4468" w:author="Miguel Centeno Muñoz" w:date="2014-07-31T00:24:00Z"/>
                <w:rFonts w:ascii="Courier New" w:hAnsi="Courier New" w:cs="Courier New"/>
              </w:rPr>
            </w:pPr>
            <w:ins w:id="4469" w:author="Miguel Centeno Muñoz" w:date="2014-07-31T00:24:00Z">
              <w:r>
                <w:rPr>
                  <w:rFonts w:ascii="Courier New" w:hAnsi="Courier New" w:cs="Courier New"/>
                  <w:color w:val="auto"/>
                </w:rPr>
                <w:t>String</w:t>
              </w:r>
            </w:ins>
          </w:p>
        </w:tc>
      </w:tr>
    </w:tbl>
    <w:p w:rsidR="00FA7B5E" w:rsidRDefault="00FA7B5E">
      <w:pPr>
        <w:rPr>
          <w:ins w:id="4470" w:author="Miguel Centeno Muñoz" w:date="2014-07-31T00:25:00Z"/>
        </w:rPr>
        <w:pPrChange w:id="4471"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FA7B5E" w:rsidTr="00AC15B6">
        <w:trPr>
          <w:cnfStyle w:val="100000000000" w:firstRow="1" w:lastRow="0" w:firstColumn="0" w:lastColumn="0" w:oddVBand="0" w:evenVBand="0" w:oddHBand="0" w:evenHBand="0" w:firstRowFirstColumn="0" w:firstRowLastColumn="0" w:lastRowFirstColumn="0" w:lastRowLastColumn="0"/>
          <w:ins w:id="4472" w:author="Miguel Centeno Muñoz" w:date="2014-07-31T00:26:00Z"/>
        </w:trPr>
        <w:tc>
          <w:tcPr>
            <w:cnfStyle w:val="001000000100" w:firstRow="0" w:lastRow="0" w:firstColumn="1" w:lastColumn="0" w:oddVBand="0" w:evenVBand="0" w:oddHBand="0" w:evenHBand="0" w:firstRowFirstColumn="1" w:firstRowLastColumn="0" w:lastRowFirstColumn="0" w:lastRowLastColumn="0"/>
            <w:tcW w:w="2660" w:type="dxa"/>
          </w:tcPr>
          <w:p w:rsidR="00FA7B5E" w:rsidRPr="00412093" w:rsidRDefault="00FA7B5E" w:rsidP="00AC15B6">
            <w:pPr>
              <w:spacing w:after="200" w:line="276" w:lineRule="auto"/>
              <w:rPr>
                <w:ins w:id="4473" w:author="Miguel Centeno Muñoz" w:date="2014-07-31T00:26:00Z"/>
                <w:b/>
              </w:rPr>
            </w:pPr>
            <w:ins w:id="4474" w:author="Miguel Centeno Muñoz" w:date="2014-07-31T00:26:00Z">
              <w:r w:rsidRPr="00412093">
                <w:rPr>
                  <w:b/>
                  <w:color w:val="auto"/>
                  <w:sz w:val="22"/>
                </w:rPr>
                <w:t>Atributo variable</w:t>
              </w:r>
            </w:ins>
          </w:p>
        </w:tc>
        <w:tc>
          <w:tcPr>
            <w:tcW w:w="6409" w:type="dxa"/>
          </w:tcPr>
          <w:p w:rsidR="00FA7B5E" w:rsidRPr="00412093" w:rsidRDefault="00FA7B5E">
            <w:pPr>
              <w:spacing w:after="200" w:line="276" w:lineRule="auto"/>
              <w:cnfStyle w:val="100000000000" w:firstRow="1" w:lastRow="0" w:firstColumn="0" w:lastColumn="0" w:oddVBand="0" w:evenVBand="0" w:oddHBand="0" w:evenHBand="0" w:firstRowFirstColumn="0" w:firstRowLastColumn="0" w:lastRowFirstColumn="0" w:lastRowLastColumn="0"/>
              <w:rPr>
                <w:ins w:id="4475" w:author="Miguel Centeno Muñoz" w:date="2014-07-31T00:26:00Z"/>
                <w:b/>
              </w:rPr>
            </w:pPr>
            <w:ins w:id="4476" w:author="Miguel Centeno Muñoz" w:date="2014-07-31T00:26:00Z">
              <w:r w:rsidRPr="00412093">
                <w:rPr>
                  <w:b/>
                  <w:color w:val="auto"/>
                  <w:sz w:val="22"/>
                </w:rPr>
                <w:t xml:space="preserve">Usuario:: </w:t>
              </w:r>
            </w:ins>
            <w:ins w:id="4477" w:author="Miguel Centeno Muñoz" w:date="2014-08-02T13:09:00Z">
              <w:r w:rsidR="0045714E">
                <w:rPr>
                  <w:b/>
                  <w:color w:val="auto"/>
                  <w:sz w:val="22"/>
                </w:rPr>
                <w:t>país</w:t>
              </w:r>
            </w:ins>
          </w:p>
        </w:tc>
      </w:tr>
      <w:tr w:rsidR="00FA7B5E" w:rsidTr="00AC15B6">
        <w:trPr>
          <w:cnfStyle w:val="000000100000" w:firstRow="0" w:lastRow="0" w:firstColumn="0" w:lastColumn="0" w:oddVBand="0" w:evenVBand="0" w:oddHBand="1" w:evenHBand="0" w:firstRowFirstColumn="0" w:firstRowLastColumn="0" w:lastRowFirstColumn="0" w:lastRowLastColumn="0"/>
          <w:ins w:id="4478" w:author="Miguel Centeno Muñoz" w:date="2014-07-31T00:26: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4479" w:author="Miguel Centeno Muñoz" w:date="2014-07-31T00:26:00Z"/>
                <w:b/>
              </w:rPr>
            </w:pPr>
            <w:ins w:id="4480" w:author="Miguel Centeno Muñoz" w:date="2014-07-31T00:26:00Z">
              <w:r w:rsidRPr="00412093">
                <w:rPr>
                  <w:b/>
                  <w:color w:val="auto"/>
                </w:rPr>
                <w:t>Descripción</w:t>
              </w:r>
            </w:ins>
          </w:p>
        </w:tc>
        <w:tc>
          <w:tcPr>
            <w:tcW w:w="6409" w:type="dxa"/>
          </w:tcPr>
          <w:p w:rsidR="00FA7B5E" w:rsidRPr="00412093" w:rsidRDefault="00FA7B5E">
            <w:pPr>
              <w:spacing w:after="200" w:line="276" w:lineRule="auto"/>
              <w:cnfStyle w:val="000000100000" w:firstRow="0" w:lastRow="0" w:firstColumn="0" w:lastColumn="0" w:oddVBand="0" w:evenVBand="0" w:oddHBand="1" w:evenHBand="0" w:firstRowFirstColumn="0" w:firstRowLastColumn="0" w:lastRowFirstColumn="0" w:lastRowLastColumn="0"/>
              <w:rPr>
                <w:ins w:id="4481" w:author="Miguel Centeno Muñoz" w:date="2014-07-31T00:26:00Z"/>
                <w:i/>
              </w:rPr>
            </w:pPr>
            <w:ins w:id="4482" w:author="Miguel Centeno Muñoz" w:date="2014-07-31T00:26:00Z">
              <w:r>
                <w:t xml:space="preserve">Este atributo representa </w:t>
              </w:r>
              <w:r>
                <w:rPr>
                  <w:i/>
                </w:rPr>
                <w:t>el país de origen del usuario</w:t>
              </w:r>
            </w:ins>
          </w:p>
        </w:tc>
      </w:tr>
      <w:tr w:rsidR="00FA7B5E" w:rsidTr="00AC15B6">
        <w:trPr>
          <w:ins w:id="4483" w:author="Miguel Centeno Muñoz" w:date="2014-07-31T00:26: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4484" w:author="Miguel Centeno Muñoz" w:date="2014-07-31T00:26:00Z"/>
                <w:b/>
              </w:rPr>
            </w:pPr>
            <w:ins w:id="4485" w:author="Miguel Centeno Muñoz" w:date="2014-07-31T00:26:00Z">
              <w:r w:rsidRPr="00412093">
                <w:rPr>
                  <w:b/>
                  <w:color w:val="auto"/>
                </w:rPr>
                <w:t>Tipo</w:t>
              </w:r>
            </w:ins>
          </w:p>
        </w:tc>
        <w:tc>
          <w:tcPr>
            <w:tcW w:w="6409" w:type="dxa"/>
          </w:tcPr>
          <w:p w:rsidR="00FA7B5E" w:rsidRPr="00412093" w:rsidRDefault="00FA7B5E" w:rsidP="00AC15B6">
            <w:pPr>
              <w:spacing w:after="200" w:line="276" w:lineRule="auto"/>
              <w:cnfStyle w:val="000000000000" w:firstRow="0" w:lastRow="0" w:firstColumn="0" w:lastColumn="0" w:oddVBand="0" w:evenVBand="0" w:oddHBand="0" w:evenHBand="0" w:firstRowFirstColumn="0" w:firstRowLastColumn="0" w:lastRowFirstColumn="0" w:lastRowLastColumn="0"/>
              <w:rPr>
                <w:ins w:id="4486" w:author="Miguel Centeno Muñoz" w:date="2014-07-31T00:26:00Z"/>
                <w:rFonts w:ascii="Courier New" w:hAnsi="Courier New" w:cs="Courier New"/>
              </w:rPr>
            </w:pPr>
            <w:ins w:id="4487" w:author="Miguel Centeno Muñoz" w:date="2014-07-31T00:26:00Z">
              <w:r>
                <w:rPr>
                  <w:rFonts w:ascii="Courier New" w:hAnsi="Courier New" w:cs="Courier New"/>
                  <w:color w:val="auto"/>
                </w:rPr>
                <w:t>String</w:t>
              </w:r>
            </w:ins>
          </w:p>
        </w:tc>
      </w:tr>
    </w:tbl>
    <w:p w:rsidR="00FA7B5E" w:rsidRDefault="00FA7B5E">
      <w:pPr>
        <w:rPr>
          <w:ins w:id="4488" w:author="Miguel Centeno Muñoz" w:date="2014-07-31T00:26:00Z"/>
        </w:rPr>
        <w:pPrChange w:id="4489" w:author="Miguel Centeno Muñoz" w:date="2014-07-27T13:12:00Z">
          <w:pPr>
            <w:pStyle w:val="Ttulo3"/>
          </w:pPr>
        </w:pPrChange>
      </w:pPr>
    </w:p>
    <w:p w:rsidR="00FA7B5E" w:rsidRDefault="00FA7B5E">
      <w:pPr>
        <w:rPr>
          <w:ins w:id="4490" w:author="Miguel Centeno Muñoz" w:date="2014-07-31T00:26:00Z"/>
        </w:rPr>
        <w:pPrChange w:id="4491" w:author="Miguel Centeno Muñoz" w:date="2014-07-27T13:12:00Z">
          <w:pPr>
            <w:pStyle w:val="Ttulo3"/>
          </w:pPr>
        </w:pPrChange>
      </w:pPr>
    </w:p>
    <w:p w:rsidR="00FA7B5E" w:rsidRDefault="00FA7B5E">
      <w:pPr>
        <w:rPr>
          <w:ins w:id="4492" w:author="Miguel Centeno Muñoz" w:date="2014-07-31T00:26:00Z"/>
        </w:rPr>
        <w:pPrChange w:id="4493"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FA7B5E" w:rsidTr="00AC15B6">
        <w:trPr>
          <w:cnfStyle w:val="100000000000" w:firstRow="1" w:lastRow="0" w:firstColumn="0" w:lastColumn="0" w:oddVBand="0" w:evenVBand="0" w:oddHBand="0" w:evenHBand="0" w:firstRowFirstColumn="0" w:firstRowLastColumn="0" w:lastRowFirstColumn="0" w:lastRowLastColumn="0"/>
          <w:ins w:id="4494" w:author="Miguel Centeno Muñoz" w:date="2014-07-31T00:26:00Z"/>
        </w:trPr>
        <w:tc>
          <w:tcPr>
            <w:cnfStyle w:val="001000000100" w:firstRow="0" w:lastRow="0" w:firstColumn="1" w:lastColumn="0" w:oddVBand="0" w:evenVBand="0" w:oddHBand="0" w:evenHBand="0" w:firstRowFirstColumn="1" w:firstRowLastColumn="0" w:lastRowFirstColumn="0" w:lastRowLastColumn="0"/>
            <w:tcW w:w="2660" w:type="dxa"/>
          </w:tcPr>
          <w:p w:rsidR="00FA7B5E" w:rsidRPr="00412093" w:rsidRDefault="00FA7B5E" w:rsidP="00AC15B6">
            <w:pPr>
              <w:spacing w:after="200" w:line="276" w:lineRule="auto"/>
              <w:rPr>
                <w:ins w:id="4495" w:author="Miguel Centeno Muñoz" w:date="2014-07-31T00:26:00Z"/>
                <w:b/>
              </w:rPr>
            </w:pPr>
            <w:ins w:id="4496" w:author="Miguel Centeno Muñoz" w:date="2014-07-31T00:26:00Z">
              <w:r w:rsidRPr="00412093">
                <w:rPr>
                  <w:b/>
                  <w:color w:val="auto"/>
                  <w:sz w:val="22"/>
                </w:rPr>
                <w:lastRenderedPageBreak/>
                <w:t>Atributo variable</w:t>
              </w:r>
            </w:ins>
          </w:p>
        </w:tc>
        <w:tc>
          <w:tcPr>
            <w:tcW w:w="6409" w:type="dxa"/>
          </w:tcPr>
          <w:p w:rsidR="00FA7B5E" w:rsidRPr="00412093" w:rsidRDefault="00FA7B5E">
            <w:pPr>
              <w:spacing w:after="200" w:line="276" w:lineRule="auto"/>
              <w:cnfStyle w:val="100000000000" w:firstRow="1" w:lastRow="0" w:firstColumn="0" w:lastColumn="0" w:oddVBand="0" w:evenVBand="0" w:oddHBand="0" w:evenHBand="0" w:firstRowFirstColumn="0" w:firstRowLastColumn="0" w:lastRowFirstColumn="0" w:lastRowLastColumn="0"/>
              <w:rPr>
                <w:ins w:id="4497" w:author="Miguel Centeno Muñoz" w:date="2014-07-31T00:26:00Z"/>
                <w:b/>
              </w:rPr>
            </w:pPr>
            <w:ins w:id="4498" w:author="Miguel Centeno Muñoz" w:date="2014-07-31T00:26:00Z">
              <w:r w:rsidRPr="00412093">
                <w:rPr>
                  <w:b/>
                  <w:color w:val="auto"/>
                  <w:sz w:val="22"/>
                </w:rPr>
                <w:t xml:space="preserve">Usuario:: </w:t>
              </w:r>
              <w:r>
                <w:rPr>
                  <w:b/>
                  <w:color w:val="auto"/>
                  <w:sz w:val="22"/>
                </w:rPr>
                <w:t>imagen_avatar</w:t>
              </w:r>
            </w:ins>
          </w:p>
        </w:tc>
      </w:tr>
      <w:tr w:rsidR="00FA7B5E" w:rsidTr="00AC15B6">
        <w:trPr>
          <w:cnfStyle w:val="000000100000" w:firstRow="0" w:lastRow="0" w:firstColumn="0" w:lastColumn="0" w:oddVBand="0" w:evenVBand="0" w:oddHBand="1" w:evenHBand="0" w:firstRowFirstColumn="0" w:firstRowLastColumn="0" w:lastRowFirstColumn="0" w:lastRowLastColumn="0"/>
          <w:ins w:id="4499" w:author="Miguel Centeno Muñoz" w:date="2014-07-31T00:26: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4500" w:author="Miguel Centeno Muñoz" w:date="2014-07-31T00:26:00Z"/>
                <w:b/>
              </w:rPr>
            </w:pPr>
            <w:ins w:id="4501" w:author="Miguel Centeno Muñoz" w:date="2014-07-31T00:26:00Z">
              <w:r w:rsidRPr="00412093">
                <w:rPr>
                  <w:b/>
                  <w:color w:val="auto"/>
                </w:rPr>
                <w:t>Descripción</w:t>
              </w:r>
            </w:ins>
          </w:p>
        </w:tc>
        <w:tc>
          <w:tcPr>
            <w:tcW w:w="6409" w:type="dxa"/>
          </w:tcPr>
          <w:p w:rsidR="00FA7B5E" w:rsidRPr="00412093" w:rsidRDefault="00FA7B5E">
            <w:pPr>
              <w:spacing w:after="200" w:line="276" w:lineRule="auto"/>
              <w:cnfStyle w:val="000000100000" w:firstRow="0" w:lastRow="0" w:firstColumn="0" w:lastColumn="0" w:oddVBand="0" w:evenVBand="0" w:oddHBand="1" w:evenHBand="0" w:firstRowFirstColumn="0" w:firstRowLastColumn="0" w:lastRowFirstColumn="0" w:lastRowLastColumn="0"/>
              <w:rPr>
                <w:ins w:id="4502" w:author="Miguel Centeno Muñoz" w:date="2014-07-31T00:26:00Z"/>
                <w:i/>
              </w:rPr>
            </w:pPr>
            <w:ins w:id="4503" w:author="Miguel Centeno Muñoz" w:date="2014-07-31T00:26:00Z">
              <w:r>
                <w:t xml:space="preserve">Este atributo representa </w:t>
              </w:r>
              <w:r>
                <w:rPr>
                  <w:i/>
                </w:rPr>
                <w:t>el nombre del fichero de la imagen del cliente</w:t>
              </w:r>
            </w:ins>
          </w:p>
        </w:tc>
      </w:tr>
      <w:tr w:rsidR="00FA7B5E" w:rsidTr="00AC15B6">
        <w:trPr>
          <w:ins w:id="4504" w:author="Miguel Centeno Muñoz" w:date="2014-07-31T00:26: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4505" w:author="Miguel Centeno Muñoz" w:date="2014-07-31T00:26:00Z"/>
                <w:b/>
              </w:rPr>
            </w:pPr>
            <w:ins w:id="4506" w:author="Miguel Centeno Muñoz" w:date="2014-07-31T00:26:00Z">
              <w:r w:rsidRPr="00412093">
                <w:rPr>
                  <w:b/>
                  <w:color w:val="auto"/>
                </w:rPr>
                <w:t>Tipo</w:t>
              </w:r>
            </w:ins>
          </w:p>
        </w:tc>
        <w:tc>
          <w:tcPr>
            <w:tcW w:w="6409" w:type="dxa"/>
          </w:tcPr>
          <w:p w:rsidR="00FA7B5E" w:rsidRPr="00412093" w:rsidRDefault="00FA7B5E" w:rsidP="00AC15B6">
            <w:pPr>
              <w:spacing w:after="200" w:line="276" w:lineRule="auto"/>
              <w:cnfStyle w:val="000000000000" w:firstRow="0" w:lastRow="0" w:firstColumn="0" w:lastColumn="0" w:oddVBand="0" w:evenVBand="0" w:oddHBand="0" w:evenHBand="0" w:firstRowFirstColumn="0" w:firstRowLastColumn="0" w:lastRowFirstColumn="0" w:lastRowLastColumn="0"/>
              <w:rPr>
                <w:ins w:id="4507" w:author="Miguel Centeno Muñoz" w:date="2014-07-31T00:26:00Z"/>
                <w:rFonts w:ascii="Courier New" w:hAnsi="Courier New" w:cs="Courier New"/>
              </w:rPr>
            </w:pPr>
            <w:ins w:id="4508" w:author="Miguel Centeno Muñoz" w:date="2014-07-31T00:26:00Z">
              <w:r>
                <w:rPr>
                  <w:rFonts w:ascii="Courier New" w:hAnsi="Courier New" w:cs="Courier New"/>
                  <w:color w:val="auto"/>
                </w:rPr>
                <w:t>String</w:t>
              </w:r>
            </w:ins>
          </w:p>
        </w:tc>
      </w:tr>
    </w:tbl>
    <w:p w:rsidR="00FA7B5E" w:rsidRDefault="00FA7B5E">
      <w:pPr>
        <w:rPr>
          <w:ins w:id="4509" w:author="Miguel Centeno Muñoz" w:date="2014-07-27T16:53:00Z"/>
        </w:rPr>
        <w:pPrChange w:id="4510" w:author="Miguel Centeno Muñoz" w:date="2014-07-27T13:12:00Z">
          <w:pPr>
            <w:pStyle w:val="Ttulo3"/>
          </w:pPr>
        </w:pPrChange>
      </w:pPr>
    </w:p>
    <w:tbl>
      <w:tblPr>
        <w:tblStyle w:val="Listamedia2-nfasis2"/>
        <w:tblW w:w="0" w:type="auto"/>
        <w:tblLook w:val="04A0" w:firstRow="1" w:lastRow="0" w:firstColumn="1" w:lastColumn="0" w:noHBand="0" w:noVBand="1"/>
        <w:tblPrChange w:id="4511"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4512">
          <w:tblGrid>
            <w:gridCol w:w="4534"/>
            <w:gridCol w:w="4535"/>
          </w:tblGrid>
        </w:tblGridChange>
      </w:tblGrid>
      <w:tr w:rsidR="00865D3C" w:rsidTr="00865D3C">
        <w:trPr>
          <w:cnfStyle w:val="100000000000" w:firstRow="1" w:lastRow="0" w:firstColumn="0" w:lastColumn="0" w:oddVBand="0" w:evenVBand="0" w:oddHBand="0" w:evenHBand="0" w:firstRowFirstColumn="0" w:firstRowLastColumn="0" w:lastRowFirstColumn="0" w:lastRowLastColumn="0"/>
          <w:ins w:id="4513" w:author="Miguel Centeno Muñoz" w:date="2014-07-27T22:36:00Z"/>
        </w:trPr>
        <w:tc>
          <w:tcPr>
            <w:cnfStyle w:val="001000000100" w:firstRow="0" w:lastRow="0" w:firstColumn="1" w:lastColumn="0" w:oddVBand="0" w:evenVBand="0" w:oddHBand="0" w:evenHBand="0" w:firstRowFirstColumn="1" w:firstRowLastColumn="0" w:lastRowFirstColumn="0" w:lastRowLastColumn="0"/>
            <w:tcW w:w="2660" w:type="dxa"/>
            <w:tcPrChange w:id="4514" w:author="Miguel Centeno Muñoz" w:date="2014-07-27T22:38:00Z">
              <w:tcPr>
                <w:tcW w:w="4534" w:type="dxa"/>
              </w:tcPr>
            </w:tcPrChange>
          </w:tcPr>
          <w:p w:rsidR="00865D3C" w:rsidRPr="00A1549B"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4515" w:author="Miguel Centeno Muñoz" w:date="2014-07-27T22:36:00Z"/>
                <w:b/>
                <w:rPrChange w:id="4516" w:author="Miguel Centeno Muñoz" w:date="2014-07-27T22:39:00Z">
                  <w:rPr>
                    <w:ins w:id="4517" w:author="Miguel Centeno Muñoz" w:date="2014-07-27T22:36:00Z"/>
                    <w:rFonts w:eastAsiaTheme="minorHAnsi" w:cstheme="minorBidi"/>
                    <w:color w:val="auto"/>
                    <w:sz w:val="22"/>
                    <w:szCs w:val="22"/>
                  </w:rPr>
                </w:rPrChange>
              </w:rPr>
            </w:pPr>
            <w:ins w:id="4518" w:author="Miguel Centeno Muñoz" w:date="2014-07-27T22:36:00Z">
              <w:r w:rsidRPr="00A1549B">
                <w:rPr>
                  <w:b/>
                  <w:color w:val="auto"/>
                  <w:sz w:val="22"/>
                  <w:rPrChange w:id="4519" w:author="Miguel Centeno Muñoz" w:date="2014-07-27T22:39:00Z">
                    <w:rPr>
                      <w:b/>
                      <w:bCs/>
                      <w:color w:val="C0504D" w:themeColor="accent2"/>
                      <w:sz w:val="32"/>
                    </w:rPr>
                  </w:rPrChange>
                </w:rPr>
                <w:t>Expresión de invariante</w:t>
              </w:r>
            </w:ins>
          </w:p>
        </w:tc>
        <w:tc>
          <w:tcPr>
            <w:tcW w:w="6409" w:type="dxa"/>
            <w:tcPrChange w:id="4520" w:author="Miguel Centeno Muñoz" w:date="2014-07-27T22:38:00Z">
              <w:tcPr>
                <w:tcW w:w="4535" w:type="dxa"/>
              </w:tcPr>
            </w:tcPrChange>
          </w:tcPr>
          <w:p w:rsidR="00865D3C" w:rsidRPr="007F6488"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4521" w:author="Miguel Centeno Muñoz" w:date="2014-07-27T22:36:00Z"/>
                <w:b/>
                <w:rPrChange w:id="4522" w:author="Miguel Centeno Muñoz" w:date="2014-07-27T22:39:00Z">
                  <w:rPr>
                    <w:ins w:id="4523" w:author="Miguel Centeno Muñoz" w:date="2014-07-27T22:36:00Z"/>
                    <w:rFonts w:eastAsiaTheme="minorHAnsi" w:cstheme="minorBidi"/>
                    <w:color w:val="auto"/>
                    <w:sz w:val="22"/>
                    <w:szCs w:val="22"/>
                  </w:rPr>
                </w:rPrChange>
              </w:rPr>
            </w:pPr>
            <w:ins w:id="4524" w:author="Miguel Centeno Muñoz" w:date="2014-07-27T22:36:00Z">
              <w:r w:rsidRPr="007F6488">
                <w:rPr>
                  <w:b/>
                  <w:color w:val="auto"/>
                  <w:sz w:val="22"/>
                  <w:rPrChange w:id="4525" w:author="Miguel Centeno Muñoz" w:date="2014-07-27T22:39:00Z">
                    <w:rPr>
                      <w:b/>
                      <w:bCs/>
                      <w:color w:val="C0504D" w:themeColor="accent2"/>
                      <w:sz w:val="32"/>
                    </w:rPr>
                  </w:rPrChange>
                </w:rPr>
                <w:t>Usuario:: Unicidad de los nombres de usuario</w:t>
              </w:r>
            </w:ins>
          </w:p>
        </w:tc>
      </w:tr>
      <w:tr w:rsidR="00865D3C" w:rsidTr="00865D3C">
        <w:trPr>
          <w:cnfStyle w:val="000000100000" w:firstRow="0" w:lastRow="0" w:firstColumn="0" w:lastColumn="0" w:oddVBand="0" w:evenVBand="0" w:oddHBand="1" w:evenHBand="0" w:firstRowFirstColumn="0" w:firstRowLastColumn="0" w:lastRowFirstColumn="0" w:lastRowLastColumn="0"/>
          <w:ins w:id="4526" w:author="Miguel Centeno Muñoz" w:date="2014-07-27T22:36:00Z"/>
        </w:trPr>
        <w:tc>
          <w:tcPr>
            <w:cnfStyle w:val="001000000000" w:firstRow="0" w:lastRow="0" w:firstColumn="1" w:lastColumn="0" w:oddVBand="0" w:evenVBand="0" w:oddHBand="0" w:evenHBand="0" w:firstRowFirstColumn="0" w:firstRowLastColumn="0" w:lastRowFirstColumn="0" w:lastRowLastColumn="0"/>
            <w:tcW w:w="2660" w:type="dxa"/>
            <w:tcPrChange w:id="4527" w:author="Miguel Centeno Muñoz" w:date="2014-07-27T22:38:00Z">
              <w:tcPr>
                <w:tcW w:w="4534" w:type="dxa"/>
              </w:tcPr>
            </w:tcPrChange>
          </w:tcPr>
          <w:p w:rsidR="00865D3C" w:rsidRPr="00A1549B"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4528" w:author="Miguel Centeno Muñoz" w:date="2014-07-27T22:36:00Z"/>
                <w:b/>
                <w:rPrChange w:id="4529" w:author="Miguel Centeno Muñoz" w:date="2014-07-27T22:39:00Z">
                  <w:rPr>
                    <w:ins w:id="4530" w:author="Miguel Centeno Muñoz" w:date="2014-07-27T22:36:00Z"/>
                    <w:rFonts w:eastAsiaTheme="minorHAnsi" w:cstheme="minorBidi"/>
                    <w:color w:val="auto"/>
                  </w:rPr>
                </w:rPrChange>
              </w:rPr>
            </w:pPr>
            <w:ins w:id="4531" w:author="Miguel Centeno Muñoz" w:date="2014-07-27T22:37:00Z">
              <w:r w:rsidRPr="00A1549B">
                <w:rPr>
                  <w:b/>
                  <w:color w:val="auto"/>
                  <w:rPrChange w:id="4532" w:author="Miguel Centeno Muñoz" w:date="2014-07-27T22:39:00Z">
                    <w:rPr>
                      <w:b/>
                      <w:bCs/>
                      <w:color w:val="C0504D" w:themeColor="accent2"/>
                      <w:sz w:val="32"/>
                    </w:rPr>
                  </w:rPrChange>
                </w:rPr>
                <w:t>Descripción</w:t>
              </w:r>
            </w:ins>
          </w:p>
        </w:tc>
        <w:tc>
          <w:tcPr>
            <w:tcW w:w="6409" w:type="dxa"/>
            <w:tcPrChange w:id="4533" w:author="Miguel Centeno Muñoz" w:date="2014-07-27T22:38:00Z">
              <w:tcPr>
                <w:tcW w:w="4535" w:type="dxa"/>
              </w:tcPr>
            </w:tcPrChange>
          </w:tcPr>
          <w:p w:rsidR="00865D3C" w:rsidRDefault="00865D3C" w:rsidP="00D40919">
            <w:pPr>
              <w:cnfStyle w:val="000000100000" w:firstRow="0" w:lastRow="0" w:firstColumn="0" w:lastColumn="0" w:oddVBand="0" w:evenVBand="0" w:oddHBand="1" w:evenHBand="0" w:firstRowFirstColumn="0" w:firstRowLastColumn="0" w:lastRowFirstColumn="0" w:lastRowLastColumn="0"/>
              <w:rPr>
                <w:ins w:id="4534" w:author="Miguel Centeno Muñoz" w:date="2014-07-27T22:36:00Z"/>
              </w:rPr>
            </w:pPr>
            <w:ins w:id="4535" w:author="Miguel Centeno Muñoz" w:date="2014-07-27T22:37:00Z">
              <w:r>
                <w:t>No pueden existir dos usuarios con el mismo login</w:t>
              </w:r>
            </w:ins>
          </w:p>
        </w:tc>
      </w:tr>
      <w:tr w:rsidR="00865D3C" w:rsidTr="00865D3C">
        <w:trPr>
          <w:ins w:id="4536" w:author="Miguel Centeno Muñoz" w:date="2014-07-27T22:37:00Z"/>
        </w:trPr>
        <w:tc>
          <w:tcPr>
            <w:cnfStyle w:val="001000000000" w:firstRow="0" w:lastRow="0" w:firstColumn="1" w:lastColumn="0" w:oddVBand="0" w:evenVBand="0" w:oddHBand="0" w:evenHBand="0" w:firstRowFirstColumn="0" w:firstRowLastColumn="0" w:lastRowFirstColumn="0" w:lastRowLastColumn="0"/>
            <w:tcW w:w="2660" w:type="dxa"/>
            <w:tcPrChange w:id="4537" w:author="Miguel Centeno Muñoz" w:date="2014-07-27T22:38:00Z">
              <w:tcPr>
                <w:tcW w:w="4534" w:type="dxa"/>
              </w:tcPr>
            </w:tcPrChange>
          </w:tcPr>
          <w:p w:rsidR="00865D3C" w:rsidRPr="00A1549B" w:rsidRDefault="00865D3C" w:rsidP="00D40919">
            <w:pPr>
              <w:spacing w:after="200" w:line="276" w:lineRule="auto"/>
              <w:rPr>
                <w:ins w:id="4538" w:author="Miguel Centeno Muñoz" w:date="2014-07-27T22:37:00Z"/>
                <w:b/>
                <w:rPrChange w:id="4539" w:author="Miguel Centeno Muñoz" w:date="2014-07-27T22:39:00Z">
                  <w:rPr>
                    <w:ins w:id="4540" w:author="Miguel Centeno Muñoz" w:date="2014-07-27T22:37:00Z"/>
                    <w:rFonts w:eastAsiaTheme="minorHAnsi" w:cstheme="minorBidi"/>
                    <w:color w:val="auto"/>
                  </w:rPr>
                </w:rPrChange>
              </w:rPr>
            </w:pPr>
            <w:ins w:id="4541" w:author="Miguel Centeno Muñoz" w:date="2014-07-27T22:37:00Z">
              <w:r w:rsidRPr="00A1549B">
                <w:rPr>
                  <w:b/>
                  <w:color w:val="auto"/>
                  <w:rPrChange w:id="4542" w:author="Miguel Centeno Muñoz" w:date="2014-07-27T22:39:00Z">
                    <w:rPr>
                      <w:b/>
                      <w:bCs/>
                      <w:color w:val="C0504D" w:themeColor="accent2"/>
                      <w:sz w:val="32"/>
                    </w:rPr>
                  </w:rPrChange>
                </w:rPr>
                <w:t>Comentarios</w:t>
              </w:r>
            </w:ins>
          </w:p>
        </w:tc>
        <w:tc>
          <w:tcPr>
            <w:tcW w:w="6409" w:type="dxa"/>
            <w:tcPrChange w:id="4543" w:author="Miguel Centeno Muñoz" w:date="2014-07-27T22:38:00Z">
              <w:tcPr>
                <w:tcW w:w="4535" w:type="dxa"/>
              </w:tcPr>
            </w:tcPrChange>
          </w:tcPr>
          <w:p w:rsidR="00865D3C" w:rsidRDefault="00865D3C" w:rsidP="00D40919">
            <w:pPr>
              <w:cnfStyle w:val="000000000000" w:firstRow="0" w:lastRow="0" w:firstColumn="0" w:lastColumn="0" w:oddVBand="0" w:evenVBand="0" w:oddHBand="0" w:evenHBand="0" w:firstRowFirstColumn="0" w:firstRowLastColumn="0" w:lastRowFirstColumn="0" w:lastRowLastColumn="0"/>
              <w:rPr>
                <w:ins w:id="4544" w:author="Miguel Centeno Muñoz" w:date="2014-07-27T22:37:00Z"/>
              </w:rPr>
            </w:pPr>
            <w:ins w:id="4545" w:author="Miguel Centeno Muñoz" w:date="2014-07-27T22:37:00Z">
              <w:r>
                <w:t>El nombre de usuario es el atributo login</w:t>
              </w:r>
            </w:ins>
          </w:p>
        </w:tc>
      </w:tr>
    </w:tbl>
    <w:p w:rsidR="00F87E9D" w:rsidRDefault="00F87E9D">
      <w:pPr>
        <w:rPr>
          <w:ins w:id="4546" w:author="Miguel Centeno Muñoz" w:date="2014-07-27T16:53:00Z"/>
        </w:rPr>
        <w:pPrChange w:id="4547" w:author="Miguel Centeno Muñoz" w:date="2014-07-27T13:12:00Z">
          <w:pPr>
            <w:pStyle w:val="Ttulo3"/>
          </w:pPr>
        </w:pPrChange>
      </w:pPr>
    </w:p>
    <w:p w:rsidR="00F87E9D" w:rsidRDefault="00490FAF">
      <w:pPr>
        <w:pStyle w:val="Ttulo5"/>
        <w:ind w:left="708" w:firstLine="708"/>
        <w:rPr>
          <w:ins w:id="4548" w:author="Miguel Centeno Muñoz" w:date="2014-07-27T16:53:00Z"/>
        </w:rPr>
        <w:pPrChange w:id="4549" w:author="Miguel Centeno Muñoz" w:date="2014-07-27T23:08:00Z">
          <w:pPr>
            <w:pStyle w:val="Ttulo3"/>
          </w:pPr>
        </w:pPrChange>
      </w:pPr>
      <w:ins w:id="4550" w:author="Miguel Centeno Muñoz" w:date="2014-07-27T23:08:00Z">
        <w:r>
          <w:t>7.1.</w:t>
        </w:r>
      </w:ins>
      <w:ins w:id="4551" w:author="Miguel Centeno Muñoz" w:date="2014-07-31T00:16:00Z">
        <w:r w:rsidR="002B1AC0">
          <w:t>2</w:t>
        </w:r>
      </w:ins>
      <w:ins w:id="4552" w:author="Miguel Centeno Muñoz" w:date="2014-07-27T23:08:00Z">
        <w:r>
          <w:t>.2.- Subsistema de Gestión de Rutas</w:t>
        </w:r>
      </w:ins>
    </w:p>
    <w:tbl>
      <w:tblPr>
        <w:tblStyle w:val="Listamedia2-nfasis2"/>
        <w:tblW w:w="0" w:type="auto"/>
        <w:tblLook w:val="04A0" w:firstRow="1" w:lastRow="0" w:firstColumn="1" w:lastColumn="0" w:noHBand="0" w:noVBand="1"/>
        <w:tblPrChange w:id="4553" w:author="Miguel Centeno Muñoz" w:date="2014-07-31T00:29:00Z">
          <w:tblPr>
            <w:tblStyle w:val="Tablaconcuadrcula"/>
            <w:tblW w:w="0" w:type="auto"/>
            <w:tblLook w:val="04A0" w:firstRow="1" w:lastRow="0" w:firstColumn="1" w:lastColumn="0" w:noHBand="0" w:noVBand="1"/>
          </w:tblPr>
        </w:tblPrChange>
      </w:tblPr>
      <w:tblGrid>
        <w:gridCol w:w="2235"/>
        <w:gridCol w:w="6834"/>
        <w:tblGridChange w:id="4554">
          <w:tblGrid>
            <w:gridCol w:w="108"/>
            <w:gridCol w:w="2235"/>
            <w:gridCol w:w="2191"/>
            <w:gridCol w:w="4535"/>
            <w:gridCol w:w="108"/>
          </w:tblGrid>
        </w:tblGridChange>
      </w:tblGrid>
      <w:tr w:rsidR="00490FAF" w:rsidRPr="00FA7B5E" w:rsidTr="00FA7B5E">
        <w:trPr>
          <w:cnfStyle w:val="100000000000" w:firstRow="1" w:lastRow="0" w:firstColumn="0" w:lastColumn="0" w:oddVBand="0" w:evenVBand="0" w:oddHBand="0" w:evenHBand="0" w:firstRowFirstColumn="0" w:firstRowLastColumn="0" w:lastRowFirstColumn="0" w:lastRowLastColumn="0"/>
          <w:ins w:id="4555" w:author="Miguel Centeno Muñoz" w:date="2014-07-27T23:09:00Z"/>
          <w:trPrChange w:id="4556" w:author="Miguel Centeno Muñoz" w:date="2014-07-31T00:29:00Z">
            <w:trPr>
              <w:gridAfter w:val="0"/>
            </w:trPr>
          </w:trPrChange>
        </w:trPr>
        <w:tc>
          <w:tcPr>
            <w:cnfStyle w:val="001000000100" w:firstRow="0" w:lastRow="0" w:firstColumn="1" w:lastColumn="0" w:oddVBand="0" w:evenVBand="0" w:oddHBand="0" w:evenHBand="0" w:firstRowFirstColumn="1" w:firstRowLastColumn="0" w:lastRowFirstColumn="0" w:lastRowLastColumn="0"/>
            <w:tcW w:w="2235" w:type="dxa"/>
            <w:tcPrChange w:id="4557" w:author="Miguel Centeno Muñoz" w:date="2014-07-31T00:29:00Z">
              <w:tcPr>
                <w:tcW w:w="4534" w:type="dxa"/>
                <w:gridSpan w:val="3"/>
              </w:tcPr>
            </w:tcPrChange>
          </w:tcPr>
          <w:p w:rsidR="00490FAF" w:rsidRPr="00FA7B5E" w:rsidRDefault="00FA7B5E">
            <w:pPr>
              <w:cnfStyle w:val="101000000100" w:firstRow="1" w:lastRow="0" w:firstColumn="1" w:lastColumn="0" w:oddVBand="0" w:evenVBand="0" w:oddHBand="0" w:evenHBand="0" w:firstRowFirstColumn="1" w:firstRowLastColumn="0" w:lastRowFirstColumn="0" w:lastRowLastColumn="0"/>
              <w:rPr>
                <w:ins w:id="4558" w:author="Miguel Centeno Muñoz" w:date="2014-07-27T23:09:00Z"/>
                <w:b/>
                <w:rPrChange w:id="4559" w:author="Miguel Centeno Muñoz" w:date="2014-07-31T00:30:00Z">
                  <w:rPr>
                    <w:ins w:id="4560" w:author="Miguel Centeno Muñoz" w:date="2014-07-27T23:09:00Z"/>
                    <w:rFonts w:eastAsiaTheme="minorHAnsi" w:cstheme="minorBidi"/>
                    <w:color w:val="auto"/>
                    <w:sz w:val="22"/>
                    <w:szCs w:val="22"/>
                  </w:rPr>
                </w:rPrChange>
              </w:rPr>
              <w:pPrChange w:id="4561" w:author="Miguel Centeno Muñoz" w:date="2014-07-31T00:30:00Z">
                <w:pPr>
                  <w:spacing w:after="200" w:line="276" w:lineRule="auto"/>
                  <w:cnfStyle w:val="101000000100" w:firstRow="1" w:lastRow="0" w:firstColumn="1" w:lastColumn="0" w:oddVBand="0" w:evenVBand="0" w:oddHBand="0" w:evenHBand="0" w:firstRowFirstColumn="1" w:firstRowLastColumn="0" w:lastRowFirstColumn="0" w:lastRowLastColumn="0"/>
                </w:pPr>
              </w:pPrChange>
            </w:pPr>
            <w:ins w:id="4562" w:author="Miguel Centeno Muñoz" w:date="2014-07-27T23:09:00Z">
              <w:r w:rsidRPr="00FA7B5E">
                <w:rPr>
                  <w:b/>
                  <w:rPrChange w:id="4563" w:author="Miguel Centeno Muñoz" w:date="2014-07-31T00:30:00Z">
                    <w:rPr/>
                  </w:rPrChange>
                </w:rPr>
                <w:t>TYP-000</w:t>
              </w:r>
            </w:ins>
            <w:ins w:id="4564" w:author="Miguel Centeno Muñoz" w:date="2014-07-31T00:25:00Z">
              <w:r w:rsidRPr="00FA7B5E">
                <w:rPr>
                  <w:b/>
                  <w:rPrChange w:id="4565" w:author="Miguel Centeno Muñoz" w:date="2014-07-31T00:30:00Z">
                    <w:rPr/>
                  </w:rPrChange>
                </w:rPr>
                <w:t>2</w:t>
              </w:r>
            </w:ins>
          </w:p>
        </w:tc>
        <w:tc>
          <w:tcPr>
            <w:tcW w:w="6834" w:type="dxa"/>
            <w:tcPrChange w:id="4566" w:author="Miguel Centeno Muñoz" w:date="2014-07-31T00:29:00Z">
              <w:tcPr>
                <w:tcW w:w="4535" w:type="dxa"/>
              </w:tcPr>
            </w:tcPrChange>
          </w:tcPr>
          <w:p w:rsidR="00490FAF" w:rsidRPr="00FA7B5E" w:rsidRDefault="00F11A39">
            <w:pPr>
              <w:cnfStyle w:val="100000000000" w:firstRow="1" w:lastRow="0" w:firstColumn="0" w:lastColumn="0" w:oddVBand="0" w:evenVBand="0" w:oddHBand="0" w:evenHBand="0" w:firstRowFirstColumn="0" w:firstRowLastColumn="0" w:lastRowFirstColumn="0" w:lastRowLastColumn="0"/>
              <w:rPr>
                <w:ins w:id="4567" w:author="Miguel Centeno Muñoz" w:date="2014-07-27T23:09:00Z"/>
                <w:b/>
                <w:rPrChange w:id="4568" w:author="Miguel Centeno Muñoz" w:date="2014-07-31T00:30:00Z">
                  <w:rPr>
                    <w:ins w:id="4569" w:author="Miguel Centeno Muñoz" w:date="2014-07-27T23:09:00Z"/>
                    <w:rFonts w:eastAsiaTheme="minorHAnsi" w:cstheme="minorBidi"/>
                    <w:color w:val="auto"/>
                    <w:sz w:val="22"/>
                    <w:szCs w:val="22"/>
                  </w:rPr>
                </w:rPrChange>
              </w:rPr>
              <w:pPrChange w:id="4570" w:author="Miguel Centeno Muñoz" w:date="2014-07-31T00:30: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4571" w:author="Miguel Centeno Muñoz" w:date="2014-07-27T23:13:00Z">
              <w:r w:rsidRPr="00FA7B5E">
                <w:rPr>
                  <w:b/>
                  <w:color w:val="auto"/>
                  <w:sz w:val="22"/>
                  <w:rPrChange w:id="4572" w:author="Miguel Centeno Muñoz" w:date="2014-07-31T00:30:00Z">
                    <w:rPr>
                      <w:b/>
                      <w:bCs/>
                      <w:color w:val="C0504D" w:themeColor="accent2"/>
                      <w:sz w:val="32"/>
                    </w:rPr>
                  </w:rPrChange>
                </w:rPr>
                <w:t>Ruta</w:t>
              </w:r>
            </w:ins>
          </w:p>
        </w:tc>
      </w:tr>
      <w:tr w:rsidR="009860E8" w:rsidTr="00FA7B5E">
        <w:trPr>
          <w:cnfStyle w:val="000000100000" w:firstRow="0" w:lastRow="0" w:firstColumn="0" w:lastColumn="0" w:oddVBand="0" w:evenVBand="0" w:oddHBand="1" w:evenHBand="0" w:firstRowFirstColumn="0" w:firstRowLastColumn="0" w:lastRowFirstColumn="0" w:lastRowLastColumn="0"/>
          <w:ins w:id="4573" w:author="Miguel Centeno Muñoz" w:date="2014-07-27T23:09:00Z"/>
          <w:trPrChange w:id="4574" w:author="Miguel Centeno Muñoz" w:date="2014-07-31T00:29:00Z">
            <w:trPr>
              <w:gridAfter w:val="0"/>
            </w:trPr>
          </w:trPrChange>
        </w:trPr>
        <w:tc>
          <w:tcPr>
            <w:cnfStyle w:val="001000000000" w:firstRow="0" w:lastRow="0" w:firstColumn="1" w:lastColumn="0" w:oddVBand="0" w:evenVBand="0" w:oddHBand="0" w:evenHBand="0" w:firstRowFirstColumn="0" w:firstRowLastColumn="0" w:lastRowFirstColumn="0" w:lastRowLastColumn="0"/>
            <w:tcW w:w="2235" w:type="dxa"/>
            <w:tcPrChange w:id="4575" w:author="Miguel Centeno Muñoz" w:date="2014-07-31T00:29:00Z">
              <w:tcPr>
                <w:tcW w:w="4534" w:type="dxa"/>
                <w:gridSpan w:val="3"/>
              </w:tcPr>
            </w:tcPrChange>
          </w:tcPr>
          <w:p w:rsidR="009860E8" w:rsidRPr="00FA7B5E" w:rsidRDefault="009860E8">
            <w:pPr>
              <w:cnfStyle w:val="001000100000" w:firstRow="0" w:lastRow="0" w:firstColumn="1" w:lastColumn="0" w:oddVBand="0" w:evenVBand="0" w:oddHBand="1" w:evenHBand="0" w:firstRowFirstColumn="0" w:firstRowLastColumn="0" w:lastRowFirstColumn="0" w:lastRowLastColumn="0"/>
              <w:rPr>
                <w:ins w:id="4576" w:author="Miguel Centeno Muñoz" w:date="2014-07-27T23:09:00Z"/>
                <w:b/>
                <w:rPrChange w:id="4577" w:author="Miguel Centeno Muñoz" w:date="2014-07-31T00:30:00Z">
                  <w:rPr>
                    <w:ins w:id="4578" w:author="Miguel Centeno Muñoz" w:date="2014-07-27T23:09:00Z"/>
                    <w:rFonts w:eastAsiaTheme="minorHAnsi" w:cstheme="minorBidi"/>
                    <w:color w:val="auto"/>
                  </w:rPr>
                </w:rPrChange>
              </w:rPr>
              <w:pPrChange w:id="4579" w:author="Miguel Centeno Muñoz" w:date="2014-07-31T00:30:00Z">
                <w:pPr>
                  <w:spacing w:after="200" w:line="276" w:lineRule="auto"/>
                  <w:cnfStyle w:val="001000100000" w:firstRow="0" w:lastRow="0" w:firstColumn="1" w:lastColumn="0" w:oddVBand="0" w:evenVBand="0" w:oddHBand="1" w:evenHBand="0" w:firstRowFirstColumn="0" w:firstRowLastColumn="0" w:lastRowFirstColumn="0" w:lastRowLastColumn="0"/>
                </w:pPr>
              </w:pPrChange>
            </w:pPr>
            <w:ins w:id="4580" w:author="Miguel Centeno Muñoz" w:date="2014-07-27T23:13:00Z">
              <w:r w:rsidRPr="00FA7B5E">
                <w:rPr>
                  <w:b/>
                  <w:color w:val="auto"/>
                  <w:rPrChange w:id="4581" w:author="Miguel Centeno Muñoz" w:date="2014-07-31T00:30:00Z">
                    <w:rPr>
                      <w:b/>
                      <w:bCs/>
                      <w:color w:val="C0504D" w:themeColor="accent2"/>
                      <w:sz w:val="32"/>
                    </w:rPr>
                  </w:rPrChange>
                </w:rPr>
                <w:t>Versión</w:t>
              </w:r>
            </w:ins>
          </w:p>
        </w:tc>
        <w:tc>
          <w:tcPr>
            <w:tcW w:w="6834" w:type="dxa"/>
            <w:tcPrChange w:id="4582" w:author="Miguel Centeno Muñoz" w:date="2014-07-31T00:29:00Z">
              <w:tcPr>
                <w:tcW w:w="4535" w:type="dxa"/>
              </w:tcPr>
            </w:tcPrChange>
          </w:tcPr>
          <w:p w:rsidR="009860E8" w:rsidRDefault="009860E8">
            <w:pPr>
              <w:cnfStyle w:val="000000100000" w:firstRow="0" w:lastRow="0" w:firstColumn="0" w:lastColumn="0" w:oddVBand="0" w:evenVBand="0" w:oddHBand="1" w:evenHBand="0" w:firstRowFirstColumn="0" w:firstRowLastColumn="0" w:lastRowFirstColumn="0" w:lastRowLastColumn="0"/>
              <w:rPr>
                <w:ins w:id="4583" w:author="Miguel Centeno Muñoz" w:date="2014-07-27T23:09:00Z"/>
              </w:rPr>
            </w:pPr>
            <w:ins w:id="4584" w:author="Miguel Centeno Muñoz" w:date="2014-07-27T23:22:00Z">
              <w:r>
                <w:t>1.0(27/07/2014)</w:t>
              </w:r>
            </w:ins>
          </w:p>
        </w:tc>
      </w:tr>
      <w:tr w:rsidR="00FA7B5E" w:rsidTr="00FA7B5E">
        <w:trPr>
          <w:ins w:id="4585" w:author="Miguel Centeno Muñoz" w:date="2014-07-27T23:13:00Z"/>
        </w:trPr>
        <w:tc>
          <w:tcPr>
            <w:cnfStyle w:val="001000000000" w:firstRow="0" w:lastRow="0" w:firstColumn="1" w:lastColumn="0" w:oddVBand="0" w:evenVBand="0" w:oddHBand="0" w:evenHBand="0" w:firstRowFirstColumn="0" w:firstRowLastColumn="0" w:lastRowFirstColumn="0" w:lastRowLastColumn="0"/>
            <w:tcW w:w="2235" w:type="dxa"/>
          </w:tcPr>
          <w:p w:rsidR="009860E8" w:rsidRPr="00FA7B5E" w:rsidRDefault="009860E8">
            <w:pPr>
              <w:rPr>
                <w:ins w:id="4586" w:author="Miguel Centeno Muñoz" w:date="2014-07-27T23:13:00Z"/>
                <w:b/>
                <w:rPrChange w:id="4587" w:author="Miguel Centeno Muñoz" w:date="2014-07-31T00:30:00Z">
                  <w:rPr>
                    <w:ins w:id="4588" w:author="Miguel Centeno Muñoz" w:date="2014-07-27T23:13:00Z"/>
                    <w:rFonts w:eastAsiaTheme="minorHAnsi" w:cstheme="minorBidi"/>
                    <w:color w:val="auto"/>
                  </w:rPr>
                </w:rPrChange>
              </w:rPr>
              <w:pPrChange w:id="4589" w:author="Miguel Centeno Muñoz" w:date="2014-07-31T00:30:00Z">
                <w:pPr>
                  <w:spacing w:after="200" w:line="276" w:lineRule="auto"/>
                </w:pPr>
              </w:pPrChange>
            </w:pPr>
            <w:ins w:id="4590" w:author="Miguel Centeno Muñoz" w:date="2014-07-27T23:13:00Z">
              <w:r w:rsidRPr="00FA7B5E">
                <w:rPr>
                  <w:b/>
                  <w:color w:val="auto"/>
                  <w:rPrChange w:id="4591" w:author="Miguel Centeno Muñoz" w:date="2014-07-31T00:30:00Z">
                    <w:rPr>
                      <w:b/>
                      <w:bCs/>
                      <w:color w:val="C0504D" w:themeColor="accent2"/>
                      <w:sz w:val="32"/>
                    </w:rPr>
                  </w:rPrChange>
                </w:rPr>
                <w:t>Autores</w:t>
              </w:r>
            </w:ins>
          </w:p>
        </w:tc>
        <w:tc>
          <w:tcPr>
            <w:tcW w:w="6834" w:type="dxa"/>
          </w:tcPr>
          <w:p w:rsidR="009860E8" w:rsidRDefault="009860E8">
            <w:pPr>
              <w:cnfStyle w:val="000000000000" w:firstRow="0" w:lastRow="0" w:firstColumn="0" w:lastColumn="0" w:oddVBand="0" w:evenVBand="0" w:oddHBand="0" w:evenHBand="0" w:firstRowFirstColumn="0" w:firstRowLastColumn="0" w:lastRowFirstColumn="0" w:lastRowLastColumn="0"/>
              <w:rPr>
                <w:ins w:id="4592" w:author="Miguel Centeno Muñoz" w:date="2014-07-27T23:13:00Z"/>
              </w:rPr>
            </w:pPr>
            <w:ins w:id="4593" w:author="Miguel Centeno Muñoz" w:date="2014-07-27T23:22:00Z">
              <w:r>
                <w:t>Miguel Centeno Muñoz</w:t>
              </w:r>
            </w:ins>
          </w:p>
        </w:tc>
      </w:tr>
      <w:tr w:rsidR="009860E8" w:rsidTr="00FA7B5E">
        <w:trPr>
          <w:cnfStyle w:val="000000100000" w:firstRow="0" w:lastRow="0" w:firstColumn="0" w:lastColumn="0" w:oddVBand="0" w:evenVBand="0" w:oddHBand="1" w:evenHBand="0" w:firstRowFirstColumn="0" w:firstRowLastColumn="0" w:lastRowFirstColumn="0" w:lastRowLastColumn="0"/>
          <w:ins w:id="4594" w:author="Miguel Centeno Muñoz" w:date="2014-07-27T23:13:00Z"/>
          <w:trPrChange w:id="4595" w:author="Miguel Centeno Muñoz" w:date="2014-07-31T00:29:00Z">
            <w:trPr>
              <w:gridAfter w:val="0"/>
            </w:trPr>
          </w:trPrChange>
        </w:trPr>
        <w:tc>
          <w:tcPr>
            <w:cnfStyle w:val="001000000000" w:firstRow="0" w:lastRow="0" w:firstColumn="1" w:lastColumn="0" w:oddVBand="0" w:evenVBand="0" w:oddHBand="0" w:evenHBand="0" w:firstRowFirstColumn="0" w:firstRowLastColumn="0" w:lastRowFirstColumn="0" w:lastRowLastColumn="0"/>
            <w:tcW w:w="2235" w:type="dxa"/>
            <w:tcPrChange w:id="4596" w:author="Miguel Centeno Muñoz" w:date="2014-07-31T00:29:00Z">
              <w:tcPr>
                <w:tcW w:w="4534" w:type="dxa"/>
                <w:gridSpan w:val="3"/>
              </w:tcPr>
            </w:tcPrChange>
          </w:tcPr>
          <w:p w:rsidR="009860E8" w:rsidRPr="00FA7B5E" w:rsidRDefault="009860E8">
            <w:pPr>
              <w:cnfStyle w:val="001000100000" w:firstRow="0" w:lastRow="0" w:firstColumn="1" w:lastColumn="0" w:oddVBand="0" w:evenVBand="0" w:oddHBand="1" w:evenHBand="0" w:firstRowFirstColumn="0" w:firstRowLastColumn="0" w:lastRowFirstColumn="0" w:lastRowLastColumn="0"/>
              <w:rPr>
                <w:ins w:id="4597" w:author="Miguel Centeno Muñoz" w:date="2014-07-27T23:13:00Z"/>
                <w:b/>
                <w:rPrChange w:id="4598" w:author="Miguel Centeno Muñoz" w:date="2014-07-31T00:30:00Z">
                  <w:rPr>
                    <w:ins w:id="4599" w:author="Miguel Centeno Muñoz" w:date="2014-07-27T23:13:00Z"/>
                    <w:rFonts w:eastAsiaTheme="minorHAnsi" w:cstheme="minorBidi"/>
                    <w:color w:val="auto"/>
                  </w:rPr>
                </w:rPrChange>
              </w:rPr>
              <w:pPrChange w:id="4600" w:author="Miguel Centeno Muñoz" w:date="2014-07-31T00:30:00Z">
                <w:pPr>
                  <w:spacing w:after="200" w:line="276" w:lineRule="auto"/>
                  <w:cnfStyle w:val="001000100000" w:firstRow="0" w:lastRow="0" w:firstColumn="1" w:lastColumn="0" w:oddVBand="0" w:evenVBand="0" w:oddHBand="1" w:evenHBand="0" w:firstRowFirstColumn="0" w:firstRowLastColumn="0" w:lastRowFirstColumn="0" w:lastRowLastColumn="0"/>
                </w:pPr>
              </w:pPrChange>
            </w:pPr>
            <w:ins w:id="4601" w:author="Miguel Centeno Muñoz" w:date="2014-07-27T23:13:00Z">
              <w:r w:rsidRPr="00FA7B5E">
                <w:rPr>
                  <w:b/>
                  <w:color w:val="auto"/>
                  <w:rPrChange w:id="4602" w:author="Miguel Centeno Muñoz" w:date="2014-07-31T00:30:00Z">
                    <w:rPr>
                      <w:b/>
                      <w:bCs/>
                      <w:color w:val="C0504D" w:themeColor="accent2"/>
                      <w:sz w:val="32"/>
                    </w:rPr>
                  </w:rPrChange>
                </w:rPr>
                <w:t>Dependencias</w:t>
              </w:r>
            </w:ins>
          </w:p>
        </w:tc>
        <w:tc>
          <w:tcPr>
            <w:tcW w:w="6834" w:type="dxa"/>
            <w:tcPrChange w:id="4603" w:author="Miguel Centeno Muñoz" w:date="2014-07-31T00:29:00Z">
              <w:tcPr>
                <w:tcW w:w="4535" w:type="dxa"/>
              </w:tcPr>
            </w:tcPrChange>
          </w:tcPr>
          <w:p w:rsidR="009860E8" w:rsidRDefault="009860E8">
            <w:pPr>
              <w:cnfStyle w:val="000000100000" w:firstRow="0" w:lastRow="0" w:firstColumn="0" w:lastColumn="0" w:oddVBand="0" w:evenVBand="0" w:oddHBand="1" w:evenHBand="0" w:firstRowFirstColumn="0" w:firstRowLastColumn="0" w:lastRowFirstColumn="0" w:lastRowLastColumn="0"/>
              <w:rPr>
                <w:ins w:id="4604" w:author="Miguel Centeno Muñoz" w:date="2014-07-31T00:32:00Z"/>
              </w:rPr>
            </w:pPr>
            <w:ins w:id="4605" w:author="Miguel Centeno Muñoz" w:date="2014-07-27T23:21:00Z">
              <w:r>
                <w:t>[OBJ-0002] Gestión de Rutas</w:t>
              </w:r>
            </w:ins>
          </w:p>
          <w:p w:rsidR="00FA7B5E" w:rsidRDefault="00FA7B5E">
            <w:pPr>
              <w:cnfStyle w:val="000000100000" w:firstRow="0" w:lastRow="0" w:firstColumn="0" w:lastColumn="0" w:oddVBand="0" w:evenVBand="0" w:oddHBand="1" w:evenHBand="0" w:firstRowFirstColumn="0" w:firstRowLastColumn="0" w:lastRowFirstColumn="0" w:lastRowLastColumn="0"/>
              <w:rPr>
                <w:ins w:id="4606" w:author="Miguel Centeno Muñoz" w:date="2014-07-27T23:13:00Z"/>
              </w:rPr>
            </w:pPr>
            <w:ins w:id="4607" w:author="Miguel Centeno Muñoz" w:date="2014-07-31T00:32:00Z">
              <w:r>
                <w:t>[OBJ-0005]</w:t>
              </w:r>
            </w:ins>
            <w:ins w:id="4608" w:author="Miguel Centeno Muñoz" w:date="2014-07-31T00:33:00Z">
              <w:r>
                <w:t xml:space="preserve"> Gestión Búsqueda Rutas</w:t>
              </w:r>
            </w:ins>
          </w:p>
        </w:tc>
      </w:tr>
      <w:tr w:rsidR="00FA7B5E" w:rsidTr="00FA7B5E">
        <w:trPr>
          <w:ins w:id="4609" w:author="Miguel Centeno Muñoz" w:date="2014-07-27T23:13:00Z"/>
        </w:trPr>
        <w:tc>
          <w:tcPr>
            <w:cnfStyle w:val="001000000000" w:firstRow="0" w:lastRow="0" w:firstColumn="1" w:lastColumn="0" w:oddVBand="0" w:evenVBand="0" w:oddHBand="0" w:evenHBand="0" w:firstRowFirstColumn="0" w:firstRowLastColumn="0" w:lastRowFirstColumn="0" w:lastRowLastColumn="0"/>
            <w:tcW w:w="2235" w:type="dxa"/>
          </w:tcPr>
          <w:p w:rsidR="009860E8" w:rsidRPr="00FA7B5E" w:rsidRDefault="009860E8">
            <w:pPr>
              <w:rPr>
                <w:ins w:id="4610" w:author="Miguel Centeno Muñoz" w:date="2014-07-27T23:13:00Z"/>
                <w:b/>
                <w:rPrChange w:id="4611" w:author="Miguel Centeno Muñoz" w:date="2014-07-31T00:30:00Z">
                  <w:rPr>
                    <w:ins w:id="4612" w:author="Miguel Centeno Muñoz" w:date="2014-07-27T23:13:00Z"/>
                    <w:rFonts w:eastAsiaTheme="minorHAnsi" w:cstheme="minorBidi"/>
                    <w:color w:val="auto"/>
                  </w:rPr>
                </w:rPrChange>
              </w:rPr>
              <w:pPrChange w:id="4613" w:author="Miguel Centeno Muñoz" w:date="2014-07-31T00:30:00Z">
                <w:pPr>
                  <w:spacing w:after="200" w:line="276" w:lineRule="auto"/>
                </w:pPr>
              </w:pPrChange>
            </w:pPr>
            <w:ins w:id="4614" w:author="Miguel Centeno Muñoz" w:date="2014-07-27T23:13:00Z">
              <w:r w:rsidRPr="00FA7B5E">
                <w:rPr>
                  <w:b/>
                  <w:color w:val="auto"/>
                  <w:rPrChange w:id="4615" w:author="Miguel Centeno Muñoz" w:date="2014-07-31T00:30:00Z">
                    <w:rPr>
                      <w:b/>
                      <w:bCs/>
                      <w:color w:val="C0504D" w:themeColor="accent2"/>
                      <w:sz w:val="32"/>
                    </w:rPr>
                  </w:rPrChange>
                </w:rPr>
                <w:t>Descripción</w:t>
              </w:r>
            </w:ins>
          </w:p>
        </w:tc>
        <w:tc>
          <w:tcPr>
            <w:tcW w:w="6834" w:type="dxa"/>
          </w:tcPr>
          <w:p w:rsidR="009860E8" w:rsidRPr="00F11A39" w:rsidRDefault="009860E8">
            <w:pPr>
              <w:cnfStyle w:val="000000000000" w:firstRow="0" w:lastRow="0" w:firstColumn="0" w:lastColumn="0" w:oddVBand="0" w:evenVBand="0" w:oddHBand="0" w:evenHBand="0" w:firstRowFirstColumn="0" w:firstRowLastColumn="0" w:lastRowFirstColumn="0" w:lastRowLastColumn="0"/>
              <w:rPr>
                <w:ins w:id="4616" w:author="Miguel Centeno Muñoz" w:date="2014-07-27T23:13:00Z"/>
                <w:i/>
                <w:rPrChange w:id="4617" w:author="Miguel Centeno Muñoz" w:date="2014-07-27T23:13:00Z">
                  <w:rPr>
                    <w:ins w:id="4618" w:author="Miguel Centeno Muñoz" w:date="2014-07-27T23:13:00Z"/>
                    <w:rFonts w:eastAsiaTheme="minorHAnsi" w:cstheme="minorBidi"/>
                    <w:color w:val="auto"/>
                  </w:rPr>
                </w:rPrChange>
              </w:rPr>
              <w:pPrChange w:id="4619" w:author="Miguel Centeno Muñoz" w:date="2014-07-31T00:30: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4620" w:author="Miguel Centeno Muñoz" w:date="2014-07-27T23:13:00Z">
              <w:r>
                <w:t xml:space="preserve">Este tipo de objetos representa </w:t>
              </w:r>
              <w:r>
                <w:rPr>
                  <w:i/>
                </w:rPr>
                <w:t>las rutas registradas en el sistema</w:t>
              </w:r>
            </w:ins>
          </w:p>
        </w:tc>
      </w:tr>
      <w:tr w:rsidR="009860E8" w:rsidTr="00FA7B5E">
        <w:trPr>
          <w:cnfStyle w:val="000000100000" w:firstRow="0" w:lastRow="0" w:firstColumn="0" w:lastColumn="0" w:oddVBand="0" w:evenVBand="0" w:oddHBand="1" w:evenHBand="0" w:firstRowFirstColumn="0" w:firstRowLastColumn="0" w:lastRowFirstColumn="0" w:lastRowLastColumn="0"/>
          <w:ins w:id="4621" w:author="Miguel Centeno Muñoz" w:date="2014-07-27T23:13:00Z"/>
          <w:trPrChange w:id="4622" w:author="Miguel Centeno Muñoz" w:date="2014-07-31T00:29:00Z">
            <w:trPr>
              <w:gridAfter w:val="0"/>
            </w:trPr>
          </w:trPrChange>
        </w:trPr>
        <w:tc>
          <w:tcPr>
            <w:cnfStyle w:val="001000000000" w:firstRow="0" w:lastRow="0" w:firstColumn="1" w:lastColumn="0" w:oddVBand="0" w:evenVBand="0" w:oddHBand="0" w:evenHBand="0" w:firstRowFirstColumn="0" w:firstRowLastColumn="0" w:lastRowFirstColumn="0" w:lastRowLastColumn="0"/>
            <w:tcW w:w="2235" w:type="dxa"/>
            <w:tcPrChange w:id="4623" w:author="Miguel Centeno Muñoz" w:date="2014-07-31T00:29:00Z">
              <w:tcPr>
                <w:tcW w:w="4534" w:type="dxa"/>
                <w:gridSpan w:val="3"/>
              </w:tcPr>
            </w:tcPrChange>
          </w:tcPr>
          <w:p w:rsidR="009860E8" w:rsidRPr="00FA7B5E" w:rsidRDefault="009860E8">
            <w:pPr>
              <w:cnfStyle w:val="001000100000" w:firstRow="0" w:lastRow="0" w:firstColumn="1" w:lastColumn="0" w:oddVBand="0" w:evenVBand="0" w:oddHBand="1" w:evenHBand="0" w:firstRowFirstColumn="0" w:firstRowLastColumn="0" w:lastRowFirstColumn="0" w:lastRowLastColumn="0"/>
              <w:rPr>
                <w:ins w:id="4624" w:author="Miguel Centeno Muñoz" w:date="2014-07-27T23:13:00Z"/>
                <w:b/>
                <w:rPrChange w:id="4625" w:author="Miguel Centeno Muñoz" w:date="2014-07-31T00:30:00Z">
                  <w:rPr>
                    <w:ins w:id="4626" w:author="Miguel Centeno Muñoz" w:date="2014-07-27T23:13:00Z"/>
                    <w:rFonts w:eastAsiaTheme="minorHAnsi" w:cstheme="minorBidi"/>
                    <w:color w:val="auto"/>
                  </w:rPr>
                </w:rPrChange>
              </w:rPr>
              <w:pPrChange w:id="4627" w:author="Miguel Centeno Muñoz" w:date="2014-07-31T00:30:00Z">
                <w:pPr>
                  <w:spacing w:after="200" w:line="276" w:lineRule="auto"/>
                  <w:cnfStyle w:val="001000100000" w:firstRow="0" w:lastRow="0" w:firstColumn="1" w:lastColumn="0" w:oddVBand="0" w:evenVBand="0" w:oddHBand="1" w:evenHBand="0" w:firstRowFirstColumn="0" w:firstRowLastColumn="0" w:lastRowFirstColumn="0" w:lastRowLastColumn="0"/>
                </w:pPr>
              </w:pPrChange>
            </w:pPr>
            <w:ins w:id="4628" w:author="Miguel Centeno Muñoz" w:date="2014-07-27T23:13:00Z">
              <w:r w:rsidRPr="00FA7B5E">
                <w:rPr>
                  <w:b/>
                  <w:color w:val="auto"/>
                  <w:rPrChange w:id="4629" w:author="Miguel Centeno Muñoz" w:date="2014-07-31T00:30:00Z">
                    <w:rPr>
                      <w:b/>
                      <w:bCs/>
                      <w:color w:val="C0504D" w:themeColor="accent2"/>
                      <w:sz w:val="32"/>
                    </w:rPr>
                  </w:rPrChange>
                </w:rPr>
                <w:t>Componentes</w:t>
              </w:r>
            </w:ins>
          </w:p>
        </w:tc>
        <w:tc>
          <w:tcPr>
            <w:tcW w:w="6834" w:type="dxa"/>
            <w:tcPrChange w:id="4630" w:author="Miguel Centeno Muñoz" w:date="2014-07-31T00:29:00Z">
              <w:tcPr>
                <w:tcW w:w="4535" w:type="dxa"/>
              </w:tcPr>
            </w:tcPrChange>
          </w:tcPr>
          <w:p w:rsidR="009860E8" w:rsidRPr="00FA7B5E" w:rsidRDefault="009860E8">
            <w:pPr>
              <w:cnfStyle w:val="000000100000" w:firstRow="0" w:lastRow="0" w:firstColumn="0" w:lastColumn="0" w:oddVBand="0" w:evenVBand="0" w:oddHBand="1" w:evenHBand="0" w:firstRowFirstColumn="0" w:firstRowLastColumn="0" w:lastRowFirstColumn="0" w:lastRowLastColumn="0"/>
              <w:rPr>
                <w:ins w:id="4631" w:author="Miguel Centeno Muñoz" w:date="2014-07-27T23:13:00Z"/>
                <w:b/>
                <w:rPrChange w:id="4632" w:author="Miguel Centeno Muñoz" w:date="2014-07-31T00:32:00Z">
                  <w:rPr>
                    <w:ins w:id="4633" w:author="Miguel Centeno Muñoz" w:date="2014-07-27T23:13:00Z"/>
                    <w:rFonts w:eastAsiaTheme="minorHAnsi" w:cstheme="minorBidi"/>
                    <w:color w:val="auto"/>
                  </w:rPr>
                </w:rPrChange>
              </w:rPr>
              <w:pPrChange w:id="4634" w:author="Miguel Centeno Muñoz" w:date="2014-07-31T00:30: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635" w:author="Miguel Centeno Muñoz" w:date="2014-07-27T23:14:00Z">
              <w:r w:rsidRPr="00FA7B5E">
                <w:rPr>
                  <w:b/>
                  <w:color w:val="auto"/>
                  <w:rPrChange w:id="4636" w:author="Miguel Centeno Muñoz" w:date="2014-07-31T00:32:00Z">
                    <w:rPr>
                      <w:b/>
                      <w:bCs/>
                      <w:color w:val="C0504D" w:themeColor="accent2"/>
                      <w:sz w:val="32"/>
                    </w:rPr>
                  </w:rPrChange>
                </w:rPr>
                <w:t>Nombre                  Tipo                             Multiplicidad</w:t>
              </w:r>
            </w:ins>
          </w:p>
        </w:tc>
      </w:tr>
      <w:tr w:rsidR="00FA7B5E" w:rsidTr="00FA7B5E">
        <w:tblPrEx>
          <w:tblPrExChange w:id="4637" w:author="Miguel Centeno Muñoz" w:date="2014-07-31T00:31:00Z">
            <w:tblPrEx>
              <w:tblBorders>
                <w:top w:val="single" w:sz="8" w:space="0" w:color="C0504D" w:themeColor="accent2"/>
                <w:left w:val="single" w:sz="8" w:space="0" w:color="C0504D" w:themeColor="accent2"/>
                <w:bottom w:val="single" w:sz="8" w:space="0" w:color="C0504D" w:themeColor="accent2"/>
                <w:right w:val="single" w:sz="8" w:space="0" w:color="C0504D" w:themeColor="accent2"/>
                <w:insideH w:val="none" w:sz="0" w:space="0" w:color="auto"/>
                <w:insideV w:val="none" w:sz="0" w:space="0" w:color="auto"/>
              </w:tblBorders>
            </w:tblPrEx>
          </w:tblPrExChange>
        </w:tblPrEx>
        <w:trPr>
          <w:ins w:id="4638" w:author="Miguel Centeno Muñoz" w:date="2014-07-27T23:15:00Z"/>
          <w:trPrChange w:id="4639" w:author="Miguel Centeno Muñoz" w:date="2014-07-31T00:31:00Z">
            <w:trPr>
              <w:gridBefore w:val="1"/>
            </w:trPr>
          </w:trPrChange>
        </w:trPr>
        <w:tc>
          <w:tcPr>
            <w:cnfStyle w:val="001000000000" w:firstRow="0" w:lastRow="0" w:firstColumn="1" w:lastColumn="0" w:oddVBand="0" w:evenVBand="0" w:oddHBand="0" w:evenHBand="0" w:firstRowFirstColumn="0" w:firstRowLastColumn="0" w:lastRowFirstColumn="0" w:lastRowLastColumn="0"/>
            <w:tcW w:w="2235" w:type="dxa"/>
            <w:tcPrChange w:id="4640" w:author="Miguel Centeno Muñoz" w:date="2014-07-31T00:31:00Z">
              <w:tcPr>
                <w:tcW w:w="2235" w:type="dxa"/>
              </w:tcPr>
            </w:tcPrChange>
          </w:tcPr>
          <w:p w:rsidR="009860E8" w:rsidRPr="00FA7B5E" w:rsidRDefault="009860E8">
            <w:pPr>
              <w:rPr>
                <w:ins w:id="4641" w:author="Miguel Centeno Muñoz" w:date="2014-07-27T23:15:00Z"/>
                <w:b/>
                <w:rPrChange w:id="4642" w:author="Miguel Centeno Muñoz" w:date="2014-07-31T00:30:00Z">
                  <w:rPr>
                    <w:ins w:id="4643" w:author="Miguel Centeno Muñoz" w:date="2014-07-27T23:15:00Z"/>
                    <w:rFonts w:eastAsiaTheme="minorHAnsi" w:cstheme="minorBidi"/>
                    <w:color w:val="auto"/>
                  </w:rPr>
                </w:rPrChange>
              </w:rPr>
              <w:pPrChange w:id="4644" w:author="Miguel Centeno Muñoz" w:date="2014-07-31T00:30:00Z">
                <w:pPr>
                  <w:spacing w:after="200" w:line="276" w:lineRule="auto"/>
                </w:pPr>
              </w:pPrChange>
            </w:pPr>
          </w:p>
        </w:tc>
        <w:tc>
          <w:tcPr>
            <w:tcW w:w="6834" w:type="dxa"/>
            <w:tcPrChange w:id="4645" w:author="Miguel Centeno Muñoz" w:date="2014-07-31T00:31:00Z">
              <w:tcPr>
                <w:tcW w:w="6834" w:type="dxa"/>
                <w:gridSpan w:val="3"/>
              </w:tcPr>
            </w:tcPrChange>
          </w:tcPr>
          <w:p w:rsidR="009860E8" w:rsidRDefault="009860E8">
            <w:pPr>
              <w:cnfStyle w:val="000000000000" w:firstRow="0" w:lastRow="0" w:firstColumn="0" w:lastColumn="0" w:oddVBand="0" w:evenVBand="0" w:oddHBand="0" w:evenHBand="0" w:firstRowFirstColumn="0" w:firstRowLastColumn="0" w:lastRowFirstColumn="0" w:lastRowLastColumn="0"/>
              <w:rPr>
                <w:ins w:id="4646" w:author="Miguel Centeno Muñoz" w:date="2014-07-27T23:15:00Z"/>
              </w:rPr>
            </w:pPr>
            <w:ins w:id="4647" w:author="Miguel Centeno Muñoz" w:date="2014-07-27T23:15:00Z">
              <w:r>
                <w:t xml:space="preserve">mapa                   </w:t>
              </w:r>
            </w:ins>
            <w:ins w:id="4648" w:author="Miguel Centeno Muñoz" w:date="2014-07-31T00:22:00Z">
              <w:r w:rsidR="002B1AC0">
                <w:t xml:space="preserve"> </w:t>
              </w:r>
            </w:ins>
            <w:ins w:id="4649" w:author="Miguel Centeno Muñoz" w:date="2014-07-27T23:15:00Z">
              <w:r>
                <w:t xml:space="preserve"> </w:t>
              </w:r>
            </w:ins>
            <w:ins w:id="4650" w:author="Miguel Centeno Muñoz" w:date="2014-07-31T00:22:00Z">
              <w:r w:rsidR="002B1AC0">
                <w:t xml:space="preserve"> </w:t>
              </w:r>
            </w:ins>
            <w:ins w:id="4651" w:author="Miguel Centeno Muñoz" w:date="2014-07-27T23:15:00Z">
              <w:r>
                <w:t xml:space="preserve">  </w:t>
              </w:r>
              <w:r w:rsidRPr="00F11A39">
                <w:rPr>
                  <w:rFonts w:ascii="Courier New" w:hAnsi="Courier New" w:cs="Courier New"/>
                  <w:color w:val="auto"/>
                  <w:rPrChange w:id="4652" w:author="Miguel Centeno Muñoz" w:date="2014-07-27T23:15:00Z">
                    <w:rPr>
                      <w:b/>
                      <w:bCs/>
                      <w:color w:val="C0504D" w:themeColor="accent2"/>
                      <w:sz w:val="32"/>
                    </w:rPr>
                  </w:rPrChange>
                </w:rPr>
                <w:t>Mapa</w:t>
              </w:r>
              <w:r>
                <w:t xml:space="preserve">                       </w:t>
              </w:r>
            </w:ins>
            <w:ins w:id="4653" w:author="Miguel Centeno Muñoz" w:date="2014-07-31T00:22:00Z">
              <w:r w:rsidR="002B1AC0">
                <w:t xml:space="preserve">    </w:t>
              </w:r>
            </w:ins>
            <w:ins w:id="4654" w:author="Miguel Centeno Muñoz" w:date="2014-07-27T23:15:00Z">
              <w:r>
                <w:t xml:space="preserve">    1</w:t>
              </w:r>
            </w:ins>
          </w:p>
        </w:tc>
      </w:tr>
      <w:tr w:rsidR="00FA7B5E" w:rsidTr="00FA7B5E">
        <w:tblPrEx>
          <w:tblPrExChange w:id="4655" w:author="Miguel Centeno Muñoz" w:date="2014-07-31T00:31:00Z">
            <w:tblPrEx>
              <w:tblBorders>
                <w:top w:val="single" w:sz="8" w:space="0" w:color="C0504D" w:themeColor="accent2"/>
                <w:left w:val="single" w:sz="8" w:space="0" w:color="C0504D" w:themeColor="accent2"/>
                <w:bottom w:val="single" w:sz="8" w:space="0" w:color="C0504D" w:themeColor="accent2"/>
                <w:right w:val="single" w:sz="8" w:space="0" w:color="C0504D" w:themeColor="accent2"/>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4656" w:author="Miguel Centeno Muñoz" w:date="2014-07-31T00:31:00Z"/>
          <w:trPrChange w:id="4657" w:author="Miguel Centeno Muñoz" w:date="2014-07-31T00:31:00Z">
            <w:trPr>
              <w:gridBefore w:val="1"/>
            </w:trPr>
          </w:trPrChange>
        </w:trPr>
        <w:tc>
          <w:tcPr>
            <w:cnfStyle w:val="001000000000" w:firstRow="0" w:lastRow="0" w:firstColumn="1" w:lastColumn="0" w:oddVBand="0" w:evenVBand="0" w:oddHBand="0" w:evenHBand="0" w:firstRowFirstColumn="0" w:firstRowLastColumn="0" w:lastRowFirstColumn="0" w:lastRowLastColumn="0"/>
            <w:tcW w:w="2235" w:type="dxa"/>
            <w:tcPrChange w:id="4658" w:author="Miguel Centeno Muñoz" w:date="2014-07-31T00:31:00Z">
              <w:tcPr>
                <w:tcW w:w="2235" w:type="dxa"/>
              </w:tcPr>
            </w:tcPrChange>
          </w:tcPr>
          <w:p w:rsidR="00FA7B5E" w:rsidRPr="00FA7B5E" w:rsidRDefault="00FA7B5E" w:rsidP="00FA7B5E">
            <w:pPr>
              <w:cnfStyle w:val="001000100000" w:firstRow="0" w:lastRow="0" w:firstColumn="1" w:lastColumn="0" w:oddVBand="0" w:evenVBand="0" w:oddHBand="1" w:evenHBand="0" w:firstRowFirstColumn="0" w:firstRowLastColumn="0" w:lastRowFirstColumn="0" w:lastRowLastColumn="0"/>
              <w:rPr>
                <w:ins w:id="4659" w:author="Miguel Centeno Muñoz" w:date="2014-07-31T00:31:00Z"/>
                <w:b/>
              </w:rPr>
            </w:pPr>
          </w:p>
        </w:tc>
        <w:tc>
          <w:tcPr>
            <w:tcW w:w="6834" w:type="dxa"/>
            <w:tcPrChange w:id="4660" w:author="Miguel Centeno Muñoz" w:date="2014-07-31T00:31:00Z">
              <w:tcPr>
                <w:tcW w:w="6834" w:type="dxa"/>
                <w:gridSpan w:val="3"/>
              </w:tcPr>
            </w:tcPrChange>
          </w:tcPr>
          <w:p w:rsidR="00FA7B5E" w:rsidRDefault="00FA7B5E" w:rsidP="00FA7B5E">
            <w:pPr>
              <w:cnfStyle w:val="000000100000" w:firstRow="0" w:lastRow="0" w:firstColumn="0" w:lastColumn="0" w:oddVBand="0" w:evenVBand="0" w:oddHBand="1" w:evenHBand="0" w:firstRowFirstColumn="0" w:firstRowLastColumn="0" w:lastRowFirstColumn="0" w:lastRowLastColumn="0"/>
              <w:rPr>
                <w:ins w:id="4661" w:author="Miguel Centeno Muñoz" w:date="2014-07-31T00:31:00Z"/>
              </w:rPr>
            </w:pPr>
            <w:ins w:id="4662" w:author="Miguel Centeno Muñoz" w:date="2014-07-31T00:31:00Z">
              <w:r>
                <w:t xml:space="preserve">categoria_ruta       </w:t>
              </w:r>
              <w:r w:rsidRPr="00412093">
                <w:rPr>
                  <w:rFonts w:ascii="Courier New" w:hAnsi="Courier New" w:cs="Courier New"/>
                </w:rPr>
                <w:t>CategoriaRuta</w:t>
              </w:r>
              <w:r>
                <w:t xml:space="preserve">       </w:t>
              </w:r>
            </w:ins>
            <w:ins w:id="4663" w:author="Miguel Centeno Muñoz" w:date="2014-07-31T00:32:00Z">
              <w:r>
                <w:t xml:space="preserve"> </w:t>
              </w:r>
            </w:ins>
            <w:ins w:id="4664" w:author="Miguel Centeno Muñoz" w:date="2014-07-31T00:31:00Z">
              <w:r>
                <w:t>1</w:t>
              </w:r>
            </w:ins>
          </w:p>
        </w:tc>
      </w:tr>
      <w:tr w:rsidR="00FA7B5E" w:rsidTr="00FA7B5E">
        <w:tblPrEx>
          <w:tblPrExChange w:id="4665" w:author="Miguel Centeno Muñoz" w:date="2014-07-31T00:31:00Z">
            <w:tblPrEx>
              <w:tblBorders>
                <w:top w:val="single" w:sz="8" w:space="0" w:color="C0504D" w:themeColor="accent2"/>
                <w:left w:val="single" w:sz="8" w:space="0" w:color="C0504D" w:themeColor="accent2"/>
                <w:bottom w:val="single" w:sz="8" w:space="0" w:color="C0504D" w:themeColor="accent2"/>
                <w:right w:val="single" w:sz="8" w:space="0" w:color="C0504D" w:themeColor="accent2"/>
                <w:insideH w:val="none" w:sz="0" w:space="0" w:color="auto"/>
                <w:insideV w:val="none" w:sz="0" w:space="0" w:color="auto"/>
              </w:tblBorders>
            </w:tblPrEx>
          </w:tblPrExChange>
        </w:tblPrEx>
        <w:trPr>
          <w:ins w:id="4666" w:author="Miguel Centeno Muñoz" w:date="2014-07-31T00:31:00Z"/>
          <w:trPrChange w:id="4667" w:author="Miguel Centeno Muñoz" w:date="2014-07-31T00:31:00Z">
            <w:trPr>
              <w:gridBefore w:val="1"/>
            </w:trPr>
          </w:trPrChange>
        </w:trPr>
        <w:tc>
          <w:tcPr>
            <w:cnfStyle w:val="001000000000" w:firstRow="0" w:lastRow="0" w:firstColumn="1" w:lastColumn="0" w:oddVBand="0" w:evenVBand="0" w:oddHBand="0" w:evenHBand="0" w:firstRowFirstColumn="0" w:firstRowLastColumn="0" w:lastRowFirstColumn="0" w:lastRowLastColumn="0"/>
            <w:tcW w:w="2235" w:type="dxa"/>
            <w:tcPrChange w:id="4668" w:author="Miguel Centeno Muñoz" w:date="2014-07-31T00:31:00Z">
              <w:tcPr>
                <w:tcW w:w="2235" w:type="dxa"/>
              </w:tcPr>
            </w:tcPrChange>
          </w:tcPr>
          <w:p w:rsidR="00FA7B5E" w:rsidRPr="00FA7B5E" w:rsidRDefault="00FA7B5E" w:rsidP="00FA7B5E">
            <w:pPr>
              <w:rPr>
                <w:ins w:id="4669" w:author="Miguel Centeno Muñoz" w:date="2014-07-31T00:31:00Z"/>
                <w:b/>
              </w:rPr>
            </w:pPr>
          </w:p>
        </w:tc>
        <w:tc>
          <w:tcPr>
            <w:tcW w:w="6834" w:type="dxa"/>
            <w:tcPrChange w:id="4670" w:author="Miguel Centeno Muñoz" w:date="2014-07-31T00:31:00Z">
              <w:tcPr>
                <w:tcW w:w="6834" w:type="dxa"/>
                <w:gridSpan w:val="3"/>
              </w:tcPr>
            </w:tcPrChange>
          </w:tcPr>
          <w:p w:rsidR="00FA7B5E" w:rsidRDefault="00FA7B5E" w:rsidP="00FA7B5E">
            <w:pPr>
              <w:cnfStyle w:val="000000000000" w:firstRow="0" w:lastRow="0" w:firstColumn="0" w:lastColumn="0" w:oddVBand="0" w:evenVBand="0" w:oddHBand="0" w:evenHBand="0" w:firstRowFirstColumn="0" w:firstRowLastColumn="0" w:lastRowFirstColumn="0" w:lastRowLastColumn="0"/>
              <w:rPr>
                <w:ins w:id="4671" w:author="Miguel Centeno Muñoz" w:date="2014-07-31T00:31:00Z"/>
              </w:rPr>
            </w:pPr>
            <w:ins w:id="4672" w:author="Miguel Centeno Muñoz" w:date="2014-07-31T00:31:00Z">
              <w:r>
                <w:t xml:space="preserve">comentarios           </w:t>
              </w:r>
              <w:r w:rsidRPr="00FA7B5E">
                <w:rPr>
                  <w:rFonts w:ascii="Courier New" w:hAnsi="Courier New" w:cs="Courier New"/>
                  <w:rPrChange w:id="4673" w:author="Miguel Centeno Muñoz" w:date="2014-07-31T00:32:00Z">
                    <w:rPr/>
                  </w:rPrChange>
                </w:rPr>
                <w:t>Set&lt;Comentario&gt;</w:t>
              </w:r>
              <w:r>
                <w:t xml:space="preserve">   0..</w:t>
              </w:r>
            </w:ins>
            <w:ins w:id="4674" w:author="Miguel Centeno Muñoz" w:date="2014-07-31T00:32:00Z">
              <w:r>
                <w:t>n</w:t>
              </w:r>
            </w:ins>
          </w:p>
        </w:tc>
      </w:tr>
      <w:tr w:rsidR="00FA7B5E" w:rsidTr="00FA7B5E">
        <w:trPr>
          <w:cnfStyle w:val="000000100000" w:firstRow="0" w:lastRow="0" w:firstColumn="0" w:lastColumn="0" w:oddVBand="0" w:evenVBand="0" w:oddHBand="1" w:evenHBand="0" w:firstRowFirstColumn="0" w:firstRowLastColumn="0" w:lastRowFirstColumn="0" w:lastRowLastColumn="0"/>
          <w:ins w:id="4675" w:author="Miguel Centeno Muñoz" w:date="2014-07-31T00:31:00Z"/>
        </w:trPr>
        <w:tc>
          <w:tcPr>
            <w:cnfStyle w:val="001000000000" w:firstRow="0" w:lastRow="0" w:firstColumn="1" w:lastColumn="0" w:oddVBand="0" w:evenVBand="0" w:oddHBand="0" w:evenHBand="0" w:firstRowFirstColumn="0" w:firstRowLastColumn="0" w:lastRowFirstColumn="0" w:lastRowLastColumn="0"/>
            <w:tcW w:w="2235" w:type="dxa"/>
          </w:tcPr>
          <w:p w:rsidR="00FA7B5E" w:rsidRPr="00FA7B5E" w:rsidRDefault="00FA7B5E" w:rsidP="00FA7B5E">
            <w:pPr>
              <w:rPr>
                <w:ins w:id="4676" w:author="Miguel Centeno Muñoz" w:date="2014-07-31T00:31:00Z"/>
                <w:b/>
              </w:rPr>
            </w:pPr>
          </w:p>
        </w:tc>
        <w:tc>
          <w:tcPr>
            <w:tcW w:w="6834" w:type="dxa"/>
          </w:tcPr>
          <w:p w:rsidR="00FA7B5E" w:rsidRDefault="001C26F7" w:rsidP="00FA7B5E">
            <w:pPr>
              <w:cnfStyle w:val="000000100000" w:firstRow="0" w:lastRow="0" w:firstColumn="0" w:lastColumn="0" w:oddVBand="0" w:evenVBand="0" w:oddHBand="1" w:evenHBand="0" w:firstRowFirstColumn="0" w:firstRowLastColumn="0" w:lastRowFirstColumn="0" w:lastRowLastColumn="0"/>
              <w:rPr>
                <w:ins w:id="4677" w:author="Miguel Centeno Muñoz" w:date="2014-07-31T00:31:00Z"/>
              </w:rPr>
            </w:pPr>
            <w:ins w:id="4678" w:author="Miguel Centeno Muñoz" w:date="2014-07-31T00:34:00Z">
              <w:r>
                <w:t>v</w:t>
              </w:r>
            </w:ins>
            <w:ins w:id="4679" w:author="Miguel Centeno Muñoz" w:date="2014-07-31T00:33:00Z">
              <w:r w:rsidR="00FA7B5E">
                <w:t>aloración</w:t>
              </w:r>
            </w:ins>
            <w:ins w:id="4680" w:author="Miguel Centeno Muñoz" w:date="2014-07-31T00:34:00Z">
              <w:r>
                <w:t xml:space="preserve">              </w:t>
              </w:r>
              <w:r w:rsidRPr="0045714E">
                <w:rPr>
                  <w:rFonts w:ascii="Courier New" w:hAnsi="Courier New" w:cs="Courier New"/>
                  <w:rPrChange w:id="4681" w:author="Miguel Centeno Muñoz" w:date="2014-08-02T13:10:00Z">
                    <w:rPr/>
                  </w:rPrChange>
                </w:rPr>
                <w:t>Valoracion</w:t>
              </w:r>
              <w:r>
                <w:t xml:space="preserve">                        1</w:t>
              </w:r>
            </w:ins>
          </w:p>
        </w:tc>
      </w:tr>
    </w:tbl>
    <w:p w:rsidR="00F87E9D" w:rsidRDefault="00F87E9D">
      <w:pPr>
        <w:rPr>
          <w:ins w:id="4682" w:author="Miguel Centeno Muñoz" w:date="2014-07-27T16:53:00Z"/>
        </w:rPr>
        <w:pPrChange w:id="4683"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F11A39" w:rsidRPr="00FA7B5E" w:rsidTr="00CF5B4C">
        <w:trPr>
          <w:cnfStyle w:val="100000000000" w:firstRow="1" w:lastRow="0" w:firstColumn="0" w:lastColumn="0" w:oddVBand="0" w:evenVBand="0" w:oddHBand="0" w:evenHBand="0" w:firstRowFirstColumn="0" w:firstRowLastColumn="0" w:lastRowFirstColumn="0" w:lastRowLastColumn="0"/>
          <w:ins w:id="4684" w:author="Miguel Centeno Muñoz" w:date="2014-07-27T23:16:00Z"/>
        </w:trPr>
        <w:tc>
          <w:tcPr>
            <w:cnfStyle w:val="001000000100" w:firstRow="0" w:lastRow="0" w:firstColumn="1" w:lastColumn="0" w:oddVBand="0" w:evenVBand="0" w:oddHBand="0" w:evenHBand="0" w:firstRowFirstColumn="1" w:firstRowLastColumn="0" w:lastRowFirstColumn="0" w:lastRowLastColumn="0"/>
            <w:tcW w:w="2660" w:type="dxa"/>
          </w:tcPr>
          <w:p w:rsidR="00F11A39" w:rsidRPr="00FA7B5E" w:rsidRDefault="00F11A39">
            <w:pPr>
              <w:rPr>
                <w:ins w:id="4685" w:author="Miguel Centeno Muñoz" w:date="2014-07-27T23:16:00Z"/>
                <w:b/>
                <w:sz w:val="22"/>
                <w:szCs w:val="22"/>
                <w:rPrChange w:id="4686" w:author="Miguel Centeno Muñoz" w:date="2014-07-31T00:28:00Z">
                  <w:rPr>
                    <w:ins w:id="4687" w:author="Miguel Centeno Muñoz" w:date="2014-07-27T23:16:00Z"/>
                  </w:rPr>
                </w:rPrChange>
              </w:rPr>
            </w:pPr>
            <w:ins w:id="4688" w:author="Miguel Centeno Muñoz" w:date="2014-07-27T23:16:00Z">
              <w:r w:rsidRPr="00FA7B5E">
                <w:rPr>
                  <w:b/>
                  <w:rPrChange w:id="4689" w:author="Miguel Centeno Muñoz" w:date="2014-07-31T00:28:00Z">
                    <w:rPr/>
                  </w:rPrChange>
                </w:rPr>
                <w:t>Atributo variable</w:t>
              </w:r>
            </w:ins>
          </w:p>
        </w:tc>
        <w:tc>
          <w:tcPr>
            <w:tcW w:w="6409" w:type="dxa"/>
          </w:tcPr>
          <w:p w:rsidR="00F11A39" w:rsidRPr="00FA7B5E" w:rsidRDefault="00F11A39">
            <w:pPr>
              <w:cnfStyle w:val="100000000000" w:firstRow="1" w:lastRow="0" w:firstColumn="0" w:lastColumn="0" w:oddVBand="0" w:evenVBand="0" w:oddHBand="0" w:evenHBand="0" w:firstRowFirstColumn="0" w:firstRowLastColumn="0" w:lastRowFirstColumn="0" w:lastRowLastColumn="0"/>
              <w:rPr>
                <w:ins w:id="4690" w:author="Miguel Centeno Muñoz" w:date="2014-07-27T23:16:00Z"/>
                <w:rFonts w:eastAsiaTheme="minorHAnsi" w:cstheme="minorBidi"/>
                <w:b/>
                <w:color w:val="auto"/>
                <w:sz w:val="22"/>
                <w:szCs w:val="22"/>
                <w:rPrChange w:id="4691" w:author="Miguel Centeno Muñoz" w:date="2014-07-31T00:28:00Z">
                  <w:rPr>
                    <w:ins w:id="4692" w:author="Miguel Centeno Muñoz" w:date="2014-07-27T23:16:00Z"/>
                    <w:rFonts w:eastAsiaTheme="minorHAnsi" w:cstheme="minorBidi"/>
                    <w:color w:val="auto"/>
                    <w:sz w:val="22"/>
                    <w:szCs w:val="22"/>
                  </w:rPr>
                </w:rPrChange>
              </w:rPr>
              <w:pPrChange w:id="4693" w:author="Miguel Centeno Muñoz" w:date="2014-07-31T00:27: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4694" w:author="Miguel Centeno Muñoz" w:date="2014-07-27T23:16:00Z">
              <w:r w:rsidRPr="00FA7B5E">
                <w:rPr>
                  <w:b/>
                  <w:rPrChange w:id="4695" w:author="Miguel Centeno Muñoz" w:date="2014-07-31T00:28:00Z">
                    <w:rPr/>
                  </w:rPrChange>
                </w:rPr>
                <w:t>Ruta:: nombre</w:t>
              </w:r>
            </w:ins>
            <w:ins w:id="4696" w:author="Miguel Centeno Muñoz" w:date="2014-07-31T00:27:00Z">
              <w:r w:rsidR="00FA7B5E" w:rsidRPr="00FA7B5E">
                <w:rPr>
                  <w:b/>
                  <w:rPrChange w:id="4697" w:author="Miguel Centeno Muñoz" w:date="2014-07-31T00:28:00Z">
                    <w:rPr/>
                  </w:rPrChange>
                </w:rPr>
                <w:t>_ruta</w:t>
              </w:r>
            </w:ins>
          </w:p>
        </w:tc>
      </w:tr>
      <w:tr w:rsidR="00F11A39" w:rsidRPr="00FA7B5E" w:rsidTr="00CF5B4C">
        <w:trPr>
          <w:cnfStyle w:val="000000100000" w:firstRow="0" w:lastRow="0" w:firstColumn="0" w:lastColumn="0" w:oddVBand="0" w:evenVBand="0" w:oddHBand="1" w:evenHBand="0" w:firstRowFirstColumn="0" w:firstRowLastColumn="0" w:lastRowFirstColumn="0" w:lastRowLastColumn="0"/>
          <w:ins w:id="4698" w:author="Miguel Centeno Muñoz" w:date="2014-07-27T23:16:00Z"/>
        </w:trPr>
        <w:tc>
          <w:tcPr>
            <w:cnfStyle w:val="001000000000" w:firstRow="0" w:lastRow="0" w:firstColumn="1" w:lastColumn="0" w:oddVBand="0" w:evenVBand="0" w:oddHBand="0" w:evenHBand="0" w:firstRowFirstColumn="0" w:firstRowLastColumn="0" w:lastRowFirstColumn="0" w:lastRowLastColumn="0"/>
            <w:tcW w:w="2660" w:type="dxa"/>
          </w:tcPr>
          <w:p w:rsidR="00F11A39" w:rsidRPr="00FA7B5E" w:rsidRDefault="00F11A39">
            <w:pPr>
              <w:rPr>
                <w:ins w:id="4699" w:author="Miguel Centeno Muñoz" w:date="2014-07-27T23:16:00Z"/>
                <w:b/>
                <w:rPrChange w:id="4700" w:author="Miguel Centeno Muñoz" w:date="2014-07-31T00:28:00Z">
                  <w:rPr>
                    <w:ins w:id="4701" w:author="Miguel Centeno Muñoz" w:date="2014-07-27T23:16:00Z"/>
                  </w:rPr>
                </w:rPrChange>
              </w:rPr>
            </w:pPr>
            <w:ins w:id="4702" w:author="Miguel Centeno Muñoz" w:date="2014-07-27T23:16:00Z">
              <w:r w:rsidRPr="00FA7B5E">
                <w:rPr>
                  <w:b/>
                  <w:rPrChange w:id="4703" w:author="Miguel Centeno Muñoz" w:date="2014-07-31T00:28:00Z">
                    <w:rPr/>
                  </w:rPrChange>
                </w:rPr>
                <w:t>Descripción</w:t>
              </w:r>
            </w:ins>
          </w:p>
        </w:tc>
        <w:tc>
          <w:tcPr>
            <w:tcW w:w="6409" w:type="dxa"/>
          </w:tcPr>
          <w:p w:rsidR="00F11A39" w:rsidRPr="00FA7B5E" w:rsidRDefault="00F11A39">
            <w:pPr>
              <w:cnfStyle w:val="000000100000" w:firstRow="0" w:lastRow="0" w:firstColumn="0" w:lastColumn="0" w:oddVBand="0" w:evenVBand="0" w:oddHBand="1" w:evenHBand="0" w:firstRowFirstColumn="0" w:firstRowLastColumn="0" w:lastRowFirstColumn="0" w:lastRowLastColumn="0"/>
              <w:rPr>
                <w:ins w:id="4704" w:author="Miguel Centeno Muñoz" w:date="2014-07-27T23:16:00Z"/>
                <w:rFonts w:eastAsiaTheme="minorHAnsi" w:cstheme="minorBidi"/>
                <w:i/>
                <w:color w:val="auto"/>
              </w:rPr>
              <w:pPrChange w:id="4705" w:author="Miguel Centeno Muñoz" w:date="2014-07-31T00:27: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706" w:author="Miguel Centeno Muñoz" w:date="2014-07-27T23:16:00Z">
              <w:r w:rsidRPr="00FA7B5E">
                <w:t xml:space="preserve">Este atributo representa </w:t>
              </w:r>
              <w:r w:rsidRPr="00FA7B5E">
                <w:rPr>
                  <w:i/>
                </w:rPr>
                <w:t xml:space="preserve">el nombre con el que </w:t>
              </w:r>
            </w:ins>
            <w:ins w:id="4707" w:author="Miguel Centeno Muñoz" w:date="2014-07-27T23:20:00Z">
              <w:r w:rsidRPr="00FA7B5E">
                <w:rPr>
                  <w:i/>
                </w:rPr>
                <w:t>la ruta fue registrada</w:t>
              </w:r>
            </w:ins>
          </w:p>
        </w:tc>
      </w:tr>
      <w:tr w:rsidR="00F11A39" w:rsidRPr="00FA7B5E" w:rsidTr="00CF5B4C">
        <w:trPr>
          <w:ins w:id="4708" w:author="Miguel Centeno Muñoz" w:date="2014-07-27T23:16:00Z"/>
        </w:trPr>
        <w:tc>
          <w:tcPr>
            <w:cnfStyle w:val="001000000000" w:firstRow="0" w:lastRow="0" w:firstColumn="1" w:lastColumn="0" w:oddVBand="0" w:evenVBand="0" w:oddHBand="0" w:evenHBand="0" w:firstRowFirstColumn="0" w:firstRowLastColumn="0" w:lastRowFirstColumn="0" w:lastRowLastColumn="0"/>
            <w:tcW w:w="2660" w:type="dxa"/>
          </w:tcPr>
          <w:p w:rsidR="00F11A39" w:rsidRPr="00FA7B5E" w:rsidRDefault="00F11A39">
            <w:pPr>
              <w:rPr>
                <w:ins w:id="4709" w:author="Miguel Centeno Muñoz" w:date="2014-07-27T23:16:00Z"/>
                <w:b/>
                <w:rPrChange w:id="4710" w:author="Miguel Centeno Muñoz" w:date="2014-07-31T00:28:00Z">
                  <w:rPr>
                    <w:ins w:id="4711" w:author="Miguel Centeno Muñoz" w:date="2014-07-27T23:16:00Z"/>
                  </w:rPr>
                </w:rPrChange>
              </w:rPr>
            </w:pPr>
            <w:ins w:id="4712" w:author="Miguel Centeno Muñoz" w:date="2014-07-27T23:16:00Z">
              <w:r w:rsidRPr="00FA7B5E">
                <w:rPr>
                  <w:b/>
                  <w:rPrChange w:id="4713" w:author="Miguel Centeno Muñoz" w:date="2014-07-31T00:28:00Z">
                    <w:rPr/>
                  </w:rPrChange>
                </w:rPr>
                <w:t>Tipo</w:t>
              </w:r>
            </w:ins>
          </w:p>
        </w:tc>
        <w:tc>
          <w:tcPr>
            <w:tcW w:w="6409" w:type="dxa"/>
          </w:tcPr>
          <w:p w:rsidR="00F11A39" w:rsidRPr="00FA7B5E" w:rsidRDefault="00F11A39">
            <w:pPr>
              <w:cnfStyle w:val="000000000000" w:firstRow="0" w:lastRow="0" w:firstColumn="0" w:lastColumn="0" w:oddVBand="0" w:evenVBand="0" w:oddHBand="0" w:evenHBand="0" w:firstRowFirstColumn="0" w:firstRowLastColumn="0" w:lastRowFirstColumn="0" w:lastRowLastColumn="0"/>
              <w:rPr>
                <w:ins w:id="4714" w:author="Miguel Centeno Muñoz" w:date="2014-07-27T23:16:00Z"/>
                <w:rFonts w:ascii="Courier New" w:hAnsi="Courier New" w:cs="Courier New"/>
              </w:rPr>
            </w:pPr>
            <w:ins w:id="4715" w:author="Miguel Centeno Muñoz" w:date="2014-07-27T23:16:00Z">
              <w:r w:rsidRPr="00FA7B5E">
                <w:rPr>
                  <w:rFonts w:ascii="Courier New" w:hAnsi="Courier New" w:cs="Courier New"/>
                </w:rPr>
                <w:t>String</w:t>
              </w:r>
            </w:ins>
          </w:p>
        </w:tc>
      </w:tr>
    </w:tbl>
    <w:p w:rsidR="00F87E9D" w:rsidRDefault="00F87E9D">
      <w:pPr>
        <w:rPr>
          <w:ins w:id="4716" w:author="Miguel Centeno Muñoz" w:date="2014-07-28T00:38:00Z"/>
        </w:rPr>
        <w:pPrChange w:id="4717"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CF5B4C" w:rsidTr="00CF5B4C">
        <w:trPr>
          <w:cnfStyle w:val="100000000000" w:firstRow="1" w:lastRow="0" w:firstColumn="0" w:lastColumn="0" w:oddVBand="0" w:evenVBand="0" w:oddHBand="0" w:evenHBand="0" w:firstRowFirstColumn="0" w:firstRowLastColumn="0" w:lastRowFirstColumn="0" w:lastRowLastColumn="0"/>
          <w:ins w:id="4718" w:author="Miguel Centeno Muñoz" w:date="2014-07-28T00:38:00Z"/>
        </w:trPr>
        <w:tc>
          <w:tcPr>
            <w:cnfStyle w:val="001000000100" w:firstRow="0" w:lastRow="0" w:firstColumn="1" w:lastColumn="0" w:oddVBand="0" w:evenVBand="0" w:oddHBand="0" w:evenHBand="0" w:firstRowFirstColumn="1" w:firstRowLastColumn="0" w:lastRowFirstColumn="0" w:lastRowLastColumn="0"/>
            <w:tcW w:w="2660" w:type="dxa"/>
          </w:tcPr>
          <w:p w:rsidR="00CF5B4C" w:rsidRPr="00FA7B5E" w:rsidRDefault="00CF5B4C" w:rsidP="00CF5B4C">
            <w:pPr>
              <w:rPr>
                <w:ins w:id="4719" w:author="Miguel Centeno Muñoz" w:date="2014-07-28T00:38:00Z"/>
                <w:b/>
                <w:sz w:val="22"/>
                <w:szCs w:val="22"/>
                <w:rPrChange w:id="4720" w:author="Miguel Centeno Muñoz" w:date="2014-07-31T00:28:00Z">
                  <w:rPr>
                    <w:ins w:id="4721" w:author="Miguel Centeno Muñoz" w:date="2014-07-28T00:38:00Z"/>
                    <w:b/>
                  </w:rPr>
                </w:rPrChange>
              </w:rPr>
            </w:pPr>
            <w:ins w:id="4722" w:author="Miguel Centeno Muñoz" w:date="2014-07-28T00:38:00Z">
              <w:r w:rsidRPr="00FA7B5E">
                <w:rPr>
                  <w:b/>
                </w:rPr>
                <w:t>Atributo variable</w:t>
              </w:r>
            </w:ins>
          </w:p>
        </w:tc>
        <w:tc>
          <w:tcPr>
            <w:tcW w:w="6409" w:type="dxa"/>
          </w:tcPr>
          <w:p w:rsidR="00CF5B4C" w:rsidRPr="00FA7B5E" w:rsidRDefault="00CF5B4C">
            <w:pPr>
              <w:cnfStyle w:val="100000000000" w:firstRow="1" w:lastRow="0" w:firstColumn="0" w:lastColumn="0" w:oddVBand="0" w:evenVBand="0" w:oddHBand="0" w:evenHBand="0" w:firstRowFirstColumn="0" w:firstRowLastColumn="0" w:lastRowFirstColumn="0" w:lastRowLastColumn="0"/>
              <w:rPr>
                <w:ins w:id="4723" w:author="Miguel Centeno Muñoz" w:date="2014-07-28T00:38:00Z"/>
                <w:rFonts w:eastAsiaTheme="minorHAnsi" w:cstheme="minorBidi"/>
                <w:b/>
                <w:color w:val="auto"/>
                <w:sz w:val="22"/>
                <w:szCs w:val="22"/>
              </w:rPr>
              <w:pPrChange w:id="4724" w:author="Miguel Centeno Muñoz" w:date="2014-07-28T00:38: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4725" w:author="Miguel Centeno Muñoz" w:date="2014-07-28T00:38:00Z">
              <w:r w:rsidRPr="00FA7B5E">
                <w:rPr>
                  <w:b/>
                </w:rPr>
                <w:t xml:space="preserve">Ruta:: </w:t>
              </w:r>
            </w:ins>
            <w:ins w:id="4726" w:author="Miguel Centeno Muñoz" w:date="2014-07-31T00:27:00Z">
              <w:r w:rsidR="00FA7B5E" w:rsidRPr="00FA7B5E">
                <w:rPr>
                  <w:b/>
                </w:rPr>
                <w:t>texto_</w:t>
              </w:r>
            </w:ins>
            <w:ins w:id="4727" w:author="Miguel Centeno Muñoz" w:date="2014-07-28T00:38:00Z">
              <w:r w:rsidRPr="00FA7B5E">
                <w:rPr>
                  <w:b/>
                </w:rPr>
                <w:t>descripcion</w:t>
              </w:r>
            </w:ins>
          </w:p>
        </w:tc>
      </w:tr>
      <w:tr w:rsidR="00CF5B4C" w:rsidTr="00CF5B4C">
        <w:trPr>
          <w:cnfStyle w:val="000000100000" w:firstRow="0" w:lastRow="0" w:firstColumn="0" w:lastColumn="0" w:oddVBand="0" w:evenVBand="0" w:oddHBand="1" w:evenHBand="0" w:firstRowFirstColumn="0" w:firstRowLastColumn="0" w:lastRowFirstColumn="0" w:lastRowLastColumn="0"/>
          <w:ins w:id="4728" w:author="Miguel Centeno Muñoz" w:date="2014-07-28T00:38:00Z"/>
        </w:trPr>
        <w:tc>
          <w:tcPr>
            <w:cnfStyle w:val="001000000000" w:firstRow="0" w:lastRow="0" w:firstColumn="1" w:lastColumn="0" w:oddVBand="0" w:evenVBand="0" w:oddHBand="0" w:evenHBand="0" w:firstRowFirstColumn="0" w:firstRowLastColumn="0" w:lastRowFirstColumn="0" w:lastRowLastColumn="0"/>
            <w:tcW w:w="2660" w:type="dxa"/>
          </w:tcPr>
          <w:p w:rsidR="00CF5B4C" w:rsidRPr="00FA7B5E" w:rsidRDefault="00CF5B4C" w:rsidP="00CF5B4C">
            <w:pPr>
              <w:rPr>
                <w:ins w:id="4729" w:author="Miguel Centeno Muñoz" w:date="2014-07-28T00:38:00Z"/>
                <w:b/>
              </w:rPr>
            </w:pPr>
            <w:ins w:id="4730" w:author="Miguel Centeno Muñoz" w:date="2014-07-28T00:38:00Z">
              <w:r w:rsidRPr="00FA7B5E">
                <w:rPr>
                  <w:b/>
                </w:rPr>
                <w:t>Descripción</w:t>
              </w:r>
            </w:ins>
          </w:p>
        </w:tc>
        <w:tc>
          <w:tcPr>
            <w:tcW w:w="6409" w:type="dxa"/>
          </w:tcPr>
          <w:p w:rsidR="00CF5B4C" w:rsidRPr="00FA7B5E" w:rsidRDefault="00CF5B4C">
            <w:pPr>
              <w:cnfStyle w:val="000000100000" w:firstRow="0" w:lastRow="0" w:firstColumn="0" w:lastColumn="0" w:oddVBand="0" w:evenVBand="0" w:oddHBand="1" w:evenHBand="0" w:firstRowFirstColumn="0" w:firstRowLastColumn="0" w:lastRowFirstColumn="0" w:lastRowLastColumn="0"/>
              <w:rPr>
                <w:ins w:id="4731" w:author="Miguel Centeno Muñoz" w:date="2014-07-28T00:38:00Z"/>
                <w:rFonts w:eastAsiaTheme="minorHAnsi" w:cstheme="minorBidi"/>
                <w:i/>
                <w:color w:val="auto"/>
              </w:rPr>
              <w:pPrChange w:id="4732" w:author="Miguel Centeno Muñoz" w:date="2014-07-28T00:38: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733" w:author="Miguel Centeno Muñoz" w:date="2014-07-28T00:38:00Z">
              <w:r w:rsidRPr="00FA7B5E">
                <w:t xml:space="preserve">Este atributo representa </w:t>
              </w:r>
              <w:r w:rsidRPr="00FA7B5E">
                <w:rPr>
                  <w:i/>
                </w:rPr>
                <w:t>la descripción que el usuario hace de la ruta</w:t>
              </w:r>
            </w:ins>
          </w:p>
        </w:tc>
      </w:tr>
      <w:tr w:rsidR="00CF5B4C" w:rsidTr="00CF5B4C">
        <w:trPr>
          <w:ins w:id="4734" w:author="Miguel Centeno Muñoz" w:date="2014-07-28T00:38:00Z"/>
        </w:trPr>
        <w:tc>
          <w:tcPr>
            <w:cnfStyle w:val="001000000000" w:firstRow="0" w:lastRow="0" w:firstColumn="1" w:lastColumn="0" w:oddVBand="0" w:evenVBand="0" w:oddHBand="0" w:evenHBand="0" w:firstRowFirstColumn="0" w:firstRowLastColumn="0" w:lastRowFirstColumn="0" w:lastRowLastColumn="0"/>
            <w:tcW w:w="2660" w:type="dxa"/>
          </w:tcPr>
          <w:p w:rsidR="00CF5B4C" w:rsidRPr="00FA7B5E" w:rsidRDefault="00CF5B4C" w:rsidP="00CF5B4C">
            <w:pPr>
              <w:rPr>
                <w:ins w:id="4735" w:author="Miguel Centeno Muñoz" w:date="2014-07-28T00:38:00Z"/>
                <w:b/>
              </w:rPr>
            </w:pPr>
            <w:ins w:id="4736" w:author="Miguel Centeno Muñoz" w:date="2014-07-28T00:38:00Z">
              <w:r w:rsidRPr="00FA7B5E">
                <w:rPr>
                  <w:b/>
                </w:rPr>
                <w:t>Tipo</w:t>
              </w:r>
            </w:ins>
          </w:p>
        </w:tc>
        <w:tc>
          <w:tcPr>
            <w:tcW w:w="6409" w:type="dxa"/>
          </w:tcPr>
          <w:p w:rsidR="00CF5B4C" w:rsidRPr="006B268B" w:rsidRDefault="00CF5B4C" w:rsidP="00CF5B4C">
            <w:pPr>
              <w:cnfStyle w:val="000000000000" w:firstRow="0" w:lastRow="0" w:firstColumn="0" w:lastColumn="0" w:oddVBand="0" w:evenVBand="0" w:oddHBand="0" w:evenHBand="0" w:firstRowFirstColumn="0" w:firstRowLastColumn="0" w:lastRowFirstColumn="0" w:lastRowLastColumn="0"/>
              <w:rPr>
                <w:ins w:id="4737" w:author="Miguel Centeno Muñoz" w:date="2014-07-28T00:38:00Z"/>
                <w:rFonts w:ascii="Courier New" w:hAnsi="Courier New" w:cs="Courier New"/>
              </w:rPr>
            </w:pPr>
            <w:ins w:id="4738" w:author="Miguel Centeno Muñoz" w:date="2014-07-28T00:38:00Z">
              <w:r w:rsidRPr="006B268B">
                <w:rPr>
                  <w:rFonts w:ascii="Courier New" w:hAnsi="Courier New" w:cs="Courier New"/>
                </w:rPr>
                <w:t>String</w:t>
              </w:r>
            </w:ins>
          </w:p>
        </w:tc>
      </w:tr>
    </w:tbl>
    <w:p w:rsidR="00CF5B4C" w:rsidRDefault="00CF5B4C">
      <w:pPr>
        <w:rPr>
          <w:ins w:id="4739" w:author="Miguel Centeno Muñoz" w:date="2014-07-27T16:53:00Z"/>
        </w:rPr>
        <w:pPrChange w:id="4740"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F11A39" w:rsidTr="00CF5B4C">
        <w:trPr>
          <w:cnfStyle w:val="100000000000" w:firstRow="1" w:lastRow="0" w:firstColumn="0" w:lastColumn="0" w:oddVBand="0" w:evenVBand="0" w:oddHBand="0" w:evenHBand="0" w:firstRowFirstColumn="0" w:firstRowLastColumn="0" w:lastRowFirstColumn="0" w:lastRowLastColumn="0"/>
          <w:ins w:id="4741" w:author="Miguel Centeno Muñoz" w:date="2014-07-27T23:16:00Z"/>
        </w:trPr>
        <w:tc>
          <w:tcPr>
            <w:cnfStyle w:val="001000000100" w:firstRow="0" w:lastRow="0" w:firstColumn="1" w:lastColumn="0" w:oddVBand="0" w:evenVBand="0" w:oddHBand="0" w:evenHBand="0" w:firstRowFirstColumn="1" w:firstRowLastColumn="0" w:lastRowFirstColumn="0" w:lastRowLastColumn="0"/>
            <w:tcW w:w="2660" w:type="dxa"/>
          </w:tcPr>
          <w:p w:rsidR="00F11A39" w:rsidRPr="00FA7B5E" w:rsidRDefault="00F11A39" w:rsidP="00CF5B4C">
            <w:pPr>
              <w:rPr>
                <w:ins w:id="4742" w:author="Miguel Centeno Muñoz" w:date="2014-07-27T23:16:00Z"/>
                <w:b/>
                <w:sz w:val="22"/>
                <w:szCs w:val="22"/>
                <w:rPrChange w:id="4743" w:author="Miguel Centeno Muñoz" w:date="2014-07-31T00:28:00Z">
                  <w:rPr>
                    <w:ins w:id="4744" w:author="Miguel Centeno Muñoz" w:date="2014-07-27T23:16:00Z"/>
                    <w:b/>
                  </w:rPr>
                </w:rPrChange>
              </w:rPr>
            </w:pPr>
            <w:ins w:id="4745" w:author="Miguel Centeno Muñoz" w:date="2014-07-27T23:16:00Z">
              <w:r w:rsidRPr="00FA7B5E">
                <w:rPr>
                  <w:b/>
                </w:rPr>
                <w:t>Atributo variable</w:t>
              </w:r>
            </w:ins>
          </w:p>
        </w:tc>
        <w:tc>
          <w:tcPr>
            <w:tcW w:w="6409" w:type="dxa"/>
          </w:tcPr>
          <w:p w:rsidR="00F11A39" w:rsidRPr="00FA7B5E" w:rsidRDefault="00F11A39">
            <w:pPr>
              <w:cnfStyle w:val="100000000000" w:firstRow="1" w:lastRow="0" w:firstColumn="0" w:lastColumn="0" w:oddVBand="0" w:evenVBand="0" w:oddHBand="0" w:evenHBand="0" w:firstRowFirstColumn="0" w:firstRowLastColumn="0" w:lastRowFirstColumn="0" w:lastRowLastColumn="0"/>
              <w:rPr>
                <w:ins w:id="4746" w:author="Miguel Centeno Muñoz" w:date="2014-07-27T23:16:00Z"/>
                <w:rFonts w:eastAsiaTheme="minorHAnsi" w:cstheme="minorBidi"/>
                <w:b/>
                <w:color w:val="auto"/>
                <w:sz w:val="22"/>
                <w:szCs w:val="22"/>
              </w:rPr>
              <w:pPrChange w:id="4747" w:author="Miguel Centeno Muñoz" w:date="2014-07-27T23:16: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4748" w:author="Miguel Centeno Muñoz" w:date="2014-07-27T23:16:00Z">
              <w:r w:rsidRPr="00FA7B5E">
                <w:rPr>
                  <w:b/>
                </w:rPr>
                <w:t>Ruta:: fecha_creacion</w:t>
              </w:r>
            </w:ins>
          </w:p>
        </w:tc>
      </w:tr>
      <w:tr w:rsidR="00F11A39" w:rsidTr="00CF5B4C">
        <w:trPr>
          <w:cnfStyle w:val="000000100000" w:firstRow="0" w:lastRow="0" w:firstColumn="0" w:lastColumn="0" w:oddVBand="0" w:evenVBand="0" w:oddHBand="1" w:evenHBand="0" w:firstRowFirstColumn="0" w:firstRowLastColumn="0" w:lastRowFirstColumn="0" w:lastRowLastColumn="0"/>
          <w:ins w:id="4749" w:author="Miguel Centeno Muñoz" w:date="2014-07-27T23:16:00Z"/>
        </w:trPr>
        <w:tc>
          <w:tcPr>
            <w:cnfStyle w:val="001000000000" w:firstRow="0" w:lastRow="0" w:firstColumn="1" w:lastColumn="0" w:oddVBand="0" w:evenVBand="0" w:oddHBand="0" w:evenHBand="0" w:firstRowFirstColumn="0" w:firstRowLastColumn="0" w:lastRowFirstColumn="0" w:lastRowLastColumn="0"/>
            <w:tcW w:w="2660" w:type="dxa"/>
          </w:tcPr>
          <w:p w:rsidR="00F11A39" w:rsidRPr="00FA7B5E" w:rsidRDefault="00F11A39" w:rsidP="00CF5B4C">
            <w:pPr>
              <w:rPr>
                <w:ins w:id="4750" w:author="Miguel Centeno Muñoz" w:date="2014-07-27T23:16:00Z"/>
                <w:b/>
              </w:rPr>
            </w:pPr>
            <w:ins w:id="4751" w:author="Miguel Centeno Muñoz" w:date="2014-07-27T23:16:00Z">
              <w:r w:rsidRPr="00FA7B5E">
                <w:rPr>
                  <w:b/>
                </w:rPr>
                <w:t>Descripción</w:t>
              </w:r>
            </w:ins>
          </w:p>
        </w:tc>
        <w:tc>
          <w:tcPr>
            <w:tcW w:w="6409" w:type="dxa"/>
          </w:tcPr>
          <w:p w:rsidR="00F11A39" w:rsidRPr="00FA7B5E" w:rsidRDefault="00F11A39">
            <w:pPr>
              <w:cnfStyle w:val="000000100000" w:firstRow="0" w:lastRow="0" w:firstColumn="0" w:lastColumn="0" w:oddVBand="0" w:evenVBand="0" w:oddHBand="1" w:evenHBand="0" w:firstRowFirstColumn="0" w:firstRowLastColumn="0" w:lastRowFirstColumn="0" w:lastRowLastColumn="0"/>
              <w:rPr>
                <w:ins w:id="4752" w:author="Miguel Centeno Muñoz" w:date="2014-07-27T23:16:00Z"/>
                <w:rFonts w:eastAsiaTheme="minorHAnsi" w:cstheme="minorBidi"/>
                <w:i/>
                <w:color w:val="auto"/>
              </w:rPr>
              <w:pPrChange w:id="4753" w:author="Miguel Centeno Muñoz" w:date="2014-07-27T23:20: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754" w:author="Miguel Centeno Muñoz" w:date="2014-07-27T23:16:00Z">
              <w:r w:rsidRPr="00FA7B5E">
                <w:t xml:space="preserve">Este atributo representa </w:t>
              </w:r>
            </w:ins>
            <w:ins w:id="4755" w:author="Miguel Centeno Muñoz" w:date="2014-07-27T23:20:00Z">
              <w:r w:rsidRPr="00FA7B5E">
                <w:rPr>
                  <w:i/>
                </w:rPr>
                <w:t>la fecha en la que la ruta fue creada</w:t>
              </w:r>
            </w:ins>
          </w:p>
        </w:tc>
      </w:tr>
      <w:tr w:rsidR="00F11A39" w:rsidTr="00CF5B4C">
        <w:trPr>
          <w:ins w:id="4756" w:author="Miguel Centeno Muñoz" w:date="2014-07-27T23:16:00Z"/>
        </w:trPr>
        <w:tc>
          <w:tcPr>
            <w:cnfStyle w:val="001000000000" w:firstRow="0" w:lastRow="0" w:firstColumn="1" w:lastColumn="0" w:oddVBand="0" w:evenVBand="0" w:oddHBand="0" w:evenHBand="0" w:firstRowFirstColumn="0" w:firstRowLastColumn="0" w:lastRowFirstColumn="0" w:lastRowLastColumn="0"/>
            <w:tcW w:w="2660" w:type="dxa"/>
          </w:tcPr>
          <w:p w:rsidR="00F11A39" w:rsidRPr="00FA7B5E" w:rsidRDefault="00F11A39" w:rsidP="00CF5B4C">
            <w:pPr>
              <w:rPr>
                <w:ins w:id="4757" w:author="Miguel Centeno Muñoz" w:date="2014-07-27T23:16:00Z"/>
                <w:b/>
              </w:rPr>
            </w:pPr>
            <w:ins w:id="4758" w:author="Miguel Centeno Muñoz" w:date="2014-07-27T23:16:00Z">
              <w:r w:rsidRPr="00FA7B5E">
                <w:rPr>
                  <w:b/>
                </w:rPr>
                <w:t>Tipo</w:t>
              </w:r>
            </w:ins>
          </w:p>
        </w:tc>
        <w:tc>
          <w:tcPr>
            <w:tcW w:w="6409" w:type="dxa"/>
          </w:tcPr>
          <w:p w:rsidR="00F11A39" w:rsidRPr="006B268B" w:rsidRDefault="00F11A39" w:rsidP="00CF5B4C">
            <w:pPr>
              <w:cnfStyle w:val="000000000000" w:firstRow="0" w:lastRow="0" w:firstColumn="0" w:lastColumn="0" w:oddVBand="0" w:evenVBand="0" w:oddHBand="0" w:evenHBand="0" w:firstRowFirstColumn="0" w:firstRowLastColumn="0" w:lastRowFirstColumn="0" w:lastRowLastColumn="0"/>
              <w:rPr>
                <w:ins w:id="4759" w:author="Miguel Centeno Muñoz" w:date="2014-07-27T23:16:00Z"/>
                <w:rFonts w:ascii="Courier New" w:hAnsi="Courier New" w:cs="Courier New"/>
              </w:rPr>
            </w:pPr>
            <w:ins w:id="4760" w:author="Miguel Centeno Muñoz" w:date="2014-07-27T23:19:00Z">
              <w:r>
                <w:rPr>
                  <w:rFonts w:ascii="Courier New" w:hAnsi="Courier New" w:cs="Courier New"/>
                </w:rPr>
                <w:t>Date</w:t>
              </w:r>
            </w:ins>
          </w:p>
        </w:tc>
      </w:tr>
    </w:tbl>
    <w:p w:rsidR="00F87E9D" w:rsidRDefault="00F87E9D">
      <w:pPr>
        <w:rPr>
          <w:ins w:id="4761" w:author="Miguel Centeno Muñoz" w:date="2014-07-27T16:53:00Z"/>
        </w:rPr>
        <w:pPrChange w:id="4762"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1C26F7" w:rsidTr="00AC15B6">
        <w:trPr>
          <w:cnfStyle w:val="100000000000" w:firstRow="1" w:lastRow="0" w:firstColumn="0" w:lastColumn="0" w:oddVBand="0" w:evenVBand="0" w:oddHBand="0" w:evenHBand="0" w:firstRowFirstColumn="0" w:firstRowLastColumn="0" w:lastRowFirstColumn="0" w:lastRowLastColumn="0"/>
          <w:ins w:id="4763" w:author="Miguel Centeno Muñoz" w:date="2014-07-31T00:36:00Z"/>
        </w:trPr>
        <w:tc>
          <w:tcPr>
            <w:cnfStyle w:val="001000000100" w:firstRow="0" w:lastRow="0" w:firstColumn="1" w:lastColumn="0" w:oddVBand="0" w:evenVBand="0" w:oddHBand="0" w:evenHBand="0" w:firstRowFirstColumn="1" w:firstRowLastColumn="0" w:lastRowFirstColumn="0" w:lastRowLastColumn="0"/>
            <w:tcW w:w="2660" w:type="dxa"/>
          </w:tcPr>
          <w:p w:rsidR="001C26F7" w:rsidRPr="00412093" w:rsidRDefault="001C26F7" w:rsidP="00AC15B6">
            <w:pPr>
              <w:spacing w:after="200" w:line="276" w:lineRule="auto"/>
              <w:rPr>
                <w:ins w:id="4764" w:author="Miguel Centeno Muñoz" w:date="2014-07-31T00:36:00Z"/>
                <w:b/>
              </w:rPr>
            </w:pPr>
            <w:ins w:id="4765" w:author="Miguel Centeno Muñoz" w:date="2014-07-31T00:36:00Z">
              <w:r w:rsidRPr="00412093">
                <w:rPr>
                  <w:b/>
                  <w:color w:val="auto"/>
                  <w:sz w:val="22"/>
                </w:rPr>
                <w:t>Expresión de invariante</w:t>
              </w:r>
            </w:ins>
          </w:p>
        </w:tc>
        <w:tc>
          <w:tcPr>
            <w:tcW w:w="6409" w:type="dxa"/>
          </w:tcPr>
          <w:p w:rsidR="001C26F7" w:rsidRPr="00412093" w:rsidRDefault="001C26F7" w:rsidP="00AC15B6">
            <w:pPr>
              <w:spacing w:after="200" w:line="276" w:lineRule="auto"/>
              <w:cnfStyle w:val="100000000000" w:firstRow="1" w:lastRow="0" w:firstColumn="0" w:lastColumn="0" w:oddVBand="0" w:evenVBand="0" w:oddHBand="0" w:evenHBand="0" w:firstRowFirstColumn="0" w:firstRowLastColumn="0" w:lastRowFirstColumn="0" w:lastRowLastColumn="0"/>
              <w:rPr>
                <w:ins w:id="4766" w:author="Miguel Centeno Muñoz" w:date="2014-07-31T00:36:00Z"/>
                <w:b/>
              </w:rPr>
            </w:pPr>
            <w:ins w:id="4767" w:author="Miguel Centeno Muñoz" w:date="2014-07-31T00:36:00Z">
              <w:r w:rsidRPr="00412093">
                <w:rPr>
                  <w:b/>
                  <w:color w:val="auto"/>
                  <w:sz w:val="22"/>
                </w:rPr>
                <w:t>Usuario:: Unicidad de los nombres de usuario</w:t>
              </w:r>
            </w:ins>
          </w:p>
        </w:tc>
      </w:tr>
      <w:tr w:rsidR="001C26F7" w:rsidTr="00AC15B6">
        <w:trPr>
          <w:cnfStyle w:val="000000100000" w:firstRow="0" w:lastRow="0" w:firstColumn="0" w:lastColumn="0" w:oddVBand="0" w:evenVBand="0" w:oddHBand="1" w:evenHBand="0" w:firstRowFirstColumn="0" w:firstRowLastColumn="0" w:lastRowFirstColumn="0" w:lastRowLastColumn="0"/>
          <w:ins w:id="4768" w:author="Miguel Centeno Muñoz" w:date="2014-07-31T00:36: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412093" w:rsidRDefault="001C26F7" w:rsidP="00AC15B6">
            <w:pPr>
              <w:spacing w:after="200" w:line="276" w:lineRule="auto"/>
              <w:rPr>
                <w:ins w:id="4769" w:author="Miguel Centeno Muñoz" w:date="2014-07-31T00:36:00Z"/>
                <w:b/>
              </w:rPr>
            </w:pPr>
            <w:ins w:id="4770" w:author="Miguel Centeno Muñoz" w:date="2014-07-31T00:36:00Z">
              <w:r w:rsidRPr="00412093">
                <w:rPr>
                  <w:b/>
                  <w:color w:val="auto"/>
                </w:rPr>
                <w:t>Descripción</w:t>
              </w:r>
            </w:ins>
          </w:p>
        </w:tc>
        <w:tc>
          <w:tcPr>
            <w:tcW w:w="6409" w:type="dxa"/>
          </w:tcPr>
          <w:p w:rsidR="001C26F7" w:rsidRDefault="001C26F7">
            <w:pPr>
              <w:cnfStyle w:val="000000100000" w:firstRow="0" w:lastRow="0" w:firstColumn="0" w:lastColumn="0" w:oddVBand="0" w:evenVBand="0" w:oddHBand="1" w:evenHBand="0" w:firstRowFirstColumn="0" w:firstRowLastColumn="0" w:lastRowFirstColumn="0" w:lastRowLastColumn="0"/>
              <w:rPr>
                <w:ins w:id="4771" w:author="Miguel Centeno Muñoz" w:date="2014-07-31T00:36:00Z"/>
              </w:rPr>
            </w:pPr>
            <w:ins w:id="4772" w:author="Miguel Centeno Muñoz" w:date="2014-07-31T00:36:00Z">
              <w:r>
                <w:t>No pueden existir dos rutas con el mismo nombre</w:t>
              </w:r>
            </w:ins>
          </w:p>
        </w:tc>
      </w:tr>
    </w:tbl>
    <w:p w:rsidR="001C26F7" w:rsidRDefault="001C26F7">
      <w:pPr>
        <w:rPr>
          <w:ins w:id="4773" w:author="Miguel Centeno Muñoz" w:date="2014-07-27T16:53:00Z"/>
        </w:rPr>
        <w:pPrChange w:id="4774" w:author="Miguel Centeno Muñoz" w:date="2014-07-27T13:12:00Z">
          <w:pPr>
            <w:pStyle w:val="Ttulo3"/>
          </w:pPr>
        </w:pPrChange>
      </w:pPr>
    </w:p>
    <w:tbl>
      <w:tblPr>
        <w:tblStyle w:val="Listamedia2-nfasis2"/>
        <w:tblW w:w="0" w:type="auto"/>
        <w:tblLook w:val="04A0" w:firstRow="1" w:lastRow="0" w:firstColumn="1" w:lastColumn="0" w:noHBand="0" w:noVBand="1"/>
      </w:tblPr>
      <w:tblGrid>
        <w:gridCol w:w="2235"/>
        <w:gridCol w:w="6834"/>
      </w:tblGrid>
      <w:tr w:rsidR="00CC5297" w:rsidTr="00CF5B4C">
        <w:trPr>
          <w:cnfStyle w:val="100000000000" w:firstRow="1" w:lastRow="0" w:firstColumn="0" w:lastColumn="0" w:oddVBand="0" w:evenVBand="0" w:oddHBand="0" w:evenHBand="0" w:firstRowFirstColumn="0" w:firstRowLastColumn="0" w:lastRowFirstColumn="0" w:lastRowLastColumn="0"/>
          <w:ins w:id="4775" w:author="Miguel Centeno Muñoz" w:date="2014-07-27T23:23:00Z"/>
        </w:trPr>
        <w:tc>
          <w:tcPr>
            <w:cnfStyle w:val="001000000100" w:firstRow="0" w:lastRow="0" w:firstColumn="1" w:lastColumn="0" w:oddVBand="0" w:evenVBand="0" w:oddHBand="0" w:evenHBand="0" w:firstRowFirstColumn="1" w:firstRowLastColumn="0" w:lastRowFirstColumn="0" w:lastRowLastColumn="0"/>
            <w:tcW w:w="2235" w:type="dxa"/>
          </w:tcPr>
          <w:p w:rsidR="00CC5297" w:rsidRPr="00CC5297" w:rsidRDefault="00CC5297" w:rsidP="00CF5B4C">
            <w:pPr>
              <w:spacing w:after="200" w:line="276" w:lineRule="auto"/>
              <w:rPr>
                <w:ins w:id="4776" w:author="Miguel Centeno Muñoz" w:date="2014-07-27T23:23:00Z"/>
                <w:b/>
                <w:rPrChange w:id="4777" w:author="Miguel Centeno Muñoz" w:date="2014-07-27T23:24:00Z">
                  <w:rPr>
                    <w:ins w:id="4778" w:author="Miguel Centeno Muñoz" w:date="2014-07-27T23:23:00Z"/>
                    <w:rFonts w:eastAsiaTheme="minorHAnsi" w:cstheme="minorBidi"/>
                    <w:color w:val="auto"/>
                    <w:sz w:val="22"/>
                    <w:szCs w:val="22"/>
                  </w:rPr>
                </w:rPrChange>
              </w:rPr>
            </w:pPr>
            <w:ins w:id="4779" w:author="Miguel Centeno Muñoz" w:date="2014-07-27T23:23:00Z">
              <w:r>
                <w:rPr>
                  <w:b/>
                  <w:color w:val="auto"/>
                  <w:sz w:val="22"/>
                  <w:rPrChange w:id="4780" w:author="Miguel Centeno Muñoz" w:date="2014-07-27T23:24:00Z">
                    <w:rPr>
                      <w:b/>
                      <w:bCs/>
                      <w:color w:val="C0504D" w:themeColor="accent2"/>
                      <w:sz w:val="32"/>
                    </w:rPr>
                  </w:rPrChange>
                </w:rPr>
                <w:t>TYP-000</w:t>
              </w:r>
            </w:ins>
            <w:ins w:id="4781" w:author="Miguel Centeno Muñoz" w:date="2014-07-31T00:39:00Z">
              <w:r w:rsidR="001C26F7">
                <w:rPr>
                  <w:b/>
                </w:rPr>
                <w:t>3</w:t>
              </w:r>
            </w:ins>
          </w:p>
        </w:tc>
        <w:tc>
          <w:tcPr>
            <w:tcW w:w="6834" w:type="dxa"/>
          </w:tcPr>
          <w:p w:rsidR="00CC5297" w:rsidRPr="00CC5297" w:rsidRDefault="00CC5297" w:rsidP="00CF5B4C">
            <w:pPr>
              <w:spacing w:after="200" w:line="276" w:lineRule="auto"/>
              <w:cnfStyle w:val="100000000000" w:firstRow="1" w:lastRow="0" w:firstColumn="0" w:lastColumn="0" w:oddVBand="0" w:evenVBand="0" w:oddHBand="0" w:evenHBand="0" w:firstRowFirstColumn="0" w:firstRowLastColumn="0" w:lastRowFirstColumn="0" w:lastRowLastColumn="0"/>
              <w:rPr>
                <w:ins w:id="4782" w:author="Miguel Centeno Muñoz" w:date="2014-07-27T23:23:00Z"/>
                <w:b/>
                <w:rPrChange w:id="4783" w:author="Miguel Centeno Muñoz" w:date="2014-07-27T23:24:00Z">
                  <w:rPr>
                    <w:ins w:id="4784" w:author="Miguel Centeno Muñoz" w:date="2014-07-27T23:23:00Z"/>
                    <w:rFonts w:eastAsiaTheme="minorHAnsi" w:cstheme="minorBidi"/>
                    <w:color w:val="auto"/>
                    <w:sz w:val="22"/>
                    <w:szCs w:val="22"/>
                  </w:rPr>
                </w:rPrChange>
              </w:rPr>
            </w:pPr>
            <w:ins w:id="4785" w:author="Miguel Centeno Muñoz" w:date="2014-07-27T23:24:00Z">
              <w:r>
                <w:rPr>
                  <w:b/>
                </w:rPr>
                <w:t>Mapa</w:t>
              </w:r>
            </w:ins>
          </w:p>
        </w:tc>
      </w:tr>
      <w:tr w:rsidR="00CC5297" w:rsidTr="00CF5B4C">
        <w:trPr>
          <w:cnfStyle w:val="000000100000" w:firstRow="0" w:lastRow="0" w:firstColumn="0" w:lastColumn="0" w:oddVBand="0" w:evenVBand="0" w:oddHBand="1" w:evenHBand="0" w:firstRowFirstColumn="0" w:firstRowLastColumn="0" w:lastRowFirstColumn="0" w:lastRowLastColumn="0"/>
          <w:ins w:id="4786"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787" w:author="Miguel Centeno Muñoz" w:date="2014-07-27T23:23:00Z"/>
                <w:b/>
                <w:rPrChange w:id="4788" w:author="Miguel Centeno Muñoz" w:date="2014-07-27T23:24:00Z">
                  <w:rPr>
                    <w:ins w:id="4789" w:author="Miguel Centeno Muñoz" w:date="2014-07-27T23:23:00Z"/>
                    <w:rFonts w:eastAsiaTheme="minorHAnsi" w:cstheme="minorBidi"/>
                    <w:color w:val="auto"/>
                  </w:rPr>
                </w:rPrChange>
              </w:rPr>
            </w:pPr>
            <w:ins w:id="4790" w:author="Miguel Centeno Muñoz" w:date="2014-07-27T23:23:00Z">
              <w:r w:rsidRPr="00CC5297">
                <w:rPr>
                  <w:b/>
                  <w:color w:val="auto"/>
                  <w:rPrChange w:id="4791" w:author="Miguel Centeno Muñoz" w:date="2014-07-27T23:24:00Z">
                    <w:rPr>
                      <w:b/>
                      <w:bCs/>
                      <w:color w:val="C0504D" w:themeColor="accent2"/>
                      <w:sz w:val="32"/>
                    </w:rPr>
                  </w:rPrChange>
                </w:rPr>
                <w:t>Versión</w:t>
              </w:r>
            </w:ins>
          </w:p>
        </w:tc>
        <w:tc>
          <w:tcPr>
            <w:tcW w:w="6834" w:type="dxa"/>
          </w:tcPr>
          <w:p w:rsidR="00CC5297" w:rsidRDefault="00CC5297" w:rsidP="00CF5B4C">
            <w:pPr>
              <w:cnfStyle w:val="000000100000" w:firstRow="0" w:lastRow="0" w:firstColumn="0" w:lastColumn="0" w:oddVBand="0" w:evenVBand="0" w:oddHBand="1" w:evenHBand="0" w:firstRowFirstColumn="0" w:firstRowLastColumn="0" w:lastRowFirstColumn="0" w:lastRowLastColumn="0"/>
              <w:rPr>
                <w:ins w:id="4792" w:author="Miguel Centeno Muñoz" w:date="2014-07-27T23:23:00Z"/>
              </w:rPr>
            </w:pPr>
            <w:ins w:id="4793" w:author="Miguel Centeno Muñoz" w:date="2014-07-27T23:23:00Z">
              <w:r>
                <w:t>1.0(27/07/2014)</w:t>
              </w:r>
            </w:ins>
          </w:p>
        </w:tc>
      </w:tr>
      <w:tr w:rsidR="00CC5297" w:rsidTr="00CF5B4C">
        <w:trPr>
          <w:ins w:id="4794"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795" w:author="Miguel Centeno Muñoz" w:date="2014-07-27T23:23:00Z"/>
                <w:b/>
                <w:rPrChange w:id="4796" w:author="Miguel Centeno Muñoz" w:date="2014-07-27T23:24:00Z">
                  <w:rPr>
                    <w:ins w:id="4797" w:author="Miguel Centeno Muñoz" w:date="2014-07-27T23:23:00Z"/>
                    <w:rFonts w:eastAsiaTheme="minorHAnsi" w:cstheme="minorBidi"/>
                    <w:color w:val="auto"/>
                  </w:rPr>
                </w:rPrChange>
              </w:rPr>
            </w:pPr>
            <w:ins w:id="4798" w:author="Miguel Centeno Muñoz" w:date="2014-07-27T23:23:00Z">
              <w:r w:rsidRPr="00CC5297">
                <w:rPr>
                  <w:b/>
                  <w:color w:val="auto"/>
                  <w:rPrChange w:id="4799" w:author="Miguel Centeno Muñoz" w:date="2014-07-27T23:24:00Z">
                    <w:rPr>
                      <w:b/>
                      <w:bCs/>
                      <w:color w:val="C0504D" w:themeColor="accent2"/>
                      <w:sz w:val="32"/>
                    </w:rPr>
                  </w:rPrChange>
                </w:rPr>
                <w:t>Autores</w:t>
              </w:r>
            </w:ins>
          </w:p>
        </w:tc>
        <w:tc>
          <w:tcPr>
            <w:tcW w:w="6834" w:type="dxa"/>
          </w:tcPr>
          <w:p w:rsidR="00CC5297" w:rsidRDefault="00CC5297" w:rsidP="00CF5B4C">
            <w:pPr>
              <w:cnfStyle w:val="000000000000" w:firstRow="0" w:lastRow="0" w:firstColumn="0" w:lastColumn="0" w:oddVBand="0" w:evenVBand="0" w:oddHBand="0" w:evenHBand="0" w:firstRowFirstColumn="0" w:firstRowLastColumn="0" w:lastRowFirstColumn="0" w:lastRowLastColumn="0"/>
              <w:rPr>
                <w:ins w:id="4800" w:author="Miguel Centeno Muñoz" w:date="2014-07-27T23:23:00Z"/>
              </w:rPr>
            </w:pPr>
            <w:ins w:id="4801" w:author="Miguel Centeno Muñoz" w:date="2014-07-27T23:23:00Z">
              <w:r>
                <w:t>Miguel Centeno Muñoz</w:t>
              </w:r>
            </w:ins>
          </w:p>
        </w:tc>
      </w:tr>
      <w:tr w:rsidR="00CC5297" w:rsidTr="00CF5B4C">
        <w:trPr>
          <w:cnfStyle w:val="000000100000" w:firstRow="0" w:lastRow="0" w:firstColumn="0" w:lastColumn="0" w:oddVBand="0" w:evenVBand="0" w:oddHBand="1" w:evenHBand="0" w:firstRowFirstColumn="0" w:firstRowLastColumn="0" w:lastRowFirstColumn="0" w:lastRowLastColumn="0"/>
          <w:ins w:id="4802"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803" w:author="Miguel Centeno Muñoz" w:date="2014-07-27T23:23:00Z"/>
                <w:b/>
                <w:rPrChange w:id="4804" w:author="Miguel Centeno Muñoz" w:date="2014-07-27T23:24:00Z">
                  <w:rPr>
                    <w:ins w:id="4805" w:author="Miguel Centeno Muñoz" w:date="2014-07-27T23:23:00Z"/>
                    <w:rFonts w:eastAsiaTheme="minorHAnsi" w:cstheme="minorBidi"/>
                    <w:color w:val="auto"/>
                  </w:rPr>
                </w:rPrChange>
              </w:rPr>
            </w:pPr>
            <w:ins w:id="4806" w:author="Miguel Centeno Muñoz" w:date="2014-07-27T23:23:00Z">
              <w:r w:rsidRPr="00CC5297">
                <w:rPr>
                  <w:b/>
                  <w:color w:val="auto"/>
                  <w:rPrChange w:id="4807" w:author="Miguel Centeno Muñoz" w:date="2014-07-27T23:24:00Z">
                    <w:rPr>
                      <w:b/>
                      <w:bCs/>
                      <w:color w:val="C0504D" w:themeColor="accent2"/>
                      <w:sz w:val="32"/>
                    </w:rPr>
                  </w:rPrChange>
                </w:rPr>
                <w:t>Dependencias</w:t>
              </w:r>
            </w:ins>
          </w:p>
        </w:tc>
        <w:tc>
          <w:tcPr>
            <w:tcW w:w="6834" w:type="dxa"/>
          </w:tcPr>
          <w:p w:rsidR="00CC5297" w:rsidRDefault="00CC5297" w:rsidP="00CF5B4C">
            <w:pPr>
              <w:cnfStyle w:val="000000100000" w:firstRow="0" w:lastRow="0" w:firstColumn="0" w:lastColumn="0" w:oddVBand="0" w:evenVBand="0" w:oddHBand="1" w:evenHBand="0" w:firstRowFirstColumn="0" w:firstRowLastColumn="0" w:lastRowFirstColumn="0" w:lastRowLastColumn="0"/>
              <w:rPr>
                <w:ins w:id="4808" w:author="Miguel Centeno Muñoz" w:date="2014-07-27T23:23:00Z"/>
              </w:rPr>
            </w:pPr>
            <w:ins w:id="4809" w:author="Miguel Centeno Muñoz" w:date="2014-07-27T23:23:00Z">
              <w:r>
                <w:t>[OBJ-0002] Gestión de Rutas</w:t>
              </w:r>
            </w:ins>
          </w:p>
        </w:tc>
      </w:tr>
      <w:tr w:rsidR="00CC5297" w:rsidTr="00CF5B4C">
        <w:trPr>
          <w:ins w:id="4810"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811" w:author="Miguel Centeno Muñoz" w:date="2014-07-27T23:23:00Z"/>
                <w:b/>
                <w:rPrChange w:id="4812" w:author="Miguel Centeno Muñoz" w:date="2014-07-27T23:24:00Z">
                  <w:rPr>
                    <w:ins w:id="4813" w:author="Miguel Centeno Muñoz" w:date="2014-07-27T23:23:00Z"/>
                    <w:rFonts w:eastAsiaTheme="minorHAnsi" w:cstheme="minorBidi"/>
                    <w:color w:val="auto"/>
                  </w:rPr>
                </w:rPrChange>
              </w:rPr>
            </w:pPr>
            <w:ins w:id="4814" w:author="Miguel Centeno Muñoz" w:date="2014-07-27T23:23:00Z">
              <w:r w:rsidRPr="00CC5297">
                <w:rPr>
                  <w:b/>
                  <w:color w:val="auto"/>
                  <w:rPrChange w:id="4815" w:author="Miguel Centeno Muñoz" w:date="2014-07-27T23:24:00Z">
                    <w:rPr>
                      <w:b/>
                      <w:bCs/>
                      <w:color w:val="C0504D" w:themeColor="accent2"/>
                      <w:sz w:val="32"/>
                    </w:rPr>
                  </w:rPrChange>
                </w:rPr>
                <w:t>Descripción</w:t>
              </w:r>
            </w:ins>
          </w:p>
        </w:tc>
        <w:tc>
          <w:tcPr>
            <w:tcW w:w="6834" w:type="dxa"/>
          </w:tcPr>
          <w:p w:rsidR="00CC5297" w:rsidRPr="006B268B" w:rsidRDefault="00CC5297">
            <w:pPr>
              <w:cnfStyle w:val="000000000000" w:firstRow="0" w:lastRow="0" w:firstColumn="0" w:lastColumn="0" w:oddVBand="0" w:evenVBand="0" w:oddHBand="0" w:evenHBand="0" w:firstRowFirstColumn="0" w:firstRowLastColumn="0" w:lastRowFirstColumn="0" w:lastRowLastColumn="0"/>
              <w:rPr>
                <w:ins w:id="4816" w:author="Miguel Centeno Muñoz" w:date="2014-07-27T23:23:00Z"/>
                <w:rFonts w:eastAsiaTheme="minorHAnsi" w:cstheme="minorBidi"/>
                <w:i/>
                <w:color w:val="auto"/>
              </w:rPr>
              <w:pPrChange w:id="4817" w:author="Miguel Centeno Muñoz" w:date="2014-07-27T23:25: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4818" w:author="Miguel Centeno Muñoz" w:date="2014-07-27T23:23:00Z">
              <w:r>
                <w:t xml:space="preserve">Este tipo de objetos representa </w:t>
              </w:r>
            </w:ins>
            <w:ins w:id="4819" w:author="Miguel Centeno Muñoz" w:date="2014-07-27T23:25:00Z">
              <w:r>
                <w:rPr>
                  <w:i/>
                </w:rPr>
                <w:t>el mapa de la ruta</w:t>
              </w:r>
            </w:ins>
          </w:p>
        </w:tc>
      </w:tr>
      <w:tr w:rsidR="00CC5297" w:rsidTr="00CF5B4C">
        <w:trPr>
          <w:cnfStyle w:val="000000100000" w:firstRow="0" w:lastRow="0" w:firstColumn="0" w:lastColumn="0" w:oddVBand="0" w:evenVBand="0" w:oddHBand="1" w:evenHBand="0" w:firstRowFirstColumn="0" w:firstRowLastColumn="0" w:lastRowFirstColumn="0" w:lastRowLastColumn="0"/>
          <w:ins w:id="4820"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821" w:author="Miguel Centeno Muñoz" w:date="2014-07-27T23:23:00Z"/>
                <w:b/>
                <w:rPrChange w:id="4822" w:author="Miguel Centeno Muñoz" w:date="2014-07-27T23:24:00Z">
                  <w:rPr>
                    <w:ins w:id="4823" w:author="Miguel Centeno Muñoz" w:date="2014-07-27T23:23:00Z"/>
                    <w:rFonts w:eastAsiaTheme="minorHAnsi" w:cstheme="minorBidi"/>
                    <w:color w:val="auto"/>
                  </w:rPr>
                </w:rPrChange>
              </w:rPr>
            </w:pPr>
            <w:ins w:id="4824" w:author="Miguel Centeno Muñoz" w:date="2014-07-27T23:23:00Z">
              <w:r w:rsidRPr="00CC5297">
                <w:rPr>
                  <w:b/>
                  <w:rPrChange w:id="4825" w:author="Miguel Centeno Muñoz" w:date="2014-07-27T23:24:00Z">
                    <w:rPr/>
                  </w:rPrChange>
                </w:rPr>
                <w:t>Componentes</w:t>
              </w:r>
            </w:ins>
          </w:p>
        </w:tc>
        <w:tc>
          <w:tcPr>
            <w:tcW w:w="6834" w:type="dxa"/>
          </w:tcPr>
          <w:p w:rsidR="00CC5297" w:rsidRPr="00CC5297" w:rsidRDefault="00CC5297" w:rsidP="00CF5B4C">
            <w:pPr>
              <w:spacing w:after="200" w:line="276" w:lineRule="auto"/>
              <w:cnfStyle w:val="000000100000" w:firstRow="0" w:lastRow="0" w:firstColumn="0" w:lastColumn="0" w:oddVBand="0" w:evenVBand="0" w:oddHBand="1" w:evenHBand="0" w:firstRowFirstColumn="0" w:firstRowLastColumn="0" w:lastRowFirstColumn="0" w:lastRowLastColumn="0"/>
              <w:rPr>
                <w:ins w:id="4826" w:author="Miguel Centeno Muñoz" w:date="2014-07-27T23:23:00Z"/>
                <w:b/>
                <w:rPrChange w:id="4827" w:author="Miguel Centeno Muñoz" w:date="2014-07-27T23:25:00Z">
                  <w:rPr>
                    <w:ins w:id="4828" w:author="Miguel Centeno Muñoz" w:date="2014-07-27T23:23:00Z"/>
                    <w:rFonts w:eastAsiaTheme="minorHAnsi" w:cstheme="minorBidi"/>
                    <w:color w:val="auto"/>
                  </w:rPr>
                </w:rPrChange>
              </w:rPr>
            </w:pPr>
            <w:ins w:id="4829" w:author="Miguel Centeno Muñoz" w:date="2014-07-27T23:23:00Z">
              <w:r w:rsidRPr="00CC5297">
                <w:rPr>
                  <w:b/>
                  <w:rPrChange w:id="4830" w:author="Miguel Centeno Muñoz" w:date="2014-07-27T23:25:00Z">
                    <w:rPr/>
                  </w:rPrChange>
                </w:rPr>
                <w:t>Nombre                  Tipo                             Multiplicidad</w:t>
              </w:r>
            </w:ins>
          </w:p>
        </w:tc>
      </w:tr>
      <w:tr w:rsidR="00CC5297" w:rsidTr="00CF5B4C">
        <w:trPr>
          <w:ins w:id="4831"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832" w:author="Miguel Centeno Muñoz" w:date="2014-07-27T23:23:00Z"/>
                <w:b/>
                <w:rPrChange w:id="4833" w:author="Miguel Centeno Muñoz" w:date="2014-07-27T23:24:00Z">
                  <w:rPr>
                    <w:ins w:id="4834" w:author="Miguel Centeno Muñoz" w:date="2014-07-27T23:23:00Z"/>
                    <w:rFonts w:eastAsiaTheme="minorHAnsi" w:cstheme="minorBidi"/>
                    <w:color w:val="auto"/>
                  </w:rPr>
                </w:rPrChange>
              </w:rPr>
            </w:pPr>
          </w:p>
        </w:tc>
        <w:tc>
          <w:tcPr>
            <w:tcW w:w="6834" w:type="dxa"/>
          </w:tcPr>
          <w:p w:rsidR="00CC5297" w:rsidRDefault="001C26F7">
            <w:pPr>
              <w:cnfStyle w:val="000000000000" w:firstRow="0" w:lastRow="0" w:firstColumn="0" w:lastColumn="0" w:oddVBand="0" w:evenVBand="0" w:oddHBand="0" w:evenHBand="0" w:firstRowFirstColumn="0" w:firstRowLastColumn="0" w:lastRowFirstColumn="0" w:lastRowLastColumn="0"/>
              <w:rPr>
                <w:ins w:id="4835" w:author="Miguel Centeno Muñoz" w:date="2014-07-27T23:23:00Z"/>
                <w:rFonts w:eastAsiaTheme="minorHAnsi" w:cstheme="minorBidi"/>
                <w:color w:val="auto"/>
              </w:rPr>
              <w:pPrChange w:id="4836" w:author="Miguel Centeno Muñoz" w:date="2014-07-31T00:37: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4837" w:author="Miguel Centeno Muñoz" w:date="2014-07-31T00:36:00Z">
              <w:r>
                <w:t>t</w:t>
              </w:r>
            </w:ins>
            <w:ins w:id="4838" w:author="Miguel Centeno Muñoz" w:date="2014-07-27T23:24:00Z">
              <w:r w:rsidR="00CC5297">
                <w:t>ipo_</w:t>
              </w:r>
            </w:ins>
            <w:ins w:id="4839" w:author="Miguel Centeno Muñoz" w:date="2014-07-31T00:37:00Z">
              <w:r>
                <w:t>fichero</w:t>
              </w:r>
            </w:ins>
            <w:ins w:id="4840" w:author="Miguel Centeno Muñoz" w:date="2014-07-27T23:23:00Z">
              <w:r>
                <w:t xml:space="preserve">           </w:t>
              </w:r>
              <w:r w:rsidR="00CC5297">
                <w:t xml:space="preserve"> </w:t>
              </w:r>
            </w:ins>
            <w:ins w:id="4841" w:author="Miguel Centeno Muñoz" w:date="2014-07-27T23:25:00Z">
              <w:r w:rsidR="00CC5297" w:rsidRPr="0045714E">
                <w:rPr>
                  <w:rFonts w:ascii="Courier New" w:hAnsi="Courier New" w:cs="Courier New"/>
                  <w:rPrChange w:id="4842" w:author="Miguel Centeno Muñoz" w:date="2014-08-02T13:10:00Z">
                    <w:rPr/>
                  </w:rPrChange>
                </w:rPr>
                <w:t>TiposMapa</w:t>
              </w:r>
            </w:ins>
            <w:ins w:id="4843" w:author="Miguel Centeno Muñoz" w:date="2014-07-27T23:23:00Z">
              <w:r>
                <w:t xml:space="preserve">   </w:t>
              </w:r>
              <w:r w:rsidR="00CC5297">
                <w:t xml:space="preserve">              1</w:t>
              </w:r>
            </w:ins>
          </w:p>
        </w:tc>
      </w:tr>
    </w:tbl>
    <w:p w:rsidR="00F87E9D" w:rsidRDefault="00F87E9D">
      <w:pPr>
        <w:rPr>
          <w:ins w:id="4844" w:author="Miguel Centeno Muñoz" w:date="2014-07-27T23:26:00Z"/>
        </w:rPr>
        <w:pPrChange w:id="4845"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CC5297" w:rsidTr="00CF5B4C">
        <w:trPr>
          <w:cnfStyle w:val="100000000000" w:firstRow="1" w:lastRow="0" w:firstColumn="0" w:lastColumn="0" w:oddVBand="0" w:evenVBand="0" w:oddHBand="0" w:evenHBand="0" w:firstRowFirstColumn="0" w:firstRowLastColumn="0" w:lastRowFirstColumn="0" w:lastRowLastColumn="0"/>
          <w:ins w:id="4846" w:author="Miguel Centeno Muñoz" w:date="2014-07-27T23:26:00Z"/>
        </w:trPr>
        <w:tc>
          <w:tcPr>
            <w:cnfStyle w:val="001000000100" w:firstRow="0" w:lastRow="0" w:firstColumn="1" w:lastColumn="0" w:oddVBand="0" w:evenVBand="0" w:oddHBand="0" w:evenHBand="0" w:firstRowFirstColumn="1" w:firstRowLastColumn="0" w:lastRowFirstColumn="0" w:lastRowLastColumn="0"/>
            <w:tcW w:w="2660" w:type="dxa"/>
          </w:tcPr>
          <w:p w:rsidR="00CC5297" w:rsidRPr="006B268B" w:rsidRDefault="00CC5297" w:rsidP="00CF5B4C">
            <w:pPr>
              <w:rPr>
                <w:ins w:id="4847" w:author="Miguel Centeno Muñoz" w:date="2014-07-27T23:26:00Z"/>
                <w:b/>
              </w:rPr>
            </w:pPr>
            <w:ins w:id="4848" w:author="Miguel Centeno Muñoz" w:date="2014-07-27T23:26:00Z">
              <w:r w:rsidRPr="006B268B">
                <w:rPr>
                  <w:b/>
                </w:rPr>
                <w:t>Atributo variable</w:t>
              </w:r>
            </w:ins>
          </w:p>
        </w:tc>
        <w:tc>
          <w:tcPr>
            <w:tcW w:w="6409" w:type="dxa"/>
          </w:tcPr>
          <w:p w:rsidR="00CC5297" w:rsidRPr="006B268B" w:rsidRDefault="00CC5297">
            <w:pPr>
              <w:cnfStyle w:val="100000000000" w:firstRow="1" w:lastRow="0" w:firstColumn="0" w:lastColumn="0" w:oddVBand="0" w:evenVBand="0" w:oddHBand="0" w:evenHBand="0" w:firstRowFirstColumn="0" w:firstRowLastColumn="0" w:lastRowFirstColumn="0" w:lastRowLastColumn="0"/>
              <w:rPr>
                <w:ins w:id="4849" w:author="Miguel Centeno Muñoz" w:date="2014-07-27T23:26:00Z"/>
                <w:rFonts w:eastAsiaTheme="minorHAnsi" w:cstheme="minorBidi"/>
                <w:b/>
                <w:color w:val="auto"/>
                <w:sz w:val="22"/>
                <w:szCs w:val="22"/>
              </w:rPr>
              <w:pPrChange w:id="4850" w:author="Miguel Centeno Muñoz" w:date="2014-07-31T00:37: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4851" w:author="Miguel Centeno Muñoz" w:date="2014-07-27T23:28:00Z">
              <w:r>
                <w:rPr>
                  <w:b/>
                </w:rPr>
                <w:t>Mapa</w:t>
              </w:r>
            </w:ins>
            <w:ins w:id="4852" w:author="Miguel Centeno Muñoz" w:date="2014-07-27T23:26:00Z">
              <w:r w:rsidRPr="006B268B">
                <w:rPr>
                  <w:b/>
                </w:rPr>
                <w:t xml:space="preserve">:: </w:t>
              </w:r>
            </w:ins>
            <w:ins w:id="4853" w:author="Miguel Centeno Muñoz" w:date="2014-07-31T00:37:00Z">
              <w:r w:rsidR="001C26F7">
                <w:rPr>
                  <w:b/>
                </w:rPr>
                <w:t>imagen_mapa</w:t>
              </w:r>
            </w:ins>
          </w:p>
        </w:tc>
      </w:tr>
      <w:tr w:rsidR="00CC5297" w:rsidTr="00CF5B4C">
        <w:trPr>
          <w:cnfStyle w:val="000000100000" w:firstRow="0" w:lastRow="0" w:firstColumn="0" w:lastColumn="0" w:oddVBand="0" w:evenVBand="0" w:oddHBand="1" w:evenHBand="0" w:firstRowFirstColumn="0" w:firstRowLastColumn="0" w:lastRowFirstColumn="0" w:lastRowLastColumn="0"/>
          <w:ins w:id="4854" w:author="Miguel Centeno Muñoz" w:date="2014-07-27T23:26: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855" w:author="Miguel Centeno Muñoz" w:date="2014-07-27T23:26:00Z"/>
                <w:b/>
              </w:rPr>
            </w:pPr>
            <w:ins w:id="4856" w:author="Miguel Centeno Muñoz" w:date="2014-07-27T23:26:00Z">
              <w:r w:rsidRPr="006B268B">
                <w:rPr>
                  <w:b/>
                </w:rPr>
                <w:t>Descripción</w:t>
              </w:r>
            </w:ins>
          </w:p>
        </w:tc>
        <w:tc>
          <w:tcPr>
            <w:tcW w:w="6409" w:type="dxa"/>
          </w:tcPr>
          <w:p w:rsidR="00CC5297" w:rsidRPr="006B268B" w:rsidRDefault="00CC5297">
            <w:pPr>
              <w:cnfStyle w:val="000000100000" w:firstRow="0" w:lastRow="0" w:firstColumn="0" w:lastColumn="0" w:oddVBand="0" w:evenVBand="0" w:oddHBand="1" w:evenHBand="0" w:firstRowFirstColumn="0" w:firstRowLastColumn="0" w:lastRowFirstColumn="0" w:lastRowLastColumn="0"/>
              <w:rPr>
                <w:ins w:id="4857" w:author="Miguel Centeno Muñoz" w:date="2014-07-27T23:26:00Z"/>
                <w:rFonts w:eastAsiaTheme="minorHAnsi" w:cstheme="minorBidi"/>
                <w:i/>
                <w:color w:val="auto"/>
              </w:rPr>
              <w:pPrChange w:id="4858" w:author="Miguel Centeno Muñoz" w:date="2014-07-27T23:28: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859" w:author="Miguel Centeno Muñoz" w:date="2014-07-27T23:26:00Z">
              <w:r>
                <w:t xml:space="preserve">Este atributo representa </w:t>
              </w:r>
            </w:ins>
            <w:ins w:id="4860" w:author="Miguel Centeno Muñoz" w:date="2014-07-27T23:28:00Z">
              <w:r>
                <w:rPr>
                  <w:i/>
                </w:rPr>
                <w:t>el nombre el fichero del mapa</w:t>
              </w:r>
            </w:ins>
          </w:p>
        </w:tc>
      </w:tr>
      <w:tr w:rsidR="00CC5297" w:rsidTr="00CF5B4C">
        <w:trPr>
          <w:ins w:id="4861" w:author="Miguel Centeno Muñoz" w:date="2014-07-27T23:26: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862" w:author="Miguel Centeno Muñoz" w:date="2014-07-27T23:26:00Z"/>
                <w:b/>
              </w:rPr>
            </w:pPr>
            <w:ins w:id="4863" w:author="Miguel Centeno Muñoz" w:date="2014-07-27T23:26:00Z">
              <w:r w:rsidRPr="006B268B">
                <w:rPr>
                  <w:b/>
                </w:rPr>
                <w:t>Tipo</w:t>
              </w:r>
            </w:ins>
          </w:p>
        </w:tc>
        <w:tc>
          <w:tcPr>
            <w:tcW w:w="6409" w:type="dxa"/>
          </w:tcPr>
          <w:p w:rsidR="00CC5297" w:rsidRPr="006B268B" w:rsidRDefault="00CC5297" w:rsidP="00CF5B4C">
            <w:pPr>
              <w:cnfStyle w:val="000000000000" w:firstRow="0" w:lastRow="0" w:firstColumn="0" w:lastColumn="0" w:oddVBand="0" w:evenVBand="0" w:oddHBand="0" w:evenHBand="0" w:firstRowFirstColumn="0" w:firstRowLastColumn="0" w:lastRowFirstColumn="0" w:lastRowLastColumn="0"/>
              <w:rPr>
                <w:ins w:id="4864" w:author="Miguel Centeno Muñoz" w:date="2014-07-27T23:26:00Z"/>
                <w:rFonts w:ascii="Courier New" w:hAnsi="Courier New" w:cs="Courier New"/>
              </w:rPr>
            </w:pPr>
            <w:ins w:id="4865" w:author="Miguel Centeno Muñoz" w:date="2014-07-27T23:28:00Z">
              <w:r>
                <w:rPr>
                  <w:rFonts w:ascii="Courier New" w:hAnsi="Courier New" w:cs="Courier New"/>
                </w:rPr>
                <w:t>String</w:t>
              </w:r>
            </w:ins>
          </w:p>
        </w:tc>
      </w:tr>
    </w:tbl>
    <w:p w:rsidR="00CF5B4C" w:rsidRDefault="00CF5B4C">
      <w:pPr>
        <w:rPr>
          <w:ins w:id="4866" w:author="Miguel Centeno Muñoz" w:date="2014-07-27T16:53:00Z"/>
        </w:rPr>
        <w:pPrChange w:id="4867" w:author="Miguel Centeno Muñoz" w:date="2014-07-27T13:12:00Z">
          <w:pPr>
            <w:pStyle w:val="Ttulo3"/>
          </w:pPr>
        </w:pPrChange>
      </w:pPr>
    </w:p>
    <w:tbl>
      <w:tblPr>
        <w:tblStyle w:val="Listamedia2-nfasis2"/>
        <w:tblW w:w="0" w:type="auto"/>
        <w:tblLook w:val="04A0" w:firstRow="1" w:lastRow="0" w:firstColumn="1" w:lastColumn="0" w:noHBand="0" w:noVBand="1"/>
      </w:tblPr>
      <w:tblGrid>
        <w:gridCol w:w="2235"/>
        <w:gridCol w:w="6834"/>
      </w:tblGrid>
      <w:tr w:rsidR="00CC5297" w:rsidTr="00CF5B4C">
        <w:trPr>
          <w:cnfStyle w:val="100000000000" w:firstRow="1" w:lastRow="0" w:firstColumn="0" w:lastColumn="0" w:oddVBand="0" w:evenVBand="0" w:oddHBand="0" w:evenHBand="0" w:firstRowFirstColumn="0" w:firstRowLastColumn="0" w:lastRowFirstColumn="0" w:lastRowLastColumn="0"/>
          <w:ins w:id="4868" w:author="Miguel Centeno Muñoz" w:date="2014-07-27T23:24:00Z"/>
        </w:trPr>
        <w:tc>
          <w:tcPr>
            <w:cnfStyle w:val="001000000100" w:firstRow="0" w:lastRow="0" w:firstColumn="1" w:lastColumn="0" w:oddVBand="0" w:evenVBand="0" w:oddHBand="0" w:evenHBand="0" w:firstRowFirstColumn="1" w:firstRowLastColumn="0" w:lastRowFirstColumn="0" w:lastRowLastColumn="0"/>
            <w:tcW w:w="2235" w:type="dxa"/>
          </w:tcPr>
          <w:p w:rsidR="00CC5297" w:rsidRPr="006B268B" w:rsidRDefault="00C43EC0" w:rsidP="00CF5B4C">
            <w:pPr>
              <w:rPr>
                <w:ins w:id="4869" w:author="Miguel Centeno Muñoz" w:date="2014-07-27T23:24:00Z"/>
                <w:b/>
              </w:rPr>
            </w:pPr>
            <w:ins w:id="4870" w:author="Miguel Centeno Muñoz" w:date="2014-07-27T23:24:00Z">
              <w:r>
                <w:rPr>
                  <w:b/>
                </w:rPr>
                <w:t>TYP-000</w:t>
              </w:r>
            </w:ins>
            <w:ins w:id="4871" w:author="Miguel Centeno Muñoz" w:date="2014-07-31T00:39:00Z">
              <w:r w:rsidR="001C26F7">
                <w:rPr>
                  <w:b/>
                </w:rPr>
                <w:t>4</w:t>
              </w:r>
            </w:ins>
          </w:p>
        </w:tc>
        <w:tc>
          <w:tcPr>
            <w:tcW w:w="6834" w:type="dxa"/>
          </w:tcPr>
          <w:p w:rsidR="00CC5297" w:rsidRPr="006B268B" w:rsidRDefault="00CC5297" w:rsidP="00CF5B4C">
            <w:pPr>
              <w:cnfStyle w:val="100000000000" w:firstRow="1" w:lastRow="0" w:firstColumn="0" w:lastColumn="0" w:oddVBand="0" w:evenVBand="0" w:oddHBand="0" w:evenHBand="0" w:firstRowFirstColumn="0" w:firstRowLastColumn="0" w:lastRowFirstColumn="0" w:lastRowLastColumn="0"/>
              <w:rPr>
                <w:ins w:id="4872" w:author="Miguel Centeno Muñoz" w:date="2014-07-27T23:24:00Z"/>
                <w:b/>
              </w:rPr>
            </w:pPr>
            <w:ins w:id="4873" w:author="Miguel Centeno Muñoz" w:date="2014-07-27T23:26:00Z">
              <w:r>
                <w:rPr>
                  <w:b/>
                </w:rPr>
                <w:t>CategoriaRuta</w:t>
              </w:r>
            </w:ins>
          </w:p>
        </w:tc>
      </w:tr>
      <w:tr w:rsidR="00CC5297" w:rsidTr="00CF5B4C">
        <w:trPr>
          <w:cnfStyle w:val="000000100000" w:firstRow="0" w:lastRow="0" w:firstColumn="0" w:lastColumn="0" w:oddVBand="0" w:evenVBand="0" w:oddHBand="1" w:evenHBand="0" w:firstRowFirstColumn="0" w:firstRowLastColumn="0" w:lastRowFirstColumn="0" w:lastRowLastColumn="0"/>
          <w:ins w:id="4874" w:author="Miguel Centeno Muñoz" w:date="2014-07-27T23:24: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6B268B" w:rsidRDefault="00CC5297" w:rsidP="00CF5B4C">
            <w:pPr>
              <w:rPr>
                <w:ins w:id="4875" w:author="Miguel Centeno Muñoz" w:date="2014-07-27T23:24:00Z"/>
                <w:b/>
              </w:rPr>
            </w:pPr>
            <w:ins w:id="4876" w:author="Miguel Centeno Muñoz" w:date="2014-07-27T23:24:00Z">
              <w:r w:rsidRPr="006B268B">
                <w:rPr>
                  <w:b/>
                </w:rPr>
                <w:t>Versión</w:t>
              </w:r>
            </w:ins>
          </w:p>
        </w:tc>
        <w:tc>
          <w:tcPr>
            <w:tcW w:w="6834" w:type="dxa"/>
          </w:tcPr>
          <w:p w:rsidR="00CC5297" w:rsidRDefault="00CC5297" w:rsidP="00CF5B4C">
            <w:pPr>
              <w:cnfStyle w:val="000000100000" w:firstRow="0" w:lastRow="0" w:firstColumn="0" w:lastColumn="0" w:oddVBand="0" w:evenVBand="0" w:oddHBand="1" w:evenHBand="0" w:firstRowFirstColumn="0" w:firstRowLastColumn="0" w:lastRowFirstColumn="0" w:lastRowLastColumn="0"/>
              <w:rPr>
                <w:ins w:id="4877" w:author="Miguel Centeno Muñoz" w:date="2014-07-27T23:24:00Z"/>
              </w:rPr>
            </w:pPr>
            <w:ins w:id="4878" w:author="Miguel Centeno Muñoz" w:date="2014-07-27T23:24:00Z">
              <w:r>
                <w:t>1.0(27/07/2014)</w:t>
              </w:r>
            </w:ins>
          </w:p>
        </w:tc>
      </w:tr>
      <w:tr w:rsidR="00CC5297" w:rsidTr="00CF5B4C">
        <w:trPr>
          <w:ins w:id="4879" w:author="Miguel Centeno Muñoz" w:date="2014-07-27T23:24: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6B268B" w:rsidRDefault="00CC5297" w:rsidP="00CF5B4C">
            <w:pPr>
              <w:rPr>
                <w:ins w:id="4880" w:author="Miguel Centeno Muñoz" w:date="2014-07-27T23:24:00Z"/>
                <w:b/>
              </w:rPr>
            </w:pPr>
            <w:ins w:id="4881" w:author="Miguel Centeno Muñoz" w:date="2014-07-27T23:24:00Z">
              <w:r w:rsidRPr="006B268B">
                <w:rPr>
                  <w:b/>
                </w:rPr>
                <w:t>Autores</w:t>
              </w:r>
            </w:ins>
          </w:p>
        </w:tc>
        <w:tc>
          <w:tcPr>
            <w:tcW w:w="6834" w:type="dxa"/>
          </w:tcPr>
          <w:p w:rsidR="00CC5297" w:rsidRDefault="00CC5297" w:rsidP="00CF5B4C">
            <w:pPr>
              <w:cnfStyle w:val="000000000000" w:firstRow="0" w:lastRow="0" w:firstColumn="0" w:lastColumn="0" w:oddVBand="0" w:evenVBand="0" w:oddHBand="0" w:evenHBand="0" w:firstRowFirstColumn="0" w:firstRowLastColumn="0" w:lastRowFirstColumn="0" w:lastRowLastColumn="0"/>
              <w:rPr>
                <w:ins w:id="4882" w:author="Miguel Centeno Muñoz" w:date="2014-07-27T23:24:00Z"/>
              </w:rPr>
            </w:pPr>
            <w:ins w:id="4883" w:author="Miguel Centeno Muñoz" w:date="2014-07-27T23:24:00Z">
              <w:r>
                <w:t>Miguel Centeno Muñoz</w:t>
              </w:r>
            </w:ins>
          </w:p>
        </w:tc>
      </w:tr>
      <w:tr w:rsidR="00CC5297" w:rsidTr="00CF5B4C">
        <w:trPr>
          <w:cnfStyle w:val="000000100000" w:firstRow="0" w:lastRow="0" w:firstColumn="0" w:lastColumn="0" w:oddVBand="0" w:evenVBand="0" w:oddHBand="1" w:evenHBand="0" w:firstRowFirstColumn="0" w:firstRowLastColumn="0" w:lastRowFirstColumn="0" w:lastRowLastColumn="0"/>
          <w:ins w:id="4884" w:author="Miguel Centeno Muñoz" w:date="2014-07-27T23:24: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6B268B" w:rsidRDefault="00CC5297" w:rsidP="00CF5B4C">
            <w:pPr>
              <w:rPr>
                <w:ins w:id="4885" w:author="Miguel Centeno Muñoz" w:date="2014-07-27T23:24:00Z"/>
                <w:b/>
              </w:rPr>
            </w:pPr>
            <w:ins w:id="4886" w:author="Miguel Centeno Muñoz" w:date="2014-07-27T23:24:00Z">
              <w:r w:rsidRPr="006B268B">
                <w:rPr>
                  <w:b/>
                </w:rPr>
                <w:t>Dependencias</w:t>
              </w:r>
            </w:ins>
          </w:p>
        </w:tc>
        <w:tc>
          <w:tcPr>
            <w:tcW w:w="6834" w:type="dxa"/>
          </w:tcPr>
          <w:p w:rsidR="00CC5297" w:rsidRDefault="00CC5297" w:rsidP="00CF5B4C">
            <w:pPr>
              <w:cnfStyle w:val="000000100000" w:firstRow="0" w:lastRow="0" w:firstColumn="0" w:lastColumn="0" w:oddVBand="0" w:evenVBand="0" w:oddHBand="1" w:evenHBand="0" w:firstRowFirstColumn="0" w:firstRowLastColumn="0" w:lastRowFirstColumn="0" w:lastRowLastColumn="0"/>
              <w:rPr>
                <w:ins w:id="4887" w:author="Miguel Centeno Muñoz" w:date="2014-07-31T00:37:00Z"/>
              </w:rPr>
            </w:pPr>
            <w:ins w:id="4888" w:author="Miguel Centeno Muñoz" w:date="2014-07-27T23:24:00Z">
              <w:r>
                <w:t>[OBJ-0002] Gestión de Rutas</w:t>
              </w:r>
            </w:ins>
          </w:p>
          <w:p w:rsidR="001C26F7" w:rsidRDefault="001C26F7" w:rsidP="00CF5B4C">
            <w:pPr>
              <w:cnfStyle w:val="000000100000" w:firstRow="0" w:lastRow="0" w:firstColumn="0" w:lastColumn="0" w:oddVBand="0" w:evenVBand="0" w:oddHBand="1" w:evenHBand="0" w:firstRowFirstColumn="0" w:firstRowLastColumn="0" w:lastRowFirstColumn="0" w:lastRowLastColumn="0"/>
              <w:rPr>
                <w:ins w:id="4889" w:author="Miguel Centeno Muñoz" w:date="2014-07-27T23:24:00Z"/>
              </w:rPr>
            </w:pPr>
            <w:ins w:id="4890" w:author="Miguel Centeno Muñoz" w:date="2014-07-31T00:37:00Z">
              <w:r>
                <w:t>[OBJ-0005] Gesti</w:t>
              </w:r>
            </w:ins>
            <w:ins w:id="4891" w:author="Miguel Centeno Muñoz" w:date="2014-07-31T00:38:00Z">
              <w:r>
                <w:t>ón búsqueda rutas</w:t>
              </w:r>
            </w:ins>
          </w:p>
        </w:tc>
      </w:tr>
      <w:tr w:rsidR="00CC5297" w:rsidTr="00CF5B4C">
        <w:trPr>
          <w:ins w:id="4892" w:author="Miguel Centeno Muñoz" w:date="2014-07-27T23:24: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6B268B" w:rsidRDefault="00CC5297" w:rsidP="00CF5B4C">
            <w:pPr>
              <w:rPr>
                <w:ins w:id="4893" w:author="Miguel Centeno Muñoz" w:date="2014-07-27T23:24:00Z"/>
                <w:b/>
              </w:rPr>
            </w:pPr>
            <w:ins w:id="4894" w:author="Miguel Centeno Muñoz" w:date="2014-07-27T23:24:00Z">
              <w:r w:rsidRPr="006B268B">
                <w:rPr>
                  <w:b/>
                </w:rPr>
                <w:t>Descripción</w:t>
              </w:r>
            </w:ins>
          </w:p>
        </w:tc>
        <w:tc>
          <w:tcPr>
            <w:tcW w:w="6834" w:type="dxa"/>
          </w:tcPr>
          <w:p w:rsidR="00CC5297" w:rsidRPr="006B268B" w:rsidRDefault="00CC5297">
            <w:pPr>
              <w:cnfStyle w:val="000000000000" w:firstRow="0" w:lastRow="0" w:firstColumn="0" w:lastColumn="0" w:oddVBand="0" w:evenVBand="0" w:oddHBand="0" w:evenHBand="0" w:firstRowFirstColumn="0" w:firstRowLastColumn="0" w:lastRowFirstColumn="0" w:lastRowLastColumn="0"/>
              <w:rPr>
                <w:ins w:id="4895" w:author="Miguel Centeno Muñoz" w:date="2014-07-27T23:24:00Z"/>
                <w:rFonts w:eastAsiaTheme="minorHAnsi" w:cstheme="minorBidi"/>
                <w:i/>
                <w:color w:val="auto"/>
              </w:rPr>
              <w:pPrChange w:id="4896" w:author="Miguel Centeno Muñoz" w:date="2014-07-27T23:26: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4897" w:author="Miguel Centeno Muñoz" w:date="2014-07-27T23:24:00Z">
              <w:r>
                <w:t xml:space="preserve">Este tipo de objetos representa </w:t>
              </w:r>
            </w:ins>
            <w:ins w:id="4898" w:author="Miguel Centeno Muñoz" w:date="2014-07-27T23:26:00Z">
              <w:r>
                <w:rPr>
                  <w:i/>
                </w:rPr>
                <w:t>la categoría a la que pertenece la ruta</w:t>
              </w:r>
            </w:ins>
          </w:p>
        </w:tc>
      </w:tr>
    </w:tbl>
    <w:p w:rsidR="00F87E9D" w:rsidRDefault="00F87E9D">
      <w:pPr>
        <w:rPr>
          <w:ins w:id="4899" w:author="Miguel Centeno Muñoz" w:date="2014-07-27T16:53:00Z"/>
        </w:rPr>
        <w:pPrChange w:id="4900"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CC5297" w:rsidTr="00CF5B4C">
        <w:trPr>
          <w:cnfStyle w:val="100000000000" w:firstRow="1" w:lastRow="0" w:firstColumn="0" w:lastColumn="0" w:oddVBand="0" w:evenVBand="0" w:oddHBand="0" w:evenHBand="0" w:firstRowFirstColumn="0" w:firstRowLastColumn="0" w:lastRowFirstColumn="0" w:lastRowLastColumn="0"/>
          <w:ins w:id="4901" w:author="Miguel Centeno Muñoz" w:date="2014-07-27T23:31:00Z"/>
        </w:trPr>
        <w:tc>
          <w:tcPr>
            <w:cnfStyle w:val="001000000100" w:firstRow="0" w:lastRow="0" w:firstColumn="1" w:lastColumn="0" w:oddVBand="0" w:evenVBand="0" w:oddHBand="0" w:evenHBand="0" w:firstRowFirstColumn="1" w:firstRowLastColumn="0" w:lastRowFirstColumn="0" w:lastRowLastColumn="0"/>
            <w:tcW w:w="2660" w:type="dxa"/>
          </w:tcPr>
          <w:p w:rsidR="00CC5297" w:rsidRPr="006B268B" w:rsidRDefault="00CC5297" w:rsidP="00CF5B4C">
            <w:pPr>
              <w:rPr>
                <w:ins w:id="4902" w:author="Miguel Centeno Muñoz" w:date="2014-07-27T23:31:00Z"/>
                <w:b/>
              </w:rPr>
            </w:pPr>
            <w:ins w:id="4903" w:author="Miguel Centeno Muñoz" w:date="2014-07-27T23:31:00Z">
              <w:r w:rsidRPr="006B268B">
                <w:rPr>
                  <w:b/>
                </w:rPr>
                <w:t>Atributo variable</w:t>
              </w:r>
            </w:ins>
          </w:p>
        </w:tc>
        <w:tc>
          <w:tcPr>
            <w:tcW w:w="6409" w:type="dxa"/>
          </w:tcPr>
          <w:p w:rsidR="00CC5297" w:rsidRPr="006B268B" w:rsidRDefault="00CC5297">
            <w:pPr>
              <w:cnfStyle w:val="100000000000" w:firstRow="1" w:lastRow="0" w:firstColumn="0" w:lastColumn="0" w:oddVBand="0" w:evenVBand="0" w:oddHBand="0" w:evenHBand="0" w:firstRowFirstColumn="0" w:firstRowLastColumn="0" w:lastRowFirstColumn="0" w:lastRowLastColumn="0"/>
              <w:rPr>
                <w:ins w:id="4904" w:author="Miguel Centeno Muñoz" w:date="2014-07-27T23:31:00Z"/>
                <w:rFonts w:eastAsiaTheme="minorHAnsi" w:cstheme="minorBidi"/>
                <w:b/>
                <w:color w:val="auto"/>
                <w:sz w:val="22"/>
                <w:szCs w:val="22"/>
              </w:rPr>
              <w:pPrChange w:id="4905" w:author="Miguel Centeno Muñoz" w:date="2014-07-27T23:31: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4906" w:author="Miguel Centeno Muñoz" w:date="2014-07-27T23:31:00Z">
              <w:r>
                <w:rPr>
                  <w:b/>
                </w:rPr>
                <w:t>CategoriaRuta</w:t>
              </w:r>
              <w:r w:rsidRPr="006B268B">
                <w:rPr>
                  <w:b/>
                </w:rPr>
                <w:t xml:space="preserve">:: </w:t>
              </w:r>
              <w:r>
                <w:rPr>
                  <w:b/>
                </w:rPr>
                <w:t>nombre</w:t>
              </w:r>
            </w:ins>
            <w:ins w:id="4907" w:author="Miguel Centeno Muñoz" w:date="2014-07-31T00:38:00Z">
              <w:r w:rsidR="001C26F7">
                <w:rPr>
                  <w:b/>
                </w:rPr>
                <w:t>_categoria</w:t>
              </w:r>
            </w:ins>
          </w:p>
        </w:tc>
      </w:tr>
      <w:tr w:rsidR="00CC5297" w:rsidTr="00CF5B4C">
        <w:trPr>
          <w:cnfStyle w:val="000000100000" w:firstRow="0" w:lastRow="0" w:firstColumn="0" w:lastColumn="0" w:oddVBand="0" w:evenVBand="0" w:oddHBand="1" w:evenHBand="0" w:firstRowFirstColumn="0" w:firstRowLastColumn="0" w:lastRowFirstColumn="0" w:lastRowLastColumn="0"/>
          <w:ins w:id="4908" w:author="Miguel Centeno Muñoz" w:date="2014-07-27T23:31: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909" w:author="Miguel Centeno Muñoz" w:date="2014-07-27T23:31:00Z"/>
                <w:b/>
              </w:rPr>
            </w:pPr>
            <w:ins w:id="4910" w:author="Miguel Centeno Muñoz" w:date="2014-07-27T23:31:00Z">
              <w:r w:rsidRPr="006B268B">
                <w:rPr>
                  <w:b/>
                </w:rPr>
                <w:t>Descripción</w:t>
              </w:r>
            </w:ins>
          </w:p>
        </w:tc>
        <w:tc>
          <w:tcPr>
            <w:tcW w:w="6409" w:type="dxa"/>
          </w:tcPr>
          <w:p w:rsidR="00CC5297" w:rsidRPr="006B268B" w:rsidRDefault="00CC5297">
            <w:pPr>
              <w:cnfStyle w:val="000000100000" w:firstRow="0" w:lastRow="0" w:firstColumn="0" w:lastColumn="0" w:oddVBand="0" w:evenVBand="0" w:oddHBand="1" w:evenHBand="0" w:firstRowFirstColumn="0" w:firstRowLastColumn="0" w:lastRowFirstColumn="0" w:lastRowLastColumn="0"/>
              <w:rPr>
                <w:ins w:id="4911" w:author="Miguel Centeno Muñoz" w:date="2014-07-27T23:31:00Z"/>
                <w:rFonts w:eastAsiaTheme="minorHAnsi" w:cstheme="minorBidi"/>
                <w:i/>
                <w:color w:val="auto"/>
              </w:rPr>
              <w:pPrChange w:id="4912" w:author="Miguel Centeno Muñoz" w:date="2014-07-27T23:32: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913" w:author="Miguel Centeno Muñoz" w:date="2014-07-27T23:31:00Z">
              <w:r>
                <w:t xml:space="preserve">Este atributo representa </w:t>
              </w:r>
              <w:r>
                <w:rPr>
                  <w:i/>
                </w:rPr>
                <w:t xml:space="preserve">el </w:t>
              </w:r>
            </w:ins>
            <w:ins w:id="4914" w:author="Miguel Centeno Muñoz" w:date="2014-07-27T23:32:00Z">
              <w:r>
                <w:rPr>
                  <w:i/>
                </w:rPr>
                <w:t>nombre de la categoría de la ruta</w:t>
              </w:r>
            </w:ins>
          </w:p>
        </w:tc>
      </w:tr>
      <w:tr w:rsidR="00CC5297" w:rsidTr="00CF5B4C">
        <w:trPr>
          <w:ins w:id="4915" w:author="Miguel Centeno Muñoz" w:date="2014-07-27T23:31: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916" w:author="Miguel Centeno Muñoz" w:date="2014-07-27T23:31:00Z"/>
                <w:b/>
              </w:rPr>
            </w:pPr>
            <w:ins w:id="4917" w:author="Miguel Centeno Muñoz" w:date="2014-07-27T23:31:00Z">
              <w:r w:rsidRPr="006B268B">
                <w:rPr>
                  <w:b/>
                </w:rPr>
                <w:t>Tipo</w:t>
              </w:r>
            </w:ins>
          </w:p>
        </w:tc>
        <w:tc>
          <w:tcPr>
            <w:tcW w:w="6409" w:type="dxa"/>
          </w:tcPr>
          <w:p w:rsidR="00CC5297" w:rsidRPr="006B268B" w:rsidRDefault="00CC5297" w:rsidP="00CF5B4C">
            <w:pPr>
              <w:cnfStyle w:val="000000000000" w:firstRow="0" w:lastRow="0" w:firstColumn="0" w:lastColumn="0" w:oddVBand="0" w:evenVBand="0" w:oddHBand="0" w:evenHBand="0" w:firstRowFirstColumn="0" w:firstRowLastColumn="0" w:lastRowFirstColumn="0" w:lastRowLastColumn="0"/>
              <w:rPr>
                <w:ins w:id="4918" w:author="Miguel Centeno Muñoz" w:date="2014-07-27T23:31:00Z"/>
                <w:rFonts w:ascii="Courier New" w:hAnsi="Courier New" w:cs="Courier New"/>
              </w:rPr>
            </w:pPr>
            <w:ins w:id="4919" w:author="Miguel Centeno Muñoz" w:date="2014-07-27T23:31:00Z">
              <w:r>
                <w:rPr>
                  <w:rFonts w:ascii="Courier New" w:hAnsi="Courier New" w:cs="Courier New"/>
                </w:rPr>
                <w:t>String</w:t>
              </w:r>
            </w:ins>
          </w:p>
        </w:tc>
      </w:tr>
    </w:tbl>
    <w:p w:rsidR="00F87E9D" w:rsidRDefault="00F87E9D">
      <w:pPr>
        <w:rPr>
          <w:ins w:id="4920" w:author="Miguel Centeno Muñoz" w:date="2014-07-27T16:53:00Z"/>
        </w:rPr>
        <w:pPrChange w:id="4921"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CC5297" w:rsidTr="00CF5B4C">
        <w:trPr>
          <w:cnfStyle w:val="100000000000" w:firstRow="1" w:lastRow="0" w:firstColumn="0" w:lastColumn="0" w:oddVBand="0" w:evenVBand="0" w:oddHBand="0" w:evenHBand="0" w:firstRowFirstColumn="0" w:firstRowLastColumn="0" w:lastRowFirstColumn="0" w:lastRowLastColumn="0"/>
          <w:ins w:id="4922" w:author="Miguel Centeno Muñoz" w:date="2014-07-27T23:31:00Z"/>
        </w:trPr>
        <w:tc>
          <w:tcPr>
            <w:cnfStyle w:val="001000000100" w:firstRow="0" w:lastRow="0" w:firstColumn="1" w:lastColumn="0" w:oddVBand="0" w:evenVBand="0" w:oddHBand="0" w:evenHBand="0" w:firstRowFirstColumn="1" w:firstRowLastColumn="0" w:lastRowFirstColumn="0" w:lastRowLastColumn="0"/>
            <w:tcW w:w="2660" w:type="dxa"/>
          </w:tcPr>
          <w:p w:rsidR="00CC5297" w:rsidRPr="006B268B" w:rsidRDefault="00CC5297" w:rsidP="00CF5B4C">
            <w:pPr>
              <w:rPr>
                <w:ins w:id="4923" w:author="Miguel Centeno Muñoz" w:date="2014-07-27T23:31:00Z"/>
                <w:b/>
              </w:rPr>
            </w:pPr>
            <w:ins w:id="4924" w:author="Miguel Centeno Muñoz" w:date="2014-07-27T23:31:00Z">
              <w:r w:rsidRPr="006B268B">
                <w:rPr>
                  <w:b/>
                </w:rPr>
                <w:t>Atributo variable</w:t>
              </w:r>
            </w:ins>
          </w:p>
        </w:tc>
        <w:tc>
          <w:tcPr>
            <w:tcW w:w="6409" w:type="dxa"/>
          </w:tcPr>
          <w:p w:rsidR="00CC5297" w:rsidRPr="006B268B" w:rsidRDefault="00CC5297">
            <w:pPr>
              <w:cnfStyle w:val="100000000000" w:firstRow="1" w:lastRow="0" w:firstColumn="0" w:lastColumn="0" w:oddVBand="0" w:evenVBand="0" w:oddHBand="0" w:evenHBand="0" w:firstRowFirstColumn="0" w:firstRowLastColumn="0" w:lastRowFirstColumn="0" w:lastRowLastColumn="0"/>
              <w:rPr>
                <w:ins w:id="4925" w:author="Miguel Centeno Muñoz" w:date="2014-07-27T23:31:00Z"/>
                <w:rFonts w:eastAsiaTheme="minorHAnsi" w:cstheme="minorBidi"/>
                <w:b/>
                <w:color w:val="auto"/>
                <w:sz w:val="22"/>
                <w:szCs w:val="22"/>
              </w:rPr>
              <w:pPrChange w:id="4926" w:author="Miguel Centeno Muñoz" w:date="2014-07-27T23:31: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4927" w:author="Miguel Centeno Muñoz" w:date="2014-07-27T23:31:00Z">
              <w:r>
                <w:rPr>
                  <w:b/>
                </w:rPr>
                <w:t>CategoriaRuta</w:t>
              </w:r>
              <w:r w:rsidRPr="006B268B">
                <w:rPr>
                  <w:b/>
                </w:rPr>
                <w:t xml:space="preserve">:: </w:t>
              </w:r>
              <w:r>
                <w:rPr>
                  <w:b/>
                </w:rPr>
                <w:t>imagen_categoria</w:t>
              </w:r>
            </w:ins>
          </w:p>
        </w:tc>
      </w:tr>
      <w:tr w:rsidR="00CC5297" w:rsidTr="00CF5B4C">
        <w:trPr>
          <w:cnfStyle w:val="000000100000" w:firstRow="0" w:lastRow="0" w:firstColumn="0" w:lastColumn="0" w:oddVBand="0" w:evenVBand="0" w:oddHBand="1" w:evenHBand="0" w:firstRowFirstColumn="0" w:firstRowLastColumn="0" w:lastRowFirstColumn="0" w:lastRowLastColumn="0"/>
          <w:ins w:id="4928" w:author="Miguel Centeno Muñoz" w:date="2014-07-27T23:31: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929" w:author="Miguel Centeno Muñoz" w:date="2014-07-27T23:31:00Z"/>
                <w:b/>
              </w:rPr>
            </w:pPr>
            <w:ins w:id="4930" w:author="Miguel Centeno Muñoz" w:date="2014-07-27T23:31:00Z">
              <w:r w:rsidRPr="006B268B">
                <w:rPr>
                  <w:b/>
                </w:rPr>
                <w:t>Descripción</w:t>
              </w:r>
            </w:ins>
          </w:p>
        </w:tc>
        <w:tc>
          <w:tcPr>
            <w:tcW w:w="6409" w:type="dxa"/>
          </w:tcPr>
          <w:p w:rsidR="00CC5297" w:rsidRPr="006B268B" w:rsidRDefault="00CC5297">
            <w:pPr>
              <w:cnfStyle w:val="000000100000" w:firstRow="0" w:lastRow="0" w:firstColumn="0" w:lastColumn="0" w:oddVBand="0" w:evenVBand="0" w:oddHBand="1" w:evenHBand="0" w:firstRowFirstColumn="0" w:firstRowLastColumn="0" w:lastRowFirstColumn="0" w:lastRowLastColumn="0"/>
              <w:rPr>
                <w:ins w:id="4931" w:author="Miguel Centeno Muñoz" w:date="2014-07-27T23:31:00Z"/>
                <w:rFonts w:eastAsiaTheme="minorHAnsi" w:cstheme="minorBidi"/>
                <w:i/>
                <w:color w:val="auto"/>
              </w:rPr>
              <w:pPrChange w:id="4932" w:author="Miguel Centeno Muñoz" w:date="2014-07-27T23:32: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933" w:author="Miguel Centeno Muñoz" w:date="2014-07-27T23:31:00Z">
              <w:r>
                <w:t xml:space="preserve">Este atributo representa </w:t>
              </w:r>
            </w:ins>
            <w:ins w:id="4934" w:author="Miguel Centeno Muñoz" w:date="2014-07-27T23:32:00Z">
              <w:r>
                <w:rPr>
                  <w:i/>
                </w:rPr>
                <w:t>la imagen representativa de la categoría</w:t>
              </w:r>
            </w:ins>
          </w:p>
        </w:tc>
      </w:tr>
      <w:tr w:rsidR="00CC5297" w:rsidTr="00CF5B4C">
        <w:trPr>
          <w:ins w:id="4935" w:author="Miguel Centeno Muñoz" w:date="2014-07-27T23:31: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936" w:author="Miguel Centeno Muñoz" w:date="2014-07-27T23:31:00Z"/>
                <w:b/>
              </w:rPr>
            </w:pPr>
            <w:ins w:id="4937" w:author="Miguel Centeno Muñoz" w:date="2014-07-27T23:31:00Z">
              <w:r w:rsidRPr="006B268B">
                <w:rPr>
                  <w:b/>
                </w:rPr>
                <w:t>Tipo</w:t>
              </w:r>
            </w:ins>
          </w:p>
        </w:tc>
        <w:tc>
          <w:tcPr>
            <w:tcW w:w="6409" w:type="dxa"/>
          </w:tcPr>
          <w:p w:rsidR="00CC5297" w:rsidRPr="006B268B" w:rsidRDefault="00CC5297" w:rsidP="00CF5B4C">
            <w:pPr>
              <w:cnfStyle w:val="000000000000" w:firstRow="0" w:lastRow="0" w:firstColumn="0" w:lastColumn="0" w:oddVBand="0" w:evenVBand="0" w:oddHBand="0" w:evenHBand="0" w:firstRowFirstColumn="0" w:firstRowLastColumn="0" w:lastRowFirstColumn="0" w:lastRowLastColumn="0"/>
              <w:rPr>
                <w:ins w:id="4938" w:author="Miguel Centeno Muñoz" w:date="2014-07-27T23:31:00Z"/>
                <w:rFonts w:ascii="Courier New" w:hAnsi="Courier New" w:cs="Courier New"/>
              </w:rPr>
            </w:pPr>
            <w:ins w:id="4939" w:author="Miguel Centeno Muñoz" w:date="2014-07-27T23:31:00Z">
              <w:r>
                <w:rPr>
                  <w:rFonts w:ascii="Courier New" w:hAnsi="Courier New" w:cs="Courier New"/>
                </w:rPr>
                <w:t>String</w:t>
              </w:r>
            </w:ins>
          </w:p>
        </w:tc>
      </w:tr>
    </w:tbl>
    <w:p w:rsidR="00F87E9D" w:rsidRDefault="00F87E9D">
      <w:pPr>
        <w:rPr>
          <w:ins w:id="4940" w:author="Miguel Centeno Muñoz" w:date="2014-07-31T00:38:00Z"/>
        </w:rPr>
        <w:pPrChange w:id="4941" w:author="Miguel Centeno Muñoz" w:date="2014-07-27T13:12:00Z">
          <w:pPr>
            <w:pStyle w:val="Ttulo3"/>
          </w:pPr>
        </w:pPrChange>
      </w:pPr>
    </w:p>
    <w:tbl>
      <w:tblPr>
        <w:tblStyle w:val="Listamedia2-nfasis2"/>
        <w:tblW w:w="0" w:type="auto"/>
        <w:tblLook w:val="04A0" w:firstRow="1" w:lastRow="0" w:firstColumn="1" w:lastColumn="0" w:noHBand="0" w:noVBand="1"/>
      </w:tblPr>
      <w:tblGrid>
        <w:gridCol w:w="2235"/>
        <w:gridCol w:w="6834"/>
      </w:tblGrid>
      <w:tr w:rsidR="001C26F7" w:rsidTr="00AC15B6">
        <w:trPr>
          <w:cnfStyle w:val="100000000000" w:firstRow="1" w:lastRow="0" w:firstColumn="0" w:lastColumn="0" w:oddVBand="0" w:evenVBand="0" w:oddHBand="0" w:evenHBand="0" w:firstRowFirstColumn="0" w:firstRowLastColumn="0" w:lastRowFirstColumn="0" w:lastRowLastColumn="0"/>
          <w:ins w:id="4942" w:author="Miguel Centeno Muñoz" w:date="2014-07-31T00:38:00Z"/>
        </w:trPr>
        <w:tc>
          <w:tcPr>
            <w:cnfStyle w:val="001000000100" w:firstRow="0" w:lastRow="0" w:firstColumn="1" w:lastColumn="0" w:oddVBand="0" w:evenVBand="0" w:oddHBand="0" w:evenHBand="0" w:firstRowFirstColumn="1" w:firstRowLastColumn="0" w:lastRowFirstColumn="0" w:lastRowLastColumn="0"/>
            <w:tcW w:w="2235" w:type="dxa"/>
          </w:tcPr>
          <w:p w:rsidR="001C26F7" w:rsidRPr="006B268B" w:rsidRDefault="001C26F7" w:rsidP="00AC15B6">
            <w:pPr>
              <w:rPr>
                <w:ins w:id="4943" w:author="Miguel Centeno Muñoz" w:date="2014-07-31T00:38:00Z"/>
                <w:b/>
              </w:rPr>
            </w:pPr>
            <w:ins w:id="4944" w:author="Miguel Centeno Muñoz" w:date="2014-07-31T00:38:00Z">
              <w:r>
                <w:rPr>
                  <w:b/>
                </w:rPr>
                <w:t>TYP-000</w:t>
              </w:r>
            </w:ins>
            <w:ins w:id="4945" w:author="Miguel Centeno Muñoz" w:date="2014-07-31T00:39:00Z">
              <w:r>
                <w:rPr>
                  <w:b/>
                </w:rPr>
                <w:t>5</w:t>
              </w:r>
            </w:ins>
          </w:p>
        </w:tc>
        <w:tc>
          <w:tcPr>
            <w:tcW w:w="6834" w:type="dxa"/>
          </w:tcPr>
          <w:p w:rsidR="001C26F7" w:rsidRPr="006B268B" w:rsidRDefault="001C26F7" w:rsidP="00AC15B6">
            <w:pPr>
              <w:cnfStyle w:val="100000000000" w:firstRow="1" w:lastRow="0" w:firstColumn="0" w:lastColumn="0" w:oddVBand="0" w:evenVBand="0" w:oddHBand="0" w:evenHBand="0" w:firstRowFirstColumn="0" w:firstRowLastColumn="0" w:lastRowFirstColumn="0" w:lastRowLastColumn="0"/>
              <w:rPr>
                <w:ins w:id="4946" w:author="Miguel Centeno Muñoz" w:date="2014-07-31T00:38:00Z"/>
                <w:b/>
              </w:rPr>
            </w:pPr>
            <w:ins w:id="4947" w:author="Miguel Centeno Muñoz" w:date="2014-07-31T00:39:00Z">
              <w:r>
                <w:rPr>
                  <w:b/>
                </w:rPr>
                <w:t>Valoracion</w:t>
              </w:r>
            </w:ins>
          </w:p>
        </w:tc>
      </w:tr>
      <w:tr w:rsidR="001C26F7" w:rsidTr="00AC15B6">
        <w:trPr>
          <w:cnfStyle w:val="000000100000" w:firstRow="0" w:lastRow="0" w:firstColumn="0" w:lastColumn="0" w:oddVBand="0" w:evenVBand="0" w:oddHBand="1" w:evenHBand="0" w:firstRowFirstColumn="0" w:firstRowLastColumn="0" w:lastRowFirstColumn="0" w:lastRowLastColumn="0"/>
          <w:ins w:id="4948" w:author="Miguel Centeno Muñoz" w:date="2014-07-31T00:38: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4949" w:author="Miguel Centeno Muñoz" w:date="2014-07-31T00:38:00Z"/>
                <w:b/>
              </w:rPr>
            </w:pPr>
            <w:ins w:id="4950" w:author="Miguel Centeno Muñoz" w:date="2014-07-31T00:38:00Z">
              <w:r w:rsidRPr="006B268B">
                <w:rPr>
                  <w:b/>
                </w:rPr>
                <w:t>Versión</w:t>
              </w:r>
            </w:ins>
          </w:p>
        </w:tc>
        <w:tc>
          <w:tcPr>
            <w:tcW w:w="6834" w:type="dxa"/>
          </w:tcPr>
          <w:p w:rsidR="001C26F7" w:rsidRDefault="001C26F7" w:rsidP="00AC15B6">
            <w:pPr>
              <w:cnfStyle w:val="000000100000" w:firstRow="0" w:lastRow="0" w:firstColumn="0" w:lastColumn="0" w:oddVBand="0" w:evenVBand="0" w:oddHBand="1" w:evenHBand="0" w:firstRowFirstColumn="0" w:firstRowLastColumn="0" w:lastRowFirstColumn="0" w:lastRowLastColumn="0"/>
              <w:rPr>
                <w:ins w:id="4951" w:author="Miguel Centeno Muñoz" w:date="2014-07-31T00:38:00Z"/>
              </w:rPr>
            </w:pPr>
            <w:ins w:id="4952" w:author="Miguel Centeno Muñoz" w:date="2014-07-31T00:38:00Z">
              <w:r>
                <w:t>1.0(27/07/2014)</w:t>
              </w:r>
            </w:ins>
          </w:p>
        </w:tc>
      </w:tr>
      <w:tr w:rsidR="001C26F7" w:rsidTr="00AC15B6">
        <w:trPr>
          <w:ins w:id="4953" w:author="Miguel Centeno Muñoz" w:date="2014-07-31T00:38: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4954" w:author="Miguel Centeno Muñoz" w:date="2014-07-31T00:38:00Z"/>
                <w:b/>
              </w:rPr>
            </w:pPr>
            <w:ins w:id="4955" w:author="Miguel Centeno Muñoz" w:date="2014-07-31T00:38:00Z">
              <w:r w:rsidRPr="006B268B">
                <w:rPr>
                  <w:b/>
                </w:rPr>
                <w:t>Autores</w:t>
              </w:r>
            </w:ins>
          </w:p>
        </w:tc>
        <w:tc>
          <w:tcPr>
            <w:tcW w:w="6834" w:type="dxa"/>
          </w:tcPr>
          <w:p w:rsidR="001C26F7" w:rsidRDefault="001C26F7" w:rsidP="00AC15B6">
            <w:pPr>
              <w:cnfStyle w:val="000000000000" w:firstRow="0" w:lastRow="0" w:firstColumn="0" w:lastColumn="0" w:oddVBand="0" w:evenVBand="0" w:oddHBand="0" w:evenHBand="0" w:firstRowFirstColumn="0" w:firstRowLastColumn="0" w:lastRowFirstColumn="0" w:lastRowLastColumn="0"/>
              <w:rPr>
                <w:ins w:id="4956" w:author="Miguel Centeno Muñoz" w:date="2014-07-31T00:38:00Z"/>
              </w:rPr>
            </w:pPr>
            <w:ins w:id="4957" w:author="Miguel Centeno Muñoz" w:date="2014-07-31T00:38:00Z">
              <w:r>
                <w:t>Miguel Centeno Muñoz</w:t>
              </w:r>
            </w:ins>
          </w:p>
        </w:tc>
      </w:tr>
      <w:tr w:rsidR="001C26F7" w:rsidTr="00AC15B6">
        <w:trPr>
          <w:cnfStyle w:val="000000100000" w:firstRow="0" w:lastRow="0" w:firstColumn="0" w:lastColumn="0" w:oddVBand="0" w:evenVBand="0" w:oddHBand="1" w:evenHBand="0" w:firstRowFirstColumn="0" w:firstRowLastColumn="0" w:lastRowFirstColumn="0" w:lastRowLastColumn="0"/>
          <w:ins w:id="4958" w:author="Miguel Centeno Muñoz" w:date="2014-07-31T00:38: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4959" w:author="Miguel Centeno Muñoz" w:date="2014-07-31T00:38:00Z"/>
                <w:b/>
              </w:rPr>
            </w:pPr>
            <w:ins w:id="4960" w:author="Miguel Centeno Muñoz" w:date="2014-07-31T00:38:00Z">
              <w:r w:rsidRPr="006B268B">
                <w:rPr>
                  <w:b/>
                </w:rPr>
                <w:t>Dependencias</w:t>
              </w:r>
            </w:ins>
          </w:p>
        </w:tc>
        <w:tc>
          <w:tcPr>
            <w:tcW w:w="6834" w:type="dxa"/>
          </w:tcPr>
          <w:p w:rsidR="001C26F7" w:rsidRDefault="001C26F7">
            <w:pPr>
              <w:cnfStyle w:val="000000100000" w:firstRow="0" w:lastRow="0" w:firstColumn="0" w:lastColumn="0" w:oddVBand="0" w:evenVBand="0" w:oddHBand="1" w:evenHBand="0" w:firstRowFirstColumn="0" w:firstRowLastColumn="0" w:lastRowFirstColumn="0" w:lastRowLastColumn="0"/>
              <w:rPr>
                <w:ins w:id="4961" w:author="Miguel Centeno Muñoz" w:date="2014-07-31T00:38:00Z"/>
              </w:rPr>
            </w:pPr>
            <w:ins w:id="4962" w:author="Miguel Centeno Muñoz" w:date="2014-07-31T00:38:00Z">
              <w:r>
                <w:t>[OBJ-000</w:t>
              </w:r>
            </w:ins>
            <w:ins w:id="4963" w:author="Miguel Centeno Muñoz" w:date="2014-07-31T00:39:00Z">
              <w:r>
                <w:t>3</w:t>
              </w:r>
            </w:ins>
            <w:ins w:id="4964" w:author="Miguel Centeno Muñoz" w:date="2014-07-31T00:38:00Z">
              <w:r>
                <w:t xml:space="preserve">] Gestión </w:t>
              </w:r>
            </w:ins>
            <w:ins w:id="4965" w:author="Miguel Centeno Muñoz" w:date="2014-07-31T00:39:00Z">
              <w:r>
                <w:t>Valoraci</w:t>
              </w:r>
            </w:ins>
            <w:ins w:id="4966" w:author="Miguel Centeno Muñoz" w:date="2014-07-31T00:40:00Z">
              <w:r>
                <w:t>ón Rutas</w:t>
              </w:r>
            </w:ins>
          </w:p>
        </w:tc>
      </w:tr>
      <w:tr w:rsidR="001C26F7" w:rsidTr="00AC15B6">
        <w:trPr>
          <w:ins w:id="4967" w:author="Miguel Centeno Muñoz" w:date="2014-07-31T00:38: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4968" w:author="Miguel Centeno Muñoz" w:date="2014-07-31T00:38:00Z"/>
                <w:b/>
              </w:rPr>
            </w:pPr>
            <w:ins w:id="4969" w:author="Miguel Centeno Muñoz" w:date="2014-07-31T00:38:00Z">
              <w:r w:rsidRPr="006B268B">
                <w:rPr>
                  <w:b/>
                </w:rPr>
                <w:t>Descripción</w:t>
              </w:r>
            </w:ins>
          </w:p>
        </w:tc>
        <w:tc>
          <w:tcPr>
            <w:tcW w:w="6834" w:type="dxa"/>
          </w:tcPr>
          <w:p w:rsidR="001C26F7" w:rsidRPr="006B268B" w:rsidRDefault="001C26F7">
            <w:pPr>
              <w:cnfStyle w:val="000000000000" w:firstRow="0" w:lastRow="0" w:firstColumn="0" w:lastColumn="0" w:oddVBand="0" w:evenVBand="0" w:oddHBand="0" w:evenHBand="0" w:firstRowFirstColumn="0" w:firstRowLastColumn="0" w:lastRowFirstColumn="0" w:lastRowLastColumn="0"/>
              <w:rPr>
                <w:ins w:id="4970" w:author="Miguel Centeno Muñoz" w:date="2014-07-31T00:38:00Z"/>
                <w:rFonts w:eastAsiaTheme="minorHAnsi" w:cstheme="minorBidi"/>
                <w:i/>
                <w:color w:val="auto"/>
              </w:rPr>
            </w:pPr>
            <w:ins w:id="4971" w:author="Miguel Centeno Muñoz" w:date="2014-07-31T00:38:00Z">
              <w:r>
                <w:t xml:space="preserve">Este tipo de objetos representa </w:t>
              </w:r>
              <w:r>
                <w:rPr>
                  <w:i/>
                </w:rPr>
                <w:t xml:space="preserve">la </w:t>
              </w:r>
            </w:ins>
            <w:ins w:id="4972" w:author="Miguel Centeno Muñoz" w:date="2014-07-31T00:40:00Z">
              <w:r>
                <w:rPr>
                  <w:i/>
                </w:rPr>
                <w:t>valoración que tiene la ruta</w:t>
              </w:r>
            </w:ins>
          </w:p>
        </w:tc>
      </w:tr>
    </w:tbl>
    <w:p w:rsidR="001C26F7" w:rsidRDefault="001C26F7">
      <w:pPr>
        <w:rPr>
          <w:ins w:id="4973" w:author="Miguel Centeno Muñoz" w:date="2014-07-31T02:46:00Z"/>
        </w:rPr>
        <w:pPrChange w:id="4974" w:author="Miguel Centeno Muñoz" w:date="2014-07-27T13:12:00Z">
          <w:pPr>
            <w:pStyle w:val="Ttulo3"/>
          </w:pPr>
        </w:pPrChange>
      </w:pPr>
    </w:p>
    <w:p w:rsidR="00000BDB" w:rsidRDefault="00000BDB">
      <w:pPr>
        <w:rPr>
          <w:ins w:id="4975" w:author="Miguel Centeno Muñoz" w:date="2014-07-31T02:46:00Z"/>
        </w:rPr>
        <w:pPrChange w:id="4976" w:author="Miguel Centeno Muñoz" w:date="2014-07-27T13:12:00Z">
          <w:pPr>
            <w:pStyle w:val="Ttulo3"/>
          </w:pPr>
        </w:pPrChange>
      </w:pPr>
    </w:p>
    <w:p w:rsidR="00000BDB" w:rsidRDefault="00000BDB">
      <w:pPr>
        <w:rPr>
          <w:ins w:id="4977" w:author="Miguel Centeno Muñoz" w:date="2014-07-31T00:40:00Z"/>
        </w:rPr>
        <w:pPrChange w:id="4978"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1C26F7" w:rsidTr="00AC15B6">
        <w:trPr>
          <w:cnfStyle w:val="100000000000" w:firstRow="1" w:lastRow="0" w:firstColumn="0" w:lastColumn="0" w:oddVBand="0" w:evenVBand="0" w:oddHBand="0" w:evenHBand="0" w:firstRowFirstColumn="0" w:firstRowLastColumn="0" w:lastRowFirstColumn="0" w:lastRowLastColumn="0"/>
          <w:ins w:id="4979" w:author="Miguel Centeno Muñoz" w:date="2014-07-31T00:40:00Z"/>
        </w:trPr>
        <w:tc>
          <w:tcPr>
            <w:cnfStyle w:val="001000000100" w:firstRow="0" w:lastRow="0" w:firstColumn="1" w:lastColumn="0" w:oddVBand="0" w:evenVBand="0" w:oddHBand="0" w:evenHBand="0" w:firstRowFirstColumn="1" w:firstRowLastColumn="0" w:lastRowFirstColumn="0" w:lastRowLastColumn="0"/>
            <w:tcW w:w="2660" w:type="dxa"/>
          </w:tcPr>
          <w:p w:rsidR="001C26F7" w:rsidRPr="006B268B" w:rsidRDefault="001C26F7" w:rsidP="00AC15B6">
            <w:pPr>
              <w:rPr>
                <w:ins w:id="4980" w:author="Miguel Centeno Muñoz" w:date="2014-07-31T00:40:00Z"/>
                <w:b/>
              </w:rPr>
            </w:pPr>
            <w:ins w:id="4981" w:author="Miguel Centeno Muñoz" w:date="2014-07-31T00:40:00Z">
              <w:r w:rsidRPr="006B268B">
                <w:rPr>
                  <w:b/>
                </w:rPr>
                <w:lastRenderedPageBreak/>
                <w:t>Atributo variable</w:t>
              </w:r>
            </w:ins>
          </w:p>
        </w:tc>
        <w:tc>
          <w:tcPr>
            <w:tcW w:w="6409" w:type="dxa"/>
          </w:tcPr>
          <w:p w:rsidR="001C26F7" w:rsidRPr="006B268B" w:rsidRDefault="001C26F7">
            <w:pPr>
              <w:cnfStyle w:val="100000000000" w:firstRow="1" w:lastRow="0" w:firstColumn="0" w:lastColumn="0" w:oddVBand="0" w:evenVBand="0" w:oddHBand="0" w:evenHBand="0" w:firstRowFirstColumn="0" w:firstRowLastColumn="0" w:lastRowFirstColumn="0" w:lastRowLastColumn="0"/>
              <w:rPr>
                <w:ins w:id="4982" w:author="Miguel Centeno Muñoz" w:date="2014-07-31T00:40:00Z"/>
                <w:rFonts w:eastAsiaTheme="minorHAnsi" w:cstheme="minorBidi"/>
                <w:b/>
                <w:color w:val="auto"/>
                <w:sz w:val="22"/>
                <w:szCs w:val="22"/>
              </w:rPr>
            </w:pPr>
            <w:ins w:id="4983" w:author="Miguel Centeno Muñoz" w:date="2014-07-31T00:40:00Z">
              <w:r>
                <w:rPr>
                  <w:b/>
                </w:rPr>
                <w:t>Va</w:t>
              </w:r>
            </w:ins>
            <w:ins w:id="4984" w:author="Miguel Centeno Muñoz" w:date="2014-07-31T00:41:00Z">
              <w:r>
                <w:rPr>
                  <w:b/>
                </w:rPr>
                <w:t>l</w:t>
              </w:r>
            </w:ins>
            <w:ins w:id="4985" w:author="Miguel Centeno Muñoz" w:date="2014-07-31T00:40:00Z">
              <w:r>
                <w:rPr>
                  <w:b/>
                </w:rPr>
                <w:t>oracion</w:t>
              </w:r>
              <w:r w:rsidRPr="006B268B">
                <w:rPr>
                  <w:b/>
                </w:rPr>
                <w:t xml:space="preserve">:: </w:t>
              </w:r>
              <w:r>
                <w:rPr>
                  <w:b/>
                </w:rPr>
                <w:t>valoración_total</w:t>
              </w:r>
            </w:ins>
          </w:p>
        </w:tc>
      </w:tr>
      <w:tr w:rsidR="001C26F7" w:rsidTr="00AC15B6">
        <w:trPr>
          <w:cnfStyle w:val="000000100000" w:firstRow="0" w:lastRow="0" w:firstColumn="0" w:lastColumn="0" w:oddVBand="0" w:evenVBand="0" w:oddHBand="1" w:evenHBand="0" w:firstRowFirstColumn="0" w:firstRowLastColumn="0" w:lastRowFirstColumn="0" w:lastRowLastColumn="0"/>
          <w:ins w:id="4986" w:author="Miguel Centeno Muñoz" w:date="2014-07-31T00:40: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6B268B" w:rsidRDefault="001C26F7" w:rsidP="00AC15B6">
            <w:pPr>
              <w:rPr>
                <w:ins w:id="4987" w:author="Miguel Centeno Muñoz" w:date="2014-07-31T00:40:00Z"/>
                <w:b/>
              </w:rPr>
            </w:pPr>
            <w:ins w:id="4988" w:author="Miguel Centeno Muñoz" w:date="2014-07-31T00:40:00Z">
              <w:r w:rsidRPr="006B268B">
                <w:rPr>
                  <w:b/>
                </w:rPr>
                <w:t>Descripción</w:t>
              </w:r>
            </w:ins>
          </w:p>
        </w:tc>
        <w:tc>
          <w:tcPr>
            <w:tcW w:w="6409" w:type="dxa"/>
          </w:tcPr>
          <w:p w:rsidR="001C26F7" w:rsidRPr="006B268B" w:rsidRDefault="001C26F7">
            <w:pPr>
              <w:cnfStyle w:val="000000100000" w:firstRow="0" w:lastRow="0" w:firstColumn="0" w:lastColumn="0" w:oddVBand="0" w:evenVBand="0" w:oddHBand="1" w:evenHBand="0" w:firstRowFirstColumn="0" w:firstRowLastColumn="0" w:lastRowFirstColumn="0" w:lastRowLastColumn="0"/>
              <w:rPr>
                <w:ins w:id="4989" w:author="Miguel Centeno Muñoz" w:date="2014-07-31T00:40:00Z"/>
                <w:rFonts w:eastAsiaTheme="minorHAnsi" w:cstheme="minorBidi"/>
                <w:i/>
                <w:color w:val="auto"/>
              </w:rPr>
            </w:pPr>
            <w:ins w:id="4990" w:author="Miguel Centeno Muñoz" w:date="2014-07-31T00:40:00Z">
              <w:r>
                <w:t xml:space="preserve">Este atributo representa </w:t>
              </w:r>
              <w:r>
                <w:rPr>
                  <w:i/>
                </w:rPr>
                <w:t>la valoraci</w:t>
              </w:r>
            </w:ins>
            <w:ins w:id="4991" w:author="Miguel Centeno Muñoz" w:date="2014-07-31T00:41:00Z">
              <w:r>
                <w:rPr>
                  <w:i/>
                </w:rPr>
                <w:t>ón total o suma de las valoraciones que tiene hasta el momento</w:t>
              </w:r>
            </w:ins>
          </w:p>
        </w:tc>
      </w:tr>
      <w:tr w:rsidR="001C26F7" w:rsidTr="00AC15B6">
        <w:trPr>
          <w:ins w:id="4992" w:author="Miguel Centeno Muñoz" w:date="2014-07-31T00:40: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6B268B" w:rsidRDefault="001C26F7" w:rsidP="00AC15B6">
            <w:pPr>
              <w:rPr>
                <w:ins w:id="4993" w:author="Miguel Centeno Muñoz" w:date="2014-07-31T00:40:00Z"/>
                <w:b/>
              </w:rPr>
            </w:pPr>
            <w:ins w:id="4994" w:author="Miguel Centeno Muñoz" w:date="2014-07-31T00:40:00Z">
              <w:r w:rsidRPr="006B268B">
                <w:rPr>
                  <w:b/>
                </w:rPr>
                <w:t>Tipo</w:t>
              </w:r>
            </w:ins>
          </w:p>
        </w:tc>
        <w:tc>
          <w:tcPr>
            <w:tcW w:w="6409" w:type="dxa"/>
          </w:tcPr>
          <w:p w:rsidR="001C26F7" w:rsidRPr="006B268B" w:rsidRDefault="001C26F7" w:rsidP="00AC15B6">
            <w:pPr>
              <w:cnfStyle w:val="000000000000" w:firstRow="0" w:lastRow="0" w:firstColumn="0" w:lastColumn="0" w:oddVBand="0" w:evenVBand="0" w:oddHBand="0" w:evenHBand="0" w:firstRowFirstColumn="0" w:firstRowLastColumn="0" w:lastRowFirstColumn="0" w:lastRowLastColumn="0"/>
              <w:rPr>
                <w:ins w:id="4995" w:author="Miguel Centeno Muñoz" w:date="2014-07-31T00:40:00Z"/>
                <w:rFonts w:ascii="Courier New" w:hAnsi="Courier New" w:cs="Courier New"/>
              </w:rPr>
            </w:pPr>
            <w:ins w:id="4996" w:author="Miguel Centeno Muñoz" w:date="2014-07-31T00:40:00Z">
              <w:r>
                <w:rPr>
                  <w:rFonts w:ascii="Courier New" w:hAnsi="Courier New" w:cs="Courier New"/>
                </w:rPr>
                <w:t>String</w:t>
              </w:r>
            </w:ins>
          </w:p>
        </w:tc>
      </w:tr>
    </w:tbl>
    <w:p w:rsidR="001C26F7" w:rsidRDefault="001C26F7">
      <w:pPr>
        <w:rPr>
          <w:ins w:id="4997" w:author="Miguel Centeno Muñoz" w:date="2014-07-31T00:41:00Z"/>
        </w:rPr>
        <w:pPrChange w:id="4998"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1C26F7" w:rsidTr="00AC15B6">
        <w:trPr>
          <w:cnfStyle w:val="100000000000" w:firstRow="1" w:lastRow="0" w:firstColumn="0" w:lastColumn="0" w:oddVBand="0" w:evenVBand="0" w:oddHBand="0" w:evenHBand="0" w:firstRowFirstColumn="0" w:firstRowLastColumn="0" w:lastRowFirstColumn="0" w:lastRowLastColumn="0"/>
          <w:ins w:id="4999" w:author="Miguel Centeno Muñoz" w:date="2014-07-31T00:41:00Z"/>
        </w:trPr>
        <w:tc>
          <w:tcPr>
            <w:cnfStyle w:val="001000000100" w:firstRow="0" w:lastRow="0" w:firstColumn="1" w:lastColumn="0" w:oddVBand="0" w:evenVBand="0" w:oddHBand="0" w:evenHBand="0" w:firstRowFirstColumn="1" w:firstRowLastColumn="0" w:lastRowFirstColumn="0" w:lastRowLastColumn="0"/>
            <w:tcW w:w="2660" w:type="dxa"/>
          </w:tcPr>
          <w:p w:rsidR="001C26F7" w:rsidRPr="006B268B" w:rsidRDefault="001C26F7" w:rsidP="00AC15B6">
            <w:pPr>
              <w:rPr>
                <w:ins w:id="5000" w:author="Miguel Centeno Muñoz" w:date="2014-07-31T00:41:00Z"/>
                <w:b/>
              </w:rPr>
            </w:pPr>
            <w:ins w:id="5001" w:author="Miguel Centeno Muñoz" w:date="2014-07-31T00:41:00Z">
              <w:r w:rsidRPr="006B268B">
                <w:rPr>
                  <w:b/>
                </w:rPr>
                <w:t>Atributo variable</w:t>
              </w:r>
            </w:ins>
          </w:p>
        </w:tc>
        <w:tc>
          <w:tcPr>
            <w:tcW w:w="6409" w:type="dxa"/>
          </w:tcPr>
          <w:p w:rsidR="001C26F7" w:rsidRPr="006B268B" w:rsidRDefault="001C26F7">
            <w:pPr>
              <w:cnfStyle w:val="100000000000" w:firstRow="1" w:lastRow="0" w:firstColumn="0" w:lastColumn="0" w:oddVBand="0" w:evenVBand="0" w:oddHBand="0" w:evenHBand="0" w:firstRowFirstColumn="0" w:firstRowLastColumn="0" w:lastRowFirstColumn="0" w:lastRowLastColumn="0"/>
              <w:rPr>
                <w:ins w:id="5002" w:author="Miguel Centeno Muñoz" w:date="2014-07-31T00:41:00Z"/>
                <w:rFonts w:eastAsiaTheme="minorHAnsi" w:cstheme="minorBidi"/>
                <w:b/>
                <w:color w:val="auto"/>
                <w:sz w:val="22"/>
                <w:szCs w:val="22"/>
              </w:rPr>
            </w:pPr>
            <w:ins w:id="5003" w:author="Miguel Centeno Muñoz" w:date="2014-07-31T00:41:00Z">
              <w:r>
                <w:rPr>
                  <w:b/>
                </w:rPr>
                <w:t>Valoracion</w:t>
              </w:r>
              <w:r w:rsidRPr="006B268B">
                <w:rPr>
                  <w:b/>
                </w:rPr>
                <w:t xml:space="preserve">:: </w:t>
              </w:r>
              <w:r>
                <w:rPr>
                  <w:b/>
                </w:rPr>
                <w:t>cuenta_valoraciones</w:t>
              </w:r>
            </w:ins>
          </w:p>
        </w:tc>
      </w:tr>
      <w:tr w:rsidR="001C26F7" w:rsidTr="00AC15B6">
        <w:trPr>
          <w:cnfStyle w:val="000000100000" w:firstRow="0" w:lastRow="0" w:firstColumn="0" w:lastColumn="0" w:oddVBand="0" w:evenVBand="0" w:oddHBand="1" w:evenHBand="0" w:firstRowFirstColumn="0" w:firstRowLastColumn="0" w:lastRowFirstColumn="0" w:lastRowLastColumn="0"/>
          <w:ins w:id="5004" w:author="Miguel Centeno Muñoz" w:date="2014-07-31T00:41: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6B268B" w:rsidRDefault="001C26F7" w:rsidP="00AC15B6">
            <w:pPr>
              <w:rPr>
                <w:ins w:id="5005" w:author="Miguel Centeno Muñoz" w:date="2014-07-31T00:41:00Z"/>
                <w:b/>
              </w:rPr>
            </w:pPr>
            <w:ins w:id="5006" w:author="Miguel Centeno Muñoz" w:date="2014-07-31T00:41:00Z">
              <w:r w:rsidRPr="006B268B">
                <w:rPr>
                  <w:b/>
                </w:rPr>
                <w:t>Descripción</w:t>
              </w:r>
            </w:ins>
          </w:p>
        </w:tc>
        <w:tc>
          <w:tcPr>
            <w:tcW w:w="6409" w:type="dxa"/>
          </w:tcPr>
          <w:p w:rsidR="001C26F7" w:rsidRPr="006B268B" w:rsidRDefault="001C26F7">
            <w:pPr>
              <w:cnfStyle w:val="000000100000" w:firstRow="0" w:lastRow="0" w:firstColumn="0" w:lastColumn="0" w:oddVBand="0" w:evenVBand="0" w:oddHBand="1" w:evenHBand="0" w:firstRowFirstColumn="0" w:firstRowLastColumn="0" w:lastRowFirstColumn="0" w:lastRowLastColumn="0"/>
              <w:rPr>
                <w:ins w:id="5007" w:author="Miguel Centeno Muñoz" w:date="2014-07-31T00:41:00Z"/>
                <w:rFonts w:eastAsiaTheme="minorHAnsi" w:cstheme="minorBidi"/>
                <w:i/>
                <w:color w:val="auto"/>
              </w:rPr>
            </w:pPr>
            <w:ins w:id="5008" w:author="Miguel Centeno Muñoz" w:date="2014-07-31T00:41:00Z">
              <w:r>
                <w:t xml:space="preserve">Este atributo representa </w:t>
              </w:r>
              <w:r>
                <w:rPr>
                  <w:i/>
                </w:rPr>
                <w:t>el número de veces que la ruta ha sido valorada</w:t>
              </w:r>
            </w:ins>
          </w:p>
        </w:tc>
      </w:tr>
      <w:tr w:rsidR="001C26F7" w:rsidTr="00AC15B6">
        <w:trPr>
          <w:ins w:id="5009" w:author="Miguel Centeno Muñoz" w:date="2014-07-31T00:41: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6B268B" w:rsidRDefault="001C26F7" w:rsidP="00AC15B6">
            <w:pPr>
              <w:rPr>
                <w:ins w:id="5010" w:author="Miguel Centeno Muñoz" w:date="2014-07-31T00:41:00Z"/>
                <w:b/>
              </w:rPr>
            </w:pPr>
            <w:ins w:id="5011" w:author="Miguel Centeno Muñoz" w:date="2014-07-31T00:41:00Z">
              <w:r w:rsidRPr="006B268B">
                <w:rPr>
                  <w:b/>
                </w:rPr>
                <w:t>Tipo</w:t>
              </w:r>
            </w:ins>
          </w:p>
        </w:tc>
        <w:tc>
          <w:tcPr>
            <w:tcW w:w="6409" w:type="dxa"/>
          </w:tcPr>
          <w:p w:rsidR="001C26F7" w:rsidRPr="006B268B" w:rsidRDefault="001C26F7" w:rsidP="00AC15B6">
            <w:pPr>
              <w:cnfStyle w:val="000000000000" w:firstRow="0" w:lastRow="0" w:firstColumn="0" w:lastColumn="0" w:oddVBand="0" w:evenVBand="0" w:oddHBand="0" w:evenHBand="0" w:firstRowFirstColumn="0" w:firstRowLastColumn="0" w:lastRowFirstColumn="0" w:lastRowLastColumn="0"/>
              <w:rPr>
                <w:ins w:id="5012" w:author="Miguel Centeno Muñoz" w:date="2014-07-31T00:41:00Z"/>
                <w:rFonts w:ascii="Courier New" w:hAnsi="Courier New" w:cs="Courier New"/>
              </w:rPr>
            </w:pPr>
            <w:ins w:id="5013" w:author="Miguel Centeno Muñoz" w:date="2014-07-31T00:41:00Z">
              <w:r>
                <w:rPr>
                  <w:rFonts w:ascii="Courier New" w:hAnsi="Courier New" w:cs="Courier New"/>
                </w:rPr>
                <w:t>String</w:t>
              </w:r>
            </w:ins>
          </w:p>
        </w:tc>
      </w:tr>
    </w:tbl>
    <w:p w:rsidR="001C26F7" w:rsidRDefault="001C26F7">
      <w:pPr>
        <w:rPr>
          <w:ins w:id="5014" w:author="Miguel Centeno Muñoz" w:date="2014-07-31T00:42:00Z"/>
        </w:rPr>
        <w:pPrChange w:id="5015" w:author="Miguel Centeno Muñoz" w:date="2014-07-27T13:12:00Z">
          <w:pPr>
            <w:pStyle w:val="Ttulo3"/>
          </w:pPr>
        </w:pPrChange>
      </w:pPr>
    </w:p>
    <w:tbl>
      <w:tblPr>
        <w:tblStyle w:val="Listamedia2-nfasis2"/>
        <w:tblW w:w="0" w:type="auto"/>
        <w:tblLook w:val="04A0" w:firstRow="1" w:lastRow="0" w:firstColumn="1" w:lastColumn="0" w:noHBand="0" w:noVBand="1"/>
      </w:tblPr>
      <w:tblGrid>
        <w:gridCol w:w="2235"/>
        <w:gridCol w:w="6834"/>
      </w:tblGrid>
      <w:tr w:rsidR="001C26F7" w:rsidTr="00AC15B6">
        <w:trPr>
          <w:cnfStyle w:val="100000000000" w:firstRow="1" w:lastRow="0" w:firstColumn="0" w:lastColumn="0" w:oddVBand="0" w:evenVBand="0" w:oddHBand="0" w:evenHBand="0" w:firstRowFirstColumn="0" w:firstRowLastColumn="0" w:lastRowFirstColumn="0" w:lastRowLastColumn="0"/>
          <w:ins w:id="5016" w:author="Miguel Centeno Muñoz" w:date="2014-07-31T00:42:00Z"/>
        </w:trPr>
        <w:tc>
          <w:tcPr>
            <w:cnfStyle w:val="001000000100" w:firstRow="0" w:lastRow="0" w:firstColumn="1" w:lastColumn="0" w:oddVBand="0" w:evenVBand="0" w:oddHBand="0" w:evenHBand="0" w:firstRowFirstColumn="1" w:firstRowLastColumn="0" w:lastRowFirstColumn="0" w:lastRowLastColumn="0"/>
            <w:tcW w:w="2235" w:type="dxa"/>
          </w:tcPr>
          <w:p w:rsidR="001C26F7" w:rsidRPr="006B268B" w:rsidRDefault="001C26F7" w:rsidP="00AC15B6">
            <w:pPr>
              <w:rPr>
                <w:ins w:id="5017" w:author="Miguel Centeno Muñoz" w:date="2014-07-31T00:42:00Z"/>
                <w:b/>
              </w:rPr>
            </w:pPr>
            <w:ins w:id="5018" w:author="Miguel Centeno Muñoz" w:date="2014-07-31T00:42:00Z">
              <w:r>
                <w:rPr>
                  <w:b/>
                </w:rPr>
                <w:t>TYP-0006</w:t>
              </w:r>
            </w:ins>
          </w:p>
        </w:tc>
        <w:tc>
          <w:tcPr>
            <w:tcW w:w="6834" w:type="dxa"/>
          </w:tcPr>
          <w:p w:rsidR="001C26F7" w:rsidRPr="006B268B" w:rsidRDefault="001C26F7" w:rsidP="00AC15B6">
            <w:pPr>
              <w:cnfStyle w:val="100000000000" w:firstRow="1" w:lastRow="0" w:firstColumn="0" w:lastColumn="0" w:oddVBand="0" w:evenVBand="0" w:oddHBand="0" w:evenHBand="0" w:firstRowFirstColumn="0" w:firstRowLastColumn="0" w:lastRowFirstColumn="0" w:lastRowLastColumn="0"/>
              <w:rPr>
                <w:ins w:id="5019" w:author="Miguel Centeno Muñoz" w:date="2014-07-31T00:42:00Z"/>
                <w:b/>
              </w:rPr>
            </w:pPr>
            <w:ins w:id="5020" w:author="Miguel Centeno Muñoz" w:date="2014-07-31T00:42:00Z">
              <w:r>
                <w:rPr>
                  <w:b/>
                </w:rPr>
                <w:t>Comentario</w:t>
              </w:r>
            </w:ins>
          </w:p>
        </w:tc>
      </w:tr>
      <w:tr w:rsidR="001C26F7" w:rsidTr="00AC15B6">
        <w:trPr>
          <w:cnfStyle w:val="000000100000" w:firstRow="0" w:lastRow="0" w:firstColumn="0" w:lastColumn="0" w:oddVBand="0" w:evenVBand="0" w:oddHBand="1" w:evenHBand="0" w:firstRowFirstColumn="0" w:firstRowLastColumn="0" w:lastRowFirstColumn="0" w:lastRowLastColumn="0"/>
          <w:ins w:id="5021" w:author="Miguel Centeno Muñoz" w:date="2014-07-31T00:42: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5022" w:author="Miguel Centeno Muñoz" w:date="2014-07-31T00:42:00Z"/>
                <w:b/>
              </w:rPr>
            </w:pPr>
            <w:ins w:id="5023" w:author="Miguel Centeno Muñoz" w:date="2014-07-31T00:42:00Z">
              <w:r w:rsidRPr="006B268B">
                <w:rPr>
                  <w:b/>
                </w:rPr>
                <w:t>Versión</w:t>
              </w:r>
            </w:ins>
          </w:p>
        </w:tc>
        <w:tc>
          <w:tcPr>
            <w:tcW w:w="6834" w:type="dxa"/>
          </w:tcPr>
          <w:p w:rsidR="001C26F7" w:rsidRDefault="001C26F7" w:rsidP="00AC15B6">
            <w:pPr>
              <w:cnfStyle w:val="000000100000" w:firstRow="0" w:lastRow="0" w:firstColumn="0" w:lastColumn="0" w:oddVBand="0" w:evenVBand="0" w:oddHBand="1" w:evenHBand="0" w:firstRowFirstColumn="0" w:firstRowLastColumn="0" w:lastRowFirstColumn="0" w:lastRowLastColumn="0"/>
              <w:rPr>
                <w:ins w:id="5024" w:author="Miguel Centeno Muñoz" w:date="2014-07-31T00:42:00Z"/>
              </w:rPr>
            </w:pPr>
            <w:ins w:id="5025" w:author="Miguel Centeno Muñoz" w:date="2014-07-31T00:42:00Z">
              <w:r>
                <w:t>1.0(27/07/2014)</w:t>
              </w:r>
            </w:ins>
          </w:p>
        </w:tc>
      </w:tr>
      <w:tr w:rsidR="001C26F7" w:rsidTr="00AC15B6">
        <w:trPr>
          <w:ins w:id="5026" w:author="Miguel Centeno Muñoz" w:date="2014-07-31T00:42: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5027" w:author="Miguel Centeno Muñoz" w:date="2014-07-31T00:42:00Z"/>
                <w:b/>
              </w:rPr>
            </w:pPr>
            <w:ins w:id="5028" w:author="Miguel Centeno Muñoz" w:date="2014-07-31T00:42:00Z">
              <w:r w:rsidRPr="006B268B">
                <w:rPr>
                  <w:b/>
                </w:rPr>
                <w:t>Autores</w:t>
              </w:r>
            </w:ins>
          </w:p>
        </w:tc>
        <w:tc>
          <w:tcPr>
            <w:tcW w:w="6834" w:type="dxa"/>
          </w:tcPr>
          <w:p w:rsidR="001C26F7" w:rsidRDefault="001C26F7" w:rsidP="00AC15B6">
            <w:pPr>
              <w:cnfStyle w:val="000000000000" w:firstRow="0" w:lastRow="0" w:firstColumn="0" w:lastColumn="0" w:oddVBand="0" w:evenVBand="0" w:oddHBand="0" w:evenHBand="0" w:firstRowFirstColumn="0" w:firstRowLastColumn="0" w:lastRowFirstColumn="0" w:lastRowLastColumn="0"/>
              <w:rPr>
                <w:ins w:id="5029" w:author="Miguel Centeno Muñoz" w:date="2014-07-31T00:42:00Z"/>
              </w:rPr>
            </w:pPr>
            <w:ins w:id="5030" w:author="Miguel Centeno Muñoz" w:date="2014-07-31T00:42:00Z">
              <w:r>
                <w:t>Miguel Centeno Muñoz</w:t>
              </w:r>
            </w:ins>
          </w:p>
        </w:tc>
      </w:tr>
      <w:tr w:rsidR="001C26F7" w:rsidTr="00AC15B6">
        <w:trPr>
          <w:cnfStyle w:val="000000100000" w:firstRow="0" w:lastRow="0" w:firstColumn="0" w:lastColumn="0" w:oddVBand="0" w:evenVBand="0" w:oddHBand="1" w:evenHBand="0" w:firstRowFirstColumn="0" w:firstRowLastColumn="0" w:lastRowFirstColumn="0" w:lastRowLastColumn="0"/>
          <w:ins w:id="5031" w:author="Miguel Centeno Muñoz" w:date="2014-07-31T00:42: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5032" w:author="Miguel Centeno Muñoz" w:date="2014-07-31T00:42:00Z"/>
                <w:b/>
              </w:rPr>
            </w:pPr>
            <w:ins w:id="5033" w:author="Miguel Centeno Muñoz" w:date="2014-07-31T00:42:00Z">
              <w:r w:rsidRPr="006B268B">
                <w:rPr>
                  <w:b/>
                </w:rPr>
                <w:t>Dependencias</w:t>
              </w:r>
            </w:ins>
          </w:p>
        </w:tc>
        <w:tc>
          <w:tcPr>
            <w:tcW w:w="6834" w:type="dxa"/>
          </w:tcPr>
          <w:p w:rsidR="001C26F7" w:rsidRDefault="001C26F7">
            <w:pPr>
              <w:cnfStyle w:val="000000100000" w:firstRow="0" w:lastRow="0" w:firstColumn="0" w:lastColumn="0" w:oddVBand="0" w:evenVBand="0" w:oddHBand="1" w:evenHBand="0" w:firstRowFirstColumn="0" w:firstRowLastColumn="0" w:lastRowFirstColumn="0" w:lastRowLastColumn="0"/>
              <w:rPr>
                <w:ins w:id="5034" w:author="Miguel Centeno Muñoz" w:date="2014-07-31T00:42:00Z"/>
              </w:rPr>
            </w:pPr>
            <w:ins w:id="5035" w:author="Miguel Centeno Muñoz" w:date="2014-07-31T00:42:00Z">
              <w:r>
                <w:t>[OBJ-0004] Gestión Comentarios Rutas</w:t>
              </w:r>
            </w:ins>
          </w:p>
        </w:tc>
      </w:tr>
      <w:tr w:rsidR="001C26F7" w:rsidTr="00AC15B6">
        <w:trPr>
          <w:ins w:id="5036" w:author="Miguel Centeno Muñoz" w:date="2014-07-31T00:42: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5037" w:author="Miguel Centeno Muñoz" w:date="2014-07-31T00:42:00Z"/>
                <w:b/>
              </w:rPr>
            </w:pPr>
            <w:ins w:id="5038" w:author="Miguel Centeno Muñoz" w:date="2014-07-31T00:42:00Z">
              <w:r w:rsidRPr="006B268B">
                <w:rPr>
                  <w:b/>
                </w:rPr>
                <w:t>Descripción</w:t>
              </w:r>
            </w:ins>
          </w:p>
        </w:tc>
        <w:tc>
          <w:tcPr>
            <w:tcW w:w="6834" w:type="dxa"/>
          </w:tcPr>
          <w:p w:rsidR="001C26F7" w:rsidRPr="006B268B" w:rsidRDefault="001C26F7">
            <w:pPr>
              <w:cnfStyle w:val="000000000000" w:firstRow="0" w:lastRow="0" w:firstColumn="0" w:lastColumn="0" w:oddVBand="0" w:evenVBand="0" w:oddHBand="0" w:evenHBand="0" w:firstRowFirstColumn="0" w:firstRowLastColumn="0" w:lastRowFirstColumn="0" w:lastRowLastColumn="0"/>
              <w:rPr>
                <w:ins w:id="5039" w:author="Miguel Centeno Muñoz" w:date="2014-07-31T00:42:00Z"/>
                <w:rFonts w:eastAsiaTheme="minorHAnsi" w:cstheme="minorBidi"/>
                <w:i/>
                <w:color w:val="auto"/>
              </w:rPr>
            </w:pPr>
            <w:ins w:id="5040" w:author="Miguel Centeno Muñoz" w:date="2014-07-31T00:42:00Z">
              <w:r>
                <w:t xml:space="preserve">Este tipo de objetos representa </w:t>
              </w:r>
            </w:ins>
            <w:ins w:id="5041" w:author="Miguel Centeno Muñoz" w:date="2014-07-31T00:43:00Z">
              <w:r>
                <w:rPr>
                  <w:i/>
                </w:rPr>
                <w:t>los comentarios recibidos por las rutas</w:t>
              </w:r>
            </w:ins>
          </w:p>
        </w:tc>
      </w:tr>
    </w:tbl>
    <w:p w:rsidR="001C26F7" w:rsidRDefault="001C26F7">
      <w:pPr>
        <w:rPr>
          <w:ins w:id="5042" w:author="Miguel Centeno Muñoz" w:date="2014-07-31T00:42:00Z"/>
        </w:rPr>
        <w:pPrChange w:id="5043"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1C26F7" w:rsidTr="00AC15B6">
        <w:trPr>
          <w:cnfStyle w:val="100000000000" w:firstRow="1" w:lastRow="0" w:firstColumn="0" w:lastColumn="0" w:oddVBand="0" w:evenVBand="0" w:oddHBand="0" w:evenHBand="0" w:firstRowFirstColumn="0" w:firstRowLastColumn="0" w:lastRowFirstColumn="0" w:lastRowLastColumn="0"/>
          <w:ins w:id="5044" w:author="Miguel Centeno Muñoz" w:date="2014-07-31T00:43:00Z"/>
        </w:trPr>
        <w:tc>
          <w:tcPr>
            <w:cnfStyle w:val="001000000100" w:firstRow="0" w:lastRow="0" w:firstColumn="1" w:lastColumn="0" w:oddVBand="0" w:evenVBand="0" w:oddHBand="0" w:evenHBand="0" w:firstRowFirstColumn="1" w:firstRowLastColumn="0" w:lastRowFirstColumn="0" w:lastRowLastColumn="0"/>
            <w:tcW w:w="2660" w:type="dxa"/>
          </w:tcPr>
          <w:p w:rsidR="001C26F7" w:rsidRPr="006B268B" w:rsidRDefault="001C26F7" w:rsidP="00AC15B6">
            <w:pPr>
              <w:rPr>
                <w:ins w:id="5045" w:author="Miguel Centeno Muñoz" w:date="2014-07-31T00:43:00Z"/>
                <w:b/>
              </w:rPr>
            </w:pPr>
            <w:ins w:id="5046" w:author="Miguel Centeno Muñoz" w:date="2014-07-31T00:43:00Z">
              <w:r w:rsidRPr="006B268B">
                <w:rPr>
                  <w:b/>
                </w:rPr>
                <w:t>Atributo variable</w:t>
              </w:r>
            </w:ins>
          </w:p>
        </w:tc>
        <w:tc>
          <w:tcPr>
            <w:tcW w:w="6409" w:type="dxa"/>
          </w:tcPr>
          <w:p w:rsidR="001C26F7" w:rsidRPr="006B268B" w:rsidRDefault="001C26F7">
            <w:pPr>
              <w:cnfStyle w:val="100000000000" w:firstRow="1" w:lastRow="0" w:firstColumn="0" w:lastColumn="0" w:oddVBand="0" w:evenVBand="0" w:oddHBand="0" w:evenHBand="0" w:firstRowFirstColumn="0" w:firstRowLastColumn="0" w:lastRowFirstColumn="0" w:lastRowLastColumn="0"/>
              <w:rPr>
                <w:ins w:id="5047" w:author="Miguel Centeno Muñoz" w:date="2014-07-31T00:43:00Z"/>
                <w:rFonts w:eastAsiaTheme="minorHAnsi" w:cstheme="minorBidi"/>
                <w:b/>
                <w:color w:val="auto"/>
                <w:sz w:val="22"/>
                <w:szCs w:val="22"/>
              </w:rPr>
            </w:pPr>
            <w:ins w:id="5048" w:author="Miguel Centeno Muñoz" w:date="2014-07-31T00:43:00Z">
              <w:r>
                <w:rPr>
                  <w:b/>
                </w:rPr>
                <w:t>Comentario</w:t>
              </w:r>
              <w:r w:rsidRPr="006B268B">
                <w:rPr>
                  <w:b/>
                </w:rPr>
                <w:t xml:space="preserve">:: </w:t>
              </w:r>
              <w:r>
                <w:rPr>
                  <w:b/>
                </w:rPr>
                <w:t>texto_comentario</w:t>
              </w:r>
            </w:ins>
          </w:p>
        </w:tc>
      </w:tr>
      <w:tr w:rsidR="001C26F7" w:rsidTr="00AC15B6">
        <w:trPr>
          <w:cnfStyle w:val="000000100000" w:firstRow="0" w:lastRow="0" w:firstColumn="0" w:lastColumn="0" w:oddVBand="0" w:evenVBand="0" w:oddHBand="1" w:evenHBand="0" w:firstRowFirstColumn="0" w:firstRowLastColumn="0" w:lastRowFirstColumn="0" w:lastRowLastColumn="0"/>
          <w:ins w:id="5049" w:author="Miguel Centeno Muñoz" w:date="2014-07-31T00:43: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6B268B" w:rsidRDefault="001C26F7" w:rsidP="00AC15B6">
            <w:pPr>
              <w:rPr>
                <w:ins w:id="5050" w:author="Miguel Centeno Muñoz" w:date="2014-07-31T00:43:00Z"/>
                <w:b/>
              </w:rPr>
            </w:pPr>
            <w:ins w:id="5051" w:author="Miguel Centeno Muñoz" w:date="2014-07-31T00:43:00Z">
              <w:r w:rsidRPr="006B268B">
                <w:rPr>
                  <w:b/>
                </w:rPr>
                <w:t>Descripción</w:t>
              </w:r>
            </w:ins>
          </w:p>
        </w:tc>
        <w:tc>
          <w:tcPr>
            <w:tcW w:w="6409" w:type="dxa"/>
          </w:tcPr>
          <w:p w:rsidR="001C26F7" w:rsidRPr="006B268B" w:rsidRDefault="001C26F7">
            <w:pPr>
              <w:cnfStyle w:val="000000100000" w:firstRow="0" w:lastRow="0" w:firstColumn="0" w:lastColumn="0" w:oddVBand="0" w:evenVBand="0" w:oddHBand="1" w:evenHBand="0" w:firstRowFirstColumn="0" w:firstRowLastColumn="0" w:lastRowFirstColumn="0" w:lastRowLastColumn="0"/>
              <w:rPr>
                <w:ins w:id="5052" w:author="Miguel Centeno Muñoz" w:date="2014-07-31T00:43:00Z"/>
                <w:rFonts w:eastAsiaTheme="minorHAnsi" w:cstheme="minorBidi"/>
                <w:i/>
                <w:color w:val="auto"/>
              </w:rPr>
            </w:pPr>
            <w:ins w:id="5053" w:author="Miguel Centeno Muñoz" w:date="2014-07-31T00:43:00Z">
              <w:r>
                <w:t xml:space="preserve">Este atributo representa </w:t>
              </w:r>
              <w:r>
                <w:rPr>
                  <w:i/>
                </w:rPr>
                <w:t>el texto del comentario que un usuario hace sobre una ruta</w:t>
              </w:r>
            </w:ins>
          </w:p>
        </w:tc>
      </w:tr>
      <w:tr w:rsidR="001C26F7" w:rsidTr="00AC15B6">
        <w:trPr>
          <w:ins w:id="5054" w:author="Miguel Centeno Muñoz" w:date="2014-07-31T00:43: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6B268B" w:rsidRDefault="001C26F7" w:rsidP="00AC15B6">
            <w:pPr>
              <w:rPr>
                <w:ins w:id="5055" w:author="Miguel Centeno Muñoz" w:date="2014-07-31T00:43:00Z"/>
                <w:b/>
              </w:rPr>
            </w:pPr>
            <w:ins w:id="5056" w:author="Miguel Centeno Muñoz" w:date="2014-07-31T00:43:00Z">
              <w:r w:rsidRPr="006B268B">
                <w:rPr>
                  <w:b/>
                </w:rPr>
                <w:t>Tipo</w:t>
              </w:r>
            </w:ins>
          </w:p>
        </w:tc>
        <w:tc>
          <w:tcPr>
            <w:tcW w:w="6409" w:type="dxa"/>
          </w:tcPr>
          <w:p w:rsidR="001C26F7" w:rsidRPr="006B268B" w:rsidRDefault="001C26F7" w:rsidP="00AC15B6">
            <w:pPr>
              <w:cnfStyle w:val="000000000000" w:firstRow="0" w:lastRow="0" w:firstColumn="0" w:lastColumn="0" w:oddVBand="0" w:evenVBand="0" w:oddHBand="0" w:evenHBand="0" w:firstRowFirstColumn="0" w:firstRowLastColumn="0" w:lastRowFirstColumn="0" w:lastRowLastColumn="0"/>
              <w:rPr>
                <w:ins w:id="5057" w:author="Miguel Centeno Muñoz" w:date="2014-07-31T00:43:00Z"/>
                <w:rFonts w:ascii="Courier New" w:hAnsi="Courier New" w:cs="Courier New"/>
              </w:rPr>
            </w:pPr>
            <w:ins w:id="5058" w:author="Miguel Centeno Muñoz" w:date="2014-07-31T00:43:00Z">
              <w:r>
                <w:rPr>
                  <w:rFonts w:ascii="Courier New" w:hAnsi="Courier New" w:cs="Courier New"/>
                </w:rPr>
                <w:t>String</w:t>
              </w:r>
            </w:ins>
          </w:p>
        </w:tc>
      </w:tr>
    </w:tbl>
    <w:p w:rsidR="001C26F7" w:rsidRDefault="001C26F7">
      <w:pPr>
        <w:rPr>
          <w:ins w:id="5059" w:author="Miguel Centeno Muñoz" w:date="2014-07-27T16:53:00Z"/>
        </w:rPr>
        <w:pPrChange w:id="5060" w:author="Miguel Centeno Muñoz" w:date="2014-07-27T13:12:00Z">
          <w:pPr>
            <w:pStyle w:val="Ttulo3"/>
          </w:pPr>
        </w:pPrChange>
      </w:pPr>
    </w:p>
    <w:tbl>
      <w:tblPr>
        <w:tblStyle w:val="Listamedia2-nfasis2"/>
        <w:tblW w:w="0" w:type="auto"/>
        <w:tblLook w:val="04A0" w:firstRow="1" w:lastRow="0" w:firstColumn="1" w:lastColumn="0" w:noHBand="0" w:noVBand="1"/>
      </w:tblPr>
      <w:tblGrid>
        <w:gridCol w:w="2235"/>
        <w:gridCol w:w="6834"/>
      </w:tblGrid>
      <w:tr w:rsidR="00C43EC0" w:rsidTr="00CF5B4C">
        <w:trPr>
          <w:cnfStyle w:val="100000000000" w:firstRow="1" w:lastRow="0" w:firstColumn="0" w:lastColumn="0" w:oddVBand="0" w:evenVBand="0" w:oddHBand="0" w:evenHBand="0" w:firstRowFirstColumn="0" w:firstRowLastColumn="0" w:lastRowFirstColumn="0" w:lastRowLastColumn="0"/>
          <w:ins w:id="5061" w:author="Miguel Centeno Muñoz" w:date="2014-07-27T23:33:00Z"/>
        </w:trPr>
        <w:tc>
          <w:tcPr>
            <w:cnfStyle w:val="001000000100" w:firstRow="0" w:lastRow="0" w:firstColumn="1" w:lastColumn="0" w:oddVBand="0" w:evenVBand="0" w:oddHBand="0" w:evenHBand="0" w:firstRowFirstColumn="1" w:firstRowLastColumn="0" w:lastRowFirstColumn="0" w:lastRowLastColumn="0"/>
            <w:tcW w:w="2235" w:type="dxa"/>
          </w:tcPr>
          <w:p w:rsidR="00C43EC0" w:rsidRPr="006B268B" w:rsidRDefault="00FA7B5E" w:rsidP="00CF5B4C">
            <w:pPr>
              <w:rPr>
                <w:ins w:id="5062" w:author="Miguel Centeno Muñoz" w:date="2014-07-27T23:33:00Z"/>
                <w:b/>
              </w:rPr>
            </w:pPr>
            <w:ins w:id="5063" w:author="Miguel Centeno Muñoz" w:date="2014-07-27T23:33:00Z">
              <w:r>
                <w:rPr>
                  <w:b/>
                </w:rPr>
                <w:t>TYP-000</w:t>
              </w:r>
            </w:ins>
            <w:ins w:id="5064" w:author="Miguel Centeno Muñoz" w:date="2014-07-31T00:25:00Z">
              <w:r>
                <w:rPr>
                  <w:b/>
                </w:rPr>
                <w:t>7</w:t>
              </w:r>
            </w:ins>
          </w:p>
        </w:tc>
        <w:tc>
          <w:tcPr>
            <w:tcW w:w="6834" w:type="dxa"/>
          </w:tcPr>
          <w:p w:rsidR="00C43EC0" w:rsidRPr="006B268B" w:rsidRDefault="00C43EC0" w:rsidP="00CF5B4C">
            <w:pPr>
              <w:cnfStyle w:val="100000000000" w:firstRow="1" w:lastRow="0" w:firstColumn="0" w:lastColumn="0" w:oddVBand="0" w:evenVBand="0" w:oddHBand="0" w:evenHBand="0" w:firstRowFirstColumn="0" w:firstRowLastColumn="0" w:lastRowFirstColumn="0" w:lastRowLastColumn="0"/>
              <w:rPr>
                <w:ins w:id="5065" w:author="Miguel Centeno Muñoz" w:date="2014-07-27T23:33:00Z"/>
                <w:b/>
              </w:rPr>
            </w:pPr>
            <w:ins w:id="5066" w:author="Miguel Centeno Muñoz" w:date="2014-07-27T23:33:00Z">
              <w:r>
                <w:rPr>
                  <w:b/>
                </w:rPr>
                <w:t>TiposMapa</w:t>
              </w:r>
            </w:ins>
          </w:p>
        </w:tc>
      </w:tr>
      <w:tr w:rsidR="00C43EC0" w:rsidTr="00CF5B4C">
        <w:trPr>
          <w:cnfStyle w:val="000000100000" w:firstRow="0" w:lastRow="0" w:firstColumn="0" w:lastColumn="0" w:oddVBand="0" w:evenVBand="0" w:oddHBand="1" w:evenHBand="0" w:firstRowFirstColumn="0" w:firstRowLastColumn="0" w:lastRowFirstColumn="0" w:lastRowLastColumn="0"/>
          <w:ins w:id="5067" w:author="Miguel Centeno Muñoz" w:date="2014-07-27T23:33:00Z"/>
        </w:trPr>
        <w:tc>
          <w:tcPr>
            <w:cnfStyle w:val="001000000000" w:firstRow="0" w:lastRow="0" w:firstColumn="1" w:lastColumn="0" w:oddVBand="0" w:evenVBand="0" w:oddHBand="0" w:evenHBand="0" w:firstRowFirstColumn="0" w:firstRowLastColumn="0" w:lastRowFirstColumn="0" w:lastRowLastColumn="0"/>
            <w:tcW w:w="2235" w:type="dxa"/>
          </w:tcPr>
          <w:p w:rsidR="00C43EC0" w:rsidRPr="006B268B" w:rsidRDefault="00C43EC0" w:rsidP="00CF5B4C">
            <w:pPr>
              <w:rPr>
                <w:ins w:id="5068" w:author="Miguel Centeno Muñoz" w:date="2014-07-27T23:33:00Z"/>
                <w:b/>
              </w:rPr>
            </w:pPr>
            <w:ins w:id="5069" w:author="Miguel Centeno Muñoz" w:date="2014-07-27T23:33:00Z">
              <w:r w:rsidRPr="006B268B">
                <w:rPr>
                  <w:b/>
                </w:rPr>
                <w:t>Versión</w:t>
              </w:r>
            </w:ins>
          </w:p>
        </w:tc>
        <w:tc>
          <w:tcPr>
            <w:tcW w:w="6834" w:type="dxa"/>
          </w:tcPr>
          <w:p w:rsidR="00C43EC0" w:rsidRDefault="00C43EC0" w:rsidP="00CF5B4C">
            <w:pPr>
              <w:cnfStyle w:val="000000100000" w:firstRow="0" w:lastRow="0" w:firstColumn="0" w:lastColumn="0" w:oddVBand="0" w:evenVBand="0" w:oddHBand="1" w:evenHBand="0" w:firstRowFirstColumn="0" w:firstRowLastColumn="0" w:lastRowFirstColumn="0" w:lastRowLastColumn="0"/>
              <w:rPr>
                <w:ins w:id="5070" w:author="Miguel Centeno Muñoz" w:date="2014-07-27T23:33:00Z"/>
              </w:rPr>
            </w:pPr>
            <w:ins w:id="5071" w:author="Miguel Centeno Muñoz" w:date="2014-07-27T23:33:00Z">
              <w:r>
                <w:t>1.0(27/07/2014)</w:t>
              </w:r>
            </w:ins>
          </w:p>
        </w:tc>
      </w:tr>
      <w:tr w:rsidR="00C43EC0" w:rsidTr="00CF5B4C">
        <w:trPr>
          <w:ins w:id="5072" w:author="Miguel Centeno Muñoz" w:date="2014-07-27T23:33:00Z"/>
        </w:trPr>
        <w:tc>
          <w:tcPr>
            <w:cnfStyle w:val="001000000000" w:firstRow="0" w:lastRow="0" w:firstColumn="1" w:lastColumn="0" w:oddVBand="0" w:evenVBand="0" w:oddHBand="0" w:evenHBand="0" w:firstRowFirstColumn="0" w:firstRowLastColumn="0" w:lastRowFirstColumn="0" w:lastRowLastColumn="0"/>
            <w:tcW w:w="2235" w:type="dxa"/>
          </w:tcPr>
          <w:p w:rsidR="00C43EC0" w:rsidRPr="006B268B" w:rsidRDefault="00C43EC0" w:rsidP="00CF5B4C">
            <w:pPr>
              <w:rPr>
                <w:ins w:id="5073" w:author="Miguel Centeno Muñoz" w:date="2014-07-27T23:33:00Z"/>
                <w:b/>
              </w:rPr>
            </w:pPr>
            <w:ins w:id="5074" w:author="Miguel Centeno Muñoz" w:date="2014-07-27T23:33:00Z">
              <w:r w:rsidRPr="006B268B">
                <w:rPr>
                  <w:b/>
                </w:rPr>
                <w:t>Autores</w:t>
              </w:r>
            </w:ins>
          </w:p>
        </w:tc>
        <w:tc>
          <w:tcPr>
            <w:tcW w:w="6834" w:type="dxa"/>
          </w:tcPr>
          <w:p w:rsidR="00C43EC0" w:rsidRDefault="00C43EC0" w:rsidP="00CF5B4C">
            <w:pPr>
              <w:cnfStyle w:val="000000000000" w:firstRow="0" w:lastRow="0" w:firstColumn="0" w:lastColumn="0" w:oddVBand="0" w:evenVBand="0" w:oddHBand="0" w:evenHBand="0" w:firstRowFirstColumn="0" w:firstRowLastColumn="0" w:lastRowFirstColumn="0" w:lastRowLastColumn="0"/>
              <w:rPr>
                <w:ins w:id="5075" w:author="Miguel Centeno Muñoz" w:date="2014-07-27T23:33:00Z"/>
              </w:rPr>
            </w:pPr>
            <w:ins w:id="5076" w:author="Miguel Centeno Muñoz" w:date="2014-07-27T23:33:00Z">
              <w:r>
                <w:t>Miguel Centeno Muñoz</w:t>
              </w:r>
            </w:ins>
          </w:p>
        </w:tc>
      </w:tr>
      <w:tr w:rsidR="00C43EC0" w:rsidTr="00CF5B4C">
        <w:trPr>
          <w:cnfStyle w:val="000000100000" w:firstRow="0" w:lastRow="0" w:firstColumn="0" w:lastColumn="0" w:oddVBand="0" w:evenVBand="0" w:oddHBand="1" w:evenHBand="0" w:firstRowFirstColumn="0" w:firstRowLastColumn="0" w:lastRowFirstColumn="0" w:lastRowLastColumn="0"/>
          <w:ins w:id="5077" w:author="Miguel Centeno Muñoz" w:date="2014-07-27T23:33:00Z"/>
        </w:trPr>
        <w:tc>
          <w:tcPr>
            <w:cnfStyle w:val="001000000000" w:firstRow="0" w:lastRow="0" w:firstColumn="1" w:lastColumn="0" w:oddVBand="0" w:evenVBand="0" w:oddHBand="0" w:evenHBand="0" w:firstRowFirstColumn="0" w:firstRowLastColumn="0" w:lastRowFirstColumn="0" w:lastRowLastColumn="0"/>
            <w:tcW w:w="2235" w:type="dxa"/>
          </w:tcPr>
          <w:p w:rsidR="00C43EC0" w:rsidRPr="006B268B" w:rsidRDefault="00C43EC0" w:rsidP="00CF5B4C">
            <w:pPr>
              <w:rPr>
                <w:ins w:id="5078" w:author="Miguel Centeno Muñoz" w:date="2014-07-27T23:33:00Z"/>
                <w:b/>
              </w:rPr>
            </w:pPr>
            <w:ins w:id="5079" w:author="Miguel Centeno Muñoz" w:date="2014-07-27T23:33:00Z">
              <w:r w:rsidRPr="006B268B">
                <w:rPr>
                  <w:b/>
                </w:rPr>
                <w:t>Dependencias</w:t>
              </w:r>
            </w:ins>
          </w:p>
        </w:tc>
        <w:tc>
          <w:tcPr>
            <w:tcW w:w="6834" w:type="dxa"/>
          </w:tcPr>
          <w:p w:rsidR="00C43EC0" w:rsidRDefault="00C43EC0" w:rsidP="00CF5B4C">
            <w:pPr>
              <w:cnfStyle w:val="000000100000" w:firstRow="0" w:lastRow="0" w:firstColumn="0" w:lastColumn="0" w:oddVBand="0" w:evenVBand="0" w:oddHBand="1" w:evenHBand="0" w:firstRowFirstColumn="0" w:firstRowLastColumn="0" w:lastRowFirstColumn="0" w:lastRowLastColumn="0"/>
              <w:rPr>
                <w:ins w:id="5080" w:author="Miguel Centeno Muñoz" w:date="2014-07-27T23:33:00Z"/>
              </w:rPr>
            </w:pPr>
            <w:ins w:id="5081" w:author="Miguel Centeno Muñoz" w:date="2014-07-27T23:33:00Z">
              <w:r>
                <w:t>[OBJ-0002] Gestión de Rutas</w:t>
              </w:r>
            </w:ins>
          </w:p>
        </w:tc>
      </w:tr>
      <w:tr w:rsidR="00C43EC0" w:rsidTr="00CF5B4C">
        <w:trPr>
          <w:ins w:id="5082" w:author="Miguel Centeno Muñoz" w:date="2014-07-27T23:33:00Z"/>
        </w:trPr>
        <w:tc>
          <w:tcPr>
            <w:cnfStyle w:val="001000000000" w:firstRow="0" w:lastRow="0" w:firstColumn="1" w:lastColumn="0" w:oddVBand="0" w:evenVBand="0" w:oddHBand="0" w:evenHBand="0" w:firstRowFirstColumn="0" w:firstRowLastColumn="0" w:lastRowFirstColumn="0" w:lastRowLastColumn="0"/>
            <w:tcW w:w="2235" w:type="dxa"/>
          </w:tcPr>
          <w:p w:rsidR="00C43EC0" w:rsidRPr="006B268B" w:rsidRDefault="00C43EC0" w:rsidP="00CF5B4C">
            <w:pPr>
              <w:rPr>
                <w:ins w:id="5083" w:author="Miguel Centeno Muñoz" w:date="2014-07-27T23:33:00Z"/>
                <w:b/>
              </w:rPr>
            </w:pPr>
            <w:ins w:id="5084" w:author="Miguel Centeno Muñoz" w:date="2014-07-27T23:33:00Z">
              <w:r w:rsidRPr="006B268B">
                <w:rPr>
                  <w:b/>
                </w:rPr>
                <w:t>Descripción</w:t>
              </w:r>
            </w:ins>
          </w:p>
        </w:tc>
        <w:tc>
          <w:tcPr>
            <w:tcW w:w="6834" w:type="dxa"/>
          </w:tcPr>
          <w:p w:rsidR="00C43EC0" w:rsidRPr="006B268B" w:rsidRDefault="00C43EC0">
            <w:pPr>
              <w:cnfStyle w:val="000000000000" w:firstRow="0" w:lastRow="0" w:firstColumn="0" w:lastColumn="0" w:oddVBand="0" w:evenVBand="0" w:oddHBand="0" w:evenHBand="0" w:firstRowFirstColumn="0" w:firstRowLastColumn="0" w:lastRowFirstColumn="0" w:lastRowLastColumn="0"/>
              <w:rPr>
                <w:ins w:id="5085" w:author="Miguel Centeno Muñoz" w:date="2014-07-27T23:33:00Z"/>
                <w:rFonts w:eastAsiaTheme="minorHAnsi" w:cstheme="minorBidi"/>
                <w:i/>
                <w:color w:val="auto"/>
              </w:rPr>
              <w:pPrChange w:id="5086" w:author="Miguel Centeno Muñoz" w:date="2014-07-27T23:34: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5087" w:author="Miguel Centeno Muñoz" w:date="2014-07-27T23:33:00Z">
              <w:r>
                <w:t xml:space="preserve">Este tipo de objetos representa </w:t>
              </w:r>
            </w:ins>
            <w:ins w:id="5088" w:author="Miguel Centeno Muñoz" w:date="2014-07-27T23:34:00Z">
              <w:r>
                <w:rPr>
                  <w:i/>
                </w:rPr>
                <w:t>el tipo de fichero del mapa</w:t>
              </w:r>
            </w:ins>
          </w:p>
        </w:tc>
      </w:tr>
      <w:tr w:rsidR="00C43EC0" w:rsidTr="00CF5B4C">
        <w:trPr>
          <w:cnfStyle w:val="000000100000" w:firstRow="0" w:lastRow="0" w:firstColumn="0" w:lastColumn="0" w:oddVBand="0" w:evenVBand="0" w:oddHBand="1" w:evenHBand="0" w:firstRowFirstColumn="0" w:firstRowLastColumn="0" w:lastRowFirstColumn="0" w:lastRowLastColumn="0"/>
          <w:ins w:id="5089" w:author="Miguel Centeno Muñoz" w:date="2014-07-27T23:34:00Z"/>
        </w:trPr>
        <w:tc>
          <w:tcPr>
            <w:cnfStyle w:val="001000000000" w:firstRow="0" w:lastRow="0" w:firstColumn="1" w:lastColumn="0" w:oddVBand="0" w:evenVBand="0" w:oddHBand="0" w:evenHBand="0" w:firstRowFirstColumn="0" w:firstRowLastColumn="0" w:lastRowFirstColumn="0" w:lastRowLastColumn="0"/>
            <w:tcW w:w="2235" w:type="dxa"/>
          </w:tcPr>
          <w:p w:rsidR="00C43EC0" w:rsidRPr="006B268B" w:rsidRDefault="00C43EC0" w:rsidP="00CF5B4C">
            <w:pPr>
              <w:rPr>
                <w:ins w:id="5090" w:author="Miguel Centeno Muñoz" w:date="2014-07-27T23:34:00Z"/>
                <w:b/>
              </w:rPr>
            </w:pPr>
            <w:ins w:id="5091" w:author="Miguel Centeno Muñoz" w:date="2014-07-27T23:34:00Z">
              <w:r>
                <w:rPr>
                  <w:b/>
                </w:rPr>
                <w:t>Comentarios</w:t>
              </w:r>
            </w:ins>
          </w:p>
        </w:tc>
        <w:tc>
          <w:tcPr>
            <w:tcW w:w="6834" w:type="dxa"/>
          </w:tcPr>
          <w:p w:rsidR="00C43EC0" w:rsidRDefault="00C43EC0" w:rsidP="00C43EC0">
            <w:pPr>
              <w:cnfStyle w:val="000000100000" w:firstRow="0" w:lastRow="0" w:firstColumn="0" w:lastColumn="0" w:oddVBand="0" w:evenVBand="0" w:oddHBand="1" w:evenHBand="0" w:firstRowFirstColumn="0" w:firstRowLastColumn="0" w:lastRowFirstColumn="0" w:lastRowLastColumn="0"/>
              <w:rPr>
                <w:ins w:id="5092" w:author="Miguel Centeno Muñoz" w:date="2014-07-27T23:34:00Z"/>
              </w:rPr>
            </w:pPr>
            <w:ins w:id="5093" w:author="Miguel Centeno Muñoz" w:date="2014-07-27T23:34:00Z">
              <w:r>
                <w:t>Enumerado de los tipos de mapa</w:t>
              </w:r>
            </w:ins>
          </w:p>
        </w:tc>
      </w:tr>
    </w:tbl>
    <w:p w:rsidR="00F87E9D" w:rsidRDefault="00F87E9D">
      <w:pPr>
        <w:rPr>
          <w:ins w:id="5094" w:author="Miguel Centeno Muñoz" w:date="2014-07-27T16:53:00Z"/>
        </w:rPr>
        <w:pPrChange w:id="5095" w:author="Miguel Centeno Muñoz" w:date="2014-07-27T13:12:00Z">
          <w:pPr>
            <w:pStyle w:val="Ttulo3"/>
          </w:pPr>
        </w:pPrChange>
      </w:pPr>
    </w:p>
    <w:p w:rsidR="00F87E9D" w:rsidRDefault="00F87E9D">
      <w:pPr>
        <w:rPr>
          <w:ins w:id="5096" w:author="Miguel Centeno Muñoz" w:date="2014-07-28T00:27:00Z"/>
        </w:rPr>
        <w:pPrChange w:id="5097" w:author="Miguel Centeno Muñoz" w:date="2014-07-27T13:12:00Z">
          <w:pPr>
            <w:pStyle w:val="Ttulo3"/>
          </w:pPr>
        </w:pPrChange>
      </w:pPr>
    </w:p>
    <w:p w:rsidR="0007275F" w:rsidRDefault="0007275F">
      <w:pPr>
        <w:rPr>
          <w:ins w:id="5098" w:author="Miguel Centeno Muñoz" w:date="2014-07-28T00:27:00Z"/>
        </w:rPr>
        <w:pPrChange w:id="5099" w:author="Miguel Centeno Muñoz" w:date="2014-07-27T13:12:00Z">
          <w:pPr>
            <w:pStyle w:val="Ttulo3"/>
          </w:pPr>
        </w:pPrChange>
      </w:pPr>
    </w:p>
    <w:p w:rsidR="0007275F" w:rsidRDefault="0007275F">
      <w:pPr>
        <w:rPr>
          <w:ins w:id="5100" w:author="Miguel Centeno Muñoz" w:date="2014-07-28T00:27:00Z"/>
        </w:rPr>
        <w:pPrChange w:id="5101" w:author="Miguel Centeno Muñoz" w:date="2014-07-27T13:12:00Z">
          <w:pPr>
            <w:pStyle w:val="Ttulo3"/>
          </w:pPr>
        </w:pPrChange>
      </w:pPr>
    </w:p>
    <w:p w:rsidR="0007275F" w:rsidRDefault="0007275F">
      <w:pPr>
        <w:rPr>
          <w:ins w:id="5102" w:author="Miguel Centeno Muñoz" w:date="2014-07-28T00:28:00Z"/>
        </w:rPr>
        <w:pPrChange w:id="5103" w:author="Miguel Centeno Muñoz" w:date="2014-07-27T13:12:00Z">
          <w:pPr>
            <w:pStyle w:val="Ttulo3"/>
          </w:pPr>
        </w:pPrChange>
      </w:pPr>
    </w:p>
    <w:p w:rsidR="0007275F" w:rsidRDefault="0007275F">
      <w:pPr>
        <w:rPr>
          <w:ins w:id="5104" w:author="Miguel Centeno Muñoz" w:date="2014-07-28T00:27:00Z"/>
        </w:rPr>
        <w:pPrChange w:id="5105" w:author="Miguel Centeno Muñoz" w:date="2014-07-27T13:12:00Z">
          <w:pPr>
            <w:pStyle w:val="Ttulo3"/>
          </w:pPr>
        </w:pPrChange>
      </w:pPr>
    </w:p>
    <w:p w:rsidR="0007275F" w:rsidRDefault="0007275F">
      <w:pPr>
        <w:rPr>
          <w:ins w:id="5106" w:author="Miguel Centeno Muñoz" w:date="2014-07-28T00:27:00Z"/>
        </w:rPr>
        <w:pPrChange w:id="5107" w:author="Miguel Centeno Muñoz" w:date="2014-07-27T13:12:00Z">
          <w:pPr>
            <w:pStyle w:val="Ttulo3"/>
          </w:pPr>
        </w:pPrChange>
      </w:pPr>
    </w:p>
    <w:p w:rsidR="0007275F" w:rsidRDefault="0007275F">
      <w:pPr>
        <w:rPr>
          <w:ins w:id="5108" w:author="Miguel Centeno Muñoz" w:date="2014-07-28T00:27:00Z"/>
        </w:rPr>
        <w:pPrChange w:id="5109" w:author="Miguel Centeno Muñoz" w:date="2014-07-27T13:12:00Z">
          <w:pPr>
            <w:pStyle w:val="Ttulo3"/>
          </w:pPr>
        </w:pPrChange>
      </w:pPr>
    </w:p>
    <w:p w:rsidR="0007275F" w:rsidRDefault="0007275F">
      <w:pPr>
        <w:rPr>
          <w:ins w:id="5110" w:author="Miguel Centeno Muñoz" w:date="2014-07-28T00:27:00Z"/>
        </w:rPr>
        <w:pPrChange w:id="5111" w:author="Miguel Centeno Muñoz" w:date="2014-07-27T13:12:00Z">
          <w:pPr>
            <w:pStyle w:val="Ttulo3"/>
          </w:pPr>
        </w:pPrChange>
      </w:pPr>
    </w:p>
    <w:p w:rsidR="0007275F" w:rsidRDefault="0007275F">
      <w:pPr>
        <w:rPr>
          <w:ins w:id="5112" w:author="Miguel Centeno Muñoz" w:date="2014-07-27T16:53:00Z"/>
        </w:rPr>
        <w:pPrChange w:id="5113" w:author="Miguel Centeno Muñoz" w:date="2014-07-27T13:12:00Z">
          <w:pPr>
            <w:pStyle w:val="Ttulo3"/>
          </w:pPr>
        </w:pPrChange>
      </w:pPr>
    </w:p>
    <w:p w:rsidR="00D40919" w:rsidRPr="00D0398E" w:rsidDel="00CC5297" w:rsidRDefault="00D40919">
      <w:pPr>
        <w:rPr>
          <w:del w:id="5114" w:author="Miguel Centeno Muñoz" w:date="2014-07-27T23:30:00Z"/>
        </w:rPr>
        <w:pPrChange w:id="5115" w:author="Miguel Centeno Muñoz" w:date="2014-07-27T13:12:00Z">
          <w:pPr>
            <w:pStyle w:val="Ttulo3"/>
          </w:pPr>
        </w:pPrChange>
      </w:pPr>
    </w:p>
    <w:p w:rsidR="00D40919" w:rsidDel="00F87E9D" w:rsidRDefault="00131968">
      <w:pPr>
        <w:rPr>
          <w:del w:id="5116" w:author="Miguel Centeno Muñoz" w:date="2014-07-27T16:52:00Z"/>
        </w:rPr>
        <w:pPrChange w:id="5117" w:author="Miguel Centeno Muñoz" w:date="2014-07-27T16:54:00Z">
          <w:pPr>
            <w:pStyle w:val="Ttulo3"/>
          </w:pPr>
        </w:pPrChange>
      </w:pPr>
      <w:del w:id="5118" w:author="Miguel Centeno Muñoz" w:date="2014-07-27T23:30:00Z">
        <w:r w:rsidDel="00CC5297">
          <w:delText>7.- Análisis de requisitos</w:delText>
        </w:r>
      </w:del>
    </w:p>
    <w:p w:rsidR="00131968" w:rsidDel="00CC5297" w:rsidRDefault="00131968">
      <w:pPr>
        <w:pStyle w:val="Ttulo3"/>
        <w:rPr>
          <w:del w:id="5119" w:author="Miguel Centeno Muñoz" w:date="2014-07-27T23:30:00Z"/>
        </w:rPr>
      </w:pPr>
      <w:del w:id="5120" w:author="Miguel Centeno Muñoz" w:date="2014-07-27T23:30:00Z">
        <w:r w:rsidDel="00CC5297">
          <w:delText>7.1.- Modelo estático del sistema</w:delText>
        </w:r>
      </w:del>
    </w:p>
    <w:p w:rsidR="00131968" w:rsidDel="00CC5297" w:rsidRDefault="00D723A7" w:rsidP="00131968">
      <w:pPr>
        <w:pStyle w:val="Ttulo4"/>
        <w:rPr>
          <w:del w:id="5121" w:author="Miguel Centeno Muñoz" w:date="2014-07-27T23:30:00Z"/>
        </w:rPr>
      </w:pPr>
      <w:del w:id="5122" w:author="Miguel Centeno Muñoz" w:date="2014-07-27T23:30:00Z">
        <w:r w:rsidDel="00CC5297">
          <w:tab/>
        </w:r>
        <w:r w:rsidR="00131968" w:rsidDel="00CC5297">
          <w:delText>7.1.1.- Diagramas de tipos</w:delText>
        </w:r>
      </w:del>
    </w:p>
    <w:p w:rsidR="00131968" w:rsidDel="00CC5297" w:rsidRDefault="00D723A7" w:rsidP="00131968">
      <w:pPr>
        <w:pStyle w:val="Ttulo5"/>
        <w:rPr>
          <w:del w:id="5123" w:author="Miguel Centeno Muñoz" w:date="2014-07-27T23:30:00Z"/>
        </w:rPr>
      </w:pPr>
      <w:del w:id="5124" w:author="Miguel Centeno Muñoz" w:date="2014-07-27T23:30:00Z">
        <w:r w:rsidDel="00CC5297">
          <w:tab/>
        </w:r>
        <w:r w:rsidDel="00CC5297">
          <w:tab/>
        </w:r>
        <w:r w:rsidR="00131968" w:rsidDel="00CC5297">
          <w:delText>7.1.1.1.- Subsistema de gestión de usuarios</w:delText>
        </w:r>
      </w:del>
    </w:p>
    <w:p w:rsidR="00131968" w:rsidDel="00CC5297" w:rsidRDefault="00131968" w:rsidP="00131968">
      <w:pPr>
        <w:pStyle w:val="Ttulo5"/>
        <w:rPr>
          <w:del w:id="5125" w:author="Miguel Centeno Muñoz" w:date="2014-07-27T23:30:00Z"/>
        </w:rPr>
      </w:pPr>
      <w:del w:id="5126" w:author="Miguel Centeno Muñoz" w:date="2014-07-27T23:30:00Z">
        <w:r w:rsidDel="00CC5297">
          <w:tab/>
        </w:r>
        <w:r w:rsidDel="00CC5297">
          <w:tab/>
          <w:delText>7.1.1.2.- Subsistema de gestión de rutas</w:delText>
        </w:r>
      </w:del>
    </w:p>
    <w:p w:rsidR="00131968" w:rsidDel="00CC5297" w:rsidRDefault="00D723A7" w:rsidP="00131968">
      <w:pPr>
        <w:pStyle w:val="Ttulo4"/>
        <w:rPr>
          <w:del w:id="5127" w:author="Miguel Centeno Muñoz" w:date="2014-07-27T23:30:00Z"/>
        </w:rPr>
      </w:pPr>
      <w:del w:id="5128" w:author="Miguel Centeno Muñoz" w:date="2014-07-27T23:30:00Z">
        <w:r w:rsidDel="00CC5297">
          <w:tab/>
        </w:r>
        <w:r w:rsidR="00131968" w:rsidDel="00CC5297">
          <w:delText>7.1.2.- Escenario de prueba</w:delText>
        </w:r>
      </w:del>
    </w:p>
    <w:p w:rsidR="00131968" w:rsidDel="00CC5297" w:rsidRDefault="00D723A7" w:rsidP="00131968">
      <w:pPr>
        <w:pStyle w:val="Ttulo4"/>
        <w:rPr>
          <w:del w:id="5129" w:author="Miguel Centeno Muñoz" w:date="2014-07-27T23:30:00Z"/>
        </w:rPr>
      </w:pPr>
      <w:del w:id="5130" w:author="Miguel Centeno Muñoz" w:date="2014-07-27T23:30:00Z">
        <w:r w:rsidDel="00CC5297">
          <w:tab/>
        </w:r>
        <w:r w:rsidR="00131968" w:rsidDel="00CC5297">
          <w:delText>7.1.3.- Tipos</w:delText>
        </w:r>
      </w:del>
    </w:p>
    <w:p w:rsidR="00131968" w:rsidDel="00CC5297" w:rsidRDefault="00131968" w:rsidP="00131968">
      <w:pPr>
        <w:pStyle w:val="Ttulo5"/>
        <w:rPr>
          <w:del w:id="5131" w:author="Miguel Centeno Muñoz" w:date="2014-07-27T23:30:00Z"/>
        </w:rPr>
      </w:pPr>
      <w:del w:id="5132" w:author="Miguel Centeno Muñoz" w:date="2014-07-27T23:30:00Z">
        <w:r w:rsidDel="00CC5297">
          <w:tab/>
        </w:r>
        <w:r w:rsidDel="00CC5297">
          <w:tab/>
          <w:delText>7.1.3.1.- Subsistema de gestión de usuarios</w:delText>
        </w:r>
      </w:del>
    </w:p>
    <w:p w:rsidR="00131968" w:rsidDel="00CC5297" w:rsidRDefault="00131968" w:rsidP="00131968">
      <w:pPr>
        <w:pStyle w:val="Ttulo5"/>
        <w:rPr>
          <w:del w:id="5133" w:author="Miguel Centeno Muñoz" w:date="2014-07-27T23:30:00Z"/>
        </w:rPr>
      </w:pPr>
      <w:del w:id="5134" w:author="Miguel Centeno Muñoz" w:date="2014-07-27T23:30:00Z">
        <w:r w:rsidDel="00CC5297">
          <w:tab/>
        </w:r>
        <w:r w:rsidDel="00CC5297">
          <w:tab/>
          <w:delText>7.1.3.2.- Subsistema de gestión de rutas</w:delText>
        </w:r>
      </w:del>
    </w:p>
    <w:p w:rsidR="00131968" w:rsidRDefault="00131968" w:rsidP="00D723A7">
      <w:pPr>
        <w:pStyle w:val="Ttulo3"/>
      </w:pPr>
      <w:del w:id="5135" w:author="Miguel Centeno Muñoz" w:date="2014-07-31T02:47:00Z">
        <w:r w:rsidDel="00000BDB">
          <w:delText>7</w:delText>
        </w:r>
      </w:del>
      <w:bookmarkStart w:id="5136" w:name="_Toc394538350"/>
      <w:ins w:id="5137" w:author="Miguel Centeno Muñoz" w:date="2014-07-31T02:47:00Z">
        <w:r w:rsidR="00000BDB">
          <w:t>7</w:t>
        </w:r>
      </w:ins>
      <w:r>
        <w:t>.2.- Modelo dinámico del sistema</w:t>
      </w:r>
      <w:bookmarkEnd w:id="5136"/>
    </w:p>
    <w:p w:rsidR="00131968" w:rsidRDefault="00D723A7" w:rsidP="00131968">
      <w:pPr>
        <w:pStyle w:val="Ttulo4"/>
      </w:pPr>
      <w:r>
        <w:tab/>
      </w:r>
      <w:bookmarkStart w:id="5138" w:name="_Toc394538351"/>
      <w:r w:rsidR="00131968">
        <w:t>7.2.1.- Subsistema de gestión de usuarios</w:t>
      </w:r>
      <w:bookmarkEnd w:id="5138"/>
    </w:p>
    <w:p w:rsidR="00134F5E" w:rsidRDefault="0007275F" w:rsidP="00131968">
      <w:pPr>
        <w:pStyle w:val="Ttulo4"/>
        <w:rPr>
          <w:ins w:id="5139" w:author="Miguel Centeno Muñoz" w:date="2014-07-28T00:25:00Z"/>
        </w:rPr>
      </w:pPr>
      <w:bookmarkStart w:id="5140" w:name="_Toc394538352"/>
      <w:ins w:id="5141" w:author="Miguel Centeno Muñoz" w:date="2014-07-28T00:27:00Z">
        <w:r>
          <w:rPr>
            <w:noProof/>
            <w:lang w:eastAsia="es-ES"/>
            <w:rPrChange w:id="5142" w:author="Unknown">
              <w:rPr>
                <w:rFonts w:asciiTheme="minorHAnsi" w:hAnsiTheme="minorHAnsi"/>
                <w:i w:val="0"/>
                <w:iCs w:val="0"/>
                <w:noProof/>
                <w:sz w:val="32"/>
                <w:lang w:eastAsia="es-ES"/>
              </w:rPr>
            </w:rPrChange>
          </w:rPr>
          <w:drawing>
            <wp:anchor distT="0" distB="0" distL="114300" distR="114300" simplePos="0" relativeHeight="251691008" behindDoc="0" locked="0" layoutInCell="1" allowOverlap="1" wp14:anchorId="159DC8EC" wp14:editId="6131D5E8">
              <wp:simplePos x="0" y="0"/>
              <wp:positionH relativeFrom="column">
                <wp:posOffset>902970</wp:posOffset>
              </wp:positionH>
              <wp:positionV relativeFrom="paragraph">
                <wp:posOffset>4943475</wp:posOffset>
              </wp:positionV>
              <wp:extent cx="4116070" cy="3332480"/>
              <wp:effectExtent l="0" t="0" r="0" b="1270"/>
              <wp:wrapTopAndBottom/>
              <wp:docPr id="7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usuarios_modificarInfoUsuario.png"/>
                      <pic:cNvPicPr/>
                    </pic:nvPicPr>
                    <pic:blipFill>
                      <a:blip r:embed="rId28">
                        <a:extLst>
                          <a:ext uri="{28A0092B-C50C-407E-A947-70E740481C1C}">
                            <a14:useLocalDpi xmlns:a14="http://schemas.microsoft.com/office/drawing/2010/main" val="0"/>
                          </a:ext>
                        </a:extLst>
                      </a:blip>
                      <a:stretch>
                        <a:fillRect/>
                      </a:stretch>
                    </pic:blipFill>
                    <pic:spPr>
                      <a:xfrm>
                        <a:off x="0" y="0"/>
                        <a:ext cx="4116070" cy="3332480"/>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Change w:id="5143" w:author="Unknown">
              <w:rPr>
                <w:rFonts w:asciiTheme="minorHAnsi" w:hAnsiTheme="minorHAnsi"/>
                <w:i w:val="0"/>
                <w:iCs w:val="0"/>
                <w:noProof/>
                <w:sz w:val="32"/>
                <w:lang w:eastAsia="es-ES"/>
              </w:rPr>
            </w:rPrChange>
          </w:rPr>
          <w:drawing>
            <wp:anchor distT="0" distB="0" distL="114300" distR="114300" simplePos="0" relativeHeight="251689984" behindDoc="0" locked="0" layoutInCell="1" allowOverlap="1" wp14:anchorId="6DA2DEBE" wp14:editId="1C481D6E">
              <wp:simplePos x="0" y="0"/>
              <wp:positionH relativeFrom="column">
                <wp:posOffset>358140</wp:posOffset>
              </wp:positionH>
              <wp:positionV relativeFrom="paragraph">
                <wp:posOffset>325120</wp:posOffset>
              </wp:positionV>
              <wp:extent cx="4665345" cy="4429125"/>
              <wp:effectExtent l="0" t="0" r="1905" b="9525"/>
              <wp:wrapTopAndBottom/>
              <wp:docPr id="7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usuarios_identificacionUsuario.png"/>
                      <pic:cNvPicPr/>
                    </pic:nvPicPr>
                    <pic:blipFill>
                      <a:blip r:embed="rId29">
                        <a:extLst>
                          <a:ext uri="{28A0092B-C50C-407E-A947-70E740481C1C}">
                            <a14:useLocalDpi xmlns:a14="http://schemas.microsoft.com/office/drawing/2010/main" val="0"/>
                          </a:ext>
                        </a:extLst>
                      </a:blip>
                      <a:stretch>
                        <a:fillRect/>
                      </a:stretch>
                    </pic:blipFill>
                    <pic:spPr>
                      <a:xfrm>
                        <a:off x="0" y="0"/>
                        <a:ext cx="4665345" cy="4429125"/>
                      </a:xfrm>
                      <a:prstGeom prst="rect">
                        <a:avLst/>
                      </a:prstGeom>
                    </pic:spPr>
                  </pic:pic>
                </a:graphicData>
              </a:graphic>
              <wp14:sizeRelH relativeFrom="page">
                <wp14:pctWidth>0</wp14:pctWidth>
              </wp14:sizeRelH>
              <wp14:sizeRelV relativeFrom="page">
                <wp14:pctHeight>0</wp14:pctHeight>
              </wp14:sizeRelV>
            </wp:anchor>
          </w:drawing>
        </w:r>
      </w:ins>
      <w:bookmarkEnd w:id="5140"/>
      <w:r w:rsidR="00D723A7">
        <w:tab/>
      </w:r>
    </w:p>
    <w:p w:rsidR="00134F5E" w:rsidRDefault="0007275F" w:rsidP="00131968">
      <w:pPr>
        <w:pStyle w:val="Ttulo4"/>
        <w:rPr>
          <w:ins w:id="5144" w:author="Miguel Centeno Muñoz" w:date="2014-07-28T00:25:00Z"/>
        </w:rPr>
      </w:pPr>
      <w:bookmarkStart w:id="5145" w:name="_Toc394538353"/>
      <w:ins w:id="5146" w:author="Miguel Centeno Muñoz" w:date="2014-07-28T00:27:00Z">
        <w:r>
          <w:rPr>
            <w:noProof/>
            <w:lang w:eastAsia="es-ES"/>
            <w:rPrChange w:id="5147" w:author="Unknown">
              <w:rPr>
                <w:rFonts w:asciiTheme="minorHAnsi" w:hAnsiTheme="minorHAnsi"/>
                <w:i w:val="0"/>
                <w:iCs w:val="0"/>
                <w:noProof/>
                <w:sz w:val="32"/>
                <w:lang w:eastAsia="es-ES"/>
              </w:rPr>
            </w:rPrChange>
          </w:rPr>
          <w:lastRenderedPageBreak/>
          <w:drawing>
            <wp:anchor distT="0" distB="0" distL="114300" distR="114300" simplePos="0" relativeHeight="251693056" behindDoc="0" locked="0" layoutInCell="1" allowOverlap="1" wp14:anchorId="6AFC1342" wp14:editId="637BC781">
              <wp:simplePos x="0" y="0"/>
              <wp:positionH relativeFrom="column">
                <wp:posOffset>676910</wp:posOffset>
              </wp:positionH>
              <wp:positionV relativeFrom="paragraph">
                <wp:posOffset>156210</wp:posOffset>
              </wp:positionV>
              <wp:extent cx="4190365" cy="2919730"/>
              <wp:effectExtent l="0" t="0" r="635" b="0"/>
              <wp:wrapTopAndBottom/>
              <wp:docPr id="7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usuarios_modificarContraseña.png"/>
                      <pic:cNvPicPr/>
                    </pic:nvPicPr>
                    <pic:blipFill>
                      <a:blip r:embed="rId30">
                        <a:extLst>
                          <a:ext uri="{28A0092B-C50C-407E-A947-70E740481C1C}">
                            <a14:useLocalDpi xmlns:a14="http://schemas.microsoft.com/office/drawing/2010/main" val="0"/>
                          </a:ext>
                        </a:extLst>
                      </a:blip>
                      <a:stretch>
                        <a:fillRect/>
                      </a:stretch>
                    </pic:blipFill>
                    <pic:spPr>
                      <a:xfrm>
                        <a:off x="0" y="0"/>
                        <a:ext cx="4190365" cy="2919730"/>
                      </a:xfrm>
                      <a:prstGeom prst="rect">
                        <a:avLst/>
                      </a:prstGeom>
                    </pic:spPr>
                  </pic:pic>
                </a:graphicData>
              </a:graphic>
              <wp14:sizeRelH relativeFrom="page">
                <wp14:pctWidth>0</wp14:pctWidth>
              </wp14:sizeRelH>
              <wp14:sizeRelV relativeFrom="page">
                <wp14:pctHeight>0</wp14:pctHeight>
              </wp14:sizeRelV>
            </wp:anchor>
          </w:drawing>
        </w:r>
      </w:ins>
      <w:bookmarkEnd w:id="5145"/>
    </w:p>
    <w:p w:rsidR="00134F5E" w:rsidRDefault="00134F5E" w:rsidP="00131968">
      <w:pPr>
        <w:pStyle w:val="Ttulo4"/>
        <w:rPr>
          <w:ins w:id="5148" w:author="Miguel Centeno Muñoz" w:date="2014-07-31T00:56:00Z"/>
        </w:rPr>
      </w:pPr>
    </w:p>
    <w:p w:rsidR="00134F5E" w:rsidRDefault="00F575D6">
      <w:pPr>
        <w:rPr>
          <w:ins w:id="5149" w:author="Miguel Centeno Muñoz" w:date="2014-07-28T00:25:00Z"/>
        </w:rPr>
        <w:pPrChange w:id="5150" w:author="Miguel Centeno Muñoz" w:date="2014-07-31T02:47:00Z">
          <w:pPr>
            <w:pStyle w:val="Ttulo4"/>
          </w:pPr>
        </w:pPrChange>
      </w:pPr>
      <w:ins w:id="5151" w:author="Miguel Centeno Muñoz" w:date="2014-07-31T00:57:00Z">
        <w:r w:rsidRPr="00AC15B6">
          <w:rPr>
            <w:noProof/>
            <w:lang w:eastAsia="es-ES"/>
            <w:rPrChange w:id="5152" w:author="Unknown">
              <w:rPr>
                <w:b w:val="0"/>
                <w:bCs w:val="0"/>
                <w:i w:val="0"/>
                <w:iCs w:val="0"/>
                <w:noProof/>
                <w:lang w:eastAsia="es-ES"/>
              </w:rPr>
            </w:rPrChange>
          </w:rPr>
          <w:drawing>
            <wp:anchor distT="0" distB="0" distL="114300" distR="114300" simplePos="0" relativeHeight="251700224" behindDoc="0" locked="0" layoutInCell="1" allowOverlap="1">
              <wp:simplePos x="0" y="0"/>
              <wp:positionH relativeFrom="column">
                <wp:posOffset>559413</wp:posOffset>
              </wp:positionH>
              <wp:positionV relativeFrom="paragraph">
                <wp:posOffset>-4445</wp:posOffset>
              </wp:positionV>
              <wp:extent cx="4315427" cy="4058216"/>
              <wp:effectExtent l="0" t="0" r="9525" b="0"/>
              <wp:wrapNone/>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usuarios_altaUsuario.png"/>
                      <pic:cNvPicPr/>
                    </pic:nvPicPr>
                    <pic:blipFill>
                      <a:blip r:embed="rId31">
                        <a:extLst>
                          <a:ext uri="{28A0092B-C50C-407E-A947-70E740481C1C}">
                            <a14:useLocalDpi xmlns:a14="http://schemas.microsoft.com/office/drawing/2010/main" val="0"/>
                          </a:ext>
                        </a:extLst>
                      </a:blip>
                      <a:stretch>
                        <a:fillRect/>
                      </a:stretch>
                    </pic:blipFill>
                    <pic:spPr>
                      <a:xfrm>
                        <a:off x="0" y="0"/>
                        <a:ext cx="4315427" cy="4058216"/>
                      </a:xfrm>
                      <a:prstGeom prst="rect">
                        <a:avLst/>
                      </a:prstGeom>
                    </pic:spPr>
                  </pic:pic>
                </a:graphicData>
              </a:graphic>
              <wp14:sizeRelH relativeFrom="page">
                <wp14:pctWidth>0</wp14:pctWidth>
              </wp14:sizeRelH>
              <wp14:sizeRelV relativeFrom="page">
                <wp14:pctHeight>0</wp14:pctHeight>
              </wp14:sizeRelV>
            </wp:anchor>
          </w:drawing>
        </w:r>
      </w:ins>
      <w:ins w:id="5153" w:author="Miguel Centeno Muñoz" w:date="2014-07-28T00:27:00Z">
        <w:r w:rsidR="0007275F">
          <w:rPr>
            <w:rFonts w:asciiTheme="majorHAnsi" w:hAnsiTheme="majorHAnsi"/>
            <w:i/>
            <w:iCs/>
            <w:noProof/>
            <w:sz w:val="28"/>
            <w:lang w:eastAsia="es-ES"/>
            <w:rPrChange w:id="5154" w:author="Unknown">
              <w:rPr>
                <w:b w:val="0"/>
                <w:bCs w:val="0"/>
                <w:noProof/>
                <w:sz w:val="32"/>
                <w:lang w:eastAsia="es-ES"/>
              </w:rPr>
            </w:rPrChange>
          </w:rPr>
          <w:drawing>
            <wp:anchor distT="0" distB="0" distL="114300" distR="114300" simplePos="0" relativeHeight="251692032" behindDoc="0" locked="0" layoutInCell="1" allowOverlap="1" wp14:anchorId="39A7F44D" wp14:editId="7B540077">
              <wp:simplePos x="0" y="0"/>
              <wp:positionH relativeFrom="column">
                <wp:posOffset>582295</wp:posOffset>
              </wp:positionH>
              <wp:positionV relativeFrom="paragraph">
                <wp:posOffset>73025</wp:posOffset>
              </wp:positionV>
              <wp:extent cx="4333875" cy="4226560"/>
              <wp:effectExtent l="0" t="0" r="9525" b="2540"/>
              <wp:wrapTopAndBottom/>
              <wp:docPr id="7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usuarios_bajaUsuario.png"/>
                      <pic:cNvPicPr/>
                    </pic:nvPicPr>
                    <pic:blipFill>
                      <a:blip r:embed="rId32">
                        <a:extLst>
                          <a:ext uri="{28A0092B-C50C-407E-A947-70E740481C1C}">
                            <a14:useLocalDpi xmlns:a14="http://schemas.microsoft.com/office/drawing/2010/main" val="0"/>
                          </a:ext>
                        </a:extLst>
                      </a:blip>
                      <a:stretch>
                        <a:fillRect/>
                      </a:stretch>
                    </pic:blipFill>
                    <pic:spPr>
                      <a:xfrm>
                        <a:off x="0" y="0"/>
                        <a:ext cx="4333875" cy="4226560"/>
                      </a:xfrm>
                      <a:prstGeom prst="rect">
                        <a:avLst/>
                      </a:prstGeom>
                    </pic:spPr>
                  </pic:pic>
                </a:graphicData>
              </a:graphic>
              <wp14:sizeRelH relativeFrom="page">
                <wp14:pctWidth>0</wp14:pctWidth>
              </wp14:sizeRelH>
              <wp14:sizeRelV relativeFrom="page">
                <wp14:pctHeight>0</wp14:pctHeight>
              </wp14:sizeRelV>
            </wp:anchor>
          </w:drawing>
        </w:r>
      </w:ins>
    </w:p>
    <w:p w:rsidR="00134F5E" w:rsidRDefault="00134F5E" w:rsidP="00131968">
      <w:pPr>
        <w:pStyle w:val="Ttulo4"/>
        <w:rPr>
          <w:ins w:id="5155" w:author="Miguel Centeno Muñoz" w:date="2014-07-28T00:25:00Z"/>
        </w:rPr>
      </w:pPr>
    </w:p>
    <w:p w:rsidR="00131968" w:rsidRDefault="00195ACE">
      <w:pPr>
        <w:pStyle w:val="Ttulo4"/>
        <w:ind w:firstLine="708"/>
        <w:pPrChange w:id="5156" w:author="Miguel Centeno Muñoz" w:date="2014-07-28T00:31:00Z">
          <w:pPr>
            <w:pStyle w:val="Ttulo4"/>
          </w:pPr>
        </w:pPrChange>
      </w:pPr>
      <w:bookmarkStart w:id="5157" w:name="_Toc394538354"/>
      <w:ins w:id="5158" w:author="Miguel Centeno Muñoz" w:date="2014-07-28T01:11:00Z">
        <w:r>
          <w:rPr>
            <w:noProof/>
            <w:lang w:eastAsia="es-ES"/>
          </w:rPr>
          <w:lastRenderedPageBreak/>
          <w:drawing>
            <wp:anchor distT="0" distB="0" distL="114300" distR="114300" simplePos="0" relativeHeight="251695104" behindDoc="0" locked="0" layoutInCell="1" allowOverlap="1" wp14:anchorId="006F60D4" wp14:editId="4BE26454">
              <wp:simplePos x="0" y="0"/>
              <wp:positionH relativeFrom="column">
                <wp:posOffset>499110</wp:posOffset>
              </wp:positionH>
              <wp:positionV relativeFrom="paragraph">
                <wp:posOffset>4632960</wp:posOffset>
              </wp:positionV>
              <wp:extent cx="4086225" cy="3930650"/>
              <wp:effectExtent l="0" t="0" r="9525" b="0"/>
              <wp:wrapTopAndBottom/>
              <wp:docPr id="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rutas_modificarRuta.png"/>
                      <pic:cNvPicPr/>
                    </pic:nvPicPr>
                    <pic:blipFill>
                      <a:blip r:embed="rId33">
                        <a:extLst>
                          <a:ext uri="{28A0092B-C50C-407E-A947-70E740481C1C}">
                            <a14:useLocalDpi xmlns:a14="http://schemas.microsoft.com/office/drawing/2010/main" val="0"/>
                          </a:ext>
                        </a:extLst>
                      </a:blip>
                      <a:stretch>
                        <a:fillRect/>
                      </a:stretch>
                    </pic:blipFill>
                    <pic:spPr>
                      <a:xfrm>
                        <a:off x="0" y="0"/>
                        <a:ext cx="4086225" cy="3930650"/>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94080" behindDoc="0" locked="0" layoutInCell="1" allowOverlap="1" wp14:anchorId="3446F5D9" wp14:editId="2152649E">
              <wp:simplePos x="0" y="0"/>
              <wp:positionH relativeFrom="column">
                <wp:posOffset>639445</wp:posOffset>
              </wp:positionH>
              <wp:positionV relativeFrom="paragraph">
                <wp:posOffset>343535</wp:posOffset>
              </wp:positionV>
              <wp:extent cx="4063365" cy="3977640"/>
              <wp:effectExtent l="0" t="0" r="0" b="3810"/>
              <wp:wrapTopAndBottom/>
              <wp:docPr id="7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rutas_altaRuta.png"/>
                      <pic:cNvPicPr/>
                    </pic:nvPicPr>
                    <pic:blipFill>
                      <a:blip r:embed="rId34">
                        <a:extLst>
                          <a:ext uri="{28A0092B-C50C-407E-A947-70E740481C1C}">
                            <a14:useLocalDpi xmlns:a14="http://schemas.microsoft.com/office/drawing/2010/main" val="0"/>
                          </a:ext>
                        </a:extLst>
                      </a:blip>
                      <a:stretch>
                        <a:fillRect/>
                      </a:stretch>
                    </pic:blipFill>
                    <pic:spPr>
                      <a:xfrm>
                        <a:off x="0" y="0"/>
                        <a:ext cx="4063365" cy="3977640"/>
                      </a:xfrm>
                      <a:prstGeom prst="rect">
                        <a:avLst/>
                      </a:prstGeom>
                    </pic:spPr>
                  </pic:pic>
                </a:graphicData>
              </a:graphic>
              <wp14:sizeRelH relativeFrom="page">
                <wp14:pctWidth>0</wp14:pctWidth>
              </wp14:sizeRelH>
              <wp14:sizeRelV relativeFrom="page">
                <wp14:pctHeight>0</wp14:pctHeight>
              </wp14:sizeRelV>
            </wp:anchor>
          </w:drawing>
        </w:r>
      </w:ins>
      <w:r w:rsidR="00131968">
        <w:t>7.2.2.- Subsistema de gestión de rutas</w:t>
      </w:r>
      <w:bookmarkEnd w:id="5157"/>
    </w:p>
    <w:p w:rsidR="00D40919" w:rsidRDefault="00195ACE" w:rsidP="00131968">
      <w:pPr>
        <w:pStyle w:val="Ttulo3"/>
        <w:rPr>
          <w:ins w:id="5159" w:author="Miguel Centeno Muñoz" w:date="2014-07-27T13:20:00Z"/>
        </w:rPr>
      </w:pPr>
      <w:bookmarkStart w:id="5160" w:name="_Toc394538355"/>
      <w:ins w:id="5161" w:author="Miguel Centeno Muñoz" w:date="2014-07-28T01:11:00Z">
        <w:r>
          <w:rPr>
            <w:noProof/>
            <w:lang w:eastAsia="es-ES"/>
            <w:rPrChange w:id="5162" w:author="Unknown">
              <w:rPr>
                <w:rFonts w:asciiTheme="majorHAnsi" w:hAnsiTheme="majorHAnsi"/>
                <w:i/>
                <w:iCs/>
                <w:noProof/>
                <w:sz w:val="28"/>
                <w:lang w:eastAsia="es-ES"/>
              </w:rPr>
            </w:rPrChange>
          </w:rPr>
          <w:lastRenderedPageBreak/>
          <w:drawing>
            <wp:anchor distT="0" distB="0" distL="114300" distR="114300" simplePos="0" relativeHeight="251697152" behindDoc="0" locked="0" layoutInCell="1" allowOverlap="1" wp14:anchorId="78F96DE2" wp14:editId="13F97BCD">
              <wp:simplePos x="0" y="0"/>
              <wp:positionH relativeFrom="column">
                <wp:posOffset>391795</wp:posOffset>
              </wp:positionH>
              <wp:positionV relativeFrom="paragraph">
                <wp:posOffset>4597400</wp:posOffset>
              </wp:positionV>
              <wp:extent cx="4239260" cy="2341245"/>
              <wp:effectExtent l="0" t="0" r="8890" b="1905"/>
              <wp:wrapTopAndBottom/>
              <wp:docPr id="8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rutas_valorarRuta.png"/>
                      <pic:cNvPicPr/>
                    </pic:nvPicPr>
                    <pic:blipFill>
                      <a:blip r:embed="rId35">
                        <a:extLst>
                          <a:ext uri="{28A0092B-C50C-407E-A947-70E740481C1C}">
                            <a14:useLocalDpi xmlns:a14="http://schemas.microsoft.com/office/drawing/2010/main" val="0"/>
                          </a:ext>
                        </a:extLst>
                      </a:blip>
                      <a:stretch>
                        <a:fillRect/>
                      </a:stretch>
                    </pic:blipFill>
                    <pic:spPr>
                      <a:xfrm>
                        <a:off x="0" y="0"/>
                        <a:ext cx="4239260" cy="2341245"/>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Change w:id="5163" w:author="Unknown">
              <w:rPr>
                <w:rFonts w:asciiTheme="majorHAnsi" w:hAnsiTheme="majorHAnsi"/>
                <w:i/>
                <w:iCs/>
                <w:noProof/>
                <w:sz w:val="28"/>
                <w:lang w:eastAsia="es-ES"/>
              </w:rPr>
            </w:rPrChange>
          </w:rPr>
          <w:drawing>
            <wp:anchor distT="0" distB="0" distL="114300" distR="114300" simplePos="0" relativeHeight="251696128" behindDoc="0" locked="0" layoutInCell="1" allowOverlap="1" wp14:anchorId="46C6ECB8" wp14:editId="5874193F">
              <wp:simplePos x="0" y="0"/>
              <wp:positionH relativeFrom="column">
                <wp:posOffset>392430</wp:posOffset>
              </wp:positionH>
              <wp:positionV relativeFrom="paragraph">
                <wp:posOffset>1905</wp:posOffset>
              </wp:positionV>
              <wp:extent cx="4227195" cy="4060825"/>
              <wp:effectExtent l="0" t="0" r="1905" b="0"/>
              <wp:wrapTopAndBottom/>
              <wp:docPr id="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rutas_eliminarRuta.png"/>
                      <pic:cNvPicPr/>
                    </pic:nvPicPr>
                    <pic:blipFill>
                      <a:blip r:embed="rId36">
                        <a:extLst>
                          <a:ext uri="{28A0092B-C50C-407E-A947-70E740481C1C}">
                            <a14:useLocalDpi xmlns:a14="http://schemas.microsoft.com/office/drawing/2010/main" val="0"/>
                          </a:ext>
                        </a:extLst>
                      </a:blip>
                      <a:stretch>
                        <a:fillRect/>
                      </a:stretch>
                    </pic:blipFill>
                    <pic:spPr>
                      <a:xfrm>
                        <a:off x="0" y="0"/>
                        <a:ext cx="4227195" cy="4060825"/>
                      </a:xfrm>
                      <a:prstGeom prst="rect">
                        <a:avLst/>
                      </a:prstGeom>
                    </pic:spPr>
                  </pic:pic>
                </a:graphicData>
              </a:graphic>
              <wp14:sizeRelH relativeFrom="page">
                <wp14:pctWidth>0</wp14:pctWidth>
              </wp14:sizeRelH>
              <wp14:sizeRelV relativeFrom="page">
                <wp14:pctHeight>0</wp14:pctHeight>
              </wp14:sizeRelV>
            </wp:anchor>
          </w:drawing>
        </w:r>
      </w:ins>
      <w:bookmarkEnd w:id="5160"/>
    </w:p>
    <w:p w:rsidR="00D40919" w:rsidRDefault="00D40919" w:rsidP="00131968">
      <w:pPr>
        <w:pStyle w:val="Ttulo3"/>
        <w:rPr>
          <w:ins w:id="5164" w:author="Miguel Centeno Muñoz" w:date="2014-07-27T13:20:00Z"/>
        </w:rPr>
      </w:pPr>
    </w:p>
    <w:p w:rsidR="00D40919" w:rsidRDefault="00D40919" w:rsidP="00131968">
      <w:pPr>
        <w:pStyle w:val="Ttulo3"/>
        <w:rPr>
          <w:ins w:id="5165" w:author="Miguel Centeno Muñoz" w:date="2014-07-27T13:20:00Z"/>
        </w:rPr>
      </w:pPr>
    </w:p>
    <w:p w:rsidR="00D40919" w:rsidRDefault="00D40919" w:rsidP="00131968">
      <w:pPr>
        <w:pStyle w:val="Ttulo3"/>
        <w:rPr>
          <w:ins w:id="5166" w:author="Miguel Centeno Muñoz" w:date="2014-07-27T13:20:00Z"/>
        </w:rPr>
      </w:pPr>
    </w:p>
    <w:p w:rsidR="00D40919" w:rsidRDefault="00D40919" w:rsidP="00131968">
      <w:pPr>
        <w:pStyle w:val="Ttulo3"/>
        <w:rPr>
          <w:ins w:id="5167" w:author="Miguel Centeno Muñoz" w:date="2014-07-27T13:20:00Z"/>
        </w:rPr>
      </w:pPr>
    </w:p>
    <w:p w:rsidR="00D40919" w:rsidRDefault="00195ACE" w:rsidP="00131968">
      <w:pPr>
        <w:pStyle w:val="Ttulo3"/>
        <w:rPr>
          <w:ins w:id="5168" w:author="Miguel Centeno Muñoz" w:date="2014-07-27T13:20:00Z"/>
        </w:rPr>
      </w:pPr>
      <w:bookmarkStart w:id="5169" w:name="_Toc394538356"/>
      <w:ins w:id="5170" w:author="Miguel Centeno Muñoz" w:date="2014-07-28T01:12:00Z">
        <w:r>
          <w:rPr>
            <w:noProof/>
            <w:lang w:eastAsia="es-ES"/>
            <w:rPrChange w:id="5171" w:author="Unknown">
              <w:rPr>
                <w:rFonts w:asciiTheme="majorHAnsi" w:hAnsiTheme="majorHAnsi"/>
                <w:i/>
                <w:iCs/>
                <w:noProof/>
                <w:sz w:val="28"/>
                <w:lang w:eastAsia="es-ES"/>
              </w:rPr>
            </w:rPrChange>
          </w:rPr>
          <w:lastRenderedPageBreak/>
          <w:drawing>
            <wp:anchor distT="0" distB="0" distL="114300" distR="114300" simplePos="0" relativeHeight="251698176" behindDoc="0" locked="0" layoutInCell="1" allowOverlap="1" wp14:anchorId="55654868" wp14:editId="2997B0B9">
              <wp:simplePos x="0" y="0"/>
              <wp:positionH relativeFrom="column">
                <wp:posOffset>581660</wp:posOffset>
              </wp:positionH>
              <wp:positionV relativeFrom="paragraph">
                <wp:posOffset>1905</wp:posOffset>
              </wp:positionV>
              <wp:extent cx="4705985" cy="7296785"/>
              <wp:effectExtent l="0" t="0" r="0" b="0"/>
              <wp:wrapTopAndBottom/>
              <wp:docPr id="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rutas_buscarRuta.png"/>
                      <pic:cNvPicPr/>
                    </pic:nvPicPr>
                    <pic:blipFill>
                      <a:blip r:embed="rId37">
                        <a:extLst>
                          <a:ext uri="{28A0092B-C50C-407E-A947-70E740481C1C}">
                            <a14:useLocalDpi xmlns:a14="http://schemas.microsoft.com/office/drawing/2010/main" val="0"/>
                          </a:ext>
                        </a:extLst>
                      </a:blip>
                      <a:stretch>
                        <a:fillRect/>
                      </a:stretch>
                    </pic:blipFill>
                    <pic:spPr>
                      <a:xfrm>
                        <a:off x="0" y="0"/>
                        <a:ext cx="4705985" cy="7296785"/>
                      </a:xfrm>
                      <a:prstGeom prst="rect">
                        <a:avLst/>
                      </a:prstGeom>
                    </pic:spPr>
                  </pic:pic>
                </a:graphicData>
              </a:graphic>
              <wp14:sizeRelH relativeFrom="page">
                <wp14:pctWidth>0</wp14:pctWidth>
              </wp14:sizeRelH>
              <wp14:sizeRelV relativeFrom="page">
                <wp14:pctHeight>0</wp14:pctHeight>
              </wp14:sizeRelV>
            </wp:anchor>
          </w:drawing>
        </w:r>
      </w:ins>
      <w:bookmarkEnd w:id="5169"/>
    </w:p>
    <w:p w:rsidR="00D40919" w:rsidRDefault="00D40919" w:rsidP="00131968">
      <w:pPr>
        <w:pStyle w:val="Ttulo3"/>
        <w:rPr>
          <w:ins w:id="5172" w:author="Miguel Centeno Muñoz" w:date="2014-07-31T00:53:00Z"/>
        </w:rPr>
      </w:pPr>
    </w:p>
    <w:p w:rsidR="00AA39B0" w:rsidRDefault="00AA39B0">
      <w:pPr>
        <w:rPr>
          <w:ins w:id="5173" w:author="Miguel Centeno Muñoz" w:date="2014-07-31T00:53:00Z"/>
        </w:rPr>
        <w:pPrChange w:id="5174" w:author="Miguel Centeno Muñoz" w:date="2014-07-31T00:53:00Z">
          <w:pPr>
            <w:pStyle w:val="Ttulo3"/>
          </w:pPr>
        </w:pPrChange>
      </w:pPr>
    </w:p>
    <w:p w:rsidR="00AA39B0" w:rsidRDefault="00AA39B0">
      <w:pPr>
        <w:rPr>
          <w:ins w:id="5175" w:author="Miguel Centeno Muñoz" w:date="2014-07-31T00:53:00Z"/>
        </w:rPr>
        <w:pPrChange w:id="5176" w:author="Miguel Centeno Muñoz" w:date="2014-07-31T00:53:00Z">
          <w:pPr>
            <w:pStyle w:val="Ttulo3"/>
          </w:pPr>
        </w:pPrChange>
      </w:pPr>
    </w:p>
    <w:p w:rsidR="00AA39B0" w:rsidRDefault="00AA39B0">
      <w:pPr>
        <w:rPr>
          <w:ins w:id="5177" w:author="Miguel Centeno Muñoz" w:date="2014-07-31T00:53:00Z"/>
        </w:rPr>
        <w:pPrChange w:id="5178" w:author="Miguel Centeno Muñoz" w:date="2014-07-31T00:53:00Z">
          <w:pPr>
            <w:pStyle w:val="Ttulo3"/>
          </w:pPr>
        </w:pPrChange>
      </w:pPr>
      <w:ins w:id="5179" w:author="Miguel Centeno Muñoz" w:date="2014-07-31T00:55:00Z">
        <w:r w:rsidRPr="00AC15B6">
          <w:rPr>
            <w:noProof/>
            <w:lang w:eastAsia="es-ES"/>
            <w:rPrChange w:id="5180" w:author="Unknown">
              <w:rPr>
                <w:b w:val="0"/>
                <w:bCs w:val="0"/>
                <w:noProof/>
                <w:lang w:eastAsia="es-ES"/>
              </w:rPr>
            </w:rPrChange>
          </w:rPr>
          <w:lastRenderedPageBreak/>
          <w:drawing>
            <wp:anchor distT="0" distB="0" distL="114300" distR="114300" simplePos="0" relativeHeight="251699200" behindDoc="1" locked="0" layoutInCell="1" allowOverlap="1">
              <wp:simplePos x="0" y="0"/>
              <wp:positionH relativeFrom="column">
                <wp:posOffset>779986</wp:posOffset>
              </wp:positionH>
              <wp:positionV relativeFrom="paragraph">
                <wp:posOffset>3175</wp:posOffset>
              </wp:positionV>
              <wp:extent cx="4143953" cy="4029637"/>
              <wp:effectExtent l="0" t="0" r="9525" b="9525"/>
              <wp:wrapNone/>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rutas_comentarRuta.png"/>
                      <pic:cNvPicPr/>
                    </pic:nvPicPr>
                    <pic:blipFill>
                      <a:blip r:embed="rId38">
                        <a:extLst>
                          <a:ext uri="{28A0092B-C50C-407E-A947-70E740481C1C}">
                            <a14:useLocalDpi xmlns:a14="http://schemas.microsoft.com/office/drawing/2010/main" val="0"/>
                          </a:ext>
                        </a:extLst>
                      </a:blip>
                      <a:stretch>
                        <a:fillRect/>
                      </a:stretch>
                    </pic:blipFill>
                    <pic:spPr>
                      <a:xfrm>
                        <a:off x="0" y="0"/>
                        <a:ext cx="4143953" cy="4029637"/>
                      </a:xfrm>
                      <a:prstGeom prst="rect">
                        <a:avLst/>
                      </a:prstGeom>
                    </pic:spPr>
                  </pic:pic>
                </a:graphicData>
              </a:graphic>
              <wp14:sizeRelH relativeFrom="page">
                <wp14:pctWidth>0</wp14:pctWidth>
              </wp14:sizeRelH>
              <wp14:sizeRelV relativeFrom="page">
                <wp14:pctHeight>0</wp14:pctHeight>
              </wp14:sizeRelV>
            </wp:anchor>
          </w:drawing>
        </w:r>
      </w:ins>
    </w:p>
    <w:p w:rsidR="00AA39B0" w:rsidRDefault="00AA39B0">
      <w:pPr>
        <w:rPr>
          <w:ins w:id="5181" w:author="Miguel Centeno Muñoz" w:date="2014-07-31T00:53:00Z"/>
        </w:rPr>
        <w:pPrChange w:id="5182" w:author="Miguel Centeno Muñoz" w:date="2014-07-31T00:53:00Z">
          <w:pPr>
            <w:pStyle w:val="Ttulo3"/>
          </w:pPr>
        </w:pPrChange>
      </w:pPr>
    </w:p>
    <w:p w:rsidR="00AA39B0" w:rsidRDefault="00AA39B0">
      <w:pPr>
        <w:rPr>
          <w:ins w:id="5183" w:author="Miguel Centeno Muñoz" w:date="2014-07-31T00:53:00Z"/>
        </w:rPr>
        <w:pPrChange w:id="5184" w:author="Miguel Centeno Muñoz" w:date="2014-07-31T00:53:00Z">
          <w:pPr>
            <w:pStyle w:val="Ttulo3"/>
          </w:pPr>
        </w:pPrChange>
      </w:pPr>
    </w:p>
    <w:p w:rsidR="00AA39B0" w:rsidRDefault="00AA39B0">
      <w:pPr>
        <w:rPr>
          <w:ins w:id="5185" w:author="Miguel Centeno Muñoz" w:date="2014-07-31T00:53:00Z"/>
        </w:rPr>
        <w:pPrChange w:id="5186" w:author="Miguel Centeno Muñoz" w:date="2014-07-31T00:53:00Z">
          <w:pPr>
            <w:pStyle w:val="Ttulo3"/>
          </w:pPr>
        </w:pPrChange>
      </w:pPr>
    </w:p>
    <w:p w:rsidR="00AA39B0" w:rsidRDefault="00AA39B0">
      <w:pPr>
        <w:rPr>
          <w:ins w:id="5187" w:author="Miguel Centeno Muñoz" w:date="2014-07-31T00:53:00Z"/>
        </w:rPr>
        <w:pPrChange w:id="5188" w:author="Miguel Centeno Muñoz" w:date="2014-07-31T00:53:00Z">
          <w:pPr>
            <w:pStyle w:val="Ttulo3"/>
          </w:pPr>
        </w:pPrChange>
      </w:pPr>
    </w:p>
    <w:p w:rsidR="00AA39B0" w:rsidRDefault="00AA39B0">
      <w:pPr>
        <w:rPr>
          <w:ins w:id="5189" w:author="Miguel Centeno Muñoz" w:date="2014-07-31T00:53:00Z"/>
        </w:rPr>
        <w:pPrChange w:id="5190" w:author="Miguel Centeno Muñoz" w:date="2014-07-31T00:53:00Z">
          <w:pPr>
            <w:pStyle w:val="Ttulo3"/>
          </w:pPr>
        </w:pPrChange>
      </w:pPr>
    </w:p>
    <w:p w:rsidR="00AA39B0" w:rsidRDefault="00AA39B0">
      <w:pPr>
        <w:rPr>
          <w:ins w:id="5191" w:author="Miguel Centeno Muñoz" w:date="2014-07-31T00:53:00Z"/>
        </w:rPr>
        <w:pPrChange w:id="5192" w:author="Miguel Centeno Muñoz" w:date="2014-07-31T00:53:00Z">
          <w:pPr>
            <w:pStyle w:val="Ttulo3"/>
          </w:pPr>
        </w:pPrChange>
      </w:pPr>
    </w:p>
    <w:p w:rsidR="00AA39B0" w:rsidRDefault="00AA39B0">
      <w:pPr>
        <w:rPr>
          <w:ins w:id="5193" w:author="Miguel Centeno Muñoz" w:date="2014-07-31T00:53:00Z"/>
        </w:rPr>
        <w:pPrChange w:id="5194" w:author="Miguel Centeno Muñoz" w:date="2014-07-31T00:53:00Z">
          <w:pPr>
            <w:pStyle w:val="Ttulo3"/>
          </w:pPr>
        </w:pPrChange>
      </w:pPr>
    </w:p>
    <w:p w:rsidR="00AA39B0" w:rsidRDefault="00AA39B0">
      <w:pPr>
        <w:rPr>
          <w:ins w:id="5195" w:author="Miguel Centeno Muñoz" w:date="2014-07-31T00:53:00Z"/>
        </w:rPr>
        <w:pPrChange w:id="5196" w:author="Miguel Centeno Muñoz" w:date="2014-07-31T00:53:00Z">
          <w:pPr>
            <w:pStyle w:val="Ttulo3"/>
          </w:pPr>
        </w:pPrChange>
      </w:pPr>
    </w:p>
    <w:p w:rsidR="00AA39B0" w:rsidRDefault="00AA39B0">
      <w:pPr>
        <w:rPr>
          <w:ins w:id="5197" w:author="Miguel Centeno Muñoz" w:date="2014-07-31T00:53:00Z"/>
        </w:rPr>
        <w:pPrChange w:id="5198" w:author="Miguel Centeno Muñoz" w:date="2014-07-31T00:53:00Z">
          <w:pPr>
            <w:pStyle w:val="Ttulo3"/>
          </w:pPr>
        </w:pPrChange>
      </w:pPr>
    </w:p>
    <w:p w:rsidR="00AA39B0" w:rsidRDefault="00AA39B0">
      <w:pPr>
        <w:rPr>
          <w:ins w:id="5199" w:author="Miguel Centeno Muñoz" w:date="2014-07-31T00:53:00Z"/>
        </w:rPr>
        <w:pPrChange w:id="5200" w:author="Miguel Centeno Muñoz" w:date="2014-07-31T00:53:00Z">
          <w:pPr>
            <w:pStyle w:val="Ttulo3"/>
          </w:pPr>
        </w:pPrChange>
      </w:pPr>
    </w:p>
    <w:p w:rsidR="00195ACE" w:rsidRDefault="00195ACE">
      <w:pPr>
        <w:rPr>
          <w:ins w:id="5201" w:author="Miguel Centeno Muñoz" w:date="2014-08-02T12:58:00Z"/>
        </w:rPr>
        <w:pPrChange w:id="5202" w:author="Miguel Centeno Muñoz" w:date="2014-07-28T01:12:00Z">
          <w:pPr>
            <w:pStyle w:val="Ttulo3"/>
          </w:pPr>
        </w:pPrChange>
      </w:pPr>
    </w:p>
    <w:p w:rsidR="00944147" w:rsidRDefault="00944147">
      <w:pPr>
        <w:rPr>
          <w:ins w:id="5203" w:author="Miguel Centeno Muñoz" w:date="2014-08-02T12:58:00Z"/>
        </w:rPr>
        <w:pPrChange w:id="5204" w:author="Miguel Centeno Muñoz" w:date="2014-07-28T01:12:00Z">
          <w:pPr>
            <w:pStyle w:val="Ttulo3"/>
          </w:pPr>
        </w:pPrChange>
      </w:pPr>
    </w:p>
    <w:p w:rsidR="00944147" w:rsidRDefault="00944147">
      <w:pPr>
        <w:rPr>
          <w:ins w:id="5205" w:author="Miguel Centeno Muñoz" w:date="2014-08-02T12:58:00Z"/>
        </w:rPr>
        <w:pPrChange w:id="5206" w:author="Miguel Centeno Muñoz" w:date="2014-07-28T01:12:00Z">
          <w:pPr>
            <w:pStyle w:val="Ttulo3"/>
          </w:pPr>
        </w:pPrChange>
      </w:pPr>
    </w:p>
    <w:p w:rsidR="00944147" w:rsidRDefault="00944147">
      <w:pPr>
        <w:rPr>
          <w:ins w:id="5207" w:author="Miguel Centeno Muñoz" w:date="2014-08-02T12:58:00Z"/>
        </w:rPr>
        <w:pPrChange w:id="5208" w:author="Miguel Centeno Muñoz" w:date="2014-07-28T01:12:00Z">
          <w:pPr>
            <w:pStyle w:val="Ttulo3"/>
          </w:pPr>
        </w:pPrChange>
      </w:pPr>
    </w:p>
    <w:p w:rsidR="00944147" w:rsidRDefault="00944147">
      <w:pPr>
        <w:rPr>
          <w:ins w:id="5209" w:author="Miguel Centeno Muñoz" w:date="2014-08-02T12:58:00Z"/>
        </w:rPr>
        <w:pPrChange w:id="5210" w:author="Miguel Centeno Muñoz" w:date="2014-07-28T01:12:00Z">
          <w:pPr>
            <w:pStyle w:val="Ttulo3"/>
          </w:pPr>
        </w:pPrChange>
      </w:pPr>
    </w:p>
    <w:p w:rsidR="00944147" w:rsidRDefault="00944147">
      <w:pPr>
        <w:rPr>
          <w:ins w:id="5211" w:author="Miguel Centeno Muñoz" w:date="2014-08-02T12:58:00Z"/>
        </w:rPr>
        <w:pPrChange w:id="5212" w:author="Miguel Centeno Muñoz" w:date="2014-07-28T01:12:00Z">
          <w:pPr>
            <w:pStyle w:val="Ttulo3"/>
          </w:pPr>
        </w:pPrChange>
      </w:pPr>
    </w:p>
    <w:p w:rsidR="00944147" w:rsidRDefault="00944147">
      <w:pPr>
        <w:rPr>
          <w:ins w:id="5213" w:author="Miguel Centeno Muñoz" w:date="2014-08-02T12:58:00Z"/>
        </w:rPr>
        <w:pPrChange w:id="5214" w:author="Miguel Centeno Muñoz" w:date="2014-07-28T01:12:00Z">
          <w:pPr>
            <w:pStyle w:val="Ttulo3"/>
          </w:pPr>
        </w:pPrChange>
      </w:pPr>
    </w:p>
    <w:p w:rsidR="00944147" w:rsidRDefault="00944147">
      <w:pPr>
        <w:rPr>
          <w:ins w:id="5215" w:author="Miguel Centeno Muñoz" w:date="2014-08-02T12:58:00Z"/>
        </w:rPr>
        <w:pPrChange w:id="5216" w:author="Miguel Centeno Muñoz" w:date="2014-07-28T01:12:00Z">
          <w:pPr>
            <w:pStyle w:val="Ttulo3"/>
          </w:pPr>
        </w:pPrChange>
      </w:pPr>
    </w:p>
    <w:p w:rsidR="00944147" w:rsidRDefault="00944147">
      <w:pPr>
        <w:rPr>
          <w:ins w:id="5217" w:author="Miguel Centeno Muñoz" w:date="2014-08-02T12:58:00Z"/>
        </w:rPr>
        <w:pPrChange w:id="5218" w:author="Miguel Centeno Muñoz" w:date="2014-07-28T01:12:00Z">
          <w:pPr>
            <w:pStyle w:val="Ttulo3"/>
          </w:pPr>
        </w:pPrChange>
      </w:pPr>
    </w:p>
    <w:p w:rsidR="00944147" w:rsidRDefault="00944147">
      <w:pPr>
        <w:rPr>
          <w:ins w:id="5219" w:author="Miguel Centeno Muñoz" w:date="2014-08-02T12:58:00Z"/>
        </w:rPr>
        <w:pPrChange w:id="5220" w:author="Miguel Centeno Muñoz" w:date="2014-07-28T01:12:00Z">
          <w:pPr>
            <w:pStyle w:val="Ttulo3"/>
          </w:pPr>
        </w:pPrChange>
      </w:pPr>
    </w:p>
    <w:p w:rsidR="00944147" w:rsidRDefault="00944147">
      <w:pPr>
        <w:rPr>
          <w:ins w:id="5221" w:author="Miguel Centeno Muñoz" w:date="2014-08-02T12:58:00Z"/>
        </w:rPr>
        <w:pPrChange w:id="5222" w:author="Miguel Centeno Muñoz" w:date="2014-07-28T01:12:00Z">
          <w:pPr>
            <w:pStyle w:val="Ttulo3"/>
          </w:pPr>
        </w:pPrChange>
      </w:pPr>
    </w:p>
    <w:p w:rsidR="00944147" w:rsidRDefault="00944147">
      <w:pPr>
        <w:rPr>
          <w:ins w:id="5223" w:author="Miguel Centeno Muñoz" w:date="2014-08-02T12:58:00Z"/>
        </w:rPr>
        <w:pPrChange w:id="5224" w:author="Miguel Centeno Muñoz" w:date="2014-07-28T01:12:00Z">
          <w:pPr>
            <w:pStyle w:val="Ttulo3"/>
          </w:pPr>
        </w:pPrChange>
      </w:pPr>
    </w:p>
    <w:p w:rsidR="00944147" w:rsidRDefault="00944147">
      <w:pPr>
        <w:rPr>
          <w:ins w:id="5225" w:author="Miguel Centeno Muñoz" w:date="2014-08-02T12:58:00Z"/>
        </w:rPr>
        <w:pPrChange w:id="5226" w:author="Miguel Centeno Muñoz" w:date="2014-07-28T01:12:00Z">
          <w:pPr>
            <w:pStyle w:val="Ttulo3"/>
          </w:pPr>
        </w:pPrChange>
      </w:pPr>
    </w:p>
    <w:p w:rsidR="00944147" w:rsidRDefault="00944147">
      <w:pPr>
        <w:rPr>
          <w:ins w:id="5227" w:author="Miguel Centeno Muñoz" w:date="2014-08-02T12:58:00Z"/>
        </w:rPr>
        <w:pPrChange w:id="5228" w:author="Miguel Centeno Muñoz" w:date="2014-07-28T01:12:00Z">
          <w:pPr>
            <w:pStyle w:val="Ttulo3"/>
          </w:pPr>
        </w:pPrChange>
      </w:pPr>
    </w:p>
    <w:p w:rsidR="00944147" w:rsidRPr="00D0398E" w:rsidRDefault="00944147">
      <w:pPr>
        <w:rPr>
          <w:ins w:id="5229" w:author="Miguel Centeno Muñoz" w:date="2014-07-27T13:20:00Z"/>
        </w:rPr>
        <w:pPrChange w:id="5230" w:author="Miguel Centeno Muñoz" w:date="2014-07-28T01:12:00Z">
          <w:pPr>
            <w:pStyle w:val="Ttulo3"/>
          </w:pPr>
        </w:pPrChange>
      </w:pPr>
    </w:p>
    <w:p w:rsidR="00131968" w:rsidRDefault="00131968" w:rsidP="00131968">
      <w:pPr>
        <w:pStyle w:val="Ttulo3"/>
      </w:pPr>
      <w:bookmarkStart w:id="5231" w:name="_Toc394538357"/>
      <w:r>
        <w:lastRenderedPageBreak/>
        <w:t>7.3.- Prototipos de interfaz de usuario</w:t>
      </w:r>
      <w:bookmarkEnd w:id="5231"/>
    </w:p>
    <w:p w:rsidR="00131968" w:rsidRPr="00F32BE6" w:rsidRDefault="00131968" w:rsidP="00F32BE6">
      <w:pPr>
        <w:rPr>
          <w:rPrChange w:id="5232" w:author="Miguel Centeno Muñoz" w:date="2014-08-02T13:00:00Z">
            <w:rPr>
              <w:color w:val="FF0000"/>
            </w:rPr>
          </w:rPrChange>
        </w:rPr>
        <w:pPrChange w:id="5233" w:author="Miguel Centeno Muñoz" w:date="2014-08-02T13:00:00Z">
          <w:pPr/>
        </w:pPrChange>
      </w:pPr>
      <w:r w:rsidRPr="00F32BE6">
        <w:rPr>
          <w:rPrChange w:id="5234" w:author="Miguel Centeno Muñoz" w:date="2014-08-02T13:00:00Z">
            <w:rPr>
              <w:color w:val="FF0000"/>
            </w:rPr>
          </w:rPrChange>
        </w:rPr>
        <w:t xml:space="preserve">A continuación mostraremos las vistas más importantes que conformarán nuestra aplicación. Para la realización de estos diseños hemos usado el software </w:t>
      </w:r>
      <w:r w:rsidRPr="0045714E">
        <w:rPr>
          <w:i/>
          <w:iCs/>
          <w:rPrChange w:id="5235" w:author="Miguel Centeno Muñoz" w:date="2014-08-02T13:10:00Z">
            <w:rPr>
              <w:i/>
              <w:iCs/>
              <w:color w:val="FF0000"/>
            </w:rPr>
          </w:rPrChange>
        </w:rPr>
        <w:t>Moqups</w:t>
      </w:r>
      <w:r w:rsidRPr="00F32BE6">
        <w:rPr>
          <w:iCs/>
          <w:rPrChange w:id="5236" w:author="Miguel Centeno Muñoz" w:date="2014-08-02T13:00:00Z">
            <w:rPr>
              <w:i/>
              <w:iCs/>
              <w:color w:val="FF0000"/>
            </w:rPr>
          </w:rPrChange>
        </w:rPr>
        <w:t xml:space="preserve"> </w:t>
      </w:r>
      <w:r w:rsidRPr="00F32BE6">
        <w:rPr>
          <w:rPrChange w:id="5237" w:author="Miguel Centeno Muñoz" w:date="2014-08-02T13:00:00Z">
            <w:rPr>
              <w:color w:val="FF0000"/>
            </w:rPr>
          </w:rPrChange>
        </w:rPr>
        <w:t xml:space="preserve">en su versión de prueba. Estos prototipos han sido obtenidos </w:t>
      </w:r>
      <w:del w:id="5238" w:author="Miguel Centeno Muñoz" w:date="2014-08-02T12:58:00Z">
        <w:r w:rsidRPr="00F32BE6" w:rsidDel="00F32BE6">
          <w:rPr>
            <w:rPrChange w:id="5239" w:author="Miguel Centeno Muñoz" w:date="2014-08-02T13:00:00Z">
              <w:rPr>
                <w:color w:val="FF0000"/>
              </w:rPr>
            </w:rPrChange>
          </w:rPr>
          <w:delText xml:space="preserve">tras varias reuniones con el cliente y </w:delText>
        </w:r>
      </w:del>
      <w:r w:rsidRPr="00F32BE6">
        <w:rPr>
          <w:rPrChange w:id="5240" w:author="Miguel Centeno Muñoz" w:date="2014-08-02T13:00:00Z">
            <w:rPr>
              <w:color w:val="FF0000"/>
            </w:rPr>
          </w:rPrChange>
        </w:rPr>
        <w:t xml:space="preserve">a partir de los requisitos obtenidos. </w:t>
      </w:r>
      <w:del w:id="5241" w:author="Miguel Centeno Muñoz" w:date="2014-08-02T12:58:00Z">
        <w:r w:rsidRPr="00F32BE6" w:rsidDel="00F32BE6">
          <w:rPr>
            <w:rPrChange w:id="5242" w:author="Miguel Centeno Muñoz" w:date="2014-08-02T13:00:00Z">
              <w:rPr>
                <w:color w:val="FF0000"/>
              </w:rPr>
            </w:rPrChange>
          </w:rPr>
          <w:delText xml:space="preserve">Serán </w:delText>
        </w:r>
      </w:del>
      <w:ins w:id="5243" w:author="Miguel Centeno Muñoz" w:date="2014-08-02T12:58:00Z">
        <w:r w:rsidR="00F32BE6" w:rsidRPr="00F32BE6">
          <w:rPr>
            <w:rPrChange w:id="5244" w:author="Miguel Centeno Muñoz" w:date="2014-08-02T13:00:00Z">
              <w:rPr>
                <w:color w:val="FF0000"/>
              </w:rPr>
            </w:rPrChange>
          </w:rPr>
          <w:t>Normalmente, los prototipos de interfaz de usuario, se usan como una primera aproximaci</w:t>
        </w:r>
      </w:ins>
      <w:ins w:id="5245" w:author="Miguel Centeno Muñoz" w:date="2014-08-02T12:59:00Z">
        <w:r w:rsidR="00F32BE6" w:rsidRPr="00F32BE6">
          <w:rPr>
            <w:rPrChange w:id="5246" w:author="Miguel Centeno Muñoz" w:date="2014-08-02T13:00:00Z">
              <w:rPr>
                <w:color w:val="FF0000"/>
              </w:rPr>
            </w:rPrChange>
          </w:rPr>
          <w:t>ón de lo que acabará siendo la aplicación y para comunicarnos con un cliente final.</w:t>
        </w:r>
      </w:ins>
      <w:ins w:id="5247" w:author="Miguel Centeno Muñoz" w:date="2014-08-02T12:58:00Z">
        <w:r w:rsidR="00F32BE6" w:rsidRPr="00F32BE6">
          <w:rPr>
            <w:rPrChange w:id="5248" w:author="Miguel Centeno Muñoz" w:date="2014-08-02T13:00:00Z">
              <w:rPr>
                <w:color w:val="FF0000"/>
              </w:rPr>
            </w:rPrChange>
          </w:rPr>
          <w:t xml:space="preserve"> </w:t>
        </w:r>
      </w:ins>
      <w:ins w:id="5249" w:author="Miguel Centeno Muñoz" w:date="2014-08-02T12:59:00Z">
        <w:r w:rsidR="00F32BE6" w:rsidRPr="00F32BE6">
          <w:rPr>
            <w:rPrChange w:id="5250" w:author="Miguel Centeno Muñoz" w:date="2014-08-02T13:00:00Z">
              <w:rPr>
                <w:color w:val="FF0000"/>
              </w:rPr>
            </w:rPrChange>
          </w:rPr>
          <w:t xml:space="preserve">Mediante estos prototipos y su presentación a los clientes, estos pueden evaluar que se van </w:t>
        </w:r>
      </w:ins>
      <w:ins w:id="5251" w:author="Miguel Centeno Muñoz" w:date="2014-08-02T13:00:00Z">
        <w:r w:rsidR="00F32BE6" w:rsidRPr="00F32BE6">
          <w:rPr>
            <w:rPrChange w:id="5252" w:author="Miguel Centeno Muñoz" w:date="2014-08-02T13:00:00Z">
              <w:rPr>
                <w:color w:val="FF0000"/>
              </w:rPr>
            </w:rPrChange>
          </w:rPr>
          <w:t>c</w:t>
        </w:r>
      </w:ins>
      <w:ins w:id="5253" w:author="Miguel Centeno Muñoz" w:date="2014-08-02T12:59:00Z">
        <w:r w:rsidR="00F32BE6" w:rsidRPr="00F32BE6">
          <w:rPr>
            <w:rPrChange w:id="5254" w:author="Miguel Centeno Muñoz" w:date="2014-08-02T13:00:00Z">
              <w:rPr>
                <w:color w:val="FF0000"/>
              </w:rPr>
            </w:rPrChange>
          </w:rPr>
          <w:t xml:space="preserve">umpliendo los requisitos que desean que </w:t>
        </w:r>
      </w:ins>
      <w:ins w:id="5255" w:author="Miguel Centeno Muñoz" w:date="2014-08-02T13:00:00Z">
        <w:r w:rsidR="00F32BE6" w:rsidRPr="00F32BE6">
          <w:rPr>
            <w:rPrChange w:id="5256" w:author="Miguel Centeno Muñoz" w:date="2014-08-02T13:00:00Z">
              <w:rPr>
                <w:color w:val="FF0000"/>
              </w:rPr>
            </w:rPrChange>
          </w:rPr>
          <w:t>la aplicación realice.</w:t>
        </w:r>
      </w:ins>
      <w:del w:id="5257" w:author="Miguel Centeno Muñoz" w:date="2014-08-02T12:59:00Z">
        <w:r w:rsidRPr="00F32BE6" w:rsidDel="00F32BE6">
          <w:rPr>
            <w:rPrChange w:id="5258" w:author="Miguel Centeno Muñoz" w:date="2014-08-02T13:00:00Z">
              <w:rPr>
                <w:color w:val="FF0000"/>
              </w:rPr>
            </w:rPrChange>
          </w:rPr>
          <w:delText>utilizados como medio de comunicación con el cliente, como una forma sencilla para él de comprobar que los requisitos que nos está pidiendo aparecen todos en las interfaces mostradas. Por nuestra parte, serán usados para cerciorarnos de que lo que nos está pidiendo se adecua a lo que hemos entendido a partir de los requisitos, y también para comprobar si existen inconsistencias en los requisitos obtenidos o si es necesario añadir o eliminar alguno.</w:delText>
        </w:r>
      </w:del>
    </w:p>
    <w:p w:rsidR="00131968" w:rsidDel="00944147" w:rsidRDefault="00131968" w:rsidP="00131968">
      <w:pPr>
        <w:pStyle w:val="Ttulo4"/>
        <w:ind w:firstLine="708"/>
        <w:rPr>
          <w:del w:id="5259" w:author="Miguel Centeno Muñoz" w:date="2014-08-02T12:57:00Z"/>
        </w:rPr>
      </w:pPr>
    </w:p>
    <w:p w:rsidR="00944147" w:rsidRPr="00944147" w:rsidRDefault="00944147" w:rsidP="00944147">
      <w:pPr>
        <w:rPr>
          <w:ins w:id="5260" w:author="Miguel Centeno Muñoz" w:date="2014-08-02T12:57:00Z"/>
          <w:rPrChange w:id="5261" w:author="Miguel Centeno Muñoz" w:date="2014-08-02T12:57:00Z">
            <w:rPr>
              <w:ins w:id="5262" w:author="Miguel Centeno Muñoz" w:date="2014-08-02T12:57:00Z"/>
            </w:rPr>
          </w:rPrChange>
        </w:rPr>
        <w:pPrChange w:id="5263" w:author="Miguel Centeno Muñoz" w:date="2014-08-02T12:57:00Z">
          <w:pPr>
            <w:pStyle w:val="Ttulo4"/>
            <w:ind w:firstLine="708"/>
          </w:pPr>
        </w:pPrChange>
      </w:pPr>
    </w:p>
    <w:p w:rsidR="00131968" w:rsidDel="00944147" w:rsidRDefault="00131968" w:rsidP="00131968">
      <w:pPr>
        <w:pStyle w:val="Ttulo4"/>
        <w:rPr>
          <w:del w:id="5264" w:author="Miguel Centeno Muñoz" w:date="2014-08-02T12:57:00Z"/>
        </w:rPr>
      </w:pPr>
    </w:p>
    <w:p w:rsidR="00131968" w:rsidDel="00944147" w:rsidRDefault="00131968" w:rsidP="00131968">
      <w:pPr>
        <w:rPr>
          <w:del w:id="5265" w:author="Miguel Centeno Muñoz" w:date="2014-08-02T12:57:00Z"/>
        </w:rPr>
      </w:pPr>
    </w:p>
    <w:p w:rsidR="00A02730" w:rsidRPr="00131968" w:rsidDel="00944147" w:rsidRDefault="00A02730" w:rsidP="00131968">
      <w:pPr>
        <w:rPr>
          <w:del w:id="5266" w:author="Miguel Centeno Muñoz" w:date="2014-08-02T12:57:00Z"/>
        </w:rPr>
      </w:pPr>
    </w:p>
    <w:p w:rsidR="00131968" w:rsidRPr="00131968" w:rsidRDefault="00131968" w:rsidP="00131968">
      <w:pPr>
        <w:pStyle w:val="Ttulo4"/>
        <w:ind w:firstLine="708"/>
      </w:pPr>
      <w:bookmarkStart w:id="5267" w:name="_Toc394538358"/>
      <w:r>
        <w:t xml:space="preserve">7.3.1.- Pantalla de </w:t>
      </w:r>
      <w:r w:rsidR="00A02730">
        <w:t>inicio y búsqueda</w:t>
      </w:r>
      <w:bookmarkEnd w:id="5267"/>
    </w:p>
    <w:p w:rsidR="00131968" w:rsidRDefault="00A02730" w:rsidP="00F32BE6">
      <w:pPr>
        <w:pPrChange w:id="5268" w:author="Miguel Centeno Muñoz" w:date="2014-08-02T13:01:00Z">
          <w:pPr/>
        </w:pPrChange>
      </w:pPr>
      <w:del w:id="5269" w:author="Miguel Centeno Muñoz" w:date="2014-08-02T13:00:00Z">
        <w:r w:rsidDel="00F32BE6">
          <w:delText>texto</w:delText>
        </w:r>
      </w:del>
      <w:ins w:id="5270" w:author="Miguel Centeno Muñoz" w:date="2014-08-02T13:00:00Z">
        <w:r w:rsidR="00F32BE6">
          <w:t>La primera pantalla con la que nos encontramos tiene un formulario para buscar rutas en función a varios parámetros y, además, un top-men</w:t>
        </w:r>
      </w:ins>
      <w:ins w:id="5271" w:author="Miguel Centeno Muñoz" w:date="2014-08-02T13:01:00Z">
        <w:r w:rsidR="00F32BE6">
          <w:t>ú de acceso rápido al login y el registro de usuarios.</w:t>
        </w:r>
      </w:ins>
    </w:p>
    <w:p w:rsidR="00131968" w:rsidRPr="00131968" w:rsidRDefault="00131968" w:rsidP="00131968">
      <w:pPr>
        <w:rPr>
          <w:color w:val="FF0000"/>
        </w:rPr>
      </w:pPr>
      <w:r>
        <w:rPr>
          <w:noProof/>
          <w:color w:val="FF0000"/>
          <w:lang w:eastAsia="es-ES"/>
        </w:rPr>
        <w:drawing>
          <wp:inline distT="0" distB="0" distL="0" distR="0" wp14:anchorId="22FFA711" wp14:editId="44B8FC42">
            <wp:extent cx="5248275" cy="2050172"/>
            <wp:effectExtent l="0" t="0" r="0" b="762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_&amp;_Search (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66040" cy="2057112"/>
                    </a:xfrm>
                    <a:prstGeom prst="rect">
                      <a:avLst/>
                    </a:prstGeom>
                  </pic:spPr>
                </pic:pic>
              </a:graphicData>
            </a:graphic>
          </wp:inline>
        </w:drawing>
      </w:r>
    </w:p>
    <w:p w:rsidR="00A02730" w:rsidRPr="00131968" w:rsidRDefault="00A02730" w:rsidP="00A02730">
      <w:pPr>
        <w:pStyle w:val="Ttulo4"/>
        <w:ind w:firstLine="708"/>
      </w:pPr>
      <w:bookmarkStart w:id="5272" w:name="_Toc394538359"/>
      <w:r>
        <w:t>7.3.2.- Pantalla de login</w:t>
      </w:r>
      <w:bookmarkEnd w:id="5272"/>
    </w:p>
    <w:p w:rsidR="00131968" w:rsidRPr="00F32BE6" w:rsidRDefault="00A02730" w:rsidP="00131968">
      <w:pPr>
        <w:rPr>
          <w:rPrChange w:id="5273" w:author="Miguel Centeno Muñoz" w:date="2014-08-02T13:01:00Z">
            <w:rPr>
              <w:color w:val="FF0000"/>
            </w:rPr>
          </w:rPrChange>
        </w:rPr>
      </w:pPr>
      <w:del w:id="5274" w:author="Miguel Centeno Muñoz" w:date="2014-08-02T13:01:00Z">
        <w:r w:rsidRPr="00F32BE6" w:rsidDel="00F32BE6">
          <w:rPr>
            <w:rPrChange w:id="5275" w:author="Miguel Centeno Muñoz" w:date="2014-08-02T13:01:00Z">
              <w:rPr>
                <w:color w:val="FF0000"/>
              </w:rPr>
            </w:rPrChange>
          </w:rPr>
          <w:delText>Texto</w:delText>
        </w:r>
      </w:del>
      <w:ins w:id="5276" w:author="Miguel Centeno Muñoz" w:date="2014-08-02T13:01:00Z">
        <w:r w:rsidR="00F32BE6" w:rsidRPr="00F32BE6">
          <w:rPr>
            <w:rPrChange w:id="5277" w:author="Miguel Centeno Muñoz" w:date="2014-08-02T13:01:00Z">
              <w:rPr>
                <w:color w:val="FF0000"/>
              </w:rPr>
            </w:rPrChange>
          </w:rPr>
          <w:t>Pantalla a través de la cual, un usuario puede acceder a la aplicación</w:t>
        </w:r>
      </w:ins>
    </w:p>
    <w:p w:rsidR="00A02730" w:rsidRDefault="00A02730" w:rsidP="00131968">
      <w:pPr>
        <w:rPr>
          <w:color w:val="FF0000"/>
        </w:rPr>
      </w:pPr>
      <w:r>
        <w:rPr>
          <w:noProof/>
          <w:color w:val="FF0000"/>
          <w:lang w:eastAsia="es-ES"/>
        </w:rPr>
        <w:drawing>
          <wp:inline distT="0" distB="0" distL="0" distR="0" wp14:anchorId="07B25BF4" wp14:editId="607E494D">
            <wp:extent cx="5248275" cy="2050172"/>
            <wp:effectExtent l="0" t="0" r="0" b="762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66040" cy="2057112"/>
                    </a:xfrm>
                    <a:prstGeom prst="rect">
                      <a:avLst/>
                    </a:prstGeom>
                  </pic:spPr>
                </pic:pic>
              </a:graphicData>
            </a:graphic>
          </wp:inline>
        </w:drawing>
      </w:r>
    </w:p>
    <w:p w:rsidR="00A02730" w:rsidDel="00F32BE6" w:rsidRDefault="00A02730" w:rsidP="00A02730">
      <w:pPr>
        <w:pStyle w:val="Ttulo4"/>
        <w:ind w:firstLine="708"/>
        <w:rPr>
          <w:del w:id="5278" w:author="Miguel Centeno Muñoz" w:date="2014-08-02T13:01:00Z"/>
        </w:rPr>
      </w:pPr>
    </w:p>
    <w:p w:rsidR="00A02730" w:rsidDel="00F32BE6" w:rsidRDefault="00A02730" w:rsidP="00A02730">
      <w:pPr>
        <w:pStyle w:val="Ttulo4"/>
        <w:ind w:firstLine="708"/>
        <w:rPr>
          <w:del w:id="5279" w:author="Miguel Centeno Muñoz" w:date="2014-08-02T13:01:00Z"/>
        </w:rPr>
      </w:pPr>
    </w:p>
    <w:p w:rsidR="00A02730" w:rsidDel="00F32BE6" w:rsidRDefault="00A02730" w:rsidP="00A02730">
      <w:pPr>
        <w:pStyle w:val="Ttulo4"/>
        <w:ind w:firstLine="708"/>
        <w:rPr>
          <w:del w:id="5280" w:author="Miguel Centeno Muñoz" w:date="2014-08-02T13:01:00Z"/>
        </w:rPr>
      </w:pPr>
    </w:p>
    <w:p w:rsidR="00A02730" w:rsidDel="00F32BE6" w:rsidRDefault="00A02730" w:rsidP="00A02730">
      <w:pPr>
        <w:pStyle w:val="Ttulo4"/>
        <w:ind w:firstLine="708"/>
        <w:rPr>
          <w:del w:id="5281" w:author="Miguel Centeno Muñoz" w:date="2014-08-02T13:01:00Z"/>
        </w:rPr>
      </w:pPr>
    </w:p>
    <w:p w:rsidR="00A02730" w:rsidDel="00F32BE6" w:rsidRDefault="00A02730" w:rsidP="00A02730">
      <w:pPr>
        <w:pStyle w:val="Ttulo4"/>
        <w:ind w:firstLine="708"/>
        <w:rPr>
          <w:del w:id="5282" w:author="Miguel Centeno Muñoz" w:date="2014-08-02T13:01:00Z"/>
        </w:rPr>
      </w:pPr>
    </w:p>
    <w:p w:rsidR="00A02730" w:rsidDel="00F32BE6" w:rsidRDefault="00A02730" w:rsidP="00A02730">
      <w:pPr>
        <w:pStyle w:val="Ttulo4"/>
        <w:ind w:firstLine="708"/>
        <w:rPr>
          <w:del w:id="5283" w:author="Miguel Centeno Muñoz" w:date="2014-08-02T13:01:00Z"/>
        </w:rPr>
      </w:pPr>
    </w:p>
    <w:p w:rsidR="00A02730" w:rsidDel="00F32BE6" w:rsidRDefault="00A02730" w:rsidP="00A02730">
      <w:pPr>
        <w:pStyle w:val="Ttulo4"/>
        <w:ind w:firstLine="708"/>
        <w:rPr>
          <w:del w:id="5284" w:author="Miguel Centeno Muñoz" w:date="2014-08-02T13:01:00Z"/>
        </w:rPr>
      </w:pPr>
    </w:p>
    <w:p w:rsidR="00A02730" w:rsidDel="00F32BE6" w:rsidRDefault="00A02730" w:rsidP="00A02730">
      <w:pPr>
        <w:pStyle w:val="Ttulo4"/>
        <w:ind w:firstLine="708"/>
        <w:rPr>
          <w:del w:id="5285" w:author="Miguel Centeno Muñoz" w:date="2014-08-02T13:01:00Z"/>
        </w:rPr>
      </w:pPr>
    </w:p>
    <w:p w:rsidR="00A02730" w:rsidDel="00F32BE6" w:rsidRDefault="00A02730" w:rsidP="00A02730">
      <w:pPr>
        <w:pStyle w:val="Ttulo4"/>
        <w:ind w:firstLine="708"/>
        <w:rPr>
          <w:del w:id="5286" w:author="Miguel Centeno Muñoz" w:date="2014-08-02T13:01:00Z"/>
        </w:rPr>
      </w:pPr>
    </w:p>
    <w:p w:rsidR="00A02730" w:rsidRDefault="00A02730" w:rsidP="00A02730">
      <w:pPr>
        <w:rPr>
          <w:ins w:id="5287" w:author="Miguel Centeno Muñoz" w:date="2014-08-02T13:01:00Z"/>
        </w:rPr>
      </w:pPr>
    </w:p>
    <w:p w:rsidR="00F32BE6" w:rsidRPr="00A02730" w:rsidRDefault="00F32BE6" w:rsidP="00A02730"/>
    <w:p w:rsidR="00A02730" w:rsidRDefault="00A02730" w:rsidP="00A02730">
      <w:pPr>
        <w:pStyle w:val="Ttulo4"/>
        <w:ind w:firstLine="708"/>
      </w:pPr>
      <w:bookmarkStart w:id="5288" w:name="_Toc394538360"/>
      <w:r>
        <w:lastRenderedPageBreak/>
        <w:t>7.3.3.- Pantalla de registro de usuario</w:t>
      </w:r>
      <w:bookmarkEnd w:id="5288"/>
    </w:p>
    <w:p w:rsidR="00F32BE6" w:rsidRPr="00B85A70" w:rsidRDefault="00F32BE6" w:rsidP="00F32BE6">
      <w:pPr>
        <w:rPr>
          <w:ins w:id="5289" w:author="Miguel Centeno Muñoz" w:date="2014-08-02T13:01:00Z"/>
        </w:rPr>
      </w:pPr>
      <w:ins w:id="5290" w:author="Miguel Centeno Muñoz" w:date="2014-08-02T13:01:00Z">
        <w:r w:rsidRPr="00B85A70">
          <w:t xml:space="preserve">Pantalla a través de la cual, un usuario puede </w:t>
        </w:r>
      </w:ins>
      <w:ins w:id="5291" w:author="Miguel Centeno Muñoz" w:date="2014-08-02T13:02:00Z">
        <w:r>
          <w:t>registrarse en</w:t>
        </w:r>
      </w:ins>
      <w:ins w:id="5292" w:author="Miguel Centeno Muñoz" w:date="2014-08-02T13:01:00Z">
        <w:r w:rsidRPr="00B85A70">
          <w:t xml:space="preserve"> la aplicación</w:t>
        </w:r>
      </w:ins>
    </w:p>
    <w:p w:rsidR="00A02730" w:rsidRPr="00A02730" w:rsidDel="00F32BE6" w:rsidRDefault="00A02730" w:rsidP="00A02730">
      <w:pPr>
        <w:rPr>
          <w:del w:id="5293" w:author="Miguel Centeno Muñoz" w:date="2014-08-02T13:01:00Z"/>
          <w:color w:val="FF0000"/>
        </w:rPr>
      </w:pPr>
      <w:del w:id="5294" w:author="Miguel Centeno Muñoz" w:date="2014-08-02T13:01:00Z">
        <w:r w:rsidRPr="00A02730" w:rsidDel="00F32BE6">
          <w:rPr>
            <w:color w:val="FF0000"/>
          </w:rPr>
          <w:delText>texto</w:delText>
        </w:r>
      </w:del>
    </w:p>
    <w:p w:rsidR="00A02730" w:rsidRDefault="00A02730" w:rsidP="00131968">
      <w:pPr>
        <w:rPr>
          <w:color w:val="FF0000"/>
        </w:rPr>
      </w:pPr>
      <w:r>
        <w:rPr>
          <w:noProof/>
          <w:color w:val="FF0000"/>
          <w:lang w:eastAsia="es-ES"/>
        </w:rPr>
        <w:drawing>
          <wp:inline distT="0" distB="0" distL="0" distR="0" wp14:anchorId="67CEE883" wp14:editId="07BAC5C1">
            <wp:extent cx="5438775" cy="4079234"/>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 (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43205" cy="4082556"/>
                    </a:xfrm>
                    <a:prstGeom prst="rect">
                      <a:avLst/>
                    </a:prstGeom>
                  </pic:spPr>
                </pic:pic>
              </a:graphicData>
            </a:graphic>
          </wp:inline>
        </w:drawing>
      </w:r>
    </w:p>
    <w:p w:rsidR="00A02730" w:rsidRDefault="00A02730" w:rsidP="00A02730">
      <w:pPr>
        <w:pStyle w:val="Ttulo4"/>
        <w:ind w:firstLine="708"/>
      </w:pPr>
    </w:p>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Pr>
        <w:pStyle w:val="Ttulo4"/>
        <w:ind w:firstLine="708"/>
      </w:pPr>
    </w:p>
    <w:p w:rsidR="00A02730" w:rsidRPr="00A02730" w:rsidRDefault="00A02730" w:rsidP="00A02730"/>
    <w:p w:rsidR="00A02730" w:rsidRDefault="00A02730" w:rsidP="00A02730">
      <w:pPr>
        <w:pStyle w:val="Ttulo4"/>
      </w:pPr>
    </w:p>
    <w:p w:rsidR="00A02730" w:rsidRDefault="00A02730" w:rsidP="00A02730"/>
    <w:p w:rsidR="00A02730" w:rsidRPr="00A02730" w:rsidRDefault="00A02730" w:rsidP="00A02730"/>
    <w:p w:rsidR="00A02730" w:rsidRPr="00131968" w:rsidRDefault="00A02730" w:rsidP="00A02730">
      <w:pPr>
        <w:pStyle w:val="Ttulo4"/>
        <w:ind w:firstLine="708"/>
      </w:pPr>
      <w:bookmarkStart w:id="5295" w:name="_Toc394538361"/>
      <w:r>
        <w:lastRenderedPageBreak/>
        <w:t>7.3.4.- Pantalla Mis Rutas</w:t>
      </w:r>
      <w:bookmarkEnd w:id="5295"/>
    </w:p>
    <w:p w:rsidR="00A02730" w:rsidRPr="00F32BE6" w:rsidRDefault="00A02730" w:rsidP="00A02730">
      <w:pPr>
        <w:rPr>
          <w:rPrChange w:id="5296" w:author="Miguel Centeno Muñoz" w:date="2014-08-02T13:02:00Z">
            <w:rPr>
              <w:color w:val="FF0000"/>
            </w:rPr>
          </w:rPrChange>
        </w:rPr>
      </w:pPr>
      <w:del w:id="5297" w:author="Miguel Centeno Muñoz" w:date="2014-08-02T13:02:00Z">
        <w:r w:rsidRPr="00F32BE6" w:rsidDel="00F32BE6">
          <w:rPr>
            <w:rPrChange w:id="5298" w:author="Miguel Centeno Muñoz" w:date="2014-08-02T13:02:00Z">
              <w:rPr>
                <w:color w:val="FF0000"/>
              </w:rPr>
            </w:rPrChange>
          </w:rPr>
          <w:delText>texto</w:delText>
        </w:r>
      </w:del>
      <w:ins w:id="5299" w:author="Miguel Centeno Muñoz" w:date="2014-08-02T13:02:00Z">
        <w:r w:rsidR="00F32BE6" w:rsidRPr="00F32BE6">
          <w:rPr>
            <w:rPrChange w:id="5300" w:author="Miguel Centeno Muñoz" w:date="2014-08-02T13:02:00Z">
              <w:rPr>
                <w:color w:val="FF0000"/>
              </w:rPr>
            </w:rPrChange>
          </w:rPr>
          <w:t>Pantalla en la que desembarca un usuario una vez realizado el login en la aplicación</w:t>
        </w:r>
        <w:r w:rsidR="00F32BE6">
          <w:t xml:space="preserve"> en ella podemos observar que hay un listado con las rutas que son creadas por el usuario, y un detalle de la ruta seleccionada. </w:t>
        </w:r>
      </w:ins>
      <w:ins w:id="5301" w:author="Miguel Centeno Muñoz" w:date="2014-08-02T13:03:00Z">
        <w:r w:rsidR="00F32BE6">
          <w:t>Además, se podrá compartir en redes sociales la ruta.</w:t>
        </w:r>
      </w:ins>
    </w:p>
    <w:p w:rsidR="00A02730" w:rsidRDefault="00A02730" w:rsidP="00131968">
      <w:pPr>
        <w:rPr>
          <w:color w:val="FF0000"/>
        </w:rPr>
      </w:pPr>
      <w:r>
        <w:rPr>
          <w:noProof/>
          <w:color w:val="FF0000"/>
          <w:lang w:eastAsia="es-ES"/>
        </w:rPr>
        <w:drawing>
          <wp:inline distT="0" distB="0" distL="0" distR="0" wp14:anchorId="234140A0" wp14:editId="195906DB">
            <wp:extent cx="5505450" cy="4129241"/>
            <wp:effectExtent l="0" t="0" r="0" b="508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_My_Paths (4).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11211" cy="4133562"/>
                    </a:xfrm>
                    <a:prstGeom prst="rect">
                      <a:avLst/>
                    </a:prstGeom>
                  </pic:spPr>
                </pic:pic>
              </a:graphicData>
            </a:graphic>
          </wp:inline>
        </w:drawing>
      </w:r>
    </w:p>
    <w:p w:rsidR="00A02730" w:rsidRDefault="00A02730" w:rsidP="00A02730">
      <w:pPr>
        <w:pStyle w:val="Ttulo4"/>
        <w:ind w:firstLine="708"/>
      </w:pPr>
    </w:p>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Pr="00A02730" w:rsidRDefault="00A02730" w:rsidP="00A02730"/>
    <w:p w:rsidR="00A02730" w:rsidRDefault="00A02730" w:rsidP="00A02730">
      <w:pPr>
        <w:pStyle w:val="Ttulo4"/>
        <w:ind w:firstLine="708"/>
      </w:pPr>
    </w:p>
    <w:p w:rsidR="00A02730" w:rsidRPr="00A02730" w:rsidRDefault="00A02730" w:rsidP="00A02730"/>
    <w:p w:rsidR="00A02730" w:rsidRPr="00131968" w:rsidRDefault="00A02730" w:rsidP="00A02730">
      <w:pPr>
        <w:pStyle w:val="Ttulo4"/>
        <w:ind w:firstLine="708"/>
      </w:pPr>
      <w:bookmarkStart w:id="5302" w:name="_Toc394538362"/>
      <w:r>
        <w:lastRenderedPageBreak/>
        <w:t>7.3.5.- Pantalla Añadir Ruta</w:t>
      </w:r>
      <w:bookmarkEnd w:id="5302"/>
    </w:p>
    <w:p w:rsidR="00A02730" w:rsidRPr="00F32BE6" w:rsidRDefault="00A02730" w:rsidP="00A02730">
      <w:pPr>
        <w:rPr>
          <w:rPrChange w:id="5303" w:author="Miguel Centeno Muñoz" w:date="2014-08-02T13:04:00Z">
            <w:rPr>
              <w:color w:val="FF0000"/>
            </w:rPr>
          </w:rPrChange>
        </w:rPr>
      </w:pPr>
      <w:del w:id="5304" w:author="Miguel Centeno Muñoz" w:date="2014-08-02T13:04:00Z">
        <w:r w:rsidRPr="00F32BE6" w:rsidDel="00F32BE6">
          <w:rPr>
            <w:rPrChange w:id="5305" w:author="Miguel Centeno Muñoz" w:date="2014-08-02T13:04:00Z">
              <w:rPr>
                <w:color w:val="FF0000"/>
              </w:rPr>
            </w:rPrChange>
          </w:rPr>
          <w:delText>Texto</w:delText>
        </w:r>
      </w:del>
      <w:ins w:id="5306" w:author="Miguel Centeno Muñoz" w:date="2014-08-02T13:04:00Z">
        <w:r w:rsidR="00F32BE6" w:rsidRPr="00F32BE6">
          <w:rPr>
            <w:rPrChange w:id="5307" w:author="Miguel Centeno Muñoz" w:date="2014-08-02T13:04:00Z">
              <w:rPr>
                <w:color w:val="FF0000"/>
              </w:rPr>
            </w:rPrChange>
          </w:rPr>
          <w:t>Pantalla para añadir una ruta a la aplicación</w:t>
        </w:r>
        <w:r w:rsidR="00F32BE6">
          <w:t>.</w:t>
        </w:r>
      </w:ins>
    </w:p>
    <w:p w:rsidR="00A02730" w:rsidRPr="00A02730" w:rsidRDefault="00A02730" w:rsidP="00A02730">
      <w:pPr>
        <w:rPr>
          <w:color w:val="FF0000"/>
        </w:rPr>
      </w:pPr>
      <w:r>
        <w:rPr>
          <w:noProof/>
          <w:color w:val="FF0000"/>
          <w:lang w:eastAsia="es-ES"/>
        </w:rPr>
        <w:drawing>
          <wp:inline distT="0" distB="0" distL="0" distR="0" wp14:anchorId="0768B30A" wp14:editId="56A931F1">
            <wp:extent cx="5514975" cy="4136385"/>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Add_Path (1).png"/>
                    <pic:cNvPicPr/>
                  </pic:nvPicPr>
                  <pic:blipFill>
                    <a:blip r:embed="rId43">
                      <a:extLst>
                        <a:ext uri="{28A0092B-C50C-407E-A947-70E740481C1C}">
                          <a14:useLocalDpi xmlns:a14="http://schemas.microsoft.com/office/drawing/2010/main" val="0"/>
                        </a:ext>
                      </a:extLst>
                    </a:blip>
                    <a:stretch>
                      <a:fillRect/>
                    </a:stretch>
                  </pic:blipFill>
                  <pic:spPr>
                    <a:xfrm>
                      <a:off x="0" y="0"/>
                      <a:ext cx="5520746" cy="4140713"/>
                    </a:xfrm>
                    <a:prstGeom prst="rect">
                      <a:avLst/>
                    </a:prstGeom>
                  </pic:spPr>
                </pic:pic>
              </a:graphicData>
            </a:graphic>
          </wp:inline>
        </w:drawing>
      </w: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Pr="00131968" w:rsidRDefault="00A02730" w:rsidP="00A02730">
      <w:pPr>
        <w:pStyle w:val="Ttulo4"/>
        <w:ind w:firstLine="708"/>
      </w:pPr>
      <w:bookmarkStart w:id="5308" w:name="_Toc394538363"/>
      <w:r>
        <w:lastRenderedPageBreak/>
        <w:t>7.3.6.- Pantalla Editar Perfil</w:t>
      </w:r>
      <w:bookmarkEnd w:id="5308"/>
    </w:p>
    <w:p w:rsidR="00A02730" w:rsidRPr="00F32BE6" w:rsidRDefault="00A02730" w:rsidP="00A02730">
      <w:pPr>
        <w:rPr>
          <w:rPrChange w:id="5309" w:author="Miguel Centeno Muñoz" w:date="2014-08-02T13:04:00Z">
            <w:rPr>
              <w:color w:val="FF0000"/>
            </w:rPr>
          </w:rPrChange>
        </w:rPr>
      </w:pPr>
      <w:del w:id="5310" w:author="Miguel Centeno Muñoz" w:date="2014-08-02T13:04:00Z">
        <w:r w:rsidRPr="00F32BE6" w:rsidDel="00F32BE6">
          <w:rPr>
            <w:rPrChange w:id="5311" w:author="Miguel Centeno Muñoz" w:date="2014-08-02T13:04:00Z">
              <w:rPr>
                <w:color w:val="FF0000"/>
              </w:rPr>
            </w:rPrChange>
          </w:rPr>
          <w:delText>Texto</w:delText>
        </w:r>
      </w:del>
      <w:ins w:id="5312" w:author="Miguel Centeno Muñoz" w:date="2014-08-02T13:04:00Z">
        <w:r w:rsidR="00F32BE6" w:rsidRPr="00F32BE6">
          <w:rPr>
            <w:rPrChange w:id="5313" w:author="Miguel Centeno Muñoz" w:date="2014-08-02T13:04:00Z">
              <w:rPr>
                <w:color w:val="FF0000"/>
              </w:rPr>
            </w:rPrChange>
          </w:rPr>
          <w:t>Pantalla a través de la cual un usuario puede modificar o actualizar su información de perfil.</w:t>
        </w:r>
      </w:ins>
    </w:p>
    <w:p w:rsidR="00A02730" w:rsidRDefault="00A02730" w:rsidP="00131968">
      <w:pPr>
        <w:rPr>
          <w:color w:val="FF0000"/>
        </w:rPr>
      </w:pPr>
      <w:r>
        <w:rPr>
          <w:noProof/>
          <w:color w:val="FF0000"/>
          <w:lang w:eastAsia="es-ES"/>
        </w:rPr>
        <w:drawing>
          <wp:inline distT="0" distB="0" distL="0" distR="0" wp14:anchorId="33EDC3F1" wp14:editId="4382C2C7">
            <wp:extent cx="5669915" cy="4252595"/>
            <wp:effectExtent l="0" t="0" r="6985"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Edit_Profile (3).png"/>
                    <pic:cNvPicPr/>
                  </pic:nvPicPr>
                  <pic:blipFill>
                    <a:blip r:embed="rId44">
                      <a:extLst>
                        <a:ext uri="{28A0092B-C50C-407E-A947-70E740481C1C}">
                          <a14:useLocalDpi xmlns:a14="http://schemas.microsoft.com/office/drawing/2010/main" val="0"/>
                        </a:ext>
                      </a:extLst>
                    </a:blip>
                    <a:stretch>
                      <a:fillRect/>
                    </a:stretch>
                  </pic:blipFill>
                  <pic:spPr>
                    <a:xfrm>
                      <a:off x="0" y="0"/>
                      <a:ext cx="5669915" cy="4252595"/>
                    </a:xfrm>
                    <a:prstGeom prst="rect">
                      <a:avLst/>
                    </a:prstGeom>
                  </pic:spPr>
                </pic:pic>
              </a:graphicData>
            </a:graphic>
          </wp:inline>
        </w:drawing>
      </w: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Pr="00131968" w:rsidRDefault="00A02730" w:rsidP="00A02730">
      <w:pPr>
        <w:pStyle w:val="Ttulo4"/>
        <w:ind w:firstLine="708"/>
      </w:pPr>
      <w:bookmarkStart w:id="5314" w:name="_Toc394538364"/>
      <w:r>
        <w:lastRenderedPageBreak/>
        <w:t>7.3.7.- Pantalla Búsqueda (Usuario logado)</w:t>
      </w:r>
      <w:bookmarkEnd w:id="5314"/>
    </w:p>
    <w:p w:rsidR="00A02730" w:rsidRPr="00F32BE6" w:rsidRDefault="00A02730" w:rsidP="00A02730">
      <w:pPr>
        <w:rPr>
          <w:rPrChange w:id="5315" w:author="Miguel Centeno Muñoz" w:date="2014-08-02T13:05:00Z">
            <w:rPr>
              <w:color w:val="FF0000"/>
            </w:rPr>
          </w:rPrChange>
        </w:rPr>
      </w:pPr>
      <w:del w:id="5316" w:author="Miguel Centeno Muñoz" w:date="2014-08-02T13:04:00Z">
        <w:r w:rsidRPr="00F32BE6" w:rsidDel="00F32BE6">
          <w:rPr>
            <w:rPrChange w:id="5317" w:author="Miguel Centeno Muñoz" w:date="2014-08-02T13:05:00Z">
              <w:rPr>
                <w:color w:val="FF0000"/>
              </w:rPr>
            </w:rPrChange>
          </w:rPr>
          <w:delText>Texto</w:delText>
        </w:r>
      </w:del>
      <w:ins w:id="5318" w:author="Miguel Centeno Muñoz" w:date="2014-08-02T13:04:00Z">
        <w:r w:rsidR="00F32BE6" w:rsidRPr="00F32BE6">
          <w:rPr>
            <w:rPrChange w:id="5319" w:author="Miguel Centeno Muñoz" w:date="2014-08-02T13:05:00Z">
              <w:rPr>
                <w:color w:val="FF0000"/>
              </w:rPr>
            </w:rPrChange>
          </w:rPr>
          <w:t>Pantalla de b</w:t>
        </w:r>
      </w:ins>
      <w:ins w:id="5320" w:author="Miguel Centeno Muñoz" w:date="2014-08-02T13:05:00Z">
        <w:r w:rsidR="00F32BE6" w:rsidRPr="00F32BE6">
          <w:rPr>
            <w:rPrChange w:id="5321" w:author="Miguel Centeno Muñoz" w:date="2014-08-02T13:05:00Z">
              <w:rPr>
                <w:color w:val="FF0000"/>
              </w:rPr>
            </w:rPrChange>
          </w:rPr>
          <w:t>úsqueda de rutas. Contiene el formulario de búsquedas, cambiando el top-menú al estar el usuario logado.</w:t>
        </w:r>
      </w:ins>
    </w:p>
    <w:p w:rsidR="00A02730" w:rsidRDefault="00A02730" w:rsidP="00A02730">
      <w:pPr>
        <w:rPr>
          <w:color w:val="FF0000"/>
        </w:rPr>
      </w:pPr>
      <w:r>
        <w:rPr>
          <w:noProof/>
          <w:color w:val="FF0000"/>
          <w:lang w:eastAsia="es-ES"/>
        </w:rPr>
        <w:drawing>
          <wp:inline distT="0" distB="0" distL="0" distR="0" wp14:anchorId="0A77180D" wp14:editId="15E25057">
            <wp:extent cx="5669915" cy="2214880"/>
            <wp:effectExtent l="0" t="0" r="6985"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Search (2).png"/>
                    <pic:cNvPicPr/>
                  </pic:nvPicPr>
                  <pic:blipFill>
                    <a:blip r:embed="rId45">
                      <a:extLst>
                        <a:ext uri="{28A0092B-C50C-407E-A947-70E740481C1C}">
                          <a14:useLocalDpi xmlns:a14="http://schemas.microsoft.com/office/drawing/2010/main" val="0"/>
                        </a:ext>
                      </a:extLst>
                    </a:blip>
                    <a:stretch>
                      <a:fillRect/>
                    </a:stretch>
                  </pic:blipFill>
                  <pic:spPr>
                    <a:xfrm>
                      <a:off x="0" y="0"/>
                      <a:ext cx="5669915" cy="2214880"/>
                    </a:xfrm>
                    <a:prstGeom prst="rect">
                      <a:avLst/>
                    </a:prstGeom>
                  </pic:spPr>
                </pic:pic>
              </a:graphicData>
            </a:graphic>
          </wp:inline>
        </w:drawing>
      </w:r>
    </w:p>
    <w:p w:rsidR="00A02730" w:rsidRPr="00131968" w:rsidRDefault="00A02730" w:rsidP="00A02730">
      <w:pPr>
        <w:pStyle w:val="Ttulo4"/>
        <w:ind w:firstLine="708"/>
      </w:pPr>
      <w:bookmarkStart w:id="5322" w:name="_Toc394538365"/>
      <w:r>
        <w:t>7.3.8.- Pantalla Resultados Búsqueda (Usuario logado)</w:t>
      </w:r>
      <w:bookmarkEnd w:id="5322"/>
    </w:p>
    <w:p w:rsidR="00A02730" w:rsidRPr="00F32BE6" w:rsidRDefault="00A02730" w:rsidP="00131968">
      <w:pPr>
        <w:rPr>
          <w:rPrChange w:id="5323" w:author="Miguel Centeno Muñoz" w:date="2014-08-02T13:05:00Z">
            <w:rPr>
              <w:color w:val="FF0000"/>
            </w:rPr>
          </w:rPrChange>
        </w:rPr>
      </w:pPr>
      <w:del w:id="5324" w:author="Miguel Centeno Muñoz" w:date="2014-08-02T13:05:00Z">
        <w:r w:rsidRPr="00F32BE6" w:rsidDel="00F32BE6">
          <w:rPr>
            <w:rPrChange w:id="5325" w:author="Miguel Centeno Muñoz" w:date="2014-08-02T13:05:00Z">
              <w:rPr>
                <w:color w:val="FF0000"/>
              </w:rPr>
            </w:rPrChange>
          </w:rPr>
          <w:delText>Texto</w:delText>
        </w:r>
      </w:del>
      <w:ins w:id="5326" w:author="Miguel Centeno Muñoz" w:date="2014-08-02T13:05:00Z">
        <w:r w:rsidR="00F32BE6" w:rsidRPr="00F32BE6">
          <w:rPr>
            <w:rPrChange w:id="5327" w:author="Miguel Centeno Muñoz" w:date="2014-08-02T13:05:00Z">
              <w:rPr>
                <w:color w:val="FF0000"/>
              </w:rPr>
            </w:rPrChange>
          </w:rPr>
          <w:t>Resultados de la búsqueda para un usuario logado en la aplicación.</w:t>
        </w:r>
      </w:ins>
    </w:p>
    <w:p w:rsidR="00A02730" w:rsidRDefault="00A02730" w:rsidP="00131968">
      <w:pPr>
        <w:rPr>
          <w:color w:val="FF0000"/>
        </w:rPr>
      </w:pPr>
      <w:r>
        <w:rPr>
          <w:noProof/>
          <w:color w:val="FF0000"/>
          <w:lang w:eastAsia="es-ES"/>
        </w:rPr>
        <w:drawing>
          <wp:inline distT="0" distB="0" distL="0" distR="0" wp14:anchorId="2630D420" wp14:editId="3A46A425">
            <wp:extent cx="5669915" cy="4252595"/>
            <wp:effectExtent l="0" t="0" r="6985"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_Searched_-__List (5).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669915" cy="4252595"/>
                    </a:xfrm>
                    <a:prstGeom prst="rect">
                      <a:avLst/>
                    </a:prstGeom>
                  </pic:spPr>
                </pic:pic>
              </a:graphicData>
            </a:graphic>
          </wp:inline>
        </w:drawing>
      </w: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Pr="00131968" w:rsidRDefault="00A02730" w:rsidP="00A02730">
      <w:pPr>
        <w:pStyle w:val="Ttulo4"/>
        <w:ind w:firstLine="708"/>
      </w:pPr>
      <w:bookmarkStart w:id="5328" w:name="_Toc394538366"/>
      <w:r>
        <w:t xml:space="preserve">7.3.9.- Pantalla Resultados Búsqueda (Usuario </w:t>
      </w:r>
      <w:r w:rsidR="00B7686C">
        <w:t>NO logado</w:t>
      </w:r>
      <w:r>
        <w:t>)</w:t>
      </w:r>
      <w:bookmarkEnd w:id="5328"/>
    </w:p>
    <w:p w:rsidR="00A02730" w:rsidRPr="00F32BE6" w:rsidRDefault="00A02730" w:rsidP="00A02730">
      <w:pPr>
        <w:rPr>
          <w:rPrChange w:id="5329" w:author="Miguel Centeno Muñoz" w:date="2014-08-02T13:06:00Z">
            <w:rPr>
              <w:color w:val="FF0000"/>
            </w:rPr>
          </w:rPrChange>
        </w:rPr>
      </w:pPr>
      <w:del w:id="5330" w:author="Miguel Centeno Muñoz" w:date="2014-08-02T13:05:00Z">
        <w:r w:rsidRPr="00F32BE6" w:rsidDel="00F32BE6">
          <w:rPr>
            <w:rPrChange w:id="5331" w:author="Miguel Centeno Muñoz" w:date="2014-08-02T13:06:00Z">
              <w:rPr>
                <w:color w:val="FF0000"/>
              </w:rPr>
            </w:rPrChange>
          </w:rPr>
          <w:delText>Texto</w:delText>
        </w:r>
      </w:del>
      <w:ins w:id="5332" w:author="Miguel Centeno Muñoz" w:date="2014-08-02T13:05:00Z">
        <w:r w:rsidR="00F32BE6" w:rsidRPr="00F32BE6">
          <w:rPr>
            <w:rPrChange w:id="5333" w:author="Miguel Centeno Muñoz" w:date="2014-08-02T13:06:00Z">
              <w:rPr>
                <w:color w:val="FF0000"/>
              </w:rPr>
            </w:rPrChange>
          </w:rPr>
          <w:t>Pantalla con los resultados de una búsqueda para un usuario no logado.</w:t>
        </w:r>
      </w:ins>
    </w:p>
    <w:p w:rsidR="00B7686C" w:rsidRDefault="00B7686C" w:rsidP="00A02730">
      <w:pPr>
        <w:rPr>
          <w:color w:val="FF0000"/>
        </w:rPr>
      </w:pPr>
      <w:r>
        <w:rPr>
          <w:noProof/>
          <w:color w:val="FF0000"/>
          <w:lang w:eastAsia="es-ES"/>
        </w:rPr>
        <w:drawing>
          <wp:inline distT="0" distB="0" distL="0" distR="0" wp14:anchorId="4313F516" wp14:editId="6FAE1811">
            <wp:extent cx="5669915" cy="4252595"/>
            <wp:effectExtent l="0" t="0" r="6985"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Logged_-__Searched_-__List (6).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69915" cy="4252595"/>
                    </a:xfrm>
                    <a:prstGeom prst="rect">
                      <a:avLst/>
                    </a:prstGeom>
                  </pic:spPr>
                </pic:pic>
              </a:graphicData>
            </a:graphic>
          </wp:inline>
        </w:drawing>
      </w:r>
    </w:p>
    <w:p w:rsidR="00A02730" w:rsidRPr="00A02730" w:rsidRDefault="00A02730" w:rsidP="00131968">
      <w:pPr>
        <w:rPr>
          <w:color w:val="FF0000"/>
        </w:rPr>
      </w:pPr>
    </w:p>
    <w:sectPr w:rsidR="00A02730" w:rsidRPr="00A02730" w:rsidSect="00E65DAB">
      <w:type w:val="continuous"/>
      <w:pgSz w:w="11906" w:h="16838"/>
      <w:pgMar w:top="1418" w:right="1276"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4AD4" w:rsidRDefault="00E14AD4" w:rsidP="008025FB">
      <w:pPr>
        <w:spacing w:after="0" w:line="240" w:lineRule="auto"/>
      </w:pPr>
      <w:r>
        <w:separator/>
      </w:r>
    </w:p>
  </w:endnote>
  <w:endnote w:type="continuationSeparator" w:id="0">
    <w:p w:rsidR="00E14AD4" w:rsidRDefault="00E14AD4" w:rsidP="00802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9381223"/>
      <w:docPartObj>
        <w:docPartGallery w:val="Page Numbers (Bottom of Page)"/>
        <w:docPartUnique/>
      </w:docPartObj>
    </w:sdtPr>
    <w:sdtContent>
      <w:p w:rsidR="00F17AA9" w:rsidRDefault="00F17AA9" w:rsidP="001C3614">
        <w:pPr>
          <w:pStyle w:val="Piedepgina"/>
        </w:pPr>
        <w:r>
          <w:fldChar w:fldCharType="begin"/>
        </w:r>
        <w:r>
          <w:instrText>PAGE   \* MERGEFORMAT</w:instrText>
        </w:r>
        <w:r>
          <w:fldChar w:fldCharType="separate"/>
        </w:r>
        <w:r>
          <w:rPr>
            <w:noProof/>
          </w:rPr>
          <w:t>4</w:t>
        </w:r>
        <w:r>
          <w:fldChar w:fldCharType="end"/>
        </w:r>
      </w:p>
    </w:sdtContent>
  </w:sdt>
  <w:p w:rsidR="00F17AA9" w:rsidRDefault="00F17AA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239495"/>
      <w:docPartObj>
        <w:docPartGallery w:val="Page Numbers (Bottom of Page)"/>
        <w:docPartUnique/>
      </w:docPartObj>
    </w:sdtPr>
    <w:sdtContent>
      <w:p w:rsidR="00F17AA9" w:rsidRDefault="00F17AA9">
        <w:pPr>
          <w:pStyle w:val="Piedepgina"/>
          <w:jc w:val="right"/>
        </w:pPr>
        <w:r>
          <w:fldChar w:fldCharType="begin"/>
        </w:r>
        <w:r>
          <w:instrText>PAGE   \* MERGEFORMAT</w:instrText>
        </w:r>
        <w:r>
          <w:fldChar w:fldCharType="separate"/>
        </w:r>
        <w:r w:rsidR="008A7CA2">
          <w:rPr>
            <w:noProof/>
          </w:rPr>
          <w:t>70</w:t>
        </w:r>
        <w:r>
          <w:fldChar w:fldCharType="end"/>
        </w:r>
      </w:p>
    </w:sdtContent>
  </w:sdt>
  <w:p w:rsidR="00F17AA9" w:rsidRDefault="00F17AA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4AD4" w:rsidRDefault="00E14AD4" w:rsidP="008025FB">
      <w:pPr>
        <w:spacing w:after="0" w:line="240" w:lineRule="auto"/>
      </w:pPr>
      <w:r>
        <w:separator/>
      </w:r>
    </w:p>
  </w:footnote>
  <w:footnote w:type="continuationSeparator" w:id="0">
    <w:p w:rsidR="00E14AD4" w:rsidRDefault="00E14AD4" w:rsidP="008025F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11.8pt;height:11.8pt;visibility:visible;mso-wrap-style:square" o:bullet="t">
        <v:imagedata r:id="rId1" o:title="trace"/>
      </v:shape>
    </w:pict>
  </w:numPicBullet>
  <w:abstractNum w:abstractNumId="0">
    <w:nsid w:val="01DA3594"/>
    <w:multiLevelType w:val="hybridMultilevel"/>
    <w:tmpl w:val="12640D76"/>
    <w:lvl w:ilvl="0" w:tplc="0C0A0001">
      <w:start w:val="1"/>
      <w:numFmt w:val="bullet"/>
      <w:lvlText w:val=""/>
      <w:lvlJc w:val="left"/>
      <w:pPr>
        <w:ind w:left="600" w:hanging="360"/>
      </w:pPr>
      <w:rPr>
        <w:rFonts w:ascii="Symbol" w:hAnsi="Symbol" w:hint="default"/>
      </w:rPr>
    </w:lvl>
    <w:lvl w:ilvl="1" w:tplc="0C0A0003" w:tentative="1">
      <w:start w:val="1"/>
      <w:numFmt w:val="bullet"/>
      <w:lvlText w:val="o"/>
      <w:lvlJc w:val="left"/>
      <w:pPr>
        <w:ind w:left="1320" w:hanging="360"/>
      </w:pPr>
      <w:rPr>
        <w:rFonts w:ascii="Courier New" w:hAnsi="Courier New" w:cs="Courier New" w:hint="default"/>
      </w:rPr>
    </w:lvl>
    <w:lvl w:ilvl="2" w:tplc="0C0A0005" w:tentative="1">
      <w:start w:val="1"/>
      <w:numFmt w:val="bullet"/>
      <w:lvlText w:val=""/>
      <w:lvlJc w:val="left"/>
      <w:pPr>
        <w:ind w:left="2040" w:hanging="360"/>
      </w:pPr>
      <w:rPr>
        <w:rFonts w:ascii="Wingdings" w:hAnsi="Wingdings" w:hint="default"/>
      </w:rPr>
    </w:lvl>
    <w:lvl w:ilvl="3" w:tplc="0C0A0001" w:tentative="1">
      <w:start w:val="1"/>
      <w:numFmt w:val="bullet"/>
      <w:lvlText w:val=""/>
      <w:lvlJc w:val="left"/>
      <w:pPr>
        <w:ind w:left="2760" w:hanging="360"/>
      </w:pPr>
      <w:rPr>
        <w:rFonts w:ascii="Symbol" w:hAnsi="Symbol" w:hint="default"/>
      </w:rPr>
    </w:lvl>
    <w:lvl w:ilvl="4" w:tplc="0C0A0003" w:tentative="1">
      <w:start w:val="1"/>
      <w:numFmt w:val="bullet"/>
      <w:lvlText w:val="o"/>
      <w:lvlJc w:val="left"/>
      <w:pPr>
        <w:ind w:left="3480" w:hanging="360"/>
      </w:pPr>
      <w:rPr>
        <w:rFonts w:ascii="Courier New" w:hAnsi="Courier New" w:cs="Courier New" w:hint="default"/>
      </w:rPr>
    </w:lvl>
    <w:lvl w:ilvl="5" w:tplc="0C0A0005" w:tentative="1">
      <w:start w:val="1"/>
      <w:numFmt w:val="bullet"/>
      <w:lvlText w:val=""/>
      <w:lvlJc w:val="left"/>
      <w:pPr>
        <w:ind w:left="4200" w:hanging="360"/>
      </w:pPr>
      <w:rPr>
        <w:rFonts w:ascii="Wingdings" w:hAnsi="Wingdings" w:hint="default"/>
      </w:rPr>
    </w:lvl>
    <w:lvl w:ilvl="6" w:tplc="0C0A0001" w:tentative="1">
      <w:start w:val="1"/>
      <w:numFmt w:val="bullet"/>
      <w:lvlText w:val=""/>
      <w:lvlJc w:val="left"/>
      <w:pPr>
        <w:ind w:left="4920" w:hanging="360"/>
      </w:pPr>
      <w:rPr>
        <w:rFonts w:ascii="Symbol" w:hAnsi="Symbol" w:hint="default"/>
      </w:rPr>
    </w:lvl>
    <w:lvl w:ilvl="7" w:tplc="0C0A0003" w:tentative="1">
      <w:start w:val="1"/>
      <w:numFmt w:val="bullet"/>
      <w:lvlText w:val="o"/>
      <w:lvlJc w:val="left"/>
      <w:pPr>
        <w:ind w:left="5640" w:hanging="360"/>
      </w:pPr>
      <w:rPr>
        <w:rFonts w:ascii="Courier New" w:hAnsi="Courier New" w:cs="Courier New" w:hint="default"/>
      </w:rPr>
    </w:lvl>
    <w:lvl w:ilvl="8" w:tplc="0C0A0005" w:tentative="1">
      <w:start w:val="1"/>
      <w:numFmt w:val="bullet"/>
      <w:lvlText w:val=""/>
      <w:lvlJc w:val="left"/>
      <w:pPr>
        <w:ind w:left="6360" w:hanging="360"/>
      </w:pPr>
      <w:rPr>
        <w:rFonts w:ascii="Wingdings" w:hAnsi="Wingdings" w:hint="default"/>
      </w:rPr>
    </w:lvl>
  </w:abstractNum>
  <w:abstractNum w:abstractNumId="1">
    <w:nsid w:val="024A04C9"/>
    <w:multiLevelType w:val="hybridMultilevel"/>
    <w:tmpl w:val="64D4A632"/>
    <w:lvl w:ilvl="0" w:tplc="0C0A0001">
      <w:start w:val="1"/>
      <w:numFmt w:val="bullet"/>
      <w:lvlText w:val=""/>
      <w:lvlJc w:val="left"/>
      <w:pPr>
        <w:ind w:left="778" w:hanging="360"/>
      </w:pPr>
      <w:rPr>
        <w:rFonts w:ascii="Symbol" w:hAnsi="Symbol" w:hint="default"/>
      </w:rPr>
    </w:lvl>
    <w:lvl w:ilvl="1" w:tplc="0C0A0003" w:tentative="1">
      <w:start w:val="1"/>
      <w:numFmt w:val="bullet"/>
      <w:lvlText w:val="o"/>
      <w:lvlJc w:val="left"/>
      <w:pPr>
        <w:ind w:left="1498" w:hanging="360"/>
      </w:pPr>
      <w:rPr>
        <w:rFonts w:ascii="Courier New" w:hAnsi="Courier New" w:cs="Courier New" w:hint="default"/>
      </w:rPr>
    </w:lvl>
    <w:lvl w:ilvl="2" w:tplc="0C0A0005" w:tentative="1">
      <w:start w:val="1"/>
      <w:numFmt w:val="bullet"/>
      <w:lvlText w:val=""/>
      <w:lvlJc w:val="left"/>
      <w:pPr>
        <w:ind w:left="2218" w:hanging="360"/>
      </w:pPr>
      <w:rPr>
        <w:rFonts w:ascii="Wingdings" w:hAnsi="Wingdings" w:hint="default"/>
      </w:rPr>
    </w:lvl>
    <w:lvl w:ilvl="3" w:tplc="0C0A0001" w:tentative="1">
      <w:start w:val="1"/>
      <w:numFmt w:val="bullet"/>
      <w:lvlText w:val=""/>
      <w:lvlJc w:val="left"/>
      <w:pPr>
        <w:ind w:left="2938" w:hanging="360"/>
      </w:pPr>
      <w:rPr>
        <w:rFonts w:ascii="Symbol" w:hAnsi="Symbol" w:hint="default"/>
      </w:rPr>
    </w:lvl>
    <w:lvl w:ilvl="4" w:tplc="0C0A0003" w:tentative="1">
      <w:start w:val="1"/>
      <w:numFmt w:val="bullet"/>
      <w:lvlText w:val="o"/>
      <w:lvlJc w:val="left"/>
      <w:pPr>
        <w:ind w:left="3658" w:hanging="360"/>
      </w:pPr>
      <w:rPr>
        <w:rFonts w:ascii="Courier New" w:hAnsi="Courier New" w:cs="Courier New" w:hint="default"/>
      </w:rPr>
    </w:lvl>
    <w:lvl w:ilvl="5" w:tplc="0C0A0005" w:tentative="1">
      <w:start w:val="1"/>
      <w:numFmt w:val="bullet"/>
      <w:lvlText w:val=""/>
      <w:lvlJc w:val="left"/>
      <w:pPr>
        <w:ind w:left="4378" w:hanging="360"/>
      </w:pPr>
      <w:rPr>
        <w:rFonts w:ascii="Wingdings" w:hAnsi="Wingdings" w:hint="default"/>
      </w:rPr>
    </w:lvl>
    <w:lvl w:ilvl="6" w:tplc="0C0A0001" w:tentative="1">
      <w:start w:val="1"/>
      <w:numFmt w:val="bullet"/>
      <w:lvlText w:val=""/>
      <w:lvlJc w:val="left"/>
      <w:pPr>
        <w:ind w:left="5098" w:hanging="360"/>
      </w:pPr>
      <w:rPr>
        <w:rFonts w:ascii="Symbol" w:hAnsi="Symbol" w:hint="default"/>
      </w:rPr>
    </w:lvl>
    <w:lvl w:ilvl="7" w:tplc="0C0A0003" w:tentative="1">
      <w:start w:val="1"/>
      <w:numFmt w:val="bullet"/>
      <w:lvlText w:val="o"/>
      <w:lvlJc w:val="left"/>
      <w:pPr>
        <w:ind w:left="5818" w:hanging="360"/>
      </w:pPr>
      <w:rPr>
        <w:rFonts w:ascii="Courier New" w:hAnsi="Courier New" w:cs="Courier New" w:hint="default"/>
      </w:rPr>
    </w:lvl>
    <w:lvl w:ilvl="8" w:tplc="0C0A0005" w:tentative="1">
      <w:start w:val="1"/>
      <w:numFmt w:val="bullet"/>
      <w:lvlText w:val=""/>
      <w:lvlJc w:val="left"/>
      <w:pPr>
        <w:ind w:left="6538" w:hanging="360"/>
      </w:pPr>
      <w:rPr>
        <w:rFonts w:ascii="Wingdings" w:hAnsi="Wingdings" w:hint="default"/>
      </w:rPr>
    </w:lvl>
  </w:abstractNum>
  <w:abstractNum w:abstractNumId="2">
    <w:nsid w:val="02F76A00"/>
    <w:multiLevelType w:val="hybridMultilevel"/>
    <w:tmpl w:val="FEFA629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04CD5927"/>
    <w:multiLevelType w:val="multilevel"/>
    <w:tmpl w:val="D4926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8856FC"/>
    <w:multiLevelType w:val="multilevel"/>
    <w:tmpl w:val="B5503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B80D94"/>
    <w:multiLevelType w:val="multilevel"/>
    <w:tmpl w:val="426EF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90348E"/>
    <w:multiLevelType w:val="multilevel"/>
    <w:tmpl w:val="E7A2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EF658F"/>
    <w:multiLevelType w:val="multilevel"/>
    <w:tmpl w:val="E438E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E877621"/>
    <w:multiLevelType w:val="multilevel"/>
    <w:tmpl w:val="4F828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2823822"/>
    <w:multiLevelType w:val="multilevel"/>
    <w:tmpl w:val="5268D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2B67C19"/>
    <w:multiLevelType w:val="hybridMultilevel"/>
    <w:tmpl w:val="1C1CDF4C"/>
    <w:lvl w:ilvl="0" w:tplc="0C0A0001">
      <w:start w:val="1"/>
      <w:numFmt w:val="bullet"/>
      <w:lvlText w:val=""/>
      <w:lvlJc w:val="left"/>
      <w:pPr>
        <w:ind w:left="778" w:hanging="360"/>
      </w:pPr>
      <w:rPr>
        <w:rFonts w:ascii="Symbol" w:hAnsi="Symbol" w:hint="default"/>
      </w:rPr>
    </w:lvl>
    <w:lvl w:ilvl="1" w:tplc="0C0A0003" w:tentative="1">
      <w:start w:val="1"/>
      <w:numFmt w:val="bullet"/>
      <w:lvlText w:val="o"/>
      <w:lvlJc w:val="left"/>
      <w:pPr>
        <w:ind w:left="1498" w:hanging="360"/>
      </w:pPr>
      <w:rPr>
        <w:rFonts w:ascii="Courier New" w:hAnsi="Courier New" w:cs="Courier New" w:hint="default"/>
      </w:rPr>
    </w:lvl>
    <w:lvl w:ilvl="2" w:tplc="0C0A0005" w:tentative="1">
      <w:start w:val="1"/>
      <w:numFmt w:val="bullet"/>
      <w:lvlText w:val=""/>
      <w:lvlJc w:val="left"/>
      <w:pPr>
        <w:ind w:left="2218" w:hanging="360"/>
      </w:pPr>
      <w:rPr>
        <w:rFonts w:ascii="Wingdings" w:hAnsi="Wingdings" w:hint="default"/>
      </w:rPr>
    </w:lvl>
    <w:lvl w:ilvl="3" w:tplc="0C0A0001" w:tentative="1">
      <w:start w:val="1"/>
      <w:numFmt w:val="bullet"/>
      <w:lvlText w:val=""/>
      <w:lvlJc w:val="left"/>
      <w:pPr>
        <w:ind w:left="2938" w:hanging="360"/>
      </w:pPr>
      <w:rPr>
        <w:rFonts w:ascii="Symbol" w:hAnsi="Symbol" w:hint="default"/>
      </w:rPr>
    </w:lvl>
    <w:lvl w:ilvl="4" w:tplc="0C0A0003" w:tentative="1">
      <w:start w:val="1"/>
      <w:numFmt w:val="bullet"/>
      <w:lvlText w:val="o"/>
      <w:lvlJc w:val="left"/>
      <w:pPr>
        <w:ind w:left="3658" w:hanging="360"/>
      </w:pPr>
      <w:rPr>
        <w:rFonts w:ascii="Courier New" w:hAnsi="Courier New" w:cs="Courier New" w:hint="default"/>
      </w:rPr>
    </w:lvl>
    <w:lvl w:ilvl="5" w:tplc="0C0A0005" w:tentative="1">
      <w:start w:val="1"/>
      <w:numFmt w:val="bullet"/>
      <w:lvlText w:val=""/>
      <w:lvlJc w:val="left"/>
      <w:pPr>
        <w:ind w:left="4378" w:hanging="360"/>
      </w:pPr>
      <w:rPr>
        <w:rFonts w:ascii="Wingdings" w:hAnsi="Wingdings" w:hint="default"/>
      </w:rPr>
    </w:lvl>
    <w:lvl w:ilvl="6" w:tplc="0C0A0001" w:tentative="1">
      <w:start w:val="1"/>
      <w:numFmt w:val="bullet"/>
      <w:lvlText w:val=""/>
      <w:lvlJc w:val="left"/>
      <w:pPr>
        <w:ind w:left="5098" w:hanging="360"/>
      </w:pPr>
      <w:rPr>
        <w:rFonts w:ascii="Symbol" w:hAnsi="Symbol" w:hint="default"/>
      </w:rPr>
    </w:lvl>
    <w:lvl w:ilvl="7" w:tplc="0C0A0003" w:tentative="1">
      <w:start w:val="1"/>
      <w:numFmt w:val="bullet"/>
      <w:lvlText w:val="o"/>
      <w:lvlJc w:val="left"/>
      <w:pPr>
        <w:ind w:left="5818" w:hanging="360"/>
      </w:pPr>
      <w:rPr>
        <w:rFonts w:ascii="Courier New" w:hAnsi="Courier New" w:cs="Courier New" w:hint="default"/>
      </w:rPr>
    </w:lvl>
    <w:lvl w:ilvl="8" w:tplc="0C0A0005" w:tentative="1">
      <w:start w:val="1"/>
      <w:numFmt w:val="bullet"/>
      <w:lvlText w:val=""/>
      <w:lvlJc w:val="left"/>
      <w:pPr>
        <w:ind w:left="6538" w:hanging="360"/>
      </w:pPr>
      <w:rPr>
        <w:rFonts w:ascii="Wingdings" w:hAnsi="Wingdings" w:hint="default"/>
      </w:rPr>
    </w:lvl>
  </w:abstractNum>
  <w:abstractNum w:abstractNumId="11">
    <w:nsid w:val="138929F7"/>
    <w:multiLevelType w:val="multilevel"/>
    <w:tmpl w:val="483ED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8F05BBD"/>
    <w:multiLevelType w:val="multilevel"/>
    <w:tmpl w:val="75ACB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A515434"/>
    <w:multiLevelType w:val="multilevel"/>
    <w:tmpl w:val="16DE8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CDA07AC"/>
    <w:multiLevelType w:val="multilevel"/>
    <w:tmpl w:val="F7E84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DF571FD"/>
    <w:multiLevelType w:val="multilevel"/>
    <w:tmpl w:val="ADFAF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EE73DC4"/>
    <w:multiLevelType w:val="multilevel"/>
    <w:tmpl w:val="6E60C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1E041C7"/>
    <w:multiLevelType w:val="multilevel"/>
    <w:tmpl w:val="6E16A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2886C5D"/>
    <w:multiLevelType w:val="multilevel"/>
    <w:tmpl w:val="1862C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2D321AB"/>
    <w:multiLevelType w:val="multilevel"/>
    <w:tmpl w:val="A9689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5987CFE"/>
    <w:multiLevelType w:val="multilevel"/>
    <w:tmpl w:val="F9E6A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F3C41C8"/>
    <w:multiLevelType w:val="multilevel"/>
    <w:tmpl w:val="C6A2D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3CA04CB"/>
    <w:multiLevelType w:val="multilevel"/>
    <w:tmpl w:val="1696F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4747710"/>
    <w:multiLevelType w:val="hybridMultilevel"/>
    <w:tmpl w:val="08C00908"/>
    <w:lvl w:ilvl="0" w:tplc="0C0A0001">
      <w:start w:val="1"/>
      <w:numFmt w:val="bullet"/>
      <w:lvlText w:val=""/>
      <w:lvlJc w:val="left"/>
      <w:pPr>
        <w:ind w:left="600" w:hanging="360"/>
      </w:pPr>
      <w:rPr>
        <w:rFonts w:ascii="Symbol" w:hAnsi="Symbol" w:hint="default"/>
      </w:rPr>
    </w:lvl>
    <w:lvl w:ilvl="1" w:tplc="0C0A0003" w:tentative="1">
      <w:start w:val="1"/>
      <w:numFmt w:val="bullet"/>
      <w:lvlText w:val="o"/>
      <w:lvlJc w:val="left"/>
      <w:pPr>
        <w:ind w:left="1320" w:hanging="360"/>
      </w:pPr>
      <w:rPr>
        <w:rFonts w:ascii="Courier New" w:hAnsi="Courier New" w:cs="Courier New" w:hint="default"/>
      </w:rPr>
    </w:lvl>
    <w:lvl w:ilvl="2" w:tplc="0C0A0005" w:tentative="1">
      <w:start w:val="1"/>
      <w:numFmt w:val="bullet"/>
      <w:lvlText w:val=""/>
      <w:lvlJc w:val="left"/>
      <w:pPr>
        <w:ind w:left="2040" w:hanging="360"/>
      </w:pPr>
      <w:rPr>
        <w:rFonts w:ascii="Wingdings" w:hAnsi="Wingdings" w:hint="default"/>
      </w:rPr>
    </w:lvl>
    <w:lvl w:ilvl="3" w:tplc="0C0A0001" w:tentative="1">
      <w:start w:val="1"/>
      <w:numFmt w:val="bullet"/>
      <w:lvlText w:val=""/>
      <w:lvlJc w:val="left"/>
      <w:pPr>
        <w:ind w:left="2760" w:hanging="360"/>
      </w:pPr>
      <w:rPr>
        <w:rFonts w:ascii="Symbol" w:hAnsi="Symbol" w:hint="default"/>
      </w:rPr>
    </w:lvl>
    <w:lvl w:ilvl="4" w:tplc="0C0A0003" w:tentative="1">
      <w:start w:val="1"/>
      <w:numFmt w:val="bullet"/>
      <w:lvlText w:val="o"/>
      <w:lvlJc w:val="left"/>
      <w:pPr>
        <w:ind w:left="3480" w:hanging="360"/>
      </w:pPr>
      <w:rPr>
        <w:rFonts w:ascii="Courier New" w:hAnsi="Courier New" w:cs="Courier New" w:hint="default"/>
      </w:rPr>
    </w:lvl>
    <w:lvl w:ilvl="5" w:tplc="0C0A0005" w:tentative="1">
      <w:start w:val="1"/>
      <w:numFmt w:val="bullet"/>
      <w:lvlText w:val=""/>
      <w:lvlJc w:val="left"/>
      <w:pPr>
        <w:ind w:left="4200" w:hanging="360"/>
      </w:pPr>
      <w:rPr>
        <w:rFonts w:ascii="Wingdings" w:hAnsi="Wingdings" w:hint="default"/>
      </w:rPr>
    </w:lvl>
    <w:lvl w:ilvl="6" w:tplc="0C0A0001" w:tentative="1">
      <w:start w:val="1"/>
      <w:numFmt w:val="bullet"/>
      <w:lvlText w:val=""/>
      <w:lvlJc w:val="left"/>
      <w:pPr>
        <w:ind w:left="4920" w:hanging="360"/>
      </w:pPr>
      <w:rPr>
        <w:rFonts w:ascii="Symbol" w:hAnsi="Symbol" w:hint="default"/>
      </w:rPr>
    </w:lvl>
    <w:lvl w:ilvl="7" w:tplc="0C0A0003" w:tentative="1">
      <w:start w:val="1"/>
      <w:numFmt w:val="bullet"/>
      <w:lvlText w:val="o"/>
      <w:lvlJc w:val="left"/>
      <w:pPr>
        <w:ind w:left="5640" w:hanging="360"/>
      </w:pPr>
      <w:rPr>
        <w:rFonts w:ascii="Courier New" w:hAnsi="Courier New" w:cs="Courier New" w:hint="default"/>
      </w:rPr>
    </w:lvl>
    <w:lvl w:ilvl="8" w:tplc="0C0A0005" w:tentative="1">
      <w:start w:val="1"/>
      <w:numFmt w:val="bullet"/>
      <w:lvlText w:val=""/>
      <w:lvlJc w:val="left"/>
      <w:pPr>
        <w:ind w:left="6360" w:hanging="360"/>
      </w:pPr>
      <w:rPr>
        <w:rFonts w:ascii="Wingdings" w:hAnsi="Wingdings" w:hint="default"/>
      </w:rPr>
    </w:lvl>
  </w:abstractNum>
  <w:abstractNum w:abstractNumId="24">
    <w:nsid w:val="352C166A"/>
    <w:multiLevelType w:val="hybridMultilevel"/>
    <w:tmpl w:val="47423790"/>
    <w:lvl w:ilvl="0" w:tplc="DB10AACC">
      <w:start w:val="3"/>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361B5AB1"/>
    <w:multiLevelType w:val="multilevel"/>
    <w:tmpl w:val="221CD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B7D6D3B"/>
    <w:multiLevelType w:val="multilevel"/>
    <w:tmpl w:val="77DA6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E883AF7"/>
    <w:multiLevelType w:val="hybridMultilevel"/>
    <w:tmpl w:val="91B42B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3ECC4DC2"/>
    <w:multiLevelType w:val="multilevel"/>
    <w:tmpl w:val="9C285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04E391A"/>
    <w:multiLevelType w:val="hybridMultilevel"/>
    <w:tmpl w:val="242858B0"/>
    <w:lvl w:ilvl="0" w:tplc="0C0A0001">
      <w:start w:val="1"/>
      <w:numFmt w:val="bullet"/>
      <w:lvlText w:val=""/>
      <w:lvlJc w:val="left"/>
      <w:pPr>
        <w:ind w:left="600" w:hanging="360"/>
      </w:pPr>
      <w:rPr>
        <w:rFonts w:ascii="Symbol" w:hAnsi="Symbol" w:hint="default"/>
      </w:rPr>
    </w:lvl>
    <w:lvl w:ilvl="1" w:tplc="0C0A0003" w:tentative="1">
      <w:start w:val="1"/>
      <w:numFmt w:val="bullet"/>
      <w:lvlText w:val="o"/>
      <w:lvlJc w:val="left"/>
      <w:pPr>
        <w:ind w:left="1320" w:hanging="360"/>
      </w:pPr>
      <w:rPr>
        <w:rFonts w:ascii="Courier New" w:hAnsi="Courier New" w:cs="Courier New" w:hint="default"/>
      </w:rPr>
    </w:lvl>
    <w:lvl w:ilvl="2" w:tplc="0C0A0005" w:tentative="1">
      <w:start w:val="1"/>
      <w:numFmt w:val="bullet"/>
      <w:lvlText w:val=""/>
      <w:lvlJc w:val="left"/>
      <w:pPr>
        <w:ind w:left="2040" w:hanging="360"/>
      </w:pPr>
      <w:rPr>
        <w:rFonts w:ascii="Wingdings" w:hAnsi="Wingdings" w:hint="default"/>
      </w:rPr>
    </w:lvl>
    <w:lvl w:ilvl="3" w:tplc="0C0A0001" w:tentative="1">
      <w:start w:val="1"/>
      <w:numFmt w:val="bullet"/>
      <w:lvlText w:val=""/>
      <w:lvlJc w:val="left"/>
      <w:pPr>
        <w:ind w:left="2760" w:hanging="360"/>
      </w:pPr>
      <w:rPr>
        <w:rFonts w:ascii="Symbol" w:hAnsi="Symbol" w:hint="default"/>
      </w:rPr>
    </w:lvl>
    <w:lvl w:ilvl="4" w:tplc="0C0A0003" w:tentative="1">
      <w:start w:val="1"/>
      <w:numFmt w:val="bullet"/>
      <w:lvlText w:val="o"/>
      <w:lvlJc w:val="left"/>
      <w:pPr>
        <w:ind w:left="3480" w:hanging="360"/>
      </w:pPr>
      <w:rPr>
        <w:rFonts w:ascii="Courier New" w:hAnsi="Courier New" w:cs="Courier New" w:hint="default"/>
      </w:rPr>
    </w:lvl>
    <w:lvl w:ilvl="5" w:tplc="0C0A0005" w:tentative="1">
      <w:start w:val="1"/>
      <w:numFmt w:val="bullet"/>
      <w:lvlText w:val=""/>
      <w:lvlJc w:val="left"/>
      <w:pPr>
        <w:ind w:left="4200" w:hanging="360"/>
      </w:pPr>
      <w:rPr>
        <w:rFonts w:ascii="Wingdings" w:hAnsi="Wingdings" w:hint="default"/>
      </w:rPr>
    </w:lvl>
    <w:lvl w:ilvl="6" w:tplc="0C0A0001" w:tentative="1">
      <w:start w:val="1"/>
      <w:numFmt w:val="bullet"/>
      <w:lvlText w:val=""/>
      <w:lvlJc w:val="left"/>
      <w:pPr>
        <w:ind w:left="4920" w:hanging="360"/>
      </w:pPr>
      <w:rPr>
        <w:rFonts w:ascii="Symbol" w:hAnsi="Symbol" w:hint="default"/>
      </w:rPr>
    </w:lvl>
    <w:lvl w:ilvl="7" w:tplc="0C0A0003" w:tentative="1">
      <w:start w:val="1"/>
      <w:numFmt w:val="bullet"/>
      <w:lvlText w:val="o"/>
      <w:lvlJc w:val="left"/>
      <w:pPr>
        <w:ind w:left="5640" w:hanging="360"/>
      </w:pPr>
      <w:rPr>
        <w:rFonts w:ascii="Courier New" w:hAnsi="Courier New" w:cs="Courier New" w:hint="default"/>
      </w:rPr>
    </w:lvl>
    <w:lvl w:ilvl="8" w:tplc="0C0A0005" w:tentative="1">
      <w:start w:val="1"/>
      <w:numFmt w:val="bullet"/>
      <w:lvlText w:val=""/>
      <w:lvlJc w:val="left"/>
      <w:pPr>
        <w:ind w:left="6360" w:hanging="360"/>
      </w:pPr>
      <w:rPr>
        <w:rFonts w:ascii="Wingdings" w:hAnsi="Wingdings" w:hint="default"/>
      </w:rPr>
    </w:lvl>
  </w:abstractNum>
  <w:abstractNum w:abstractNumId="30">
    <w:nsid w:val="44041AF4"/>
    <w:multiLevelType w:val="multilevel"/>
    <w:tmpl w:val="4BAA1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44F5C26"/>
    <w:multiLevelType w:val="multilevel"/>
    <w:tmpl w:val="F0186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55507CD"/>
    <w:multiLevelType w:val="multilevel"/>
    <w:tmpl w:val="014AE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5CF6A0F"/>
    <w:multiLevelType w:val="multilevel"/>
    <w:tmpl w:val="08F04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76B07BF"/>
    <w:multiLevelType w:val="multilevel"/>
    <w:tmpl w:val="B6209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8732FD3"/>
    <w:multiLevelType w:val="multilevel"/>
    <w:tmpl w:val="E766E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AB37E36"/>
    <w:multiLevelType w:val="multilevel"/>
    <w:tmpl w:val="48F8C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B5A1040"/>
    <w:multiLevelType w:val="multilevel"/>
    <w:tmpl w:val="1D245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CF5297E"/>
    <w:multiLevelType w:val="multilevel"/>
    <w:tmpl w:val="271A6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F040487"/>
    <w:multiLevelType w:val="multilevel"/>
    <w:tmpl w:val="C2C20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0372018"/>
    <w:multiLevelType w:val="hybridMultilevel"/>
    <w:tmpl w:val="9DC28D86"/>
    <w:lvl w:ilvl="0" w:tplc="0C0A0001">
      <w:start w:val="1"/>
      <w:numFmt w:val="bullet"/>
      <w:lvlText w:val=""/>
      <w:lvlJc w:val="left"/>
      <w:pPr>
        <w:ind w:left="600" w:hanging="360"/>
      </w:pPr>
      <w:rPr>
        <w:rFonts w:ascii="Symbol" w:hAnsi="Symbol" w:hint="default"/>
      </w:rPr>
    </w:lvl>
    <w:lvl w:ilvl="1" w:tplc="0C0A0003" w:tentative="1">
      <w:start w:val="1"/>
      <w:numFmt w:val="bullet"/>
      <w:lvlText w:val="o"/>
      <w:lvlJc w:val="left"/>
      <w:pPr>
        <w:ind w:left="1320" w:hanging="360"/>
      </w:pPr>
      <w:rPr>
        <w:rFonts w:ascii="Courier New" w:hAnsi="Courier New" w:cs="Courier New" w:hint="default"/>
      </w:rPr>
    </w:lvl>
    <w:lvl w:ilvl="2" w:tplc="0C0A0005" w:tentative="1">
      <w:start w:val="1"/>
      <w:numFmt w:val="bullet"/>
      <w:lvlText w:val=""/>
      <w:lvlJc w:val="left"/>
      <w:pPr>
        <w:ind w:left="2040" w:hanging="360"/>
      </w:pPr>
      <w:rPr>
        <w:rFonts w:ascii="Wingdings" w:hAnsi="Wingdings" w:hint="default"/>
      </w:rPr>
    </w:lvl>
    <w:lvl w:ilvl="3" w:tplc="0C0A0001" w:tentative="1">
      <w:start w:val="1"/>
      <w:numFmt w:val="bullet"/>
      <w:lvlText w:val=""/>
      <w:lvlJc w:val="left"/>
      <w:pPr>
        <w:ind w:left="2760" w:hanging="360"/>
      </w:pPr>
      <w:rPr>
        <w:rFonts w:ascii="Symbol" w:hAnsi="Symbol" w:hint="default"/>
      </w:rPr>
    </w:lvl>
    <w:lvl w:ilvl="4" w:tplc="0C0A0003" w:tentative="1">
      <w:start w:val="1"/>
      <w:numFmt w:val="bullet"/>
      <w:lvlText w:val="o"/>
      <w:lvlJc w:val="left"/>
      <w:pPr>
        <w:ind w:left="3480" w:hanging="360"/>
      </w:pPr>
      <w:rPr>
        <w:rFonts w:ascii="Courier New" w:hAnsi="Courier New" w:cs="Courier New" w:hint="default"/>
      </w:rPr>
    </w:lvl>
    <w:lvl w:ilvl="5" w:tplc="0C0A0005" w:tentative="1">
      <w:start w:val="1"/>
      <w:numFmt w:val="bullet"/>
      <w:lvlText w:val=""/>
      <w:lvlJc w:val="left"/>
      <w:pPr>
        <w:ind w:left="4200" w:hanging="360"/>
      </w:pPr>
      <w:rPr>
        <w:rFonts w:ascii="Wingdings" w:hAnsi="Wingdings" w:hint="default"/>
      </w:rPr>
    </w:lvl>
    <w:lvl w:ilvl="6" w:tplc="0C0A0001" w:tentative="1">
      <w:start w:val="1"/>
      <w:numFmt w:val="bullet"/>
      <w:lvlText w:val=""/>
      <w:lvlJc w:val="left"/>
      <w:pPr>
        <w:ind w:left="4920" w:hanging="360"/>
      </w:pPr>
      <w:rPr>
        <w:rFonts w:ascii="Symbol" w:hAnsi="Symbol" w:hint="default"/>
      </w:rPr>
    </w:lvl>
    <w:lvl w:ilvl="7" w:tplc="0C0A0003" w:tentative="1">
      <w:start w:val="1"/>
      <w:numFmt w:val="bullet"/>
      <w:lvlText w:val="o"/>
      <w:lvlJc w:val="left"/>
      <w:pPr>
        <w:ind w:left="5640" w:hanging="360"/>
      </w:pPr>
      <w:rPr>
        <w:rFonts w:ascii="Courier New" w:hAnsi="Courier New" w:cs="Courier New" w:hint="default"/>
      </w:rPr>
    </w:lvl>
    <w:lvl w:ilvl="8" w:tplc="0C0A0005" w:tentative="1">
      <w:start w:val="1"/>
      <w:numFmt w:val="bullet"/>
      <w:lvlText w:val=""/>
      <w:lvlJc w:val="left"/>
      <w:pPr>
        <w:ind w:left="6360" w:hanging="360"/>
      </w:pPr>
      <w:rPr>
        <w:rFonts w:ascii="Wingdings" w:hAnsi="Wingdings" w:hint="default"/>
      </w:rPr>
    </w:lvl>
  </w:abstractNum>
  <w:abstractNum w:abstractNumId="41">
    <w:nsid w:val="509C2C6D"/>
    <w:multiLevelType w:val="multilevel"/>
    <w:tmpl w:val="006CA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1EA349C"/>
    <w:multiLevelType w:val="multilevel"/>
    <w:tmpl w:val="F9BE8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3470280"/>
    <w:multiLevelType w:val="hybridMultilevel"/>
    <w:tmpl w:val="24E27814"/>
    <w:lvl w:ilvl="0" w:tplc="DB10AACC">
      <w:start w:val="3"/>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5A9309E9"/>
    <w:multiLevelType w:val="multilevel"/>
    <w:tmpl w:val="AADEB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C1D1B5D"/>
    <w:multiLevelType w:val="multilevel"/>
    <w:tmpl w:val="CCE4F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DB823C8"/>
    <w:multiLevelType w:val="multilevel"/>
    <w:tmpl w:val="BD3EA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0561772"/>
    <w:multiLevelType w:val="multilevel"/>
    <w:tmpl w:val="3F80A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1647F1F"/>
    <w:multiLevelType w:val="hybridMultilevel"/>
    <w:tmpl w:val="49E06E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649B572B"/>
    <w:multiLevelType w:val="multilevel"/>
    <w:tmpl w:val="B48E5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7EC03F1"/>
    <w:multiLevelType w:val="multilevel"/>
    <w:tmpl w:val="D8B2C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BCA70FD"/>
    <w:multiLevelType w:val="hybridMultilevel"/>
    <w:tmpl w:val="96DAD4A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nsid w:val="6EA27F7E"/>
    <w:multiLevelType w:val="hybridMultilevel"/>
    <w:tmpl w:val="CFC65AB8"/>
    <w:lvl w:ilvl="0" w:tplc="0C0A0001">
      <w:start w:val="1"/>
      <w:numFmt w:val="bullet"/>
      <w:lvlText w:val=""/>
      <w:lvlJc w:val="left"/>
      <w:pPr>
        <w:ind w:left="778" w:hanging="360"/>
      </w:pPr>
      <w:rPr>
        <w:rFonts w:ascii="Symbol" w:hAnsi="Symbol" w:hint="default"/>
      </w:rPr>
    </w:lvl>
    <w:lvl w:ilvl="1" w:tplc="0C0A0003" w:tentative="1">
      <w:start w:val="1"/>
      <w:numFmt w:val="bullet"/>
      <w:lvlText w:val="o"/>
      <w:lvlJc w:val="left"/>
      <w:pPr>
        <w:ind w:left="1498" w:hanging="360"/>
      </w:pPr>
      <w:rPr>
        <w:rFonts w:ascii="Courier New" w:hAnsi="Courier New" w:cs="Courier New" w:hint="default"/>
      </w:rPr>
    </w:lvl>
    <w:lvl w:ilvl="2" w:tplc="0C0A0005" w:tentative="1">
      <w:start w:val="1"/>
      <w:numFmt w:val="bullet"/>
      <w:lvlText w:val=""/>
      <w:lvlJc w:val="left"/>
      <w:pPr>
        <w:ind w:left="2218" w:hanging="360"/>
      </w:pPr>
      <w:rPr>
        <w:rFonts w:ascii="Wingdings" w:hAnsi="Wingdings" w:hint="default"/>
      </w:rPr>
    </w:lvl>
    <w:lvl w:ilvl="3" w:tplc="0C0A0001" w:tentative="1">
      <w:start w:val="1"/>
      <w:numFmt w:val="bullet"/>
      <w:lvlText w:val=""/>
      <w:lvlJc w:val="left"/>
      <w:pPr>
        <w:ind w:left="2938" w:hanging="360"/>
      </w:pPr>
      <w:rPr>
        <w:rFonts w:ascii="Symbol" w:hAnsi="Symbol" w:hint="default"/>
      </w:rPr>
    </w:lvl>
    <w:lvl w:ilvl="4" w:tplc="0C0A0003" w:tentative="1">
      <w:start w:val="1"/>
      <w:numFmt w:val="bullet"/>
      <w:lvlText w:val="o"/>
      <w:lvlJc w:val="left"/>
      <w:pPr>
        <w:ind w:left="3658" w:hanging="360"/>
      </w:pPr>
      <w:rPr>
        <w:rFonts w:ascii="Courier New" w:hAnsi="Courier New" w:cs="Courier New" w:hint="default"/>
      </w:rPr>
    </w:lvl>
    <w:lvl w:ilvl="5" w:tplc="0C0A0005" w:tentative="1">
      <w:start w:val="1"/>
      <w:numFmt w:val="bullet"/>
      <w:lvlText w:val=""/>
      <w:lvlJc w:val="left"/>
      <w:pPr>
        <w:ind w:left="4378" w:hanging="360"/>
      </w:pPr>
      <w:rPr>
        <w:rFonts w:ascii="Wingdings" w:hAnsi="Wingdings" w:hint="default"/>
      </w:rPr>
    </w:lvl>
    <w:lvl w:ilvl="6" w:tplc="0C0A0001" w:tentative="1">
      <w:start w:val="1"/>
      <w:numFmt w:val="bullet"/>
      <w:lvlText w:val=""/>
      <w:lvlJc w:val="left"/>
      <w:pPr>
        <w:ind w:left="5098" w:hanging="360"/>
      </w:pPr>
      <w:rPr>
        <w:rFonts w:ascii="Symbol" w:hAnsi="Symbol" w:hint="default"/>
      </w:rPr>
    </w:lvl>
    <w:lvl w:ilvl="7" w:tplc="0C0A0003" w:tentative="1">
      <w:start w:val="1"/>
      <w:numFmt w:val="bullet"/>
      <w:lvlText w:val="o"/>
      <w:lvlJc w:val="left"/>
      <w:pPr>
        <w:ind w:left="5818" w:hanging="360"/>
      </w:pPr>
      <w:rPr>
        <w:rFonts w:ascii="Courier New" w:hAnsi="Courier New" w:cs="Courier New" w:hint="default"/>
      </w:rPr>
    </w:lvl>
    <w:lvl w:ilvl="8" w:tplc="0C0A0005" w:tentative="1">
      <w:start w:val="1"/>
      <w:numFmt w:val="bullet"/>
      <w:lvlText w:val=""/>
      <w:lvlJc w:val="left"/>
      <w:pPr>
        <w:ind w:left="6538" w:hanging="360"/>
      </w:pPr>
      <w:rPr>
        <w:rFonts w:ascii="Wingdings" w:hAnsi="Wingdings" w:hint="default"/>
      </w:rPr>
    </w:lvl>
  </w:abstractNum>
  <w:abstractNum w:abstractNumId="53">
    <w:nsid w:val="6F990AF3"/>
    <w:multiLevelType w:val="multilevel"/>
    <w:tmpl w:val="81A4F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05E1BD1"/>
    <w:multiLevelType w:val="multilevel"/>
    <w:tmpl w:val="A45CF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0DD0C03"/>
    <w:multiLevelType w:val="multilevel"/>
    <w:tmpl w:val="23723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4A52B5F"/>
    <w:multiLevelType w:val="multilevel"/>
    <w:tmpl w:val="0EBEC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7350E0D"/>
    <w:multiLevelType w:val="hybridMultilevel"/>
    <w:tmpl w:val="AC6C1A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781A47EC"/>
    <w:multiLevelType w:val="multilevel"/>
    <w:tmpl w:val="F104B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C743C24"/>
    <w:multiLevelType w:val="multilevel"/>
    <w:tmpl w:val="F1025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26"/>
  </w:num>
  <w:num w:numId="3">
    <w:abstractNumId w:val="58"/>
  </w:num>
  <w:num w:numId="4">
    <w:abstractNumId w:val="4"/>
  </w:num>
  <w:num w:numId="5">
    <w:abstractNumId w:val="28"/>
  </w:num>
  <w:num w:numId="6">
    <w:abstractNumId w:val="39"/>
  </w:num>
  <w:num w:numId="7">
    <w:abstractNumId w:val="41"/>
  </w:num>
  <w:num w:numId="8">
    <w:abstractNumId w:val="31"/>
  </w:num>
  <w:num w:numId="9">
    <w:abstractNumId w:val="34"/>
  </w:num>
  <w:num w:numId="10">
    <w:abstractNumId w:val="56"/>
  </w:num>
  <w:num w:numId="11">
    <w:abstractNumId w:val="49"/>
  </w:num>
  <w:num w:numId="12">
    <w:abstractNumId w:val="30"/>
  </w:num>
  <w:num w:numId="13">
    <w:abstractNumId w:val="33"/>
  </w:num>
  <w:num w:numId="14">
    <w:abstractNumId w:val="21"/>
  </w:num>
  <w:num w:numId="15">
    <w:abstractNumId w:val="46"/>
  </w:num>
  <w:num w:numId="16">
    <w:abstractNumId w:val="44"/>
  </w:num>
  <w:num w:numId="17">
    <w:abstractNumId w:val="5"/>
  </w:num>
  <w:num w:numId="18">
    <w:abstractNumId w:val="55"/>
  </w:num>
  <w:num w:numId="19">
    <w:abstractNumId w:val="3"/>
  </w:num>
  <w:num w:numId="20">
    <w:abstractNumId w:val="17"/>
  </w:num>
  <w:num w:numId="21">
    <w:abstractNumId w:val="38"/>
  </w:num>
  <w:num w:numId="22">
    <w:abstractNumId w:val="32"/>
  </w:num>
  <w:num w:numId="23">
    <w:abstractNumId w:val="42"/>
  </w:num>
  <w:num w:numId="24">
    <w:abstractNumId w:val="18"/>
  </w:num>
  <w:num w:numId="25">
    <w:abstractNumId w:val="12"/>
  </w:num>
  <w:num w:numId="26">
    <w:abstractNumId w:val="37"/>
  </w:num>
  <w:num w:numId="27">
    <w:abstractNumId w:val="45"/>
  </w:num>
  <w:num w:numId="28">
    <w:abstractNumId w:val="14"/>
  </w:num>
  <w:num w:numId="29">
    <w:abstractNumId w:val="24"/>
  </w:num>
  <w:num w:numId="30">
    <w:abstractNumId w:val="2"/>
  </w:num>
  <w:num w:numId="31">
    <w:abstractNumId w:val="43"/>
  </w:num>
  <w:num w:numId="32">
    <w:abstractNumId w:val="51"/>
  </w:num>
  <w:num w:numId="33">
    <w:abstractNumId w:val="7"/>
  </w:num>
  <w:num w:numId="34">
    <w:abstractNumId w:val="50"/>
  </w:num>
  <w:num w:numId="35">
    <w:abstractNumId w:val="36"/>
  </w:num>
  <w:num w:numId="36">
    <w:abstractNumId w:val="11"/>
  </w:num>
  <w:num w:numId="37">
    <w:abstractNumId w:val="20"/>
  </w:num>
  <w:num w:numId="38">
    <w:abstractNumId w:val="19"/>
  </w:num>
  <w:num w:numId="39">
    <w:abstractNumId w:val="25"/>
  </w:num>
  <w:num w:numId="40">
    <w:abstractNumId w:val="59"/>
  </w:num>
  <w:num w:numId="41">
    <w:abstractNumId w:val="47"/>
  </w:num>
  <w:num w:numId="42">
    <w:abstractNumId w:val="6"/>
  </w:num>
  <w:num w:numId="43">
    <w:abstractNumId w:val="8"/>
  </w:num>
  <w:num w:numId="44">
    <w:abstractNumId w:val="54"/>
  </w:num>
  <w:num w:numId="45">
    <w:abstractNumId w:val="13"/>
  </w:num>
  <w:num w:numId="46">
    <w:abstractNumId w:val="22"/>
  </w:num>
  <w:num w:numId="47">
    <w:abstractNumId w:val="16"/>
  </w:num>
  <w:num w:numId="48">
    <w:abstractNumId w:val="15"/>
  </w:num>
  <w:num w:numId="49">
    <w:abstractNumId w:val="9"/>
  </w:num>
  <w:num w:numId="50">
    <w:abstractNumId w:val="53"/>
  </w:num>
  <w:num w:numId="51">
    <w:abstractNumId w:val="27"/>
  </w:num>
  <w:num w:numId="52">
    <w:abstractNumId w:val="48"/>
  </w:num>
  <w:num w:numId="53">
    <w:abstractNumId w:val="10"/>
  </w:num>
  <w:num w:numId="54">
    <w:abstractNumId w:val="1"/>
  </w:num>
  <w:num w:numId="55">
    <w:abstractNumId w:val="52"/>
  </w:num>
  <w:num w:numId="56">
    <w:abstractNumId w:val="40"/>
  </w:num>
  <w:num w:numId="57">
    <w:abstractNumId w:val="0"/>
  </w:num>
  <w:num w:numId="58">
    <w:abstractNumId w:val="23"/>
  </w:num>
  <w:num w:numId="59">
    <w:abstractNumId w:val="57"/>
  </w:num>
  <w:num w:numId="60">
    <w:abstractNumId w:val="29"/>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revisionView w:markup="0"/>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7C82"/>
    <w:rsid w:val="00000BDB"/>
    <w:rsid w:val="00022393"/>
    <w:rsid w:val="00023F19"/>
    <w:rsid w:val="0007275F"/>
    <w:rsid w:val="00081E3E"/>
    <w:rsid w:val="000A3BBD"/>
    <w:rsid w:val="000E308B"/>
    <w:rsid w:val="000E3A1C"/>
    <w:rsid w:val="000E7EBC"/>
    <w:rsid w:val="000F17A0"/>
    <w:rsid w:val="000F23EE"/>
    <w:rsid w:val="00104A97"/>
    <w:rsid w:val="00106D74"/>
    <w:rsid w:val="00131968"/>
    <w:rsid w:val="00134F5E"/>
    <w:rsid w:val="00181555"/>
    <w:rsid w:val="00183FD1"/>
    <w:rsid w:val="00195ACE"/>
    <w:rsid w:val="001965EC"/>
    <w:rsid w:val="001A3969"/>
    <w:rsid w:val="001A39C5"/>
    <w:rsid w:val="001B1400"/>
    <w:rsid w:val="001C26F7"/>
    <w:rsid w:val="001C3614"/>
    <w:rsid w:val="001C70F8"/>
    <w:rsid w:val="001D2079"/>
    <w:rsid w:val="001E2E16"/>
    <w:rsid w:val="001F34E8"/>
    <w:rsid w:val="00205AD3"/>
    <w:rsid w:val="00236C38"/>
    <w:rsid w:val="00297D35"/>
    <w:rsid w:val="002A49D2"/>
    <w:rsid w:val="002B1AC0"/>
    <w:rsid w:val="002E6A9B"/>
    <w:rsid w:val="003051FD"/>
    <w:rsid w:val="00306D95"/>
    <w:rsid w:val="00321F09"/>
    <w:rsid w:val="00326FDB"/>
    <w:rsid w:val="0036114B"/>
    <w:rsid w:val="00375A7C"/>
    <w:rsid w:val="003A2996"/>
    <w:rsid w:val="003E4512"/>
    <w:rsid w:val="0045714E"/>
    <w:rsid w:val="00460F22"/>
    <w:rsid w:val="00472386"/>
    <w:rsid w:val="00477923"/>
    <w:rsid w:val="00490FAF"/>
    <w:rsid w:val="00491FC5"/>
    <w:rsid w:val="004A605A"/>
    <w:rsid w:val="004B4ED0"/>
    <w:rsid w:val="004B7C4A"/>
    <w:rsid w:val="004E740B"/>
    <w:rsid w:val="00503DEB"/>
    <w:rsid w:val="00522C83"/>
    <w:rsid w:val="00533654"/>
    <w:rsid w:val="0053437C"/>
    <w:rsid w:val="0056183D"/>
    <w:rsid w:val="0058492D"/>
    <w:rsid w:val="00584BB5"/>
    <w:rsid w:val="005873B0"/>
    <w:rsid w:val="005900F0"/>
    <w:rsid w:val="005956E3"/>
    <w:rsid w:val="005B18BC"/>
    <w:rsid w:val="005C7CFD"/>
    <w:rsid w:val="005E1952"/>
    <w:rsid w:val="005E20C8"/>
    <w:rsid w:val="00617CD5"/>
    <w:rsid w:val="00626C96"/>
    <w:rsid w:val="00640380"/>
    <w:rsid w:val="006439C4"/>
    <w:rsid w:val="00653FAD"/>
    <w:rsid w:val="0067416F"/>
    <w:rsid w:val="0067624C"/>
    <w:rsid w:val="006D6A2B"/>
    <w:rsid w:val="006E5F9B"/>
    <w:rsid w:val="00717F1F"/>
    <w:rsid w:val="007207E1"/>
    <w:rsid w:val="00742A11"/>
    <w:rsid w:val="0074614B"/>
    <w:rsid w:val="00756C53"/>
    <w:rsid w:val="007761C4"/>
    <w:rsid w:val="00794F0E"/>
    <w:rsid w:val="007F6488"/>
    <w:rsid w:val="008025FB"/>
    <w:rsid w:val="00834472"/>
    <w:rsid w:val="00857173"/>
    <w:rsid w:val="00865D3C"/>
    <w:rsid w:val="00895C22"/>
    <w:rsid w:val="008A7CA2"/>
    <w:rsid w:val="008D72B5"/>
    <w:rsid w:val="008E70A6"/>
    <w:rsid w:val="00924D31"/>
    <w:rsid w:val="00926156"/>
    <w:rsid w:val="00930F56"/>
    <w:rsid w:val="00942288"/>
    <w:rsid w:val="00944147"/>
    <w:rsid w:val="00950DBB"/>
    <w:rsid w:val="009860E8"/>
    <w:rsid w:val="009A4F7C"/>
    <w:rsid w:val="009D51C8"/>
    <w:rsid w:val="009F53FF"/>
    <w:rsid w:val="00A02730"/>
    <w:rsid w:val="00A1549B"/>
    <w:rsid w:val="00A239FA"/>
    <w:rsid w:val="00A25B33"/>
    <w:rsid w:val="00A27D9C"/>
    <w:rsid w:val="00A355BE"/>
    <w:rsid w:val="00A46361"/>
    <w:rsid w:val="00A52B19"/>
    <w:rsid w:val="00A72EF1"/>
    <w:rsid w:val="00A76222"/>
    <w:rsid w:val="00A7670C"/>
    <w:rsid w:val="00AA02BF"/>
    <w:rsid w:val="00AA39B0"/>
    <w:rsid w:val="00AC14B7"/>
    <w:rsid w:val="00AC15B6"/>
    <w:rsid w:val="00AD74E0"/>
    <w:rsid w:val="00AE0352"/>
    <w:rsid w:val="00AE6EEF"/>
    <w:rsid w:val="00B05AEB"/>
    <w:rsid w:val="00B46411"/>
    <w:rsid w:val="00B5317B"/>
    <w:rsid w:val="00B74812"/>
    <w:rsid w:val="00B7686C"/>
    <w:rsid w:val="00B92A97"/>
    <w:rsid w:val="00BB40D9"/>
    <w:rsid w:val="00C13764"/>
    <w:rsid w:val="00C34E70"/>
    <w:rsid w:val="00C43EC0"/>
    <w:rsid w:val="00C66C33"/>
    <w:rsid w:val="00C726C6"/>
    <w:rsid w:val="00C820BA"/>
    <w:rsid w:val="00C96693"/>
    <w:rsid w:val="00CC5297"/>
    <w:rsid w:val="00CD0D00"/>
    <w:rsid w:val="00CD2B34"/>
    <w:rsid w:val="00CE4EC3"/>
    <w:rsid w:val="00CF5B4C"/>
    <w:rsid w:val="00D0398E"/>
    <w:rsid w:val="00D03D46"/>
    <w:rsid w:val="00D05B0E"/>
    <w:rsid w:val="00D11BB0"/>
    <w:rsid w:val="00D17659"/>
    <w:rsid w:val="00D26100"/>
    <w:rsid w:val="00D36CA0"/>
    <w:rsid w:val="00D40919"/>
    <w:rsid w:val="00D41DBE"/>
    <w:rsid w:val="00D554B5"/>
    <w:rsid w:val="00D6257A"/>
    <w:rsid w:val="00D64133"/>
    <w:rsid w:val="00D72293"/>
    <w:rsid w:val="00D723A7"/>
    <w:rsid w:val="00D87C82"/>
    <w:rsid w:val="00D975D4"/>
    <w:rsid w:val="00DA0563"/>
    <w:rsid w:val="00DA5075"/>
    <w:rsid w:val="00DC7381"/>
    <w:rsid w:val="00DD31DF"/>
    <w:rsid w:val="00DD4F37"/>
    <w:rsid w:val="00E0129F"/>
    <w:rsid w:val="00E0760D"/>
    <w:rsid w:val="00E14AD4"/>
    <w:rsid w:val="00E40343"/>
    <w:rsid w:val="00E65DAB"/>
    <w:rsid w:val="00E6714C"/>
    <w:rsid w:val="00EC1B35"/>
    <w:rsid w:val="00EC4F1C"/>
    <w:rsid w:val="00EF2860"/>
    <w:rsid w:val="00F11A39"/>
    <w:rsid w:val="00F17AA9"/>
    <w:rsid w:val="00F23850"/>
    <w:rsid w:val="00F32BE6"/>
    <w:rsid w:val="00F40F7D"/>
    <w:rsid w:val="00F575D6"/>
    <w:rsid w:val="00F63E12"/>
    <w:rsid w:val="00F6720E"/>
    <w:rsid w:val="00F75F49"/>
    <w:rsid w:val="00F86589"/>
    <w:rsid w:val="00F87E9D"/>
    <w:rsid w:val="00FA0982"/>
    <w:rsid w:val="00FA3726"/>
    <w:rsid w:val="00FA7B5E"/>
    <w:rsid w:val="00FB79FD"/>
    <w:rsid w:val="00FD7EF9"/>
    <w:rsid w:val="00FF3D89"/>
    <w:rsid w:val="00FF61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C22"/>
    <w:pPr>
      <w:jc w:val="both"/>
    </w:pPr>
  </w:style>
  <w:style w:type="paragraph" w:styleId="Ttulo1">
    <w:name w:val="heading 1"/>
    <w:basedOn w:val="Normal"/>
    <w:next w:val="Normal"/>
    <w:link w:val="Ttulo1Car"/>
    <w:uiPriority w:val="9"/>
    <w:qFormat/>
    <w:rsid w:val="00491FC5"/>
    <w:pPr>
      <w:keepNext/>
      <w:keepLines/>
      <w:spacing w:before="480" w:after="0"/>
      <w:outlineLvl w:val="0"/>
    </w:pPr>
    <w:rPr>
      <w:rFonts w:eastAsiaTheme="majorEastAsia" w:cstheme="majorBidi"/>
      <w:b/>
      <w:bCs/>
      <w:color w:val="C0504D" w:themeColor="accent2"/>
      <w:sz w:val="40"/>
      <w:szCs w:val="28"/>
    </w:rPr>
  </w:style>
  <w:style w:type="paragraph" w:styleId="Ttulo2">
    <w:name w:val="heading 2"/>
    <w:basedOn w:val="Normal"/>
    <w:next w:val="Normal"/>
    <w:link w:val="Ttulo2Car"/>
    <w:uiPriority w:val="9"/>
    <w:unhideWhenUsed/>
    <w:qFormat/>
    <w:rsid w:val="00491FC5"/>
    <w:pPr>
      <w:keepNext/>
      <w:keepLines/>
      <w:spacing w:before="200" w:after="0"/>
      <w:outlineLvl w:val="1"/>
    </w:pPr>
    <w:rPr>
      <w:rFonts w:eastAsiaTheme="majorEastAsia" w:cstheme="majorBidi"/>
      <w:b/>
      <w:bCs/>
      <w:color w:val="C0504D" w:themeColor="accent2"/>
      <w:sz w:val="36"/>
      <w:szCs w:val="26"/>
    </w:rPr>
  </w:style>
  <w:style w:type="paragraph" w:styleId="Ttulo3">
    <w:name w:val="heading 3"/>
    <w:basedOn w:val="Normal"/>
    <w:next w:val="Normal"/>
    <w:link w:val="Ttulo3Car"/>
    <w:uiPriority w:val="9"/>
    <w:unhideWhenUsed/>
    <w:qFormat/>
    <w:rsid w:val="00D975D4"/>
    <w:pPr>
      <w:keepNext/>
      <w:keepLines/>
      <w:spacing w:before="240" w:after="120"/>
      <w:outlineLvl w:val="2"/>
    </w:pPr>
    <w:rPr>
      <w:rFonts w:eastAsiaTheme="majorEastAsia" w:cstheme="majorBidi"/>
      <w:b/>
      <w:bCs/>
      <w:color w:val="C0504D" w:themeColor="accent2"/>
      <w:sz w:val="32"/>
    </w:rPr>
  </w:style>
  <w:style w:type="paragraph" w:styleId="Ttulo4">
    <w:name w:val="heading 4"/>
    <w:basedOn w:val="Normal"/>
    <w:next w:val="Normal"/>
    <w:link w:val="Ttulo4Car"/>
    <w:uiPriority w:val="9"/>
    <w:unhideWhenUsed/>
    <w:qFormat/>
    <w:rsid w:val="00895C22"/>
    <w:pPr>
      <w:keepNext/>
      <w:keepLines/>
      <w:spacing w:before="120" w:after="0"/>
      <w:outlineLvl w:val="3"/>
    </w:pPr>
    <w:rPr>
      <w:rFonts w:asciiTheme="majorHAnsi" w:eastAsiaTheme="majorEastAsia" w:hAnsiTheme="majorHAnsi" w:cstheme="majorBidi"/>
      <w:b/>
      <w:bCs/>
      <w:i/>
      <w:iCs/>
      <w:color w:val="C0504D" w:themeColor="accent2"/>
      <w:sz w:val="28"/>
    </w:rPr>
  </w:style>
  <w:style w:type="paragraph" w:styleId="Ttulo5">
    <w:name w:val="heading 5"/>
    <w:basedOn w:val="Normal"/>
    <w:next w:val="Normal"/>
    <w:link w:val="Ttulo5Car"/>
    <w:uiPriority w:val="9"/>
    <w:unhideWhenUsed/>
    <w:qFormat/>
    <w:rsid w:val="00A52B19"/>
    <w:pPr>
      <w:keepNext/>
      <w:keepLines/>
      <w:spacing w:before="200"/>
      <w:outlineLvl w:val="4"/>
    </w:pPr>
    <w:rPr>
      <w:rFonts w:asciiTheme="majorHAnsi" w:eastAsiaTheme="majorEastAsia" w:hAnsiTheme="majorHAnsi" w:cstheme="majorBidi"/>
      <w:i/>
      <w:color w:val="943634" w:themeColor="accent2"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87C82"/>
    <w:pPr>
      <w:autoSpaceDE w:val="0"/>
      <w:autoSpaceDN w:val="0"/>
      <w:adjustRightInd w:val="0"/>
      <w:spacing w:after="0" w:line="240" w:lineRule="auto"/>
    </w:pPr>
    <w:rPr>
      <w:rFonts w:ascii="Arial" w:hAnsi="Arial" w:cs="Arial"/>
      <w:color w:val="000000"/>
      <w:sz w:val="24"/>
      <w:szCs w:val="24"/>
    </w:rPr>
  </w:style>
  <w:style w:type="paragraph" w:styleId="Textodeglobo">
    <w:name w:val="Balloon Text"/>
    <w:basedOn w:val="Normal"/>
    <w:link w:val="TextodegloboCar"/>
    <w:uiPriority w:val="99"/>
    <w:semiHidden/>
    <w:unhideWhenUsed/>
    <w:rsid w:val="00D87C8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7C82"/>
    <w:rPr>
      <w:rFonts w:ascii="Tahoma" w:hAnsi="Tahoma" w:cs="Tahoma"/>
      <w:sz w:val="16"/>
      <w:szCs w:val="16"/>
    </w:rPr>
  </w:style>
  <w:style w:type="paragraph" w:styleId="Encabezado">
    <w:name w:val="header"/>
    <w:basedOn w:val="Normal"/>
    <w:link w:val="EncabezadoCar"/>
    <w:uiPriority w:val="99"/>
    <w:unhideWhenUsed/>
    <w:rsid w:val="008025F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25FB"/>
  </w:style>
  <w:style w:type="paragraph" w:styleId="Piedepgina">
    <w:name w:val="footer"/>
    <w:basedOn w:val="Normal"/>
    <w:link w:val="PiedepginaCar"/>
    <w:uiPriority w:val="99"/>
    <w:unhideWhenUsed/>
    <w:rsid w:val="008025F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25FB"/>
  </w:style>
  <w:style w:type="character" w:customStyle="1" w:styleId="Ttulo1Car">
    <w:name w:val="Título 1 Car"/>
    <w:basedOn w:val="Fuentedeprrafopredeter"/>
    <w:link w:val="Ttulo1"/>
    <w:uiPriority w:val="9"/>
    <w:rsid w:val="00491FC5"/>
    <w:rPr>
      <w:rFonts w:eastAsiaTheme="majorEastAsia" w:cstheme="majorBidi"/>
      <w:b/>
      <w:bCs/>
      <w:color w:val="C0504D" w:themeColor="accent2"/>
      <w:sz w:val="40"/>
      <w:szCs w:val="28"/>
    </w:rPr>
  </w:style>
  <w:style w:type="paragraph" w:styleId="HTMLconformatoprevio">
    <w:name w:val="HTML Preformatted"/>
    <w:basedOn w:val="Normal"/>
    <w:link w:val="HTMLconformatoprevioCar"/>
    <w:uiPriority w:val="99"/>
    <w:semiHidden/>
    <w:unhideWhenUsed/>
    <w:rsid w:val="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8025FB"/>
    <w:rPr>
      <w:rFonts w:ascii="Courier New" w:eastAsia="Times New Roman" w:hAnsi="Courier New" w:cs="Courier New"/>
      <w:sz w:val="20"/>
      <w:szCs w:val="20"/>
      <w:lang w:eastAsia="es-ES"/>
    </w:rPr>
  </w:style>
  <w:style w:type="character" w:customStyle="1" w:styleId="Ttulo2Car">
    <w:name w:val="Título 2 Car"/>
    <w:basedOn w:val="Fuentedeprrafopredeter"/>
    <w:link w:val="Ttulo2"/>
    <w:uiPriority w:val="9"/>
    <w:rsid w:val="00491FC5"/>
    <w:rPr>
      <w:rFonts w:eastAsiaTheme="majorEastAsia" w:cstheme="majorBidi"/>
      <w:b/>
      <w:bCs/>
      <w:color w:val="C0504D" w:themeColor="accent2"/>
      <w:sz w:val="36"/>
      <w:szCs w:val="26"/>
    </w:rPr>
  </w:style>
  <w:style w:type="paragraph" w:styleId="TtulodeTDC">
    <w:name w:val="TOC Heading"/>
    <w:basedOn w:val="Ttulo1"/>
    <w:next w:val="Normal"/>
    <w:uiPriority w:val="39"/>
    <w:semiHidden/>
    <w:unhideWhenUsed/>
    <w:qFormat/>
    <w:rsid w:val="004B4ED0"/>
    <w:pPr>
      <w:outlineLvl w:val="9"/>
    </w:pPr>
    <w:rPr>
      <w:sz w:val="28"/>
      <w:lang w:eastAsia="es-ES"/>
    </w:rPr>
  </w:style>
  <w:style w:type="paragraph" w:styleId="TDC2">
    <w:name w:val="toc 2"/>
    <w:basedOn w:val="Ttulo4"/>
    <w:next w:val="Normal"/>
    <w:autoRedefine/>
    <w:uiPriority w:val="39"/>
    <w:unhideWhenUsed/>
    <w:qFormat/>
    <w:rsid w:val="006E5F9B"/>
    <w:pPr>
      <w:spacing w:before="240" w:after="240"/>
      <w:ind w:left="215"/>
    </w:pPr>
    <w:rPr>
      <w:rFonts w:asciiTheme="minorHAnsi" w:eastAsiaTheme="minorEastAsia" w:hAnsiTheme="minorHAnsi"/>
      <w:sz w:val="24"/>
      <w:lang w:eastAsia="es-ES"/>
    </w:rPr>
  </w:style>
  <w:style w:type="paragraph" w:styleId="TDC1">
    <w:name w:val="toc 1"/>
    <w:next w:val="Normal"/>
    <w:autoRedefine/>
    <w:uiPriority w:val="39"/>
    <w:unhideWhenUsed/>
    <w:qFormat/>
    <w:rsid w:val="00491FC5"/>
    <w:pPr>
      <w:spacing w:before="240" w:after="0"/>
    </w:pPr>
    <w:rPr>
      <w:rFonts w:eastAsiaTheme="minorEastAsia" w:cstheme="majorBidi"/>
      <w:b/>
      <w:bCs/>
      <w:color w:val="C0504D" w:themeColor="accent2"/>
      <w:sz w:val="28"/>
      <w:szCs w:val="26"/>
      <w:lang w:eastAsia="es-ES"/>
    </w:rPr>
  </w:style>
  <w:style w:type="paragraph" w:styleId="TDC3">
    <w:name w:val="toc 3"/>
    <w:basedOn w:val="Normal"/>
    <w:next w:val="Normal"/>
    <w:autoRedefine/>
    <w:uiPriority w:val="39"/>
    <w:unhideWhenUsed/>
    <w:qFormat/>
    <w:rsid w:val="004B4ED0"/>
    <w:pPr>
      <w:spacing w:after="100"/>
      <w:ind w:left="440"/>
    </w:pPr>
    <w:rPr>
      <w:rFonts w:eastAsiaTheme="minorEastAsia"/>
      <w:lang w:eastAsia="es-ES"/>
    </w:rPr>
  </w:style>
  <w:style w:type="character" w:customStyle="1" w:styleId="Ttulo3Car">
    <w:name w:val="Título 3 Car"/>
    <w:basedOn w:val="Fuentedeprrafopredeter"/>
    <w:link w:val="Ttulo3"/>
    <w:uiPriority w:val="9"/>
    <w:rsid w:val="00D975D4"/>
    <w:rPr>
      <w:rFonts w:eastAsiaTheme="majorEastAsia" w:cstheme="majorBidi"/>
      <w:b/>
      <w:bCs/>
      <w:color w:val="C0504D" w:themeColor="accent2"/>
      <w:sz w:val="32"/>
    </w:rPr>
  </w:style>
  <w:style w:type="paragraph" w:styleId="NormalWeb">
    <w:name w:val="Normal (Web)"/>
    <w:basedOn w:val="Normal"/>
    <w:uiPriority w:val="99"/>
    <w:unhideWhenUsed/>
    <w:rsid w:val="001965EC"/>
    <w:pPr>
      <w:spacing w:before="100" w:beforeAutospacing="1" w:after="119" w:line="240" w:lineRule="auto"/>
    </w:pPr>
    <w:rPr>
      <w:rFonts w:ascii="Times New Roman" w:eastAsia="Times New Roman" w:hAnsi="Times New Roman" w:cs="Times New Roman"/>
      <w:szCs w:val="24"/>
      <w:lang w:eastAsia="es-ES"/>
    </w:rPr>
  </w:style>
  <w:style w:type="character" w:customStyle="1" w:styleId="Ttulo4Car">
    <w:name w:val="Título 4 Car"/>
    <w:basedOn w:val="Fuentedeprrafopredeter"/>
    <w:link w:val="Ttulo4"/>
    <w:uiPriority w:val="9"/>
    <w:rsid w:val="00895C22"/>
    <w:rPr>
      <w:rFonts w:asciiTheme="majorHAnsi" w:eastAsiaTheme="majorEastAsia" w:hAnsiTheme="majorHAnsi" w:cstheme="majorBidi"/>
      <w:b/>
      <w:bCs/>
      <w:i/>
      <w:iCs/>
      <w:color w:val="C0504D" w:themeColor="accent2"/>
      <w:sz w:val="28"/>
    </w:rPr>
  </w:style>
  <w:style w:type="table" w:styleId="Sombreadomedio1-nfasis1">
    <w:name w:val="Medium Shading 1 Accent 1"/>
    <w:basedOn w:val="Tablanormal"/>
    <w:uiPriority w:val="63"/>
    <w:rsid w:val="00B7481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Hipervnculo">
    <w:name w:val="Hyperlink"/>
    <w:basedOn w:val="Fuentedeprrafopredeter"/>
    <w:uiPriority w:val="99"/>
    <w:unhideWhenUsed/>
    <w:rsid w:val="000F17A0"/>
    <w:rPr>
      <w:color w:val="0000FF" w:themeColor="hyperlink"/>
      <w:u w:val="single"/>
    </w:rPr>
  </w:style>
  <w:style w:type="paragraph" w:styleId="TDC4">
    <w:name w:val="toc 4"/>
    <w:basedOn w:val="Normal"/>
    <w:next w:val="Normal"/>
    <w:autoRedefine/>
    <w:uiPriority w:val="39"/>
    <w:unhideWhenUsed/>
    <w:rsid w:val="000F17A0"/>
    <w:pPr>
      <w:spacing w:after="100"/>
      <w:ind w:left="660"/>
    </w:pPr>
  </w:style>
  <w:style w:type="table" w:styleId="Sombreadomedio1-nfasis2">
    <w:name w:val="Medium Shading 1 Accent 2"/>
    <w:basedOn w:val="Tablanormal"/>
    <w:uiPriority w:val="63"/>
    <w:rsid w:val="00491FC5"/>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western">
    <w:name w:val="western"/>
    <w:basedOn w:val="Normal"/>
    <w:rsid w:val="0067624C"/>
    <w:pPr>
      <w:spacing w:before="100" w:beforeAutospacing="1" w:after="119" w:line="240" w:lineRule="auto"/>
    </w:pPr>
    <w:rPr>
      <w:rFonts w:ascii="Arial" w:eastAsia="Times New Roman" w:hAnsi="Arial" w:cs="Arial"/>
      <w:szCs w:val="24"/>
      <w:lang w:eastAsia="es-ES"/>
    </w:rPr>
  </w:style>
  <w:style w:type="table" w:styleId="Sombreadoclaro-nfasis2">
    <w:name w:val="Light Shading Accent 2"/>
    <w:basedOn w:val="Tablanormal"/>
    <w:uiPriority w:val="60"/>
    <w:rsid w:val="00C96693"/>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Cuadrculaclara-nfasis2">
    <w:name w:val="Light Grid Accent 2"/>
    <w:basedOn w:val="Tablanormal"/>
    <w:uiPriority w:val="62"/>
    <w:rsid w:val="00C966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character" w:styleId="nfasis">
    <w:name w:val="Emphasis"/>
    <w:basedOn w:val="Fuentedeprrafopredeter"/>
    <w:uiPriority w:val="20"/>
    <w:qFormat/>
    <w:rsid w:val="00C96693"/>
    <w:rPr>
      <w:i/>
      <w:iCs/>
    </w:rPr>
  </w:style>
  <w:style w:type="table" w:styleId="Sombreadomedio2-nfasis2">
    <w:name w:val="Medium Shading 2 Accent 2"/>
    <w:basedOn w:val="Tablanormal"/>
    <w:uiPriority w:val="64"/>
    <w:rsid w:val="00C966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tulo5Car">
    <w:name w:val="Título 5 Car"/>
    <w:basedOn w:val="Fuentedeprrafopredeter"/>
    <w:link w:val="Ttulo5"/>
    <w:uiPriority w:val="9"/>
    <w:rsid w:val="00A52B19"/>
    <w:rPr>
      <w:rFonts w:asciiTheme="majorHAnsi" w:eastAsiaTheme="majorEastAsia" w:hAnsiTheme="majorHAnsi" w:cstheme="majorBidi"/>
      <w:i/>
      <w:color w:val="943634" w:themeColor="accent2" w:themeShade="BF"/>
    </w:rPr>
  </w:style>
  <w:style w:type="table" w:styleId="Listamedia1-nfasis2">
    <w:name w:val="Medium List 1 Accent 2"/>
    <w:basedOn w:val="Tablanormal"/>
    <w:uiPriority w:val="65"/>
    <w:rsid w:val="00717F1F"/>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717F1F"/>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2-nfasis2">
    <w:name w:val="Medium List 2 Accent 2"/>
    <w:basedOn w:val="Tablanormal"/>
    <w:uiPriority w:val="66"/>
    <w:rsid w:val="00717F1F"/>
    <w:pPr>
      <w:spacing w:after="0" w:line="240" w:lineRule="auto"/>
    </w:pPr>
    <w:rPr>
      <w:rFonts w:eastAsiaTheme="majorEastAsia"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
    <w:name w:val="Table Grid"/>
    <w:basedOn w:val="Tablanormal"/>
    <w:uiPriority w:val="59"/>
    <w:rsid w:val="00717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media1-nfasis5">
    <w:name w:val="Medium List 1 Accent 5"/>
    <w:basedOn w:val="Tablanormal"/>
    <w:uiPriority w:val="65"/>
    <w:rsid w:val="00717F1F"/>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paragraph" w:styleId="Prrafodelista">
    <w:name w:val="List Paragraph"/>
    <w:basedOn w:val="Normal"/>
    <w:uiPriority w:val="34"/>
    <w:qFormat/>
    <w:rsid w:val="00DD31DF"/>
    <w:pPr>
      <w:ind w:left="720"/>
      <w:contextualSpacing/>
    </w:pPr>
  </w:style>
  <w:style w:type="character" w:styleId="CdigoHTML">
    <w:name w:val="HTML Code"/>
    <w:basedOn w:val="Fuentedeprrafopredeter"/>
    <w:uiPriority w:val="99"/>
    <w:semiHidden/>
    <w:unhideWhenUsed/>
    <w:rsid w:val="00924D31"/>
    <w:rPr>
      <w:rFonts w:ascii="Courier New" w:eastAsia="Times New Roman" w:hAnsi="Courier New" w:cs="Courier New"/>
      <w:sz w:val="20"/>
      <w:szCs w:val="20"/>
    </w:rPr>
  </w:style>
  <w:style w:type="character" w:customStyle="1" w:styleId="code">
    <w:name w:val="code"/>
    <w:basedOn w:val="Fuentedeprrafopredeter"/>
    <w:rsid w:val="00EC1B35"/>
  </w:style>
  <w:style w:type="table" w:styleId="Cuadrculamedia1-nfasis2">
    <w:name w:val="Medium Grid 1 Accent 2"/>
    <w:basedOn w:val="Tablanormal"/>
    <w:uiPriority w:val="67"/>
    <w:rsid w:val="005873B0"/>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stavistosa-nfasis2">
    <w:name w:val="Colorful List Accent 2"/>
    <w:basedOn w:val="Tablanormal"/>
    <w:uiPriority w:val="72"/>
    <w:rsid w:val="005873B0"/>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media2-nfasis3">
    <w:name w:val="Medium List 2 Accent 3"/>
    <w:basedOn w:val="Tablanormal"/>
    <w:uiPriority w:val="66"/>
    <w:rsid w:val="00930F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paragraph" w:styleId="Sinespaciado">
    <w:name w:val="No Spacing"/>
    <w:uiPriority w:val="1"/>
    <w:qFormat/>
    <w:rsid w:val="00AE6EEF"/>
    <w:pPr>
      <w:spacing w:after="0" w:line="240" w:lineRule="auto"/>
      <w:jc w:val="both"/>
    </w:pPr>
  </w:style>
  <w:style w:type="table" w:styleId="Listaclara-nfasis5">
    <w:name w:val="Light List Accent 5"/>
    <w:basedOn w:val="Tablanormal"/>
    <w:uiPriority w:val="61"/>
    <w:rsid w:val="00834472"/>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media1-nfasis6">
    <w:name w:val="Medium List 1 Accent 6"/>
    <w:basedOn w:val="Tablanormal"/>
    <w:uiPriority w:val="65"/>
    <w:rsid w:val="00F23850"/>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F2385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F2385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9D51C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9D51C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C22"/>
    <w:pPr>
      <w:jc w:val="both"/>
    </w:pPr>
  </w:style>
  <w:style w:type="paragraph" w:styleId="Ttulo1">
    <w:name w:val="heading 1"/>
    <w:basedOn w:val="Normal"/>
    <w:next w:val="Normal"/>
    <w:link w:val="Ttulo1Car"/>
    <w:uiPriority w:val="9"/>
    <w:qFormat/>
    <w:rsid w:val="00491FC5"/>
    <w:pPr>
      <w:keepNext/>
      <w:keepLines/>
      <w:spacing w:before="480" w:after="0"/>
      <w:outlineLvl w:val="0"/>
    </w:pPr>
    <w:rPr>
      <w:rFonts w:eastAsiaTheme="majorEastAsia" w:cstheme="majorBidi"/>
      <w:b/>
      <w:bCs/>
      <w:color w:val="C0504D" w:themeColor="accent2"/>
      <w:sz w:val="40"/>
      <w:szCs w:val="28"/>
    </w:rPr>
  </w:style>
  <w:style w:type="paragraph" w:styleId="Ttulo2">
    <w:name w:val="heading 2"/>
    <w:basedOn w:val="Normal"/>
    <w:next w:val="Normal"/>
    <w:link w:val="Ttulo2Car"/>
    <w:uiPriority w:val="9"/>
    <w:unhideWhenUsed/>
    <w:qFormat/>
    <w:rsid w:val="00491FC5"/>
    <w:pPr>
      <w:keepNext/>
      <w:keepLines/>
      <w:spacing w:before="200" w:after="0"/>
      <w:outlineLvl w:val="1"/>
    </w:pPr>
    <w:rPr>
      <w:rFonts w:eastAsiaTheme="majorEastAsia" w:cstheme="majorBidi"/>
      <w:b/>
      <w:bCs/>
      <w:color w:val="C0504D" w:themeColor="accent2"/>
      <w:sz w:val="36"/>
      <w:szCs w:val="26"/>
    </w:rPr>
  </w:style>
  <w:style w:type="paragraph" w:styleId="Ttulo3">
    <w:name w:val="heading 3"/>
    <w:basedOn w:val="Normal"/>
    <w:next w:val="Normal"/>
    <w:link w:val="Ttulo3Car"/>
    <w:uiPriority w:val="9"/>
    <w:unhideWhenUsed/>
    <w:qFormat/>
    <w:rsid w:val="00D975D4"/>
    <w:pPr>
      <w:keepNext/>
      <w:keepLines/>
      <w:spacing w:before="240" w:after="120"/>
      <w:outlineLvl w:val="2"/>
    </w:pPr>
    <w:rPr>
      <w:rFonts w:eastAsiaTheme="majorEastAsia" w:cstheme="majorBidi"/>
      <w:b/>
      <w:bCs/>
      <w:color w:val="C0504D" w:themeColor="accent2"/>
      <w:sz w:val="32"/>
    </w:rPr>
  </w:style>
  <w:style w:type="paragraph" w:styleId="Ttulo4">
    <w:name w:val="heading 4"/>
    <w:basedOn w:val="Normal"/>
    <w:next w:val="Normal"/>
    <w:link w:val="Ttulo4Car"/>
    <w:uiPriority w:val="9"/>
    <w:unhideWhenUsed/>
    <w:qFormat/>
    <w:rsid w:val="00895C22"/>
    <w:pPr>
      <w:keepNext/>
      <w:keepLines/>
      <w:spacing w:before="120" w:after="0"/>
      <w:outlineLvl w:val="3"/>
    </w:pPr>
    <w:rPr>
      <w:rFonts w:asciiTheme="majorHAnsi" w:eastAsiaTheme="majorEastAsia" w:hAnsiTheme="majorHAnsi" w:cstheme="majorBidi"/>
      <w:b/>
      <w:bCs/>
      <w:i/>
      <w:iCs/>
      <w:color w:val="C0504D" w:themeColor="accent2"/>
      <w:sz w:val="28"/>
    </w:rPr>
  </w:style>
  <w:style w:type="paragraph" w:styleId="Ttulo5">
    <w:name w:val="heading 5"/>
    <w:basedOn w:val="Normal"/>
    <w:next w:val="Normal"/>
    <w:link w:val="Ttulo5Car"/>
    <w:uiPriority w:val="9"/>
    <w:unhideWhenUsed/>
    <w:qFormat/>
    <w:rsid w:val="00A52B19"/>
    <w:pPr>
      <w:keepNext/>
      <w:keepLines/>
      <w:spacing w:before="200"/>
      <w:outlineLvl w:val="4"/>
    </w:pPr>
    <w:rPr>
      <w:rFonts w:asciiTheme="majorHAnsi" w:eastAsiaTheme="majorEastAsia" w:hAnsiTheme="majorHAnsi" w:cstheme="majorBidi"/>
      <w:i/>
      <w:color w:val="943634" w:themeColor="accent2"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87C82"/>
    <w:pPr>
      <w:autoSpaceDE w:val="0"/>
      <w:autoSpaceDN w:val="0"/>
      <w:adjustRightInd w:val="0"/>
      <w:spacing w:after="0" w:line="240" w:lineRule="auto"/>
    </w:pPr>
    <w:rPr>
      <w:rFonts w:ascii="Arial" w:hAnsi="Arial" w:cs="Arial"/>
      <w:color w:val="000000"/>
      <w:sz w:val="24"/>
      <w:szCs w:val="24"/>
    </w:rPr>
  </w:style>
  <w:style w:type="paragraph" w:styleId="Textodeglobo">
    <w:name w:val="Balloon Text"/>
    <w:basedOn w:val="Normal"/>
    <w:link w:val="TextodegloboCar"/>
    <w:uiPriority w:val="99"/>
    <w:semiHidden/>
    <w:unhideWhenUsed/>
    <w:rsid w:val="00D87C8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7C82"/>
    <w:rPr>
      <w:rFonts w:ascii="Tahoma" w:hAnsi="Tahoma" w:cs="Tahoma"/>
      <w:sz w:val="16"/>
      <w:szCs w:val="16"/>
    </w:rPr>
  </w:style>
  <w:style w:type="paragraph" w:styleId="Encabezado">
    <w:name w:val="header"/>
    <w:basedOn w:val="Normal"/>
    <w:link w:val="EncabezadoCar"/>
    <w:uiPriority w:val="99"/>
    <w:unhideWhenUsed/>
    <w:rsid w:val="008025F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25FB"/>
  </w:style>
  <w:style w:type="paragraph" w:styleId="Piedepgina">
    <w:name w:val="footer"/>
    <w:basedOn w:val="Normal"/>
    <w:link w:val="PiedepginaCar"/>
    <w:uiPriority w:val="99"/>
    <w:unhideWhenUsed/>
    <w:rsid w:val="008025F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25FB"/>
  </w:style>
  <w:style w:type="character" w:customStyle="1" w:styleId="Ttulo1Car">
    <w:name w:val="Título 1 Car"/>
    <w:basedOn w:val="Fuentedeprrafopredeter"/>
    <w:link w:val="Ttulo1"/>
    <w:uiPriority w:val="9"/>
    <w:rsid w:val="00491FC5"/>
    <w:rPr>
      <w:rFonts w:eastAsiaTheme="majorEastAsia" w:cstheme="majorBidi"/>
      <w:b/>
      <w:bCs/>
      <w:color w:val="C0504D" w:themeColor="accent2"/>
      <w:sz w:val="40"/>
      <w:szCs w:val="28"/>
    </w:rPr>
  </w:style>
  <w:style w:type="paragraph" w:styleId="HTMLconformatoprevio">
    <w:name w:val="HTML Preformatted"/>
    <w:basedOn w:val="Normal"/>
    <w:link w:val="HTMLconformatoprevioCar"/>
    <w:uiPriority w:val="99"/>
    <w:semiHidden/>
    <w:unhideWhenUsed/>
    <w:rsid w:val="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8025FB"/>
    <w:rPr>
      <w:rFonts w:ascii="Courier New" w:eastAsia="Times New Roman" w:hAnsi="Courier New" w:cs="Courier New"/>
      <w:sz w:val="20"/>
      <w:szCs w:val="20"/>
      <w:lang w:eastAsia="es-ES"/>
    </w:rPr>
  </w:style>
  <w:style w:type="character" w:customStyle="1" w:styleId="Ttulo2Car">
    <w:name w:val="Título 2 Car"/>
    <w:basedOn w:val="Fuentedeprrafopredeter"/>
    <w:link w:val="Ttulo2"/>
    <w:uiPriority w:val="9"/>
    <w:rsid w:val="00491FC5"/>
    <w:rPr>
      <w:rFonts w:eastAsiaTheme="majorEastAsia" w:cstheme="majorBidi"/>
      <w:b/>
      <w:bCs/>
      <w:color w:val="C0504D" w:themeColor="accent2"/>
      <w:sz w:val="36"/>
      <w:szCs w:val="26"/>
    </w:rPr>
  </w:style>
  <w:style w:type="paragraph" w:styleId="TtulodeTDC">
    <w:name w:val="TOC Heading"/>
    <w:basedOn w:val="Ttulo1"/>
    <w:next w:val="Normal"/>
    <w:uiPriority w:val="39"/>
    <w:semiHidden/>
    <w:unhideWhenUsed/>
    <w:qFormat/>
    <w:rsid w:val="004B4ED0"/>
    <w:pPr>
      <w:outlineLvl w:val="9"/>
    </w:pPr>
    <w:rPr>
      <w:sz w:val="28"/>
      <w:lang w:eastAsia="es-ES"/>
    </w:rPr>
  </w:style>
  <w:style w:type="paragraph" w:styleId="TDC2">
    <w:name w:val="toc 2"/>
    <w:basedOn w:val="Ttulo4"/>
    <w:next w:val="Normal"/>
    <w:autoRedefine/>
    <w:uiPriority w:val="39"/>
    <w:unhideWhenUsed/>
    <w:qFormat/>
    <w:rsid w:val="006E5F9B"/>
    <w:pPr>
      <w:spacing w:before="240" w:after="240"/>
      <w:ind w:left="215"/>
    </w:pPr>
    <w:rPr>
      <w:rFonts w:asciiTheme="minorHAnsi" w:eastAsiaTheme="minorEastAsia" w:hAnsiTheme="minorHAnsi"/>
      <w:sz w:val="24"/>
      <w:lang w:eastAsia="es-ES"/>
    </w:rPr>
  </w:style>
  <w:style w:type="paragraph" w:styleId="TDC1">
    <w:name w:val="toc 1"/>
    <w:next w:val="Normal"/>
    <w:autoRedefine/>
    <w:uiPriority w:val="39"/>
    <w:unhideWhenUsed/>
    <w:qFormat/>
    <w:rsid w:val="00491FC5"/>
    <w:pPr>
      <w:spacing w:before="240" w:after="0"/>
    </w:pPr>
    <w:rPr>
      <w:rFonts w:eastAsiaTheme="minorEastAsia" w:cstheme="majorBidi"/>
      <w:b/>
      <w:bCs/>
      <w:color w:val="C0504D" w:themeColor="accent2"/>
      <w:sz w:val="28"/>
      <w:szCs w:val="26"/>
      <w:lang w:eastAsia="es-ES"/>
    </w:rPr>
  </w:style>
  <w:style w:type="paragraph" w:styleId="TDC3">
    <w:name w:val="toc 3"/>
    <w:basedOn w:val="Normal"/>
    <w:next w:val="Normal"/>
    <w:autoRedefine/>
    <w:uiPriority w:val="39"/>
    <w:unhideWhenUsed/>
    <w:qFormat/>
    <w:rsid w:val="004B4ED0"/>
    <w:pPr>
      <w:spacing w:after="100"/>
      <w:ind w:left="440"/>
    </w:pPr>
    <w:rPr>
      <w:rFonts w:eastAsiaTheme="minorEastAsia"/>
      <w:lang w:eastAsia="es-ES"/>
    </w:rPr>
  </w:style>
  <w:style w:type="character" w:customStyle="1" w:styleId="Ttulo3Car">
    <w:name w:val="Título 3 Car"/>
    <w:basedOn w:val="Fuentedeprrafopredeter"/>
    <w:link w:val="Ttulo3"/>
    <w:uiPriority w:val="9"/>
    <w:rsid w:val="00D975D4"/>
    <w:rPr>
      <w:rFonts w:eastAsiaTheme="majorEastAsia" w:cstheme="majorBidi"/>
      <w:b/>
      <w:bCs/>
      <w:color w:val="C0504D" w:themeColor="accent2"/>
      <w:sz w:val="32"/>
    </w:rPr>
  </w:style>
  <w:style w:type="paragraph" w:styleId="NormalWeb">
    <w:name w:val="Normal (Web)"/>
    <w:basedOn w:val="Normal"/>
    <w:uiPriority w:val="99"/>
    <w:unhideWhenUsed/>
    <w:rsid w:val="001965EC"/>
    <w:pPr>
      <w:spacing w:before="100" w:beforeAutospacing="1" w:after="119" w:line="240" w:lineRule="auto"/>
    </w:pPr>
    <w:rPr>
      <w:rFonts w:ascii="Times New Roman" w:eastAsia="Times New Roman" w:hAnsi="Times New Roman" w:cs="Times New Roman"/>
      <w:szCs w:val="24"/>
      <w:lang w:eastAsia="es-ES"/>
    </w:rPr>
  </w:style>
  <w:style w:type="character" w:customStyle="1" w:styleId="Ttulo4Car">
    <w:name w:val="Título 4 Car"/>
    <w:basedOn w:val="Fuentedeprrafopredeter"/>
    <w:link w:val="Ttulo4"/>
    <w:uiPriority w:val="9"/>
    <w:rsid w:val="00895C22"/>
    <w:rPr>
      <w:rFonts w:asciiTheme="majorHAnsi" w:eastAsiaTheme="majorEastAsia" w:hAnsiTheme="majorHAnsi" w:cstheme="majorBidi"/>
      <w:b/>
      <w:bCs/>
      <w:i/>
      <w:iCs/>
      <w:color w:val="C0504D" w:themeColor="accent2"/>
      <w:sz w:val="28"/>
    </w:rPr>
  </w:style>
  <w:style w:type="table" w:styleId="Sombreadomedio1-nfasis1">
    <w:name w:val="Medium Shading 1 Accent 1"/>
    <w:basedOn w:val="Tablanormal"/>
    <w:uiPriority w:val="63"/>
    <w:rsid w:val="00B7481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Hipervnculo">
    <w:name w:val="Hyperlink"/>
    <w:basedOn w:val="Fuentedeprrafopredeter"/>
    <w:uiPriority w:val="99"/>
    <w:unhideWhenUsed/>
    <w:rsid w:val="000F17A0"/>
    <w:rPr>
      <w:color w:val="0000FF" w:themeColor="hyperlink"/>
      <w:u w:val="single"/>
    </w:rPr>
  </w:style>
  <w:style w:type="paragraph" w:styleId="TDC4">
    <w:name w:val="toc 4"/>
    <w:basedOn w:val="Normal"/>
    <w:next w:val="Normal"/>
    <w:autoRedefine/>
    <w:uiPriority w:val="39"/>
    <w:unhideWhenUsed/>
    <w:rsid w:val="000F17A0"/>
    <w:pPr>
      <w:spacing w:after="100"/>
      <w:ind w:left="660"/>
    </w:pPr>
  </w:style>
  <w:style w:type="table" w:styleId="Sombreadomedio1-nfasis2">
    <w:name w:val="Medium Shading 1 Accent 2"/>
    <w:basedOn w:val="Tablanormal"/>
    <w:uiPriority w:val="63"/>
    <w:rsid w:val="00491FC5"/>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western">
    <w:name w:val="western"/>
    <w:basedOn w:val="Normal"/>
    <w:rsid w:val="0067624C"/>
    <w:pPr>
      <w:spacing w:before="100" w:beforeAutospacing="1" w:after="119" w:line="240" w:lineRule="auto"/>
    </w:pPr>
    <w:rPr>
      <w:rFonts w:ascii="Arial" w:eastAsia="Times New Roman" w:hAnsi="Arial" w:cs="Arial"/>
      <w:szCs w:val="24"/>
      <w:lang w:eastAsia="es-ES"/>
    </w:rPr>
  </w:style>
  <w:style w:type="table" w:styleId="Sombreadoclaro-nfasis2">
    <w:name w:val="Light Shading Accent 2"/>
    <w:basedOn w:val="Tablanormal"/>
    <w:uiPriority w:val="60"/>
    <w:rsid w:val="00C96693"/>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Cuadrculaclara-nfasis2">
    <w:name w:val="Light Grid Accent 2"/>
    <w:basedOn w:val="Tablanormal"/>
    <w:uiPriority w:val="62"/>
    <w:rsid w:val="00C966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character" w:styleId="nfasis">
    <w:name w:val="Emphasis"/>
    <w:basedOn w:val="Fuentedeprrafopredeter"/>
    <w:uiPriority w:val="20"/>
    <w:qFormat/>
    <w:rsid w:val="00C96693"/>
    <w:rPr>
      <w:i/>
      <w:iCs/>
    </w:rPr>
  </w:style>
  <w:style w:type="table" w:styleId="Sombreadomedio2-nfasis2">
    <w:name w:val="Medium Shading 2 Accent 2"/>
    <w:basedOn w:val="Tablanormal"/>
    <w:uiPriority w:val="64"/>
    <w:rsid w:val="00C966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tulo5Car">
    <w:name w:val="Título 5 Car"/>
    <w:basedOn w:val="Fuentedeprrafopredeter"/>
    <w:link w:val="Ttulo5"/>
    <w:uiPriority w:val="9"/>
    <w:rsid w:val="00A52B19"/>
    <w:rPr>
      <w:rFonts w:asciiTheme="majorHAnsi" w:eastAsiaTheme="majorEastAsia" w:hAnsiTheme="majorHAnsi" w:cstheme="majorBidi"/>
      <w:i/>
      <w:color w:val="943634" w:themeColor="accent2" w:themeShade="BF"/>
    </w:rPr>
  </w:style>
  <w:style w:type="table" w:styleId="Listamedia1-nfasis2">
    <w:name w:val="Medium List 1 Accent 2"/>
    <w:basedOn w:val="Tablanormal"/>
    <w:uiPriority w:val="65"/>
    <w:rsid w:val="00717F1F"/>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717F1F"/>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2-nfasis2">
    <w:name w:val="Medium List 2 Accent 2"/>
    <w:basedOn w:val="Tablanormal"/>
    <w:uiPriority w:val="66"/>
    <w:rsid w:val="00717F1F"/>
    <w:pPr>
      <w:spacing w:after="0" w:line="240" w:lineRule="auto"/>
    </w:pPr>
    <w:rPr>
      <w:rFonts w:eastAsiaTheme="majorEastAsia"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
    <w:name w:val="Table Grid"/>
    <w:basedOn w:val="Tablanormal"/>
    <w:uiPriority w:val="59"/>
    <w:rsid w:val="00717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media1-nfasis5">
    <w:name w:val="Medium List 1 Accent 5"/>
    <w:basedOn w:val="Tablanormal"/>
    <w:uiPriority w:val="65"/>
    <w:rsid w:val="00717F1F"/>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paragraph" w:styleId="Prrafodelista">
    <w:name w:val="List Paragraph"/>
    <w:basedOn w:val="Normal"/>
    <w:uiPriority w:val="34"/>
    <w:qFormat/>
    <w:rsid w:val="00DD31DF"/>
    <w:pPr>
      <w:ind w:left="720"/>
      <w:contextualSpacing/>
    </w:pPr>
  </w:style>
  <w:style w:type="character" w:styleId="CdigoHTML">
    <w:name w:val="HTML Code"/>
    <w:basedOn w:val="Fuentedeprrafopredeter"/>
    <w:uiPriority w:val="99"/>
    <w:semiHidden/>
    <w:unhideWhenUsed/>
    <w:rsid w:val="00924D31"/>
    <w:rPr>
      <w:rFonts w:ascii="Courier New" w:eastAsia="Times New Roman" w:hAnsi="Courier New" w:cs="Courier New"/>
      <w:sz w:val="20"/>
      <w:szCs w:val="20"/>
    </w:rPr>
  </w:style>
  <w:style w:type="character" w:customStyle="1" w:styleId="code">
    <w:name w:val="code"/>
    <w:basedOn w:val="Fuentedeprrafopredeter"/>
    <w:rsid w:val="00EC1B35"/>
  </w:style>
  <w:style w:type="table" w:styleId="Cuadrculamedia1-nfasis2">
    <w:name w:val="Medium Grid 1 Accent 2"/>
    <w:basedOn w:val="Tablanormal"/>
    <w:uiPriority w:val="67"/>
    <w:rsid w:val="005873B0"/>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stavistosa-nfasis2">
    <w:name w:val="Colorful List Accent 2"/>
    <w:basedOn w:val="Tablanormal"/>
    <w:uiPriority w:val="72"/>
    <w:rsid w:val="005873B0"/>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media2-nfasis3">
    <w:name w:val="Medium List 2 Accent 3"/>
    <w:basedOn w:val="Tablanormal"/>
    <w:uiPriority w:val="66"/>
    <w:rsid w:val="00930F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paragraph" w:styleId="Sinespaciado">
    <w:name w:val="No Spacing"/>
    <w:uiPriority w:val="1"/>
    <w:qFormat/>
    <w:rsid w:val="00AE6EEF"/>
    <w:pPr>
      <w:spacing w:after="0" w:line="240" w:lineRule="auto"/>
      <w:jc w:val="both"/>
    </w:pPr>
  </w:style>
  <w:style w:type="table" w:styleId="Listaclara-nfasis5">
    <w:name w:val="Light List Accent 5"/>
    <w:basedOn w:val="Tablanormal"/>
    <w:uiPriority w:val="61"/>
    <w:rsid w:val="00834472"/>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media1-nfasis6">
    <w:name w:val="Medium List 1 Accent 6"/>
    <w:basedOn w:val="Tablanormal"/>
    <w:uiPriority w:val="65"/>
    <w:rsid w:val="00F23850"/>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F2385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F2385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9D51C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9D51C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42202">
      <w:bodyDiv w:val="1"/>
      <w:marLeft w:val="0"/>
      <w:marRight w:val="0"/>
      <w:marTop w:val="0"/>
      <w:marBottom w:val="0"/>
      <w:divBdr>
        <w:top w:val="none" w:sz="0" w:space="0" w:color="auto"/>
        <w:left w:val="none" w:sz="0" w:space="0" w:color="auto"/>
        <w:bottom w:val="none" w:sz="0" w:space="0" w:color="auto"/>
        <w:right w:val="none" w:sz="0" w:space="0" w:color="auto"/>
      </w:divBdr>
    </w:div>
    <w:div w:id="20862923">
      <w:bodyDiv w:val="1"/>
      <w:marLeft w:val="0"/>
      <w:marRight w:val="0"/>
      <w:marTop w:val="0"/>
      <w:marBottom w:val="0"/>
      <w:divBdr>
        <w:top w:val="none" w:sz="0" w:space="0" w:color="auto"/>
        <w:left w:val="none" w:sz="0" w:space="0" w:color="auto"/>
        <w:bottom w:val="none" w:sz="0" w:space="0" w:color="auto"/>
        <w:right w:val="none" w:sz="0" w:space="0" w:color="auto"/>
      </w:divBdr>
    </w:div>
    <w:div w:id="35860819">
      <w:bodyDiv w:val="1"/>
      <w:marLeft w:val="0"/>
      <w:marRight w:val="0"/>
      <w:marTop w:val="0"/>
      <w:marBottom w:val="0"/>
      <w:divBdr>
        <w:top w:val="none" w:sz="0" w:space="0" w:color="auto"/>
        <w:left w:val="none" w:sz="0" w:space="0" w:color="auto"/>
        <w:bottom w:val="none" w:sz="0" w:space="0" w:color="auto"/>
        <w:right w:val="none" w:sz="0" w:space="0" w:color="auto"/>
      </w:divBdr>
    </w:div>
    <w:div w:id="164633105">
      <w:bodyDiv w:val="1"/>
      <w:marLeft w:val="0"/>
      <w:marRight w:val="0"/>
      <w:marTop w:val="0"/>
      <w:marBottom w:val="0"/>
      <w:divBdr>
        <w:top w:val="none" w:sz="0" w:space="0" w:color="auto"/>
        <w:left w:val="none" w:sz="0" w:space="0" w:color="auto"/>
        <w:bottom w:val="none" w:sz="0" w:space="0" w:color="auto"/>
        <w:right w:val="none" w:sz="0" w:space="0" w:color="auto"/>
      </w:divBdr>
    </w:div>
    <w:div w:id="245117202">
      <w:bodyDiv w:val="1"/>
      <w:marLeft w:val="0"/>
      <w:marRight w:val="0"/>
      <w:marTop w:val="0"/>
      <w:marBottom w:val="0"/>
      <w:divBdr>
        <w:top w:val="none" w:sz="0" w:space="0" w:color="auto"/>
        <w:left w:val="none" w:sz="0" w:space="0" w:color="auto"/>
        <w:bottom w:val="none" w:sz="0" w:space="0" w:color="auto"/>
        <w:right w:val="none" w:sz="0" w:space="0" w:color="auto"/>
      </w:divBdr>
    </w:div>
    <w:div w:id="299921279">
      <w:bodyDiv w:val="1"/>
      <w:marLeft w:val="0"/>
      <w:marRight w:val="0"/>
      <w:marTop w:val="0"/>
      <w:marBottom w:val="0"/>
      <w:divBdr>
        <w:top w:val="none" w:sz="0" w:space="0" w:color="auto"/>
        <w:left w:val="none" w:sz="0" w:space="0" w:color="auto"/>
        <w:bottom w:val="none" w:sz="0" w:space="0" w:color="auto"/>
        <w:right w:val="none" w:sz="0" w:space="0" w:color="auto"/>
      </w:divBdr>
    </w:div>
    <w:div w:id="318854082">
      <w:bodyDiv w:val="1"/>
      <w:marLeft w:val="0"/>
      <w:marRight w:val="0"/>
      <w:marTop w:val="0"/>
      <w:marBottom w:val="0"/>
      <w:divBdr>
        <w:top w:val="none" w:sz="0" w:space="0" w:color="auto"/>
        <w:left w:val="none" w:sz="0" w:space="0" w:color="auto"/>
        <w:bottom w:val="none" w:sz="0" w:space="0" w:color="auto"/>
        <w:right w:val="none" w:sz="0" w:space="0" w:color="auto"/>
      </w:divBdr>
    </w:div>
    <w:div w:id="340817335">
      <w:bodyDiv w:val="1"/>
      <w:marLeft w:val="0"/>
      <w:marRight w:val="0"/>
      <w:marTop w:val="0"/>
      <w:marBottom w:val="0"/>
      <w:divBdr>
        <w:top w:val="none" w:sz="0" w:space="0" w:color="auto"/>
        <w:left w:val="none" w:sz="0" w:space="0" w:color="auto"/>
        <w:bottom w:val="none" w:sz="0" w:space="0" w:color="auto"/>
        <w:right w:val="none" w:sz="0" w:space="0" w:color="auto"/>
      </w:divBdr>
    </w:div>
    <w:div w:id="385764209">
      <w:bodyDiv w:val="1"/>
      <w:marLeft w:val="0"/>
      <w:marRight w:val="0"/>
      <w:marTop w:val="0"/>
      <w:marBottom w:val="0"/>
      <w:divBdr>
        <w:top w:val="none" w:sz="0" w:space="0" w:color="auto"/>
        <w:left w:val="none" w:sz="0" w:space="0" w:color="auto"/>
        <w:bottom w:val="none" w:sz="0" w:space="0" w:color="auto"/>
        <w:right w:val="none" w:sz="0" w:space="0" w:color="auto"/>
      </w:divBdr>
    </w:div>
    <w:div w:id="421534849">
      <w:bodyDiv w:val="1"/>
      <w:marLeft w:val="0"/>
      <w:marRight w:val="0"/>
      <w:marTop w:val="0"/>
      <w:marBottom w:val="0"/>
      <w:divBdr>
        <w:top w:val="none" w:sz="0" w:space="0" w:color="auto"/>
        <w:left w:val="none" w:sz="0" w:space="0" w:color="auto"/>
        <w:bottom w:val="none" w:sz="0" w:space="0" w:color="auto"/>
        <w:right w:val="none" w:sz="0" w:space="0" w:color="auto"/>
      </w:divBdr>
    </w:div>
    <w:div w:id="434402647">
      <w:bodyDiv w:val="1"/>
      <w:marLeft w:val="0"/>
      <w:marRight w:val="0"/>
      <w:marTop w:val="0"/>
      <w:marBottom w:val="0"/>
      <w:divBdr>
        <w:top w:val="none" w:sz="0" w:space="0" w:color="auto"/>
        <w:left w:val="none" w:sz="0" w:space="0" w:color="auto"/>
        <w:bottom w:val="none" w:sz="0" w:space="0" w:color="auto"/>
        <w:right w:val="none" w:sz="0" w:space="0" w:color="auto"/>
      </w:divBdr>
    </w:div>
    <w:div w:id="438525056">
      <w:bodyDiv w:val="1"/>
      <w:marLeft w:val="0"/>
      <w:marRight w:val="0"/>
      <w:marTop w:val="0"/>
      <w:marBottom w:val="0"/>
      <w:divBdr>
        <w:top w:val="none" w:sz="0" w:space="0" w:color="auto"/>
        <w:left w:val="none" w:sz="0" w:space="0" w:color="auto"/>
        <w:bottom w:val="none" w:sz="0" w:space="0" w:color="auto"/>
        <w:right w:val="none" w:sz="0" w:space="0" w:color="auto"/>
      </w:divBdr>
    </w:div>
    <w:div w:id="472410899">
      <w:bodyDiv w:val="1"/>
      <w:marLeft w:val="0"/>
      <w:marRight w:val="0"/>
      <w:marTop w:val="0"/>
      <w:marBottom w:val="0"/>
      <w:divBdr>
        <w:top w:val="none" w:sz="0" w:space="0" w:color="auto"/>
        <w:left w:val="none" w:sz="0" w:space="0" w:color="auto"/>
        <w:bottom w:val="none" w:sz="0" w:space="0" w:color="auto"/>
        <w:right w:val="none" w:sz="0" w:space="0" w:color="auto"/>
      </w:divBdr>
    </w:div>
    <w:div w:id="476726568">
      <w:bodyDiv w:val="1"/>
      <w:marLeft w:val="0"/>
      <w:marRight w:val="0"/>
      <w:marTop w:val="0"/>
      <w:marBottom w:val="0"/>
      <w:divBdr>
        <w:top w:val="none" w:sz="0" w:space="0" w:color="auto"/>
        <w:left w:val="none" w:sz="0" w:space="0" w:color="auto"/>
        <w:bottom w:val="none" w:sz="0" w:space="0" w:color="auto"/>
        <w:right w:val="none" w:sz="0" w:space="0" w:color="auto"/>
      </w:divBdr>
    </w:div>
    <w:div w:id="490877082">
      <w:bodyDiv w:val="1"/>
      <w:marLeft w:val="0"/>
      <w:marRight w:val="0"/>
      <w:marTop w:val="0"/>
      <w:marBottom w:val="0"/>
      <w:divBdr>
        <w:top w:val="none" w:sz="0" w:space="0" w:color="auto"/>
        <w:left w:val="none" w:sz="0" w:space="0" w:color="auto"/>
        <w:bottom w:val="none" w:sz="0" w:space="0" w:color="auto"/>
        <w:right w:val="none" w:sz="0" w:space="0" w:color="auto"/>
      </w:divBdr>
    </w:div>
    <w:div w:id="497379228">
      <w:bodyDiv w:val="1"/>
      <w:marLeft w:val="0"/>
      <w:marRight w:val="0"/>
      <w:marTop w:val="0"/>
      <w:marBottom w:val="0"/>
      <w:divBdr>
        <w:top w:val="none" w:sz="0" w:space="0" w:color="auto"/>
        <w:left w:val="none" w:sz="0" w:space="0" w:color="auto"/>
        <w:bottom w:val="none" w:sz="0" w:space="0" w:color="auto"/>
        <w:right w:val="none" w:sz="0" w:space="0" w:color="auto"/>
      </w:divBdr>
    </w:div>
    <w:div w:id="594826704">
      <w:bodyDiv w:val="1"/>
      <w:marLeft w:val="0"/>
      <w:marRight w:val="0"/>
      <w:marTop w:val="0"/>
      <w:marBottom w:val="0"/>
      <w:divBdr>
        <w:top w:val="none" w:sz="0" w:space="0" w:color="auto"/>
        <w:left w:val="none" w:sz="0" w:space="0" w:color="auto"/>
        <w:bottom w:val="none" w:sz="0" w:space="0" w:color="auto"/>
        <w:right w:val="none" w:sz="0" w:space="0" w:color="auto"/>
      </w:divBdr>
    </w:div>
    <w:div w:id="629632961">
      <w:bodyDiv w:val="1"/>
      <w:marLeft w:val="0"/>
      <w:marRight w:val="0"/>
      <w:marTop w:val="0"/>
      <w:marBottom w:val="0"/>
      <w:divBdr>
        <w:top w:val="none" w:sz="0" w:space="0" w:color="auto"/>
        <w:left w:val="none" w:sz="0" w:space="0" w:color="auto"/>
        <w:bottom w:val="none" w:sz="0" w:space="0" w:color="auto"/>
        <w:right w:val="none" w:sz="0" w:space="0" w:color="auto"/>
      </w:divBdr>
    </w:div>
    <w:div w:id="645550213">
      <w:bodyDiv w:val="1"/>
      <w:marLeft w:val="0"/>
      <w:marRight w:val="0"/>
      <w:marTop w:val="0"/>
      <w:marBottom w:val="0"/>
      <w:divBdr>
        <w:top w:val="none" w:sz="0" w:space="0" w:color="auto"/>
        <w:left w:val="none" w:sz="0" w:space="0" w:color="auto"/>
        <w:bottom w:val="none" w:sz="0" w:space="0" w:color="auto"/>
        <w:right w:val="none" w:sz="0" w:space="0" w:color="auto"/>
      </w:divBdr>
    </w:div>
    <w:div w:id="665941913">
      <w:bodyDiv w:val="1"/>
      <w:marLeft w:val="0"/>
      <w:marRight w:val="0"/>
      <w:marTop w:val="0"/>
      <w:marBottom w:val="0"/>
      <w:divBdr>
        <w:top w:val="none" w:sz="0" w:space="0" w:color="auto"/>
        <w:left w:val="none" w:sz="0" w:space="0" w:color="auto"/>
        <w:bottom w:val="none" w:sz="0" w:space="0" w:color="auto"/>
        <w:right w:val="none" w:sz="0" w:space="0" w:color="auto"/>
      </w:divBdr>
    </w:div>
    <w:div w:id="682634100">
      <w:bodyDiv w:val="1"/>
      <w:marLeft w:val="0"/>
      <w:marRight w:val="0"/>
      <w:marTop w:val="0"/>
      <w:marBottom w:val="0"/>
      <w:divBdr>
        <w:top w:val="none" w:sz="0" w:space="0" w:color="auto"/>
        <w:left w:val="none" w:sz="0" w:space="0" w:color="auto"/>
        <w:bottom w:val="none" w:sz="0" w:space="0" w:color="auto"/>
        <w:right w:val="none" w:sz="0" w:space="0" w:color="auto"/>
      </w:divBdr>
    </w:div>
    <w:div w:id="695272065">
      <w:bodyDiv w:val="1"/>
      <w:marLeft w:val="0"/>
      <w:marRight w:val="0"/>
      <w:marTop w:val="0"/>
      <w:marBottom w:val="0"/>
      <w:divBdr>
        <w:top w:val="none" w:sz="0" w:space="0" w:color="auto"/>
        <w:left w:val="none" w:sz="0" w:space="0" w:color="auto"/>
        <w:bottom w:val="none" w:sz="0" w:space="0" w:color="auto"/>
        <w:right w:val="none" w:sz="0" w:space="0" w:color="auto"/>
      </w:divBdr>
    </w:div>
    <w:div w:id="724988801">
      <w:bodyDiv w:val="1"/>
      <w:marLeft w:val="0"/>
      <w:marRight w:val="0"/>
      <w:marTop w:val="0"/>
      <w:marBottom w:val="0"/>
      <w:divBdr>
        <w:top w:val="none" w:sz="0" w:space="0" w:color="auto"/>
        <w:left w:val="none" w:sz="0" w:space="0" w:color="auto"/>
        <w:bottom w:val="none" w:sz="0" w:space="0" w:color="auto"/>
        <w:right w:val="none" w:sz="0" w:space="0" w:color="auto"/>
      </w:divBdr>
    </w:div>
    <w:div w:id="778791646">
      <w:bodyDiv w:val="1"/>
      <w:marLeft w:val="0"/>
      <w:marRight w:val="0"/>
      <w:marTop w:val="0"/>
      <w:marBottom w:val="0"/>
      <w:divBdr>
        <w:top w:val="none" w:sz="0" w:space="0" w:color="auto"/>
        <w:left w:val="none" w:sz="0" w:space="0" w:color="auto"/>
        <w:bottom w:val="none" w:sz="0" w:space="0" w:color="auto"/>
        <w:right w:val="none" w:sz="0" w:space="0" w:color="auto"/>
      </w:divBdr>
    </w:div>
    <w:div w:id="798574320">
      <w:bodyDiv w:val="1"/>
      <w:marLeft w:val="0"/>
      <w:marRight w:val="0"/>
      <w:marTop w:val="0"/>
      <w:marBottom w:val="0"/>
      <w:divBdr>
        <w:top w:val="none" w:sz="0" w:space="0" w:color="auto"/>
        <w:left w:val="none" w:sz="0" w:space="0" w:color="auto"/>
        <w:bottom w:val="none" w:sz="0" w:space="0" w:color="auto"/>
        <w:right w:val="none" w:sz="0" w:space="0" w:color="auto"/>
      </w:divBdr>
    </w:div>
    <w:div w:id="847259808">
      <w:bodyDiv w:val="1"/>
      <w:marLeft w:val="0"/>
      <w:marRight w:val="0"/>
      <w:marTop w:val="0"/>
      <w:marBottom w:val="0"/>
      <w:divBdr>
        <w:top w:val="none" w:sz="0" w:space="0" w:color="auto"/>
        <w:left w:val="none" w:sz="0" w:space="0" w:color="auto"/>
        <w:bottom w:val="none" w:sz="0" w:space="0" w:color="auto"/>
        <w:right w:val="none" w:sz="0" w:space="0" w:color="auto"/>
      </w:divBdr>
    </w:div>
    <w:div w:id="871190075">
      <w:bodyDiv w:val="1"/>
      <w:marLeft w:val="0"/>
      <w:marRight w:val="0"/>
      <w:marTop w:val="0"/>
      <w:marBottom w:val="0"/>
      <w:divBdr>
        <w:top w:val="none" w:sz="0" w:space="0" w:color="auto"/>
        <w:left w:val="none" w:sz="0" w:space="0" w:color="auto"/>
        <w:bottom w:val="none" w:sz="0" w:space="0" w:color="auto"/>
        <w:right w:val="none" w:sz="0" w:space="0" w:color="auto"/>
      </w:divBdr>
    </w:div>
    <w:div w:id="909265033">
      <w:bodyDiv w:val="1"/>
      <w:marLeft w:val="0"/>
      <w:marRight w:val="0"/>
      <w:marTop w:val="0"/>
      <w:marBottom w:val="0"/>
      <w:divBdr>
        <w:top w:val="none" w:sz="0" w:space="0" w:color="auto"/>
        <w:left w:val="none" w:sz="0" w:space="0" w:color="auto"/>
        <w:bottom w:val="none" w:sz="0" w:space="0" w:color="auto"/>
        <w:right w:val="none" w:sz="0" w:space="0" w:color="auto"/>
      </w:divBdr>
    </w:div>
    <w:div w:id="911819470">
      <w:bodyDiv w:val="1"/>
      <w:marLeft w:val="0"/>
      <w:marRight w:val="0"/>
      <w:marTop w:val="0"/>
      <w:marBottom w:val="0"/>
      <w:divBdr>
        <w:top w:val="none" w:sz="0" w:space="0" w:color="auto"/>
        <w:left w:val="none" w:sz="0" w:space="0" w:color="auto"/>
        <w:bottom w:val="none" w:sz="0" w:space="0" w:color="auto"/>
        <w:right w:val="none" w:sz="0" w:space="0" w:color="auto"/>
      </w:divBdr>
    </w:div>
    <w:div w:id="924922293">
      <w:bodyDiv w:val="1"/>
      <w:marLeft w:val="0"/>
      <w:marRight w:val="0"/>
      <w:marTop w:val="0"/>
      <w:marBottom w:val="0"/>
      <w:divBdr>
        <w:top w:val="none" w:sz="0" w:space="0" w:color="auto"/>
        <w:left w:val="none" w:sz="0" w:space="0" w:color="auto"/>
        <w:bottom w:val="none" w:sz="0" w:space="0" w:color="auto"/>
        <w:right w:val="none" w:sz="0" w:space="0" w:color="auto"/>
      </w:divBdr>
    </w:div>
    <w:div w:id="942342296">
      <w:bodyDiv w:val="1"/>
      <w:marLeft w:val="0"/>
      <w:marRight w:val="0"/>
      <w:marTop w:val="0"/>
      <w:marBottom w:val="0"/>
      <w:divBdr>
        <w:top w:val="none" w:sz="0" w:space="0" w:color="auto"/>
        <w:left w:val="none" w:sz="0" w:space="0" w:color="auto"/>
        <w:bottom w:val="none" w:sz="0" w:space="0" w:color="auto"/>
        <w:right w:val="none" w:sz="0" w:space="0" w:color="auto"/>
      </w:divBdr>
    </w:div>
    <w:div w:id="977806881">
      <w:bodyDiv w:val="1"/>
      <w:marLeft w:val="0"/>
      <w:marRight w:val="0"/>
      <w:marTop w:val="0"/>
      <w:marBottom w:val="0"/>
      <w:divBdr>
        <w:top w:val="none" w:sz="0" w:space="0" w:color="auto"/>
        <w:left w:val="none" w:sz="0" w:space="0" w:color="auto"/>
        <w:bottom w:val="none" w:sz="0" w:space="0" w:color="auto"/>
        <w:right w:val="none" w:sz="0" w:space="0" w:color="auto"/>
      </w:divBdr>
    </w:div>
    <w:div w:id="1011183138">
      <w:bodyDiv w:val="1"/>
      <w:marLeft w:val="0"/>
      <w:marRight w:val="0"/>
      <w:marTop w:val="0"/>
      <w:marBottom w:val="0"/>
      <w:divBdr>
        <w:top w:val="none" w:sz="0" w:space="0" w:color="auto"/>
        <w:left w:val="none" w:sz="0" w:space="0" w:color="auto"/>
        <w:bottom w:val="none" w:sz="0" w:space="0" w:color="auto"/>
        <w:right w:val="none" w:sz="0" w:space="0" w:color="auto"/>
      </w:divBdr>
    </w:div>
    <w:div w:id="1028604534">
      <w:bodyDiv w:val="1"/>
      <w:marLeft w:val="0"/>
      <w:marRight w:val="0"/>
      <w:marTop w:val="0"/>
      <w:marBottom w:val="0"/>
      <w:divBdr>
        <w:top w:val="none" w:sz="0" w:space="0" w:color="auto"/>
        <w:left w:val="none" w:sz="0" w:space="0" w:color="auto"/>
        <w:bottom w:val="none" w:sz="0" w:space="0" w:color="auto"/>
        <w:right w:val="none" w:sz="0" w:space="0" w:color="auto"/>
      </w:divBdr>
    </w:div>
    <w:div w:id="1039402217">
      <w:bodyDiv w:val="1"/>
      <w:marLeft w:val="0"/>
      <w:marRight w:val="0"/>
      <w:marTop w:val="0"/>
      <w:marBottom w:val="0"/>
      <w:divBdr>
        <w:top w:val="none" w:sz="0" w:space="0" w:color="auto"/>
        <w:left w:val="none" w:sz="0" w:space="0" w:color="auto"/>
        <w:bottom w:val="none" w:sz="0" w:space="0" w:color="auto"/>
        <w:right w:val="none" w:sz="0" w:space="0" w:color="auto"/>
      </w:divBdr>
    </w:div>
    <w:div w:id="1066030327">
      <w:bodyDiv w:val="1"/>
      <w:marLeft w:val="0"/>
      <w:marRight w:val="0"/>
      <w:marTop w:val="0"/>
      <w:marBottom w:val="0"/>
      <w:divBdr>
        <w:top w:val="none" w:sz="0" w:space="0" w:color="auto"/>
        <w:left w:val="none" w:sz="0" w:space="0" w:color="auto"/>
        <w:bottom w:val="none" w:sz="0" w:space="0" w:color="auto"/>
        <w:right w:val="none" w:sz="0" w:space="0" w:color="auto"/>
      </w:divBdr>
    </w:div>
    <w:div w:id="1108083473">
      <w:bodyDiv w:val="1"/>
      <w:marLeft w:val="0"/>
      <w:marRight w:val="0"/>
      <w:marTop w:val="0"/>
      <w:marBottom w:val="0"/>
      <w:divBdr>
        <w:top w:val="none" w:sz="0" w:space="0" w:color="auto"/>
        <w:left w:val="none" w:sz="0" w:space="0" w:color="auto"/>
        <w:bottom w:val="none" w:sz="0" w:space="0" w:color="auto"/>
        <w:right w:val="none" w:sz="0" w:space="0" w:color="auto"/>
      </w:divBdr>
    </w:div>
    <w:div w:id="1125805192">
      <w:bodyDiv w:val="1"/>
      <w:marLeft w:val="0"/>
      <w:marRight w:val="0"/>
      <w:marTop w:val="0"/>
      <w:marBottom w:val="0"/>
      <w:divBdr>
        <w:top w:val="none" w:sz="0" w:space="0" w:color="auto"/>
        <w:left w:val="none" w:sz="0" w:space="0" w:color="auto"/>
        <w:bottom w:val="none" w:sz="0" w:space="0" w:color="auto"/>
        <w:right w:val="none" w:sz="0" w:space="0" w:color="auto"/>
      </w:divBdr>
    </w:div>
    <w:div w:id="1140418045">
      <w:bodyDiv w:val="1"/>
      <w:marLeft w:val="0"/>
      <w:marRight w:val="0"/>
      <w:marTop w:val="0"/>
      <w:marBottom w:val="0"/>
      <w:divBdr>
        <w:top w:val="none" w:sz="0" w:space="0" w:color="auto"/>
        <w:left w:val="none" w:sz="0" w:space="0" w:color="auto"/>
        <w:bottom w:val="none" w:sz="0" w:space="0" w:color="auto"/>
        <w:right w:val="none" w:sz="0" w:space="0" w:color="auto"/>
      </w:divBdr>
    </w:div>
    <w:div w:id="1146553276">
      <w:bodyDiv w:val="1"/>
      <w:marLeft w:val="0"/>
      <w:marRight w:val="0"/>
      <w:marTop w:val="0"/>
      <w:marBottom w:val="0"/>
      <w:divBdr>
        <w:top w:val="none" w:sz="0" w:space="0" w:color="auto"/>
        <w:left w:val="none" w:sz="0" w:space="0" w:color="auto"/>
        <w:bottom w:val="none" w:sz="0" w:space="0" w:color="auto"/>
        <w:right w:val="none" w:sz="0" w:space="0" w:color="auto"/>
      </w:divBdr>
    </w:div>
    <w:div w:id="1175730045">
      <w:bodyDiv w:val="1"/>
      <w:marLeft w:val="0"/>
      <w:marRight w:val="0"/>
      <w:marTop w:val="0"/>
      <w:marBottom w:val="0"/>
      <w:divBdr>
        <w:top w:val="none" w:sz="0" w:space="0" w:color="auto"/>
        <w:left w:val="none" w:sz="0" w:space="0" w:color="auto"/>
        <w:bottom w:val="none" w:sz="0" w:space="0" w:color="auto"/>
        <w:right w:val="none" w:sz="0" w:space="0" w:color="auto"/>
      </w:divBdr>
    </w:div>
    <w:div w:id="1200363950">
      <w:bodyDiv w:val="1"/>
      <w:marLeft w:val="0"/>
      <w:marRight w:val="0"/>
      <w:marTop w:val="0"/>
      <w:marBottom w:val="0"/>
      <w:divBdr>
        <w:top w:val="none" w:sz="0" w:space="0" w:color="auto"/>
        <w:left w:val="none" w:sz="0" w:space="0" w:color="auto"/>
        <w:bottom w:val="none" w:sz="0" w:space="0" w:color="auto"/>
        <w:right w:val="none" w:sz="0" w:space="0" w:color="auto"/>
      </w:divBdr>
    </w:div>
    <w:div w:id="1208906214">
      <w:bodyDiv w:val="1"/>
      <w:marLeft w:val="0"/>
      <w:marRight w:val="0"/>
      <w:marTop w:val="0"/>
      <w:marBottom w:val="0"/>
      <w:divBdr>
        <w:top w:val="none" w:sz="0" w:space="0" w:color="auto"/>
        <w:left w:val="none" w:sz="0" w:space="0" w:color="auto"/>
        <w:bottom w:val="none" w:sz="0" w:space="0" w:color="auto"/>
        <w:right w:val="none" w:sz="0" w:space="0" w:color="auto"/>
      </w:divBdr>
    </w:div>
    <w:div w:id="1277756731">
      <w:bodyDiv w:val="1"/>
      <w:marLeft w:val="0"/>
      <w:marRight w:val="0"/>
      <w:marTop w:val="0"/>
      <w:marBottom w:val="0"/>
      <w:divBdr>
        <w:top w:val="none" w:sz="0" w:space="0" w:color="auto"/>
        <w:left w:val="none" w:sz="0" w:space="0" w:color="auto"/>
        <w:bottom w:val="none" w:sz="0" w:space="0" w:color="auto"/>
        <w:right w:val="none" w:sz="0" w:space="0" w:color="auto"/>
      </w:divBdr>
    </w:div>
    <w:div w:id="1281299945">
      <w:bodyDiv w:val="1"/>
      <w:marLeft w:val="0"/>
      <w:marRight w:val="0"/>
      <w:marTop w:val="0"/>
      <w:marBottom w:val="0"/>
      <w:divBdr>
        <w:top w:val="none" w:sz="0" w:space="0" w:color="auto"/>
        <w:left w:val="none" w:sz="0" w:space="0" w:color="auto"/>
        <w:bottom w:val="none" w:sz="0" w:space="0" w:color="auto"/>
        <w:right w:val="none" w:sz="0" w:space="0" w:color="auto"/>
      </w:divBdr>
    </w:div>
    <w:div w:id="1287614291">
      <w:bodyDiv w:val="1"/>
      <w:marLeft w:val="0"/>
      <w:marRight w:val="0"/>
      <w:marTop w:val="0"/>
      <w:marBottom w:val="0"/>
      <w:divBdr>
        <w:top w:val="none" w:sz="0" w:space="0" w:color="auto"/>
        <w:left w:val="none" w:sz="0" w:space="0" w:color="auto"/>
        <w:bottom w:val="none" w:sz="0" w:space="0" w:color="auto"/>
        <w:right w:val="none" w:sz="0" w:space="0" w:color="auto"/>
      </w:divBdr>
    </w:div>
    <w:div w:id="1306012218">
      <w:bodyDiv w:val="1"/>
      <w:marLeft w:val="0"/>
      <w:marRight w:val="0"/>
      <w:marTop w:val="0"/>
      <w:marBottom w:val="0"/>
      <w:divBdr>
        <w:top w:val="none" w:sz="0" w:space="0" w:color="auto"/>
        <w:left w:val="none" w:sz="0" w:space="0" w:color="auto"/>
        <w:bottom w:val="none" w:sz="0" w:space="0" w:color="auto"/>
        <w:right w:val="none" w:sz="0" w:space="0" w:color="auto"/>
      </w:divBdr>
    </w:div>
    <w:div w:id="1348751269">
      <w:bodyDiv w:val="1"/>
      <w:marLeft w:val="0"/>
      <w:marRight w:val="0"/>
      <w:marTop w:val="0"/>
      <w:marBottom w:val="0"/>
      <w:divBdr>
        <w:top w:val="none" w:sz="0" w:space="0" w:color="auto"/>
        <w:left w:val="none" w:sz="0" w:space="0" w:color="auto"/>
        <w:bottom w:val="none" w:sz="0" w:space="0" w:color="auto"/>
        <w:right w:val="none" w:sz="0" w:space="0" w:color="auto"/>
      </w:divBdr>
    </w:div>
    <w:div w:id="1420178136">
      <w:bodyDiv w:val="1"/>
      <w:marLeft w:val="0"/>
      <w:marRight w:val="0"/>
      <w:marTop w:val="0"/>
      <w:marBottom w:val="0"/>
      <w:divBdr>
        <w:top w:val="none" w:sz="0" w:space="0" w:color="auto"/>
        <w:left w:val="none" w:sz="0" w:space="0" w:color="auto"/>
        <w:bottom w:val="none" w:sz="0" w:space="0" w:color="auto"/>
        <w:right w:val="none" w:sz="0" w:space="0" w:color="auto"/>
      </w:divBdr>
    </w:div>
    <w:div w:id="1434939069">
      <w:bodyDiv w:val="1"/>
      <w:marLeft w:val="0"/>
      <w:marRight w:val="0"/>
      <w:marTop w:val="0"/>
      <w:marBottom w:val="0"/>
      <w:divBdr>
        <w:top w:val="none" w:sz="0" w:space="0" w:color="auto"/>
        <w:left w:val="none" w:sz="0" w:space="0" w:color="auto"/>
        <w:bottom w:val="none" w:sz="0" w:space="0" w:color="auto"/>
        <w:right w:val="none" w:sz="0" w:space="0" w:color="auto"/>
      </w:divBdr>
    </w:div>
    <w:div w:id="1728338167">
      <w:bodyDiv w:val="1"/>
      <w:marLeft w:val="0"/>
      <w:marRight w:val="0"/>
      <w:marTop w:val="0"/>
      <w:marBottom w:val="0"/>
      <w:divBdr>
        <w:top w:val="none" w:sz="0" w:space="0" w:color="auto"/>
        <w:left w:val="none" w:sz="0" w:space="0" w:color="auto"/>
        <w:bottom w:val="none" w:sz="0" w:space="0" w:color="auto"/>
        <w:right w:val="none" w:sz="0" w:space="0" w:color="auto"/>
      </w:divBdr>
    </w:div>
    <w:div w:id="1769545050">
      <w:bodyDiv w:val="1"/>
      <w:marLeft w:val="0"/>
      <w:marRight w:val="0"/>
      <w:marTop w:val="0"/>
      <w:marBottom w:val="0"/>
      <w:divBdr>
        <w:top w:val="none" w:sz="0" w:space="0" w:color="auto"/>
        <w:left w:val="none" w:sz="0" w:space="0" w:color="auto"/>
        <w:bottom w:val="none" w:sz="0" w:space="0" w:color="auto"/>
        <w:right w:val="none" w:sz="0" w:space="0" w:color="auto"/>
      </w:divBdr>
    </w:div>
    <w:div w:id="1849438763">
      <w:bodyDiv w:val="1"/>
      <w:marLeft w:val="0"/>
      <w:marRight w:val="0"/>
      <w:marTop w:val="0"/>
      <w:marBottom w:val="0"/>
      <w:divBdr>
        <w:top w:val="none" w:sz="0" w:space="0" w:color="auto"/>
        <w:left w:val="none" w:sz="0" w:space="0" w:color="auto"/>
        <w:bottom w:val="none" w:sz="0" w:space="0" w:color="auto"/>
        <w:right w:val="none" w:sz="0" w:space="0" w:color="auto"/>
      </w:divBdr>
    </w:div>
    <w:div w:id="1875117306">
      <w:bodyDiv w:val="1"/>
      <w:marLeft w:val="0"/>
      <w:marRight w:val="0"/>
      <w:marTop w:val="0"/>
      <w:marBottom w:val="0"/>
      <w:divBdr>
        <w:top w:val="none" w:sz="0" w:space="0" w:color="auto"/>
        <w:left w:val="none" w:sz="0" w:space="0" w:color="auto"/>
        <w:bottom w:val="none" w:sz="0" w:space="0" w:color="auto"/>
        <w:right w:val="none" w:sz="0" w:space="0" w:color="auto"/>
      </w:divBdr>
    </w:div>
    <w:div w:id="1904025372">
      <w:bodyDiv w:val="1"/>
      <w:marLeft w:val="0"/>
      <w:marRight w:val="0"/>
      <w:marTop w:val="0"/>
      <w:marBottom w:val="0"/>
      <w:divBdr>
        <w:top w:val="none" w:sz="0" w:space="0" w:color="auto"/>
        <w:left w:val="none" w:sz="0" w:space="0" w:color="auto"/>
        <w:bottom w:val="none" w:sz="0" w:space="0" w:color="auto"/>
        <w:right w:val="none" w:sz="0" w:space="0" w:color="auto"/>
      </w:divBdr>
    </w:div>
    <w:div w:id="1907909410">
      <w:bodyDiv w:val="1"/>
      <w:marLeft w:val="0"/>
      <w:marRight w:val="0"/>
      <w:marTop w:val="0"/>
      <w:marBottom w:val="0"/>
      <w:divBdr>
        <w:top w:val="none" w:sz="0" w:space="0" w:color="auto"/>
        <w:left w:val="none" w:sz="0" w:space="0" w:color="auto"/>
        <w:bottom w:val="none" w:sz="0" w:space="0" w:color="auto"/>
        <w:right w:val="none" w:sz="0" w:space="0" w:color="auto"/>
      </w:divBdr>
    </w:div>
    <w:div w:id="1916551039">
      <w:bodyDiv w:val="1"/>
      <w:marLeft w:val="0"/>
      <w:marRight w:val="0"/>
      <w:marTop w:val="0"/>
      <w:marBottom w:val="0"/>
      <w:divBdr>
        <w:top w:val="none" w:sz="0" w:space="0" w:color="auto"/>
        <w:left w:val="none" w:sz="0" w:space="0" w:color="auto"/>
        <w:bottom w:val="none" w:sz="0" w:space="0" w:color="auto"/>
        <w:right w:val="none" w:sz="0" w:space="0" w:color="auto"/>
      </w:divBdr>
    </w:div>
    <w:div w:id="1974671773">
      <w:bodyDiv w:val="1"/>
      <w:marLeft w:val="0"/>
      <w:marRight w:val="0"/>
      <w:marTop w:val="0"/>
      <w:marBottom w:val="0"/>
      <w:divBdr>
        <w:top w:val="none" w:sz="0" w:space="0" w:color="auto"/>
        <w:left w:val="none" w:sz="0" w:space="0" w:color="auto"/>
        <w:bottom w:val="none" w:sz="0" w:space="0" w:color="auto"/>
        <w:right w:val="none" w:sz="0" w:space="0" w:color="auto"/>
      </w:divBdr>
    </w:div>
    <w:div w:id="2016034788">
      <w:bodyDiv w:val="1"/>
      <w:marLeft w:val="0"/>
      <w:marRight w:val="0"/>
      <w:marTop w:val="0"/>
      <w:marBottom w:val="0"/>
      <w:divBdr>
        <w:top w:val="none" w:sz="0" w:space="0" w:color="auto"/>
        <w:left w:val="none" w:sz="0" w:space="0" w:color="auto"/>
        <w:bottom w:val="none" w:sz="0" w:space="0" w:color="auto"/>
        <w:right w:val="none" w:sz="0" w:space="0" w:color="auto"/>
      </w:divBdr>
    </w:div>
    <w:div w:id="2032143044">
      <w:bodyDiv w:val="1"/>
      <w:marLeft w:val="0"/>
      <w:marRight w:val="0"/>
      <w:marTop w:val="0"/>
      <w:marBottom w:val="0"/>
      <w:divBdr>
        <w:top w:val="none" w:sz="0" w:space="0" w:color="auto"/>
        <w:left w:val="none" w:sz="0" w:space="0" w:color="auto"/>
        <w:bottom w:val="none" w:sz="0" w:space="0" w:color="auto"/>
        <w:right w:val="none" w:sz="0" w:space="0" w:color="auto"/>
      </w:divBdr>
    </w:div>
    <w:div w:id="2119250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6.jp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24" Type="http://schemas.openxmlformats.org/officeDocument/2006/relationships/image" Target="media/image14.gi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gif"/><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8C53F4-9C62-491E-ABD5-C662C248E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70</Pages>
  <Words>12038</Words>
  <Characters>66212</Characters>
  <Application>Microsoft Office Word</Application>
  <DocSecurity>0</DocSecurity>
  <Lines>551</Lines>
  <Paragraphs>156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78094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Miguel Centeno Muñoz</dc:creator>
  <cp:lastModifiedBy>Miguel Centeno Muñoz</cp:lastModifiedBy>
  <cp:revision>3</cp:revision>
  <cp:lastPrinted>2014-08-02T11:12:00Z</cp:lastPrinted>
  <dcterms:created xsi:type="dcterms:W3CDTF">2014-08-02T11:12:00Z</dcterms:created>
  <dcterms:modified xsi:type="dcterms:W3CDTF">2014-08-02T11:13:00Z</dcterms:modified>
</cp:coreProperties>
</file>