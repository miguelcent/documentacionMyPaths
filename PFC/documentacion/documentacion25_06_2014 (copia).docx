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r>
        <w:rPr>
          <w:rFonts w:ascii="Times New Roman" w:eastAsia="Times New Roman" w:hAnsi="Times New Roman" w:cs="Times New Roman"/>
          <w:b/>
          <w:bCs/>
          <w:noProof/>
          <w:sz w:val="29"/>
          <w:szCs w:val="29"/>
          <w:lang w:eastAsia="es-ES"/>
        </w:rPr>
        <w:drawing>
          <wp:inline distT="0" distB="0" distL="0" distR="0">
            <wp:extent cx="1428750" cy="1428750"/>
            <wp:effectExtent l="0" t="0" r="0" b="0"/>
            <wp:docPr id="12" name="Imagen 12" descr="log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jc w:val="center"/>
        <w:rPr>
          <w:rFonts w:ascii="Times New Roman" w:eastAsia="Times New Roman" w:hAnsi="Times New Roman" w:cs="Times New Roman"/>
          <w:b/>
          <w:bCs/>
          <w:sz w:val="29"/>
          <w:szCs w:val="29"/>
          <w:lang w:eastAsia="es-ES"/>
        </w:rPr>
      </w:pPr>
    </w:p>
    <w:p w:rsidR="00857173" w:rsidRPr="00857173" w:rsidRDefault="00857173" w:rsidP="00857173">
      <w:pPr>
        <w:autoSpaceDE w:val="0"/>
        <w:autoSpaceDN w:val="0"/>
        <w:adjustRightInd w:val="0"/>
        <w:spacing w:after="0" w:line="240" w:lineRule="auto"/>
        <w:ind w:right="-496"/>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ESCUELA TÉCNICA SUPERIOR DE INGENIERÍA INFORMÁTICA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INGENIERÍA TÉCNICA INFORMÁTICA DE GESTIÓN</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0"/>
          <w:szCs w:val="20"/>
          <w:lang w:eastAsia="es-ES"/>
        </w:rPr>
      </w:pPr>
    </w:p>
    <w:p w:rsidR="00857173" w:rsidRPr="00D723A7" w:rsidRDefault="00D723A7" w:rsidP="00B5317B">
      <w:pPr>
        <w:autoSpaceDE w:val="0"/>
        <w:autoSpaceDN w:val="0"/>
        <w:adjustRightInd w:val="0"/>
        <w:spacing w:after="0" w:line="240" w:lineRule="auto"/>
        <w:ind w:left="708" w:hanging="708"/>
        <w:jc w:val="center"/>
        <w:rPr>
          <w:rFonts w:ascii="Arial" w:eastAsia="Times New Roman" w:hAnsi="Arial" w:cs="Arial"/>
          <w:b/>
          <w:bCs/>
          <w:i/>
          <w:sz w:val="29"/>
          <w:szCs w:val="29"/>
          <w:lang w:eastAsia="es-ES"/>
        </w:rPr>
      </w:pPr>
      <w:r w:rsidRPr="00D723A7">
        <w:rPr>
          <w:rFonts w:ascii="Arial" w:eastAsia="Times New Roman" w:hAnsi="Arial" w:cs="Arial"/>
          <w:b/>
          <w:bCs/>
          <w:i/>
          <w:sz w:val="29"/>
          <w:szCs w:val="29"/>
          <w:lang w:eastAsia="es-ES"/>
        </w:rPr>
        <w:t>MyPaths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r w:rsidRPr="00857173">
        <w:rPr>
          <w:rFonts w:ascii="Arial" w:eastAsia="Times New Roman" w:hAnsi="Arial" w:cs="Arial"/>
          <w:b/>
          <w:bCs/>
          <w:sz w:val="29"/>
          <w:szCs w:val="29"/>
          <w:lang w:eastAsia="es-ES"/>
        </w:rPr>
        <w:t>GESTIÓN DE RUTAS CATEGORIZADAS EN LA NUBE USANDO GWT, DATASTORE, APPENGINE Y API GOOGLE MAPS GWT</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 w:val="29"/>
          <w:szCs w:val="29"/>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Realizado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MIGUEL CENTENO MUÑOZ</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28633254W</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Dirigido por</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SERGIO SEGURA RUEDA</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Departamento</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r w:rsidRPr="00857173">
        <w:rPr>
          <w:rFonts w:ascii="Arial" w:eastAsia="Times New Roman" w:hAnsi="Arial" w:cs="Arial"/>
          <w:b/>
          <w:bCs/>
          <w:szCs w:val="24"/>
          <w:lang w:eastAsia="es-ES"/>
        </w:rPr>
        <w:t>LENGUAJES Y SISTEMAS INFORMÁTICOS</w:t>
      </w: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center"/>
        <w:rPr>
          <w:rFonts w:ascii="Arial" w:eastAsia="Times New Roman" w:hAnsi="Arial" w:cs="Arial"/>
          <w:b/>
          <w:bCs/>
          <w:szCs w:val="24"/>
          <w:lang w:eastAsia="es-ES"/>
        </w:rPr>
      </w:pPr>
    </w:p>
    <w:p w:rsidR="00857173" w:rsidRPr="00857173" w:rsidRDefault="00857173" w:rsidP="00857173">
      <w:pPr>
        <w:autoSpaceDE w:val="0"/>
        <w:autoSpaceDN w:val="0"/>
        <w:adjustRightInd w:val="0"/>
        <w:spacing w:after="0" w:line="240" w:lineRule="auto"/>
        <w:jc w:val="right"/>
        <w:rPr>
          <w:rFonts w:ascii="Arial" w:eastAsia="Times New Roman" w:hAnsi="Arial" w:cs="Arial"/>
          <w:b/>
          <w:bCs/>
          <w:szCs w:val="24"/>
          <w:lang w:eastAsia="es-ES"/>
        </w:rPr>
      </w:pPr>
      <w:r w:rsidRPr="00857173">
        <w:rPr>
          <w:rFonts w:ascii="Arial" w:eastAsia="Times New Roman" w:hAnsi="Arial" w:cs="Arial"/>
          <w:b/>
          <w:bCs/>
          <w:szCs w:val="24"/>
          <w:lang w:eastAsia="es-ES"/>
        </w:rPr>
        <w:t>Sevilla, Septiembre de 2014</w:t>
      </w:r>
    </w:p>
    <w:p w:rsidR="00617CD5" w:rsidRDefault="00617CD5" w:rsidP="008025FB">
      <w:pPr>
        <w:pStyle w:val="Ttulo1"/>
      </w:pPr>
    </w:p>
    <w:p w:rsidR="008025FB" w:rsidRPr="008025FB" w:rsidRDefault="008025FB" w:rsidP="008025FB">
      <w:pPr>
        <w:pStyle w:val="Ttulo1"/>
      </w:pPr>
      <w:bookmarkStart w:id="0" w:name="_Toc391493247"/>
      <w:r w:rsidRPr="008025FB">
        <w:t>Resumen</w:t>
      </w:r>
      <w:bookmarkEnd w:id="0"/>
    </w:p>
    <w:p w:rsidR="008025FB" w:rsidRPr="008025FB" w:rsidRDefault="008025FB" w:rsidP="008025FB"/>
    <w:p w:rsidR="002E6A9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t>EL origen de esta idea surgió como una necesidad particular de un familiar quien, planificando un viaje turístico, necesitaba de la experiencia de personas que ya hubieran estado en diferentes lugares de  España. Dicha necesidad se</w:t>
      </w:r>
      <w:r w:rsidR="002E6A9B">
        <w:rPr>
          <w:rFonts w:ascii="Calibri" w:eastAsia="Times New Roman" w:hAnsi="Calibri" w:cs="Courier New"/>
          <w:szCs w:val="24"/>
          <w:lang w:eastAsia="es-ES"/>
        </w:rPr>
        <w:t xml:space="preserve"> convirtió³ en idea de negocio.</w:t>
      </w:r>
    </w:p>
    <w:p w:rsidR="008025FB" w:rsidRDefault="008025FB" w:rsidP="002E6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Entre las necesidades que busca cubrir esta aplicación se encuentran dos preguntas que frecuentemente abordan a las personas en la planificación de sus actividades favoritas o el sacar partido a su tiempo libre:  ¿Qué hacer y qué ofrece un destino concreto? y, sobre todo, ¿Cómo puedo saber si una actividad en concreto que consulto en la red es realmente lo que busco y cubre mis necesidades?</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Posteriormente a esta primera interpretación del problema, surge otro factor determinante en la funcionalidad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Ofrecer alternativas, dentro de los gustos de los usuarios, cerca de la zona en la cual residen e, incluso, cerca de la geolocalización en la que se encuentran en un momento concreto.</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es una aplicación que busca cubrir las necesidades de los usuarios para realizar actividades categorizadas, presentarlas haciendo uso de las posibilidades de </w:t>
      </w:r>
      <w:r w:rsidRPr="008025FB">
        <w:rPr>
          <w:rFonts w:ascii="Calibri" w:eastAsia="Times New Roman" w:hAnsi="Calibri" w:cs="Courier New"/>
          <w:i/>
          <w:szCs w:val="24"/>
          <w:lang w:eastAsia="es-ES"/>
        </w:rPr>
        <w:t>Google Maps</w:t>
      </w:r>
      <w:r w:rsidRPr="008025FB">
        <w:rPr>
          <w:rFonts w:ascii="Calibri" w:eastAsia="Times New Roman" w:hAnsi="Calibri" w:cs="Courier New"/>
          <w:szCs w:val="24"/>
          <w:lang w:eastAsia="es-ES"/>
        </w:rPr>
        <w:t>, y, sobre todo, poder compartir opinión sobre dichas actividades así como poder consultar las opiniones de usuarios o amigos que ya las conozcan.</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Los usuarios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pueden crear sus propias actividades, gestionarlas, compartirlas con grupos de amigos (tanto privadas como públicamente) y, sobre todo, ofrece a los usuarios la posibilidad de organizarse para realizar sus actividades favoritas, así como sacar el máximo provecho a su tiempo libre.</w:t>
      </w:r>
    </w:p>
    <w:p w:rsid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szCs w:val="24"/>
          <w:lang w:eastAsia="es-ES"/>
        </w:rPr>
      </w:pPr>
      <w:r w:rsidRPr="008025FB">
        <w:rPr>
          <w:rFonts w:ascii="Calibri" w:eastAsia="Times New Roman" w:hAnsi="Calibri" w:cs="Courier New"/>
          <w:szCs w:val="24"/>
          <w:lang w:eastAsia="es-ES"/>
        </w:rPr>
        <w:br/>
        <w:t xml:space="preserve">Para el desarrollo de </w:t>
      </w:r>
      <w:r w:rsidR="00D723A7">
        <w:rPr>
          <w:rFonts w:ascii="Calibri" w:eastAsia="Times New Roman" w:hAnsi="Calibri" w:cs="Courier New"/>
          <w:i/>
          <w:szCs w:val="24"/>
          <w:lang w:eastAsia="es-ES"/>
        </w:rPr>
        <w:t>MyPaths</w:t>
      </w:r>
      <w:r w:rsidRPr="008025FB">
        <w:rPr>
          <w:rFonts w:ascii="Calibri" w:eastAsia="Times New Roman" w:hAnsi="Calibri" w:cs="Courier New"/>
          <w:szCs w:val="24"/>
          <w:lang w:eastAsia="es-ES"/>
        </w:rPr>
        <w:t xml:space="preserve"> se ha tenido muy en cuenta la posibilidad de que la aplicación sea escalable, tenga un posible despliegue multidispositivo en el futuro, y su código sea mantenible en el tiempo.</w:t>
      </w:r>
    </w:p>
    <w:p w:rsidR="008025FB" w:rsidRPr="008025FB" w:rsidRDefault="008025FB" w:rsidP="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FF0000"/>
          <w:szCs w:val="24"/>
          <w:lang w:eastAsia="es-ES"/>
        </w:rPr>
      </w:pPr>
      <w:r w:rsidRPr="008025FB">
        <w:rPr>
          <w:rFonts w:ascii="Calibri" w:eastAsia="Times New Roman" w:hAnsi="Calibri" w:cs="Courier New"/>
          <w:szCs w:val="24"/>
          <w:lang w:eastAsia="es-ES"/>
        </w:rPr>
        <w:br/>
        <w:t xml:space="preserve">Entre las tecnologías y herramientas usadas con este fin se encuentran </w:t>
      </w:r>
      <w:r w:rsidRPr="008025FB">
        <w:rPr>
          <w:rFonts w:ascii="Calibri" w:eastAsia="Times New Roman" w:hAnsi="Calibri" w:cs="Courier New"/>
          <w:color w:val="FF0000"/>
          <w:szCs w:val="24"/>
          <w:lang w:eastAsia="es-ES"/>
        </w:rPr>
        <w:t xml:space="preserve">(enumerar: </w:t>
      </w:r>
      <w:r w:rsidRPr="008025FB">
        <w:rPr>
          <w:rFonts w:ascii="Calibri" w:eastAsia="Times New Roman" w:hAnsi="Calibri" w:cs="Courier New"/>
          <w:i/>
          <w:color w:val="FF0000"/>
          <w:szCs w:val="24"/>
          <w:lang w:eastAsia="es-ES"/>
        </w:rPr>
        <w:t>projetsii</w:t>
      </w:r>
      <w:r w:rsidRPr="008025FB">
        <w:rPr>
          <w:rFonts w:ascii="Calibri" w:eastAsia="Times New Roman" w:hAnsi="Calibri" w:cs="Courier New"/>
          <w:color w:val="FF0000"/>
          <w:szCs w:val="24"/>
          <w:lang w:eastAsia="es-ES"/>
        </w:rPr>
        <w:t xml:space="preserve">, </w:t>
      </w:r>
      <w:r w:rsidRPr="008025FB">
        <w:rPr>
          <w:rFonts w:ascii="Calibri" w:eastAsia="Times New Roman" w:hAnsi="Calibri" w:cs="Courier New"/>
          <w:i/>
          <w:color w:val="FF0000"/>
          <w:szCs w:val="24"/>
          <w:lang w:eastAsia="es-ES"/>
        </w:rPr>
        <w:t>GWT</w:t>
      </w:r>
      <w:r w:rsidRPr="008025FB">
        <w:rPr>
          <w:rFonts w:ascii="Calibri" w:eastAsia="Times New Roman" w:hAnsi="Calibri" w:cs="Courier New"/>
          <w:color w:val="FF0000"/>
          <w:szCs w:val="24"/>
          <w:lang w:eastAsia="es-ES"/>
        </w:rPr>
        <w:t xml:space="preserve"> Google Framework usando </w:t>
      </w:r>
      <w:r w:rsidRPr="008025FB">
        <w:rPr>
          <w:rFonts w:ascii="Calibri" w:eastAsia="Times New Roman" w:hAnsi="Calibri" w:cs="Courier New"/>
          <w:i/>
          <w:color w:val="FF0000"/>
          <w:szCs w:val="24"/>
          <w:lang w:eastAsia="es-ES"/>
        </w:rPr>
        <w:t>API Google Maps</w:t>
      </w:r>
      <w:r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Spring</w:t>
      </w:r>
      <w:r w:rsidR="00FB79FD"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Hibernate</w:t>
      </w:r>
      <w:r w:rsidR="00FB79FD" w:rsidRPr="00FB79FD">
        <w:rPr>
          <w:rFonts w:ascii="Calibri" w:eastAsia="Times New Roman" w:hAnsi="Calibri" w:cs="Courier New"/>
          <w:color w:val="FF0000"/>
          <w:szCs w:val="24"/>
          <w:lang w:eastAsia="es-ES"/>
        </w:rPr>
        <w:t xml:space="preserve">, </w:t>
      </w:r>
      <w:r w:rsidR="00FB79FD" w:rsidRPr="00FB79FD">
        <w:rPr>
          <w:rFonts w:ascii="Calibri" w:eastAsia="Times New Roman" w:hAnsi="Calibri" w:cs="Courier New"/>
          <w:i/>
          <w:color w:val="FF0000"/>
          <w:szCs w:val="24"/>
          <w:lang w:eastAsia="es-ES"/>
        </w:rPr>
        <w:t>Maven</w:t>
      </w:r>
      <w:r w:rsidR="00FB79FD" w:rsidRPr="00FB79FD">
        <w:rPr>
          <w:rFonts w:ascii="Calibri" w:eastAsia="Times New Roman" w:hAnsi="Calibri" w:cs="Courier New"/>
          <w:color w:val="FF0000"/>
          <w:szCs w:val="24"/>
          <w:lang w:eastAsia="es-ES"/>
        </w:rPr>
        <w:t xml:space="preserve">, </w:t>
      </w:r>
      <w:r w:rsidRPr="00FB79FD">
        <w:rPr>
          <w:rFonts w:ascii="Calibri" w:eastAsia="Times New Roman" w:hAnsi="Calibri" w:cs="Courier New"/>
          <w:i/>
          <w:color w:val="FF0000"/>
          <w:szCs w:val="24"/>
          <w:lang w:eastAsia="es-ES"/>
        </w:rPr>
        <w:t>SVN</w:t>
      </w:r>
      <w:r w:rsidRPr="00FB79FD">
        <w:rPr>
          <w:rFonts w:ascii="Calibri" w:eastAsia="Times New Roman" w:hAnsi="Calibri" w:cs="Courier New"/>
          <w:color w:val="FF0000"/>
          <w:szCs w:val="24"/>
          <w:lang w:eastAsia="es-ES"/>
        </w:rPr>
        <w:t xml:space="preserve">, </w:t>
      </w:r>
      <w:r w:rsidRPr="00FB79FD">
        <w:rPr>
          <w:rFonts w:ascii="Calibri" w:eastAsia="Times New Roman" w:hAnsi="Calibri" w:cs="Courier New"/>
          <w:i/>
          <w:color w:val="FF0000"/>
          <w:szCs w:val="24"/>
          <w:lang w:eastAsia="es-ES"/>
        </w:rPr>
        <w:t>Sonar</w:t>
      </w:r>
      <w:r w:rsidRPr="00FB79FD">
        <w:rPr>
          <w:rFonts w:ascii="Calibri" w:eastAsia="Times New Roman" w:hAnsi="Calibri" w:cs="Courier New"/>
          <w:color w:val="FF0000"/>
          <w:szCs w:val="24"/>
          <w:lang w:eastAsia="es-ES"/>
        </w:rPr>
        <w:t>, y las que salgan).</w:t>
      </w:r>
    </w:p>
    <w:p w:rsidR="008025FB" w:rsidRPr="008025FB" w:rsidRDefault="008025FB" w:rsidP="008025FB"/>
    <w:p w:rsidR="00FB79FD" w:rsidRDefault="00FB79FD">
      <w:r>
        <w:br w:type="page"/>
      </w:r>
    </w:p>
    <w:p w:rsidR="00022393" w:rsidRPr="00491FC5" w:rsidRDefault="00022393" w:rsidP="006E5F9B">
      <w:pPr>
        <w:rPr>
          <w:b/>
          <w:color w:val="C0504D" w:themeColor="accent2"/>
          <w:sz w:val="36"/>
          <w:szCs w:val="36"/>
        </w:rPr>
      </w:pPr>
      <w:r w:rsidRPr="00491FC5">
        <w:rPr>
          <w:b/>
          <w:color w:val="C0504D" w:themeColor="accent2"/>
          <w:sz w:val="36"/>
          <w:szCs w:val="36"/>
        </w:rPr>
        <w:lastRenderedPageBreak/>
        <w:t>Tabla de contenidos</w:t>
      </w:r>
    </w:p>
    <w:p w:rsidR="00626C96" w:rsidRDefault="006E5F9B">
      <w:pPr>
        <w:pStyle w:val="TDC1"/>
        <w:tabs>
          <w:tab w:val="right" w:leader="dot" w:pos="8919"/>
        </w:tabs>
        <w:rPr>
          <w:rFonts w:cstheme="minorBidi"/>
          <w:b w:val="0"/>
          <w:bCs w:val="0"/>
          <w:noProof/>
          <w:color w:val="auto"/>
          <w:sz w:val="22"/>
          <w:szCs w:val="22"/>
        </w:rPr>
      </w:pPr>
      <w:r>
        <w:fldChar w:fldCharType="begin"/>
      </w:r>
      <w:r>
        <w:instrText xml:space="preserve"> TOC \o "1-4" \h \z \u </w:instrText>
      </w:r>
      <w:r>
        <w:fldChar w:fldCharType="separate"/>
      </w:r>
      <w:hyperlink w:anchor="_Toc391493247" w:history="1">
        <w:r w:rsidR="00626C96" w:rsidRPr="00CA3270">
          <w:rPr>
            <w:rStyle w:val="Hipervnculo"/>
            <w:noProof/>
          </w:rPr>
          <w:t>Resumen</w:t>
        </w:r>
        <w:r w:rsidR="00626C96">
          <w:rPr>
            <w:noProof/>
            <w:webHidden/>
          </w:rPr>
          <w:tab/>
        </w:r>
        <w:r w:rsidR="00626C96">
          <w:rPr>
            <w:noProof/>
            <w:webHidden/>
          </w:rPr>
          <w:fldChar w:fldCharType="begin"/>
        </w:r>
        <w:r w:rsidR="00626C96">
          <w:rPr>
            <w:noProof/>
            <w:webHidden/>
          </w:rPr>
          <w:instrText xml:space="preserve"> PAGEREF _Toc391493247 \h </w:instrText>
        </w:r>
        <w:r w:rsidR="00626C96">
          <w:rPr>
            <w:noProof/>
            <w:webHidden/>
          </w:rPr>
        </w:r>
        <w:r w:rsidR="00626C96">
          <w:rPr>
            <w:noProof/>
            <w:webHidden/>
          </w:rPr>
          <w:fldChar w:fldCharType="separate"/>
        </w:r>
        <w:r w:rsidR="00626C96">
          <w:rPr>
            <w:noProof/>
            <w:webHidden/>
          </w:rPr>
          <w:t>2</w:t>
        </w:r>
        <w:r w:rsidR="00626C96">
          <w:rPr>
            <w:noProof/>
            <w:webHidden/>
          </w:rPr>
          <w:fldChar w:fldCharType="end"/>
        </w:r>
      </w:hyperlink>
    </w:p>
    <w:p w:rsidR="00626C96" w:rsidRDefault="00236C38">
      <w:pPr>
        <w:pStyle w:val="TDC1"/>
        <w:tabs>
          <w:tab w:val="right" w:leader="dot" w:pos="8919"/>
        </w:tabs>
        <w:rPr>
          <w:rFonts w:cstheme="minorBidi"/>
          <w:b w:val="0"/>
          <w:bCs w:val="0"/>
          <w:noProof/>
          <w:color w:val="auto"/>
          <w:sz w:val="22"/>
          <w:szCs w:val="22"/>
        </w:rPr>
      </w:pPr>
      <w:hyperlink w:anchor="_Toc391493248" w:history="1">
        <w:r w:rsidR="00626C96" w:rsidRPr="00CA3270">
          <w:rPr>
            <w:rStyle w:val="Hipervnculo"/>
            <w:noProof/>
          </w:rPr>
          <w:t>Parte I.- Introducción y planificación</w:t>
        </w:r>
        <w:r w:rsidR="00626C96">
          <w:rPr>
            <w:noProof/>
            <w:webHidden/>
          </w:rPr>
          <w:tab/>
        </w:r>
        <w:r w:rsidR="00626C96">
          <w:rPr>
            <w:noProof/>
            <w:webHidden/>
          </w:rPr>
          <w:fldChar w:fldCharType="begin"/>
        </w:r>
        <w:r w:rsidR="00626C96">
          <w:rPr>
            <w:noProof/>
            <w:webHidden/>
          </w:rPr>
          <w:instrText xml:space="preserve"> PAGEREF _Toc391493248 \h </w:instrText>
        </w:r>
        <w:r w:rsidR="00626C96">
          <w:rPr>
            <w:noProof/>
            <w:webHidden/>
          </w:rPr>
        </w:r>
        <w:r w:rsidR="00626C96">
          <w:rPr>
            <w:noProof/>
            <w:webHidden/>
          </w:rPr>
          <w:fldChar w:fldCharType="separate"/>
        </w:r>
        <w:r w:rsidR="00626C96">
          <w:rPr>
            <w:noProof/>
            <w:webHidden/>
          </w:rPr>
          <w:t>7</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49" w:history="1">
        <w:r w:rsidR="00626C96" w:rsidRPr="00CA3270">
          <w:rPr>
            <w:rStyle w:val="Hipervnculo"/>
            <w:noProof/>
          </w:rPr>
          <w:t>1.- Introducción</w:t>
        </w:r>
        <w:r w:rsidR="00626C96">
          <w:rPr>
            <w:noProof/>
            <w:webHidden/>
          </w:rPr>
          <w:tab/>
        </w:r>
        <w:r w:rsidR="00626C96">
          <w:rPr>
            <w:noProof/>
            <w:webHidden/>
          </w:rPr>
          <w:fldChar w:fldCharType="begin"/>
        </w:r>
        <w:r w:rsidR="00626C96">
          <w:rPr>
            <w:noProof/>
            <w:webHidden/>
          </w:rPr>
          <w:instrText xml:space="preserve"> PAGEREF _Toc391493249 \h </w:instrText>
        </w:r>
        <w:r w:rsidR="00626C96">
          <w:rPr>
            <w:noProof/>
            <w:webHidden/>
          </w:rPr>
        </w:r>
        <w:r w:rsidR="00626C96">
          <w:rPr>
            <w:noProof/>
            <w:webHidden/>
          </w:rPr>
          <w:fldChar w:fldCharType="separate"/>
        </w:r>
        <w:r w:rsidR="00626C96">
          <w:rPr>
            <w:noProof/>
            <w:webHidden/>
          </w:rPr>
          <w:t>9</w:t>
        </w:r>
        <w:r w:rsidR="00626C96">
          <w:rPr>
            <w:noProof/>
            <w:webHidden/>
          </w:rPr>
          <w:fldChar w:fldCharType="end"/>
        </w:r>
      </w:hyperlink>
    </w:p>
    <w:p w:rsidR="00626C96" w:rsidRDefault="00236C38">
      <w:pPr>
        <w:pStyle w:val="TDC3"/>
        <w:tabs>
          <w:tab w:val="right" w:leader="dot" w:pos="8919"/>
        </w:tabs>
        <w:rPr>
          <w:noProof/>
        </w:rPr>
      </w:pPr>
      <w:hyperlink w:anchor="_Toc391493250" w:history="1">
        <w:r w:rsidR="00626C96" w:rsidRPr="00CA3270">
          <w:rPr>
            <w:rStyle w:val="Hipervnculo"/>
            <w:noProof/>
          </w:rPr>
          <w:t>1.1.- Motivación</w:t>
        </w:r>
        <w:r w:rsidR="00626C96">
          <w:rPr>
            <w:noProof/>
            <w:webHidden/>
          </w:rPr>
          <w:tab/>
        </w:r>
        <w:r w:rsidR="00626C96">
          <w:rPr>
            <w:noProof/>
            <w:webHidden/>
          </w:rPr>
          <w:fldChar w:fldCharType="begin"/>
        </w:r>
        <w:r w:rsidR="00626C96">
          <w:rPr>
            <w:noProof/>
            <w:webHidden/>
          </w:rPr>
          <w:instrText xml:space="preserve"> PAGEREF _Toc391493250 \h </w:instrText>
        </w:r>
        <w:r w:rsidR="00626C96">
          <w:rPr>
            <w:noProof/>
            <w:webHidden/>
          </w:rPr>
        </w:r>
        <w:r w:rsidR="00626C96">
          <w:rPr>
            <w:noProof/>
            <w:webHidden/>
          </w:rPr>
          <w:fldChar w:fldCharType="separate"/>
        </w:r>
        <w:r w:rsidR="00626C96">
          <w:rPr>
            <w:noProof/>
            <w:webHidden/>
          </w:rPr>
          <w:t>9</w:t>
        </w:r>
        <w:r w:rsidR="00626C96">
          <w:rPr>
            <w:noProof/>
            <w:webHidden/>
          </w:rPr>
          <w:fldChar w:fldCharType="end"/>
        </w:r>
      </w:hyperlink>
    </w:p>
    <w:p w:rsidR="00626C96" w:rsidRDefault="00236C38">
      <w:pPr>
        <w:pStyle w:val="TDC3"/>
        <w:tabs>
          <w:tab w:val="right" w:leader="dot" w:pos="8919"/>
        </w:tabs>
        <w:rPr>
          <w:noProof/>
        </w:rPr>
      </w:pPr>
      <w:hyperlink w:anchor="_Toc391493251" w:history="1">
        <w:r w:rsidR="00626C96" w:rsidRPr="00CA3270">
          <w:rPr>
            <w:rStyle w:val="Hipervnculo"/>
            <w:noProof/>
          </w:rPr>
          <w:t>1.2.- Objetivos del proyecto</w:t>
        </w:r>
        <w:r w:rsidR="00626C96">
          <w:rPr>
            <w:noProof/>
            <w:webHidden/>
          </w:rPr>
          <w:tab/>
        </w:r>
        <w:r w:rsidR="00626C96">
          <w:rPr>
            <w:noProof/>
            <w:webHidden/>
          </w:rPr>
          <w:fldChar w:fldCharType="begin"/>
        </w:r>
        <w:r w:rsidR="00626C96">
          <w:rPr>
            <w:noProof/>
            <w:webHidden/>
          </w:rPr>
          <w:instrText xml:space="preserve"> PAGEREF _Toc391493251 \h </w:instrText>
        </w:r>
        <w:r w:rsidR="00626C96">
          <w:rPr>
            <w:noProof/>
            <w:webHidden/>
          </w:rPr>
        </w:r>
        <w:r w:rsidR="00626C96">
          <w:rPr>
            <w:noProof/>
            <w:webHidden/>
          </w:rPr>
          <w:fldChar w:fldCharType="separate"/>
        </w:r>
        <w:r w:rsidR="00626C96">
          <w:rPr>
            <w:noProof/>
            <w:webHidden/>
          </w:rPr>
          <w:t>9</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52" w:history="1">
        <w:r w:rsidR="00626C96" w:rsidRPr="00CA3270">
          <w:rPr>
            <w:rStyle w:val="Hipervnculo"/>
            <w:noProof/>
          </w:rPr>
          <w:t>1.2.1.- Objetivos docentes</w:t>
        </w:r>
        <w:r w:rsidR="00626C96">
          <w:rPr>
            <w:noProof/>
            <w:webHidden/>
          </w:rPr>
          <w:tab/>
        </w:r>
        <w:r w:rsidR="00626C96">
          <w:rPr>
            <w:noProof/>
            <w:webHidden/>
          </w:rPr>
          <w:fldChar w:fldCharType="begin"/>
        </w:r>
        <w:r w:rsidR="00626C96">
          <w:rPr>
            <w:noProof/>
            <w:webHidden/>
          </w:rPr>
          <w:instrText xml:space="preserve"> PAGEREF _Toc391493252 \h </w:instrText>
        </w:r>
        <w:r w:rsidR="00626C96">
          <w:rPr>
            <w:noProof/>
            <w:webHidden/>
          </w:rPr>
        </w:r>
        <w:r w:rsidR="00626C96">
          <w:rPr>
            <w:noProof/>
            <w:webHidden/>
          </w:rPr>
          <w:fldChar w:fldCharType="separate"/>
        </w:r>
        <w:r w:rsidR="00626C96">
          <w:rPr>
            <w:noProof/>
            <w:webHidden/>
          </w:rPr>
          <w:t>9</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53" w:history="1">
        <w:r w:rsidR="00626C96" w:rsidRPr="00CA3270">
          <w:rPr>
            <w:rStyle w:val="Hipervnculo"/>
            <w:noProof/>
          </w:rPr>
          <w:t>1.2.2.- Objetivos técnicos</w:t>
        </w:r>
        <w:r w:rsidR="00626C96">
          <w:rPr>
            <w:noProof/>
            <w:webHidden/>
          </w:rPr>
          <w:tab/>
        </w:r>
        <w:r w:rsidR="00626C96">
          <w:rPr>
            <w:noProof/>
            <w:webHidden/>
          </w:rPr>
          <w:fldChar w:fldCharType="begin"/>
        </w:r>
        <w:r w:rsidR="00626C96">
          <w:rPr>
            <w:noProof/>
            <w:webHidden/>
          </w:rPr>
          <w:instrText xml:space="preserve"> PAGEREF _Toc391493253 \h </w:instrText>
        </w:r>
        <w:r w:rsidR="00626C96">
          <w:rPr>
            <w:noProof/>
            <w:webHidden/>
          </w:rPr>
        </w:r>
        <w:r w:rsidR="00626C96">
          <w:rPr>
            <w:noProof/>
            <w:webHidden/>
          </w:rPr>
          <w:fldChar w:fldCharType="separate"/>
        </w:r>
        <w:r w:rsidR="00626C96">
          <w:rPr>
            <w:noProof/>
            <w:webHidden/>
          </w:rPr>
          <w:t>10</w:t>
        </w:r>
        <w:r w:rsidR="00626C96">
          <w:rPr>
            <w:noProof/>
            <w:webHidden/>
          </w:rPr>
          <w:fldChar w:fldCharType="end"/>
        </w:r>
      </w:hyperlink>
    </w:p>
    <w:p w:rsidR="00626C96" w:rsidRDefault="00236C38">
      <w:pPr>
        <w:pStyle w:val="TDC3"/>
        <w:tabs>
          <w:tab w:val="right" w:leader="dot" w:pos="8919"/>
        </w:tabs>
        <w:rPr>
          <w:noProof/>
        </w:rPr>
      </w:pPr>
      <w:hyperlink w:anchor="_Toc391493254" w:history="1">
        <w:r w:rsidR="00626C96" w:rsidRPr="00CA3270">
          <w:rPr>
            <w:rStyle w:val="Hipervnculo"/>
            <w:noProof/>
          </w:rPr>
          <w:t>1.3.- Desarrollo del proyecto</w:t>
        </w:r>
        <w:r w:rsidR="00626C96">
          <w:rPr>
            <w:noProof/>
            <w:webHidden/>
          </w:rPr>
          <w:tab/>
        </w:r>
        <w:r w:rsidR="00626C96">
          <w:rPr>
            <w:noProof/>
            <w:webHidden/>
          </w:rPr>
          <w:fldChar w:fldCharType="begin"/>
        </w:r>
        <w:r w:rsidR="00626C96">
          <w:rPr>
            <w:noProof/>
            <w:webHidden/>
          </w:rPr>
          <w:instrText xml:space="preserve"> PAGEREF _Toc391493254 \h </w:instrText>
        </w:r>
        <w:r w:rsidR="00626C96">
          <w:rPr>
            <w:noProof/>
            <w:webHidden/>
          </w:rPr>
        </w:r>
        <w:r w:rsidR="00626C96">
          <w:rPr>
            <w:noProof/>
            <w:webHidden/>
          </w:rPr>
          <w:fldChar w:fldCharType="separate"/>
        </w:r>
        <w:r w:rsidR="00626C96">
          <w:rPr>
            <w:noProof/>
            <w:webHidden/>
          </w:rPr>
          <w:t>10</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55" w:history="1">
        <w:r w:rsidR="00626C96" w:rsidRPr="00CA3270">
          <w:rPr>
            <w:rStyle w:val="Hipervnculo"/>
            <w:noProof/>
          </w:rPr>
          <w:t>1.3.1.- Projetsii</w:t>
        </w:r>
        <w:r w:rsidR="00626C96">
          <w:rPr>
            <w:noProof/>
            <w:webHidden/>
          </w:rPr>
          <w:tab/>
        </w:r>
        <w:r w:rsidR="00626C96">
          <w:rPr>
            <w:noProof/>
            <w:webHidden/>
          </w:rPr>
          <w:fldChar w:fldCharType="begin"/>
        </w:r>
        <w:r w:rsidR="00626C96">
          <w:rPr>
            <w:noProof/>
            <w:webHidden/>
          </w:rPr>
          <w:instrText xml:space="preserve"> PAGEREF _Toc391493255 \h </w:instrText>
        </w:r>
        <w:r w:rsidR="00626C96">
          <w:rPr>
            <w:noProof/>
            <w:webHidden/>
          </w:rPr>
        </w:r>
        <w:r w:rsidR="00626C96">
          <w:rPr>
            <w:noProof/>
            <w:webHidden/>
          </w:rPr>
          <w:fldChar w:fldCharType="separate"/>
        </w:r>
        <w:r w:rsidR="00626C96">
          <w:rPr>
            <w:noProof/>
            <w:webHidden/>
          </w:rPr>
          <w:t>10</w:t>
        </w:r>
        <w:r w:rsidR="00626C96">
          <w:rPr>
            <w:noProof/>
            <w:webHidden/>
          </w:rPr>
          <w:fldChar w:fldCharType="end"/>
        </w:r>
      </w:hyperlink>
    </w:p>
    <w:p w:rsidR="00626C96" w:rsidRDefault="00236C38">
      <w:pPr>
        <w:pStyle w:val="TDC3"/>
        <w:tabs>
          <w:tab w:val="right" w:leader="dot" w:pos="8919"/>
        </w:tabs>
        <w:rPr>
          <w:noProof/>
        </w:rPr>
      </w:pPr>
      <w:hyperlink w:anchor="_Toc391493256" w:history="1">
        <w:r w:rsidR="00626C96" w:rsidRPr="00CA3270">
          <w:rPr>
            <w:rStyle w:val="Hipervnculo"/>
            <w:noProof/>
          </w:rPr>
          <w:t>1.4 Estructura del documento</w:t>
        </w:r>
        <w:r w:rsidR="00626C96">
          <w:rPr>
            <w:noProof/>
            <w:webHidden/>
          </w:rPr>
          <w:tab/>
        </w:r>
        <w:r w:rsidR="00626C96">
          <w:rPr>
            <w:noProof/>
            <w:webHidden/>
          </w:rPr>
          <w:fldChar w:fldCharType="begin"/>
        </w:r>
        <w:r w:rsidR="00626C96">
          <w:rPr>
            <w:noProof/>
            <w:webHidden/>
          </w:rPr>
          <w:instrText xml:space="preserve"> PAGEREF _Toc391493256 \h </w:instrText>
        </w:r>
        <w:r w:rsidR="00626C96">
          <w:rPr>
            <w:noProof/>
            <w:webHidden/>
          </w:rPr>
        </w:r>
        <w:r w:rsidR="00626C96">
          <w:rPr>
            <w:noProof/>
            <w:webHidden/>
          </w:rPr>
          <w:fldChar w:fldCharType="separate"/>
        </w:r>
        <w:r w:rsidR="00626C96">
          <w:rPr>
            <w:noProof/>
            <w:webHidden/>
          </w:rPr>
          <w:t>11</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57" w:history="1">
        <w:r w:rsidR="00626C96" w:rsidRPr="00CA3270">
          <w:rPr>
            <w:rStyle w:val="Hipervnculo"/>
            <w:noProof/>
          </w:rPr>
          <w:t>2.- Planificación</w:t>
        </w:r>
        <w:r w:rsidR="00626C96">
          <w:rPr>
            <w:noProof/>
            <w:webHidden/>
          </w:rPr>
          <w:tab/>
        </w:r>
        <w:r w:rsidR="00626C96">
          <w:rPr>
            <w:noProof/>
            <w:webHidden/>
          </w:rPr>
          <w:fldChar w:fldCharType="begin"/>
        </w:r>
        <w:r w:rsidR="00626C96">
          <w:rPr>
            <w:noProof/>
            <w:webHidden/>
          </w:rPr>
          <w:instrText xml:space="preserve"> PAGEREF _Toc391493257 \h </w:instrText>
        </w:r>
        <w:r w:rsidR="00626C96">
          <w:rPr>
            <w:noProof/>
            <w:webHidden/>
          </w:rPr>
        </w:r>
        <w:r w:rsidR="00626C96">
          <w:rPr>
            <w:noProof/>
            <w:webHidden/>
          </w:rPr>
          <w:fldChar w:fldCharType="separate"/>
        </w:r>
        <w:r w:rsidR="00626C96">
          <w:rPr>
            <w:noProof/>
            <w:webHidden/>
          </w:rPr>
          <w:t>12</w:t>
        </w:r>
        <w:r w:rsidR="00626C96">
          <w:rPr>
            <w:noProof/>
            <w:webHidden/>
          </w:rPr>
          <w:fldChar w:fldCharType="end"/>
        </w:r>
      </w:hyperlink>
    </w:p>
    <w:p w:rsidR="00626C96" w:rsidRDefault="00236C38">
      <w:pPr>
        <w:pStyle w:val="TDC3"/>
        <w:tabs>
          <w:tab w:val="right" w:leader="dot" w:pos="8919"/>
        </w:tabs>
        <w:rPr>
          <w:noProof/>
        </w:rPr>
      </w:pPr>
      <w:hyperlink w:anchor="_Toc391493258" w:history="1">
        <w:r w:rsidR="00626C96" w:rsidRPr="00CA3270">
          <w:rPr>
            <w:rStyle w:val="Hipervnculo"/>
            <w:noProof/>
          </w:rPr>
          <w:t>2.1.- Planificación temporal</w:t>
        </w:r>
        <w:r w:rsidR="00626C96">
          <w:rPr>
            <w:noProof/>
            <w:webHidden/>
          </w:rPr>
          <w:tab/>
        </w:r>
        <w:r w:rsidR="00626C96">
          <w:rPr>
            <w:noProof/>
            <w:webHidden/>
          </w:rPr>
          <w:fldChar w:fldCharType="begin"/>
        </w:r>
        <w:r w:rsidR="00626C96">
          <w:rPr>
            <w:noProof/>
            <w:webHidden/>
          </w:rPr>
          <w:instrText xml:space="preserve"> PAGEREF _Toc391493258 \h </w:instrText>
        </w:r>
        <w:r w:rsidR="00626C96">
          <w:rPr>
            <w:noProof/>
            <w:webHidden/>
          </w:rPr>
        </w:r>
        <w:r w:rsidR="00626C96">
          <w:rPr>
            <w:noProof/>
            <w:webHidden/>
          </w:rPr>
          <w:fldChar w:fldCharType="separate"/>
        </w:r>
        <w:r w:rsidR="00626C96">
          <w:rPr>
            <w:noProof/>
            <w:webHidden/>
          </w:rPr>
          <w:t>12</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59" w:history="1">
        <w:r w:rsidR="00626C96" w:rsidRPr="00CA3270">
          <w:rPr>
            <w:rStyle w:val="Hipervnculo"/>
            <w:noProof/>
          </w:rPr>
          <w:t>2.1.1. Estimación de tiempos</w:t>
        </w:r>
        <w:r w:rsidR="00626C96">
          <w:rPr>
            <w:noProof/>
            <w:webHidden/>
          </w:rPr>
          <w:tab/>
        </w:r>
        <w:r w:rsidR="00626C96">
          <w:rPr>
            <w:noProof/>
            <w:webHidden/>
          </w:rPr>
          <w:fldChar w:fldCharType="begin"/>
        </w:r>
        <w:r w:rsidR="00626C96">
          <w:rPr>
            <w:noProof/>
            <w:webHidden/>
          </w:rPr>
          <w:instrText xml:space="preserve"> PAGEREF _Toc391493259 \h </w:instrText>
        </w:r>
        <w:r w:rsidR="00626C96">
          <w:rPr>
            <w:noProof/>
            <w:webHidden/>
          </w:rPr>
        </w:r>
        <w:r w:rsidR="00626C96">
          <w:rPr>
            <w:noProof/>
            <w:webHidden/>
          </w:rPr>
          <w:fldChar w:fldCharType="separate"/>
        </w:r>
        <w:r w:rsidR="00626C96">
          <w:rPr>
            <w:noProof/>
            <w:webHidden/>
          </w:rPr>
          <w:t>12</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60" w:history="1">
        <w:r w:rsidR="00626C96" w:rsidRPr="00CA3270">
          <w:rPr>
            <w:rStyle w:val="Hipervnculo"/>
            <w:noProof/>
          </w:rPr>
          <w:t>2.1.2.- Desviación respecto estimación de tiempos</w:t>
        </w:r>
        <w:r w:rsidR="00626C96">
          <w:rPr>
            <w:noProof/>
            <w:webHidden/>
          </w:rPr>
          <w:tab/>
        </w:r>
        <w:r w:rsidR="00626C96">
          <w:rPr>
            <w:noProof/>
            <w:webHidden/>
          </w:rPr>
          <w:fldChar w:fldCharType="begin"/>
        </w:r>
        <w:r w:rsidR="00626C96">
          <w:rPr>
            <w:noProof/>
            <w:webHidden/>
          </w:rPr>
          <w:instrText xml:space="preserve"> PAGEREF _Toc391493260 \h </w:instrText>
        </w:r>
        <w:r w:rsidR="00626C96">
          <w:rPr>
            <w:noProof/>
            <w:webHidden/>
          </w:rPr>
        </w:r>
        <w:r w:rsidR="00626C96">
          <w:rPr>
            <w:noProof/>
            <w:webHidden/>
          </w:rPr>
          <w:fldChar w:fldCharType="separate"/>
        </w:r>
        <w:r w:rsidR="00626C96">
          <w:rPr>
            <w:noProof/>
            <w:webHidden/>
          </w:rPr>
          <w:t>13</w:t>
        </w:r>
        <w:r w:rsidR="00626C96">
          <w:rPr>
            <w:noProof/>
            <w:webHidden/>
          </w:rPr>
          <w:fldChar w:fldCharType="end"/>
        </w:r>
      </w:hyperlink>
    </w:p>
    <w:p w:rsidR="00626C96" w:rsidRDefault="00236C38">
      <w:pPr>
        <w:pStyle w:val="TDC3"/>
        <w:tabs>
          <w:tab w:val="right" w:leader="dot" w:pos="8919"/>
        </w:tabs>
        <w:rPr>
          <w:noProof/>
        </w:rPr>
      </w:pPr>
      <w:hyperlink w:anchor="_Toc391493261" w:history="1">
        <w:r w:rsidR="00626C96" w:rsidRPr="00CA3270">
          <w:rPr>
            <w:rStyle w:val="Hipervnculo"/>
            <w:noProof/>
          </w:rPr>
          <w:t>2.2.- Planificación de costes</w:t>
        </w:r>
        <w:r w:rsidR="00626C96">
          <w:rPr>
            <w:noProof/>
            <w:webHidden/>
          </w:rPr>
          <w:tab/>
        </w:r>
        <w:r w:rsidR="00626C96">
          <w:rPr>
            <w:noProof/>
            <w:webHidden/>
          </w:rPr>
          <w:fldChar w:fldCharType="begin"/>
        </w:r>
        <w:r w:rsidR="00626C96">
          <w:rPr>
            <w:noProof/>
            <w:webHidden/>
          </w:rPr>
          <w:instrText xml:space="preserve"> PAGEREF _Toc391493261 \h </w:instrText>
        </w:r>
        <w:r w:rsidR="00626C96">
          <w:rPr>
            <w:noProof/>
            <w:webHidden/>
          </w:rPr>
        </w:r>
        <w:r w:rsidR="00626C96">
          <w:rPr>
            <w:noProof/>
            <w:webHidden/>
          </w:rPr>
          <w:fldChar w:fldCharType="separate"/>
        </w:r>
        <w:r w:rsidR="00626C96">
          <w:rPr>
            <w:noProof/>
            <w:webHidden/>
          </w:rPr>
          <w:t>13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62" w:history="1">
        <w:r w:rsidR="00626C96" w:rsidRPr="00CA3270">
          <w:rPr>
            <w:rStyle w:val="Hipervnculo"/>
            <w:noProof/>
          </w:rPr>
          <w:t>2.2.1.- Estimación de costes</w:t>
        </w:r>
        <w:r w:rsidR="00626C96">
          <w:rPr>
            <w:noProof/>
            <w:webHidden/>
          </w:rPr>
          <w:tab/>
        </w:r>
        <w:r w:rsidR="00626C96">
          <w:rPr>
            <w:noProof/>
            <w:webHidden/>
          </w:rPr>
          <w:fldChar w:fldCharType="begin"/>
        </w:r>
        <w:r w:rsidR="00626C96">
          <w:rPr>
            <w:noProof/>
            <w:webHidden/>
          </w:rPr>
          <w:instrText xml:space="preserve"> PAGEREF _Toc391493262 \h </w:instrText>
        </w:r>
        <w:r w:rsidR="00626C96">
          <w:rPr>
            <w:noProof/>
            <w:webHidden/>
          </w:rPr>
        </w:r>
        <w:r w:rsidR="00626C96">
          <w:rPr>
            <w:noProof/>
            <w:webHidden/>
          </w:rPr>
          <w:fldChar w:fldCharType="separate"/>
        </w:r>
        <w:r w:rsidR="00626C96">
          <w:rPr>
            <w:noProof/>
            <w:webHidden/>
          </w:rPr>
          <w:t>13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63" w:history="1">
        <w:r w:rsidR="00626C96" w:rsidRPr="00CA3270">
          <w:rPr>
            <w:rStyle w:val="Hipervnculo"/>
            <w:noProof/>
          </w:rPr>
          <w:t>2.2.2- Desviación respecto estimación de costes</w:t>
        </w:r>
        <w:r w:rsidR="00626C96">
          <w:rPr>
            <w:noProof/>
            <w:webHidden/>
          </w:rPr>
          <w:tab/>
        </w:r>
        <w:r w:rsidR="00626C96">
          <w:rPr>
            <w:noProof/>
            <w:webHidden/>
          </w:rPr>
          <w:fldChar w:fldCharType="begin"/>
        </w:r>
        <w:r w:rsidR="00626C96">
          <w:rPr>
            <w:noProof/>
            <w:webHidden/>
          </w:rPr>
          <w:instrText xml:space="preserve"> PAGEREF _Toc391493263 \h </w:instrText>
        </w:r>
        <w:r w:rsidR="00626C96">
          <w:rPr>
            <w:noProof/>
            <w:webHidden/>
          </w:rPr>
        </w:r>
        <w:r w:rsidR="00626C96">
          <w:rPr>
            <w:noProof/>
            <w:webHidden/>
          </w:rPr>
          <w:fldChar w:fldCharType="separate"/>
        </w:r>
        <w:r w:rsidR="00626C96">
          <w:rPr>
            <w:noProof/>
            <w:webHidden/>
          </w:rPr>
          <w:t>13</w:t>
        </w:r>
        <w:r w:rsidR="00626C96">
          <w:rPr>
            <w:noProof/>
            <w:webHidden/>
          </w:rPr>
          <w:fldChar w:fldCharType="end"/>
        </w:r>
      </w:hyperlink>
    </w:p>
    <w:p w:rsidR="00626C96" w:rsidRDefault="00236C38">
      <w:pPr>
        <w:pStyle w:val="TDC1"/>
        <w:tabs>
          <w:tab w:val="right" w:leader="dot" w:pos="8919"/>
        </w:tabs>
        <w:rPr>
          <w:rFonts w:cstheme="minorBidi"/>
          <w:b w:val="0"/>
          <w:bCs w:val="0"/>
          <w:noProof/>
          <w:color w:val="auto"/>
          <w:sz w:val="22"/>
          <w:szCs w:val="22"/>
        </w:rPr>
      </w:pPr>
      <w:hyperlink w:anchor="_Toc391493264" w:history="1">
        <w:r w:rsidR="00626C96" w:rsidRPr="00CA3270">
          <w:rPr>
            <w:rStyle w:val="Hipervnculo"/>
            <w:noProof/>
          </w:rPr>
          <w:t>Parte II.- Materias relacionadas</w:t>
        </w:r>
        <w:r w:rsidR="00626C96">
          <w:rPr>
            <w:noProof/>
            <w:webHidden/>
          </w:rPr>
          <w:tab/>
        </w:r>
        <w:r w:rsidR="00626C96">
          <w:rPr>
            <w:noProof/>
            <w:webHidden/>
          </w:rPr>
          <w:fldChar w:fldCharType="begin"/>
        </w:r>
        <w:r w:rsidR="00626C96">
          <w:rPr>
            <w:noProof/>
            <w:webHidden/>
          </w:rPr>
          <w:instrText xml:space="preserve"> PAGEREF _Toc391493264 \h </w:instrText>
        </w:r>
        <w:r w:rsidR="00626C96">
          <w:rPr>
            <w:noProof/>
            <w:webHidden/>
          </w:rPr>
        </w:r>
        <w:r w:rsidR="00626C96">
          <w:rPr>
            <w:noProof/>
            <w:webHidden/>
          </w:rPr>
          <w:fldChar w:fldCharType="separate"/>
        </w:r>
        <w:r w:rsidR="00626C96">
          <w:rPr>
            <w:noProof/>
            <w:webHidden/>
          </w:rPr>
          <w:t>14</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65" w:history="1">
        <w:r w:rsidR="00626C96" w:rsidRPr="00CA3270">
          <w:rPr>
            <w:rStyle w:val="Hipervnculo"/>
            <w:noProof/>
          </w:rPr>
          <w:t>3.- Materias relacionadas</w:t>
        </w:r>
        <w:r w:rsidR="00626C96">
          <w:rPr>
            <w:noProof/>
            <w:webHidden/>
          </w:rPr>
          <w:tab/>
        </w:r>
        <w:r w:rsidR="00626C96">
          <w:rPr>
            <w:noProof/>
            <w:webHidden/>
          </w:rPr>
          <w:fldChar w:fldCharType="begin"/>
        </w:r>
        <w:r w:rsidR="00626C96">
          <w:rPr>
            <w:noProof/>
            <w:webHidden/>
          </w:rPr>
          <w:instrText xml:space="preserve"> PAGEREF _Toc391493265 \h </w:instrText>
        </w:r>
        <w:r w:rsidR="00626C96">
          <w:rPr>
            <w:noProof/>
            <w:webHidden/>
          </w:rPr>
        </w:r>
        <w:r w:rsidR="00626C96">
          <w:rPr>
            <w:noProof/>
            <w:webHidden/>
          </w:rPr>
          <w:fldChar w:fldCharType="separate"/>
        </w:r>
        <w:r w:rsidR="00626C96">
          <w:rPr>
            <w:noProof/>
            <w:webHidden/>
          </w:rPr>
          <w:t>16</w:t>
        </w:r>
        <w:r w:rsidR="00626C96">
          <w:rPr>
            <w:noProof/>
            <w:webHidden/>
          </w:rPr>
          <w:fldChar w:fldCharType="end"/>
        </w:r>
      </w:hyperlink>
    </w:p>
    <w:p w:rsidR="00626C96" w:rsidRDefault="00236C38">
      <w:pPr>
        <w:pStyle w:val="TDC3"/>
        <w:tabs>
          <w:tab w:val="right" w:leader="dot" w:pos="8919"/>
        </w:tabs>
        <w:rPr>
          <w:noProof/>
        </w:rPr>
      </w:pPr>
      <w:hyperlink w:anchor="_Toc391493266" w:history="1">
        <w:r w:rsidR="00626C96" w:rsidRPr="00CA3270">
          <w:rPr>
            <w:rStyle w:val="Hipervnculo"/>
            <w:noProof/>
          </w:rPr>
          <w:t>3.1.- Google Web Toolkit (GWT)</w:t>
        </w:r>
        <w:r w:rsidR="00626C96">
          <w:rPr>
            <w:noProof/>
            <w:webHidden/>
          </w:rPr>
          <w:tab/>
        </w:r>
        <w:r w:rsidR="00626C96">
          <w:rPr>
            <w:noProof/>
            <w:webHidden/>
          </w:rPr>
          <w:fldChar w:fldCharType="begin"/>
        </w:r>
        <w:r w:rsidR="00626C96">
          <w:rPr>
            <w:noProof/>
            <w:webHidden/>
          </w:rPr>
          <w:instrText xml:space="preserve"> PAGEREF _Toc391493266 \h </w:instrText>
        </w:r>
        <w:r w:rsidR="00626C96">
          <w:rPr>
            <w:noProof/>
            <w:webHidden/>
          </w:rPr>
        </w:r>
        <w:r w:rsidR="00626C96">
          <w:rPr>
            <w:noProof/>
            <w:webHidden/>
          </w:rPr>
          <w:fldChar w:fldCharType="separate"/>
        </w:r>
        <w:r w:rsidR="00626C96">
          <w:rPr>
            <w:noProof/>
            <w:webHidden/>
          </w:rPr>
          <w:t>16</w:t>
        </w:r>
        <w:r w:rsidR="00626C96">
          <w:rPr>
            <w:noProof/>
            <w:webHidden/>
          </w:rPr>
          <w:fldChar w:fldCharType="end"/>
        </w:r>
      </w:hyperlink>
    </w:p>
    <w:p w:rsidR="00626C96" w:rsidRDefault="00236C38">
      <w:pPr>
        <w:pStyle w:val="TDC3"/>
        <w:tabs>
          <w:tab w:val="right" w:leader="dot" w:pos="8919"/>
        </w:tabs>
        <w:rPr>
          <w:noProof/>
        </w:rPr>
      </w:pPr>
      <w:hyperlink w:anchor="_Toc391493267" w:history="1">
        <w:r w:rsidR="00626C96" w:rsidRPr="00CA3270">
          <w:rPr>
            <w:rStyle w:val="Hipervnculo"/>
            <w:noProof/>
          </w:rPr>
          <w:t>3.2.- MVP aplicado a Gwt:</w:t>
        </w:r>
        <w:r w:rsidR="00626C96">
          <w:rPr>
            <w:noProof/>
            <w:webHidden/>
          </w:rPr>
          <w:tab/>
        </w:r>
        <w:r w:rsidR="00626C96">
          <w:rPr>
            <w:noProof/>
            <w:webHidden/>
          </w:rPr>
          <w:fldChar w:fldCharType="begin"/>
        </w:r>
        <w:r w:rsidR="00626C96">
          <w:rPr>
            <w:noProof/>
            <w:webHidden/>
          </w:rPr>
          <w:instrText xml:space="preserve"> PAGEREF _Toc391493267 \h </w:instrText>
        </w:r>
        <w:r w:rsidR="00626C96">
          <w:rPr>
            <w:noProof/>
            <w:webHidden/>
          </w:rPr>
        </w:r>
        <w:r w:rsidR="00626C96">
          <w:rPr>
            <w:noProof/>
            <w:webHidden/>
          </w:rPr>
          <w:fldChar w:fldCharType="separate"/>
        </w:r>
        <w:r w:rsidR="00626C96">
          <w:rPr>
            <w:noProof/>
            <w:webHidden/>
          </w:rPr>
          <w:t>18</w:t>
        </w:r>
        <w:r w:rsidR="00626C96">
          <w:rPr>
            <w:noProof/>
            <w:webHidden/>
          </w:rPr>
          <w:fldChar w:fldCharType="end"/>
        </w:r>
      </w:hyperlink>
    </w:p>
    <w:p w:rsidR="00626C96" w:rsidRDefault="00236C38">
      <w:pPr>
        <w:pStyle w:val="TDC1"/>
        <w:tabs>
          <w:tab w:val="right" w:leader="dot" w:pos="8919"/>
        </w:tabs>
        <w:rPr>
          <w:rFonts w:cstheme="minorBidi"/>
          <w:b w:val="0"/>
          <w:bCs w:val="0"/>
          <w:noProof/>
          <w:color w:val="auto"/>
          <w:sz w:val="22"/>
          <w:szCs w:val="22"/>
        </w:rPr>
      </w:pPr>
      <w:hyperlink w:anchor="_Toc391493268" w:history="1">
        <w:r w:rsidR="00626C96" w:rsidRPr="00CA3270">
          <w:rPr>
            <w:rStyle w:val="Hipervnculo"/>
            <w:noProof/>
          </w:rPr>
          <w:t>Parte III.- Sistema desarrollado</w:t>
        </w:r>
        <w:r w:rsidR="00626C96">
          <w:rPr>
            <w:noProof/>
            <w:webHidden/>
          </w:rPr>
          <w:tab/>
        </w:r>
        <w:r w:rsidR="00626C96">
          <w:rPr>
            <w:noProof/>
            <w:webHidden/>
          </w:rPr>
          <w:fldChar w:fldCharType="begin"/>
        </w:r>
        <w:r w:rsidR="00626C96">
          <w:rPr>
            <w:noProof/>
            <w:webHidden/>
          </w:rPr>
          <w:instrText xml:space="preserve"> PAGEREF _Toc391493268 \h </w:instrText>
        </w:r>
        <w:r w:rsidR="00626C96">
          <w:rPr>
            <w:noProof/>
            <w:webHidden/>
          </w:rPr>
        </w:r>
        <w:r w:rsidR="00626C96">
          <w:rPr>
            <w:noProof/>
            <w:webHidden/>
          </w:rPr>
          <w:fldChar w:fldCharType="separate"/>
        </w:r>
        <w:r w:rsidR="00626C96">
          <w:rPr>
            <w:noProof/>
            <w:webHidden/>
          </w:rPr>
          <w:t>20</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69" w:history="1">
        <w:r w:rsidR="00626C96" w:rsidRPr="00CA3270">
          <w:rPr>
            <w:rStyle w:val="Hipervnculo"/>
            <w:noProof/>
          </w:rPr>
          <w:t>4.- Dominio del problema</w:t>
        </w:r>
        <w:r w:rsidR="00626C96">
          <w:rPr>
            <w:noProof/>
            <w:webHidden/>
          </w:rPr>
          <w:tab/>
        </w:r>
        <w:r w:rsidR="00626C96">
          <w:rPr>
            <w:noProof/>
            <w:webHidden/>
          </w:rPr>
          <w:fldChar w:fldCharType="begin"/>
        </w:r>
        <w:r w:rsidR="00626C96">
          <w:rPr>
            <w:noProof/>
            <w:webHidden/>
          </w:rPr>
          <w:instrText xml:space="preserve"> PAGEREF _Toc391493269 \h </w:instrText>
        </w:r>
        <w:r w:rsidR="00626C96">
          <w:rPr>
            <w:noProof/>
            <w:webHidden/>
          </w:rPr>
        </w:r>
        <w:r w:rsidR="00626C96">
          <w:rPr>
            <w:noProof/>
            <w:webHidden/>
          </w:rPr>
          <w:fldChar w:fldCharType="separate"/>
        </w:r>
        <w:r w:rsidR="00626C96">
          <w:rPr>
            <w:noProof/>
            <w:webHidden/>
          </w:rPr>
          <w:t>22</w:t>
        </w:r>
        <w:r w:rsidR="00626C96">
          <w:rPr>
            <w:noProof/>
            <w:webHidden/>
          </w:rPr>
          <w:fldChar w:fldCharType="end"/>
        </w:r>
      </w:hyperlink>
    </w:p>
    <w:p w:rsidR="00626C96" w:rsidRDefault="00236C38">
      <w:pPr>
        <w:pStyle w:val="TDC3"/>
        <w:tabs>
          <w:tab w:val="right" w:leader="dot" w:pos="8919"/>
        </w:tabs>
        <w:rPr>
          <w:noProof/>
        </w:rPr>
      </w:pPr>
      <w:hyperlink w:anchor="_Toc391493270" w:history="1">
        <w:r w:rsidR="00626C96" w:rsidRPr="00CA3270">
          <w:rPr>
            <w:rStyle w:val="Hipervnculo"/>
            <w:noProof/>
          </w:rPr>
          <w:t>4.1.- Descripción del problema</w:t>
        </w:r>
        <w:r w:rsidR="00626C96">
          <w:rPr>
            <w:noProof/>
            <w:webHidden/>
          </w:rPr>
          <w:tab/>
        </w:r>
        <w:r w:rsidR="00626C96">
          <w:rPr>
            <w:noProof/>
            <w:webHidden/>
          </w:rPr>
          <w:fldChar w:fldCharType="begin"/>
        </w:r>
        <w:r w:rsidR="00626C96">
          <w:rPr>
            <w:noProof/>
            <w:webHidden/>
          </w:rPr>
          <w:instrText xml:space="preserve"> PAGEREF _Toc391493270 \h </w:instrText>
        </w:r>
        <w:r w:rsidR="00626C96">
          <w:rPr>
            <w:noProof/>
            <w:webHidden/>
          </w:rPr>
        </w:r>
        <w:r w:rsidR="00626C96">
          <w:rPr>
            <w:noProof/>
            <w:webHidden/>
          </w:rPr>
          <w:fldChar w:fldCharType="separate"/>
        </w:r>
        <w:r w:rsidR="00626C96">
          <w:rPr>
            <w:noProof/>
            <w:webHidden/>
          </w:rPr>
          <w:t>22</w:t>
        </w:r>
        <w:r w:rsidR="00626C96">
          <w:rPr>
            <w:noProof/>
            <w:webHidden/>
          </w:rPr>
          <w:fldChar w:fldCharType="end"/>
        </w:r>
      </w:hyperlink>
    </w:p>
    <w:p w:rsidR="00626C96" w:rsidRDefault="00236C38">
      <w:pPr>
        <w:pStyle w:val="TDC3"/>
        <w:tabs>
          <w:tab w:val="right" w:leader="dot" w:pos="8919"/>
        </w:tabs>
        <w:rPr>
          <w:noProof/>
        </w:rPr>
      </w:pPr>
      <w:hyperlink w:anchor="_Toc391493271" w:history="1">
        <w:r w:rsidR="00626C96" w:rsidRPr="00CA3270">
          <w:rPr>
            <w:rStyle w:val="Hipervnculo"/>
            <w:noProof/>
          </w:rPr>
          <w:t>4.2.- Descripción del sistema actual</w:t>
        </w:r>
        <w:r w:rsidR="00626C96">
          <w:rPr>
            <w:noProof/>
            <w:webHidden/>
          </w:rPr>
          <w:tab/>
        </w:r>
        <w:r w:rsidR="00626C96">
          <w:rPr>
            <w:noProof/>
            <w:webHidden/>
          </w:rPr>
          <w:fldChar w:fldCharType="begin"/>
        </w:r>
        <w:r w:rsidR="00626C96">
          <w:rPr>
            <w:noProof/>
            <w:webHidden/>
          </w:rPr>
          <w:instrText xml:space="preserve"> PAGEREF _Toc391493271 \h </w:instrText>
        </w:r>
        <w:r w:rsidR="00626C96">
          <w:rPr>
            <w:noProof/>
            <w:webHidden/>
          </w:rPr>
        </w:r>
        <w:r w:rsidR="00626C96">
          <w:rPr>
            <w:noProof/>
            <w:webHidden/>
          </w:rPr>
          <w:fldChar w:fldCharType="separate"/>
        </w:r>
        <w:r w:rsidR="00626C96">
          <w:rPr>
            <w:noProof/>
            <w:webHidden/>
          </w:rPr>
          <w:t>22</w:t>
        </w:r>
        <w:r w:rsidR="00626C96">
          <w:rPr>
            <w:noProof/>
            <w:webHidden/>
          </w:rPr>
          <w:fldChar w:fldCharType="end"/>
        </w:r>
      </w:hyperlink>
    </w:p>
    <w:p w:rsidR="00626C96" w:rsidRDefault="00236C38">
      <w:pPr>
        <w:pStyle w:val="TDC3"/>
        <w:tabs>
          <w:tab w:val="right" w:leader="dot" w:pos="8919"/>
        </w:tabs>
        <w:rPr>
          <w:noProof/>
        </w:rPr>
      </w:pPr>
      <w:hyperlink w:anchor="_Toc391493272" w:history="1">
        <w:r w:rsidR="00626C96" w:rsidRPr="00CA3270">
          <w:rPr>
            <w:rStyle w:val="Hipervnculo"/>
            <w:noProof/>
          </w:rPr>
          <w:t>4.3.- Glosario de términos</w:t>
        </w:r>
        <w:r w:rsidR="00626C96">
          <w:rPr>
            <w:noProof/>
            <w:webHidden/>
          </w:rPr>
          <w:tab/>
        </w:r>
        <w:r w:rsidR="00626C96">
          <w:rPr>
            <w:noProof/>
            <w:webHidden/>
          </w:rPr>
          <w:fldChar w:fldCharType="begin"/>
        </w:r>
        <w:r w:rsidR="00626C96">
          <w:rPr>
            <w:noProof/>
            <w:webHidden/>
          </w:rPr>
          <w:instrText xml:space="preserve"> PAGEREF _Toc391493272 \h </w:instrText>
        </w:r>
        <w:r w:rsidR="00626C96">
          <w:rPr>
            <w:noProof/>
            <w:webHidden/>
          </w:rPr>
        </w:r>
        <w:r w:rsidR="00626C96">
          <w:rPr>
            <w:noProof/>
            <w:webHidden/>
          </w:rPr>
          <w:fldChar w:fldCharType="separate"/>
        </w:r>
        <w:r w:rsidR="00626C96">
          <w:rPr>
            <w:noProof/>
            <w:webHidden/>
          </w:rPr>
          <w:t>22</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73" w:history="1">
        <w:r w:rsidR="00626C96" w:rsidRPr="00CA3270">
          <w:rPr>
            <w:rStyle w:val="Hipervnculo"/>
            <w:noProof/>
          </w:rPr>
          <w:t>5.- Visión general del sistema desarrollado</w:t>
        </w:r>
        <w:r w:rsidR="00626C96">
          <w:rPr>
            <w:noProof/>
            <w:webHidden/>
          </w:rPr>
          <w:tab/>
        </w:r>
        <w:r w:rsidR="00626C96">
          <w:rPr>
            <w:noProof/>
            <w:webHidden/>
          </w:rPr>
          <w:fldChar w:fldCharType="begin"/>
        </w:r>
        <w:r w:rsidR="00626C96">
          <w:rPr>
            <w:noProof/>
            <w:webHidden/>
          </w:rPr>
          <w:instrText xml:space="preserve"> PAGEREF _Toc391493273 \h </w:instrText>
        </w:r>
        <w:r w:rsidR="00626C96">
          <w:rPr>
            <w:noProof/>
            <w:webHidden/>
          </w:rPr>
        </w:r>
        <w:r w:rsidR="00626C96">
          <w:rPr>
            <w:noProof/>
            <w:webHidden/>
          </w:rPr>
          <w:fldChar w:fldCharType="separate"/>
        </w:r>
        <w:r w:rsidR="00626C96">
          <w:rPr>
            <w:noProof/>
            <w:webHidden/>
          </w:rPr>
          <w:t>23</w:t>
        </w:r>
        <w:r w:rsidR="00626C96">
          <w:rPr>
            <w:noProof/>
            <w:webHidden/>
          </w:rPr>
          <w:fldChar w:fldCharType="end"/>
        </w:r>
      </w:hyperlink>
    </w:p>
    <w:p w:rsidR="00626C96" w:rsidRDefault="00236C38">
      <w:pPr>
        <w:pStyle w:val="TDC3"/>
        <w:tabs>
          <w:tab w:val="right" w:leader="dot" w:pos="8919"/>
        </w:tabs>
        <w:rPr>
          <w:noProof/>
        </w:rPr>
      </w:pPr>
      <w:hyperlink w:anchor="_Toc391493274" w:history="1">
        <w:r w:rsidR="00626C96" w:rsidRPr="00CA3270">
          <w:rPr>
            <w:rStyle w:val="Hipervnculo"/>
            <w:noProof/>
          </w:rPr>
          <w:t>5.1.- Participantes en el proyecto</w:t>
        </w:r>
        <w:r w:rsidR="00626C96">
          <w:rPr>
            <w:noProof/>
            <w:webHidden/>
          </w:rPr>
          <w:tab/>
        </w:r>
        <w:r w:rsidR="00626C96">
          <w:rPr>
            <w:noProof/>
            <w:webHidden/>
          </w:rPr>
          <w:fldChar w:fldCharType="begin"/>
        </w:r>
        <w:r w:rsidR="00626C96">
          <w:rPr>
            <w:noProof/>
            <w:webHidden/>
          </w:rPr>
          <w:instrText xml:space="preserve"> PAGEREF _Toc391493274 \h </w:instrText>
        </w:r>
        <w:r w:rsidR="00626C96">
          <w:rPr>
            <w:noProof/>
            <w:webHidden/>
          </w:rPr>
        </w:r>
        <w:r w:rsidR="00626C96">
          <w:rPr>
            <w:noProof/>
            <w:webHidden/>
          </w:rPr>
          <w:fldChar w:fldCharType="separate"/>
        </w:r>
        <w:r w:rsidR="00626C96">
          <w:rPr>
            <w:noProof/>
            <w:webHidden/>
          </w:rPr>
          <w:t>23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75" w:history="1">
        <w:r w:rsidR="00626C96" w:rsidRPr="00CA3270">
          <w:rPr>
            <w:rStyle w:val="Hipervnculo"/>
            <w:noProof/>
          </w:rPr>
          <w:t>5.1.1.- Participantes</w:t>
        </w:r>
        <w:r w:rsidR="00626C96">
          <w:rPr>
            <w:noProof/>
            <w:webHidden/>
          </w:rPr>
          <w:tab/>
        </w:r>
        <w:r w:rsidR="00626C96">
          <w:rPr>
            <w:noProof/>
            <w:webHidden/>
          </w:rPr>
          <w:fldChar w:fldCharType="begin"/>
        </w:r>
        <w:r w:rsidR="00626C96">
          <w:rPr>
            <w:noProof/>
            <w:webHidden/>
          </w:rPr>
          <w:instrText xml:space="preserve"> PAGEREF _Toc391493275 \h </w:instrText>
        </w:r>
        <w:r w:rsidR="00626C96">
          <w:rPr>
            <w:noProof/>
            <w:webHidden/>
          </w:rPr>
        </w:r>
        <w:r w:rsidR="00626C96">
          <w:rPr>
            <w:noProof/>
            <w:webHidden/>
          </w:rPr>
          <w:fldChar w:fldCharType="separate"/>
        </w:r>
        <w:r w:rsidR="00626C96">
          <w:rPr>
            <w:noProof/>
            <w:webHidden/>
          </w:rPr>
          <w:t>23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76" w:history="1">
        <w:r w:rsidR="00626C96" w:rsidRPr="00CA3270">
          <w:rPr>
            <w:rStyle w:val="Hipervnculo"/>
            <w:noProof/>
            <w:lang w:val="en-US"/>
          </w:rPr>
          <w:t xml:space="preserve">5.1.2.- </w:t>
        </w:r>
        <w:r w:rsidR="00626C96" w:rsidRPr="00CA3270">
          <w:rPr>
            <w:rStyle w:val="Hipervnculo"/>
            <w:noProof/>
          </w:rPr>
          <w:t>Organizaciones</w:t>
        </w:r>
        <w:r w:rsidR="00626C96">
          <w:rPr>
            <w:noProof/>
            <w:webHidden/>
          </w:rPr>
          <w:tab/>
        </w:r>
        <w:r w:rsidR="00626C96">
          <w:rPr>
            <w:noProof/>
            <w:webHidden/>
          </w:rPr>
          <w:fldChar w:fldCharType="begin"/>
        </w:r>
        <w:r w:rsidR="00626C96">
          <w:rPr>
            <w:noProof/>
            <w:webHidden/>
          </w:rPr>
          <w:instrText xml:space="preserve"> PAGEREF _Toc391493276 \h </w:instrText>
        </w:r>
        <w:r w:rsidR="00626C96">
          <w:rPr>
            <w:noProof/>
            <w:webHidden/>
          </w:rPr>
        </w:r>
        <w:r w:rsidR="00626C96">
          <w:rPr>
            <w:noProof/>
            <w:webHidden/>
          </w:rPr>
          <w:fldChar w:fldCharType="separate"/>
        </w:r>
        <w:r w:rsidR="00626C96">
          <w:rPr>
            <w:noProof/>
            <w:webHidden/>
          </w:rPr>
          <w:t>23</w:t>
        </w:r>
        <w:r w:rsidR="00626C96">
          <w:rPr>
            <w:noProof/>
            <w:webHidden/>
          </w:rPr>
          <w:fldChar w:fldCharType="end"/>
        </w:r>
      </w:hyperlink>
    </w:p>
    <w:p w:rsidR="00626C96" w:rsidRDefault="00236C38">
      <w:pPr>
        <w:pStyle w:val="TDC3"/>
        <w:tabs>
          <w:tab w:val="right" w:leader="dot" w:pos="8919"/>
        </w:tabs>
        <w:rPr>
          <w:noProof/>
        </w:rPr>
      </w:pPr>
      <w:hyperlink w:anchor="_Toc391493277" w:history="1">
        <w:r w:rsidR="00626C96" w:rsidRPr="00CA3270">
          <w:rPr>
            <w:rStyle w:val="Hipervnculo"/>
            <w:noProof/>
            <w:lang w:val="en-US"/>
          </w:rPr>
          <w:t xml:space="preserve">5.2.- </w:t>
        </w:r>
        <w:r w:rsidR="00626C96" w:rsidRPr="00CA3270">
          <w:rPr>
            <w:rStyle w:val="Hipervnculo"/>
            <w:noProof/>
          </w:rPr>
          <w:t>Objetivos</w:t>
        </w:r>
        <w:r w:rsidR="00626C96" w:rsidRPr="00CA3270">
          <w:rPr>
            <w:rStyle w:val="Hipervnculo"/>
            <w:noProof/>
            <w:lang w:val="en-US"/>
          </w:rPr>
          <w:t xml:space="preserve"> del </w:t>
        </w:r>
        <w:r w:rsidR="00626C96" w:rsidRPr="00CA3270">
          <w:rPr>
            <w:rStyle w:val="Hipervnculo"/>
            <w:noProof/>
          </w:rPr>
          <w:t>sistema</w:t>
        </w:r>
        <w:r w:rsidR="00626C96">
          <w:rPr>
            <w:noProof/>
            <w:webHidden/>
          </w:rPr>
          <w:tab/>
        </w:r>
        <w:r w:rsidR="00626C96">
          <w:rPr>
            <w:noProof/>
            <w:webHidden/>
          </w:rPr>
          <w:fldChar w:fldCharType="begin"/>
        </w:r>
        <w:r w:rsidR="00626C96">
          <w:rPr>
            <w:noProof/>
            <w:webHidden/>
          </w:rPr>
          <w:instrText xml:space="preserve"> PAGEREF _Toc391493277 \h </w:instrText>
        </w:r>
        <w:r w:rsidR="00626C96">
          <w:rPr>
            <w:noProof/>
            <w:webHidden/>
          </w:rPr>
        </w:r>
        <w:r w:rsidR="00626C96">
          <w:rPr>
            <w:noProof/>
            <w:webHidden/>
          </w:rPr>
          <w:fldChar w:fldCharType="separate"/>
        </w:r>
        <w:r w:rsidR="00626C96">
          <w:rPr>
            <w:noProof/>
            <w:webHidden/>
          </w:rPr>
          <w:t>24</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78" w:history="1">
        <w:r w:rsidR="00626C96" w:rsidRPr="00CA3270">
          <w:rPr>
            <w:rStyle w:val="Hipervnculo"/>
            <w:noProof/>
          </w:rPr>
          <w:t>6.- Elicitación de requisitos</w:t>
        </w:r>
        <w:r w:rsidR="00626C96">
          <w:rPr>
            <w:noProof/>
            <w:webHidden/>
          </w:rPr>
          <w:tab/>
        </w:r>
        <w:r w:rsidR="00626C96">
          <w:rPr>
            <w:noProof/>
            <w:webHidden/>
          </w:rPr>
          <w:fldChar w:fldCharType="begin"/>
        </w:r>
        <w:r w:rsidR="00626C96">
          <w:rPr>
            <w:noProof/>
            <w:webHidden/>
          </w:rPr>
          <w:instrText xml:space="preserve"> PAGEREF _Toc391493278 \h </w:instrText>
        </w:r>
        <w:r w:rsidR="00626C96">
          <w:rPr>
            <w:noProof/>
            <w:webHidden/>
          </w:rPr>
        </w:r>
        <w:r w:rsidR="00626C96">
          <w:rPr>
            <w:noProof/>
            <w:webHidden/>
          </w:rPr>
          <w:fldChar w:fldCharType="separate"/>
        </w:r>
        <w:r w:rsidR="00626C96">
          <w:rPr>
            <w:noProof/>
            <w:webHidden/>
          </w:rPr>
          <w:t>24</w:t>
        </w:r>
        <w:r w:rsidR="00626C96">
          <w:rPr>
            <w:noProof/>
            <w:webHidden/>
          </w:rPr>
          <w:fldChar w:fldCharType="end"/>
        </w:r>
      </w:hyperlink>
    </w:p>
    <w:p w:rsidR="00626C96" w:rsidRDefault="00236C38">
      <w:pPr>
        <w:pStyle w:val="TDC3"/>
        <w:tabs>
          <w:tab w:val="right" w:leader="dot" w:pos="8919"/>
        </w:tabs>
        <w:rPr>
          <w:noProof/>
        </w:rPr>
      </w:pPr>
      <w:hyperlink w:anchor="_Toc391493279" w:history="1">
        <w:r w:rsidR="00626C96" w:rsidRPr="00CA3270">
          <w:rPr>
            <w:rStyle w:val="Hipervnculo"/>
            <w:noProof/>
          </w:rPr>
          <w:t>6.1.- Requisitos de información</w:t>
        </w:r>
        <w:r w:rsidR="00626C96">
          <w:rPr>
            <w:noProof/>
            <w:webHidden/>
          </w:rPr>
          <w:tab/>
        </w:r>
        <w:r w:rsidR="00626C96">
          <w:rPr>
            <w:noProof/>
            <w:webHidden/>
          </w:rPr>
          <w:fldChar w:fldCharType="begin"/>
        </w:r>
        <w:r w:rsidR="00626C96">
          <w:rPr>
            <w:noProof/>
            <w:webHidden/>
          </w:rPr>
          <w:instrText xml:space="preserve"> PAGEREF _Toc391493279 \h </w:instrText>
        </w:r>
        <w:r w:rsidR="00626C96">
          <w:rPr>
            <w:noProof/>
            <w:webHidden/>
          </w:rPr>
        </w:r>
        <w:r w:rsidR="00626C96">
          <w:rPr>
            <w:noProof/>
            <w:webHidden/>
          </w:rPr>
          <w:fldChar w:fldCharType="separate"/>
        </w:r>
        <w:r w:rsidR="00626C96">
          <w:rPr>
            <w:noProof/>
            <w:webHidden/>
          </w:rPr>
          <w:t>25</w:t>
        </w:r>
        <w:r w:rsidR="00626C96">
          <w:rPr>
            <w:noProof/>
            <w:webHidden/>
          </w:rPr>
          <w:fldChar w:fldCharType="end"/>
        </w:r>
      </w:hyperlink>
    </w:p>
    <w:p w:rsidR="00626C96" w:rsidRDefault="00236C38">
      <w:pPr>
        <w:pStyle w:val="TDC3"/>
        <w:tabs>
          <w:tab w:val="right" w:leader="dot" w:pos="8919"/>
        </w:tabs>
        <w:rPr>
          <w:noProof/>
        </w:rPr>
      </w:pPr>
      <w:hyperlink w:anchor="_Toc391493280" w:history="1">
        <w:r w:rsidR="00626C96" w:rsidRPr="00CA3270">
          <w:rPr>
            <w:rStyle w:val="Hipervnculo"/>
            <w:noProof/>
          </w:rPr>
          <w:t>6.2.- Reglas de negocio y restricciones</w:t>
        </w:r>
        <w:r w:rsidR="00626C96">
          <w:rPr>
            <w:noProof/>
            <w:webHidden/>
          </w:rPr>
          <w:tab/>
        </w:r>
        <w:r w:rsidR="00626C96">
          <w:rPr>
            <w:noProof/>
            <w:webHidden/>
          </w:rPr>
          <w:fldChar w:fldCharType="begin"/>
        </w:r>
        <w:r w:rsidR="00626C96">
          <w:rPr>
            <w:noProof/>
            <w:webHidden/>
          </w:rPr>
          <w:instrText xml:space="preserve"> PAGEREF _Toc391493280 \h </w:instrText>
        </w:r>
        <w:r w:rsidR="00626C96">
          <w:rPr>
            <w:noProof/>
            <w:webHidden/>
          </w:rPr>
        </w:r>
        <w:r w:rsidR="00626C96">
          <w:rPr>
            <w:noProof/>
            <w:webHidden/>
          </w:rPr>
          <w:fldChar w:fldCharType="separate"/>
        </w:r>
        <w:r w:rsidR="00626C96">
          <w:rPr>
            <w:noProof/>
            <w:webHidden/>
          </w:rPr>
          <w:t>26</w:t>
        </w:r>
        <w:r w:rsidR="00626C96">
          <w:rPr>
            <w:noProof/>
            <w:webHidden/>
          </w:rPr>
          <w:fldChar w:fldCharType="end"/>
        </w:r>
      </w:hyperlink>
    </w:p>
    <w:p w:rsidR="00626C96" w:rsidRDefault="00236C38">
      <w:pPr>
        <w:pStyle w:val="TDC3"/>
        <w:tabs>
          <w:tab w:val="right" w:leader="dot" w:pos="8919"/>
        </w:tabs>
        <w:rPr>
          <w:noProof/>
        </w:rPr>
      </w:pPr>
      <w:hyperlink w:anchor="_Toc391493281" w:history="1">
        <w:r w:rsidR="00626C96" w:rsidRPr="00CA3270">
          <w:rPr>
            <w:rStyle w:val="Hipervnculo"/>
            <w:noProof/>
          </w:rPr>
          <w:t>6.3.- Requisitos funcionales</w:t>
        </w:r>
        <w:r w:rsidR="00626C96">
          <w:rPr>
            <w:noProof/>
            <w:webHidden/>
          </w:rPr>
          <w:tab/>
        </w:r>
        <w:r w:rsidR="00626C96">
          <w:rPr>
            <w:noProof/>
            <w:webHidden/>
          </w:rPr>
          <w:fldChar w:fldCharType="begin"/>
        </w:r>
        <w:r w:rsidR="00626C96">
          <w:rPr>
            <w:noProof/>
            <w:webHidden/>
          </w:rPr>
          <w:instrText xml:space="preserve"> PAGEREF _Toc391493281 \h </w:instrText>
        </w:r>
        <w:r w:rsidR="00626C96">
          <w:rPr>
            <w:noProof/>
            <w:webHidden/>
          </w:rPr>
        </w:r>
        <w:r w:rsidR="00626C96">
          <w:rPr>
            <w:noProof/>
            <w:webHidden/>
          </w:rPr>
          <w:fldChar w:fldCharType="separate"/>
        </w:r>
        <w:r w:rsidR="00626C96">
          <w:rPr>
            <w:noProof/>
            <w:webHidden/>
          </w:rPr>
          <w:t>27</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82" w:history="1">
        <w:r w:rsidR="00626C96" w:rsidRPr="00CA3270">
          <w:rPr>
            <w:rStyle w:val="Hipervnculo"/>
            <w:noProof/>
          </w:rPr>
          <w:t>6.3.1 Diagrama de subsistemas del sistema</w:t>
        </w:r>
        <w:r w:rsidR="00626C96">
          <w:rPr>
            <w:noProof/>
            <w:webHidden/>
          </w:rPr>
          <w:tab/>
        </w:r>
        <w:r w:rsidR="00626C96">
          <w:rPr>
            <w:noProof/>
            <w:webHidden/>
          </w:rPr>
          <w:fldChar w:fldCharType="begin"/>
        </w:r>
        <w:r w:rsidR="00626C96">
          <w:rPr>
            <w:noProof/>
            <w:webHidden/>
          </w:rPr>
          <w:instrText xml:space="preserve"> PAGEREF _Toc391493282 \h </w:instrText>
        </w:r>
        <w:r w:rsidR="00626C96">
          <w:rPr>
            <w:noProof/>
            <w:webHidden/>
          </w:rPr>
        </w:r>
        <w:r w:rsidR="00626C96">
          <w:rPr>
            <w:noProof/>
            <w:webHidden/>
          </w:rPr>
          <w:fldChar w:fldCharType="separate"/>
        </w:r>
        <w:r w:rsidR="00626C96">
          <w:rPr>
            <w:noProof/>
            <w:webHidden/>
          </w:rPr>
          <w:t>27</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83" w:history="1">
        <w:r w:rsidR="00626C96" w:rsidRPr="00CA3270">
          <w:rPr>
            <w:rStyle w:val="Hipervnculo"/>
            <w:noProof/>
          </w:rPr>
          <w:t>6.3.2.- Diagramas de casos de uso</w:t>
        </w:r>
        <w:r w:rsidR="00626C96">
          <w:rPr>
            <w:noProof/>
            <w:webHidden/>
          </w:rPr>
          <w:tab/>
        </w:r>
        <w:r w:rsidR="00626C96">
          <w:rPr>
            <w:noProof/>
            <w:webHidden/>
          </w:rPr>
          <w:fldChar w:fldCharType="begin"/>
        </w:r>
        <w:r w:rsidR="00626C96">
          <w:rPr>
            <w:noProof/>
            <w:webHidden/>
          </w:rPr>
          <w:instrText xml:space="preserve"> PAGEREF _Toc391493283 \h </w:instrText>
        </w:r>
        <w:r w:rsidR="00626C96">
          <w:rPr>
            <w:noProof/>
            <w:webHidden/>
          </w:rPr>
        </w:r>
        <w:r w:rsidR="00626C96">
          <w:rPr>
            <w:noProof/>
            <w:webHidden/>
          </w:rPr>
          <w:fldChar w:fldCharType="separate"/>
        </w:r>
        <w:r w:rsidR="00626C96">
          <w:rPr>
            <w:noProof/>
            <w:webHidden/>
          </w:rPr>
          <w:t>27</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84" w:history="1">
        <w:r w:rsidR="00626C96" w:rsidRPr="00CA3270">
          <w:rPr>
            <w:rStyle w:val="Hipervnculo"/>
            <w:noProof/>
          </w:rPr>
          <w:t>6.3.2.- Definición de actores</w:t>
        </w:r>
        <w:r w:rsidR="00626C96">
          <w:rPr>
            <w:noProof/>
            <w:webHidden/>
          </w:rPr>
          <w:tab/>
        </w:r>
        <w:r w:rsidR="00626C96">
          <w:rPr>
            <w:noProof/>
            <w:webHidden/>
          </w:rPr>
          <w:fldChar w:fldCharType="begin"/>
        </w:r>
        <w:r w:rsidR="00626C96">
          <w:rPr>
            <w:noProof/>
            <w:webHidden/>
          </w:rPr>
          <w:instrText xml:space="preserve"> PAGEREF _Toc391493284 \h </w:instrText>
        </w:r>
        <w:r w:rsidR="00626C96">
          <w:rPr>
            <w:noProof/>
            <w:webHidden/>
          </w:rPr>
        </w:r>
        <w:r w:rsidR="00626C96">
          <w:rPr>
            <w:noProof/>
            <w:webHidden/>
          </w:rPr>
          <w:fldChar w:fldCharType="separate"/>
        </w:r>
        <w:r w:rsidR="00626C96">
          <w:rPr>
            <w:noProof/>
            <w:webHidden/>
          </w:rPr>
          <w:t>28</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85" w:history="1">
        <w:r w:rsidR="00626C96" w:rsidRPr="00CA3270">
          <w:rPr>
            <w:rStyle w:val="Hipervnculo"/>
            <w:noProof/>
          </w:rPr>
          <w:t>6.3.3.- Casos de uso del sistema</w:t>
        </w:r>
        <w:r w:rsidR="00626C96">
          <w:rPr>
            <w:noProof/>
            <w:webHidden/>
          </w:rPr>
          <w:tab/>
        </w:r>
        <w:r w:rsidR="00626C96">
          <w:rPr>
            <w:noProof/>
            <w:webHidden/>
          </w:rPr>
          <w:fldChar w:fldCharType="begin"/>
        </w:r>
        <w:r w:rsidR="00626C96">
          <w:rPr>
            <w:noProof/>
            <w:webHidden/>
          </w:rPr>
          <w:instrText xml:space="preserve"> PAGEREF _Toc391493285 \h </w:instrText>
        </w:r>
        <w:r w:rsidR="00626C96">
          <w:rPr>
            <w:noProof/>
            <w:webHidden/>
          </w:rPr>
        </w:r>
        <w:r w:rsidR="00626C96">
          <w:rPr>
            <w:noProof/>
            <w:webHidden/>
          </w:rPr>
          <w:fldChar w:fldCharType="separate"/>
        </w:r>
        <w:r w:rsidR="00626C96">
          <w:rPr>
            <w:noProof/>
            <w:webHidden/>
          </w:rPr>
          <w:t>29</w:t>
        </w:r>
        <w:r w:rsidR="00626C96">
          <w:rPr>
            <w:noProof/>
            <w:webHidden/>
          </w:rPr>
          <w:fldChar w:fldCharType="end"/>
        </w:r>
      </w:hyperlink>
    </w:p>
    <w:p w:rsidR="00626C96" w:rsidRDefault="00236C38">
      <w:pPr>
        <w:pStyle w:val="TDC3"/>
        <w:tabs>
          <w:tab w:val="right" w:leader="dot" w:pos="8919"/>
        </w:tabs>
        <w:rPr>
          <w:noProof/>
        </w:rPr>
      </w:pPr>
      <w:hyperlink w:anchor="_Toc391493286" w:history="1">
        <w:r w:rsidR="00626C96" w:rsidRPr="00CA3270">
          <w:rPr>
            <w:rStyle w:val="Hipervnculo"/>
            <w:noProof/>
          </w:rPr>
          <w:t>6.3.- Requisitos no funcionales</w:t>
        </w:r>
        <w:r w:rsidR="00626C96">
          <w:rPr>
            <w:noProof/>
            <w:webHidden/>
          </w:rPr>
          <w:tab/>
        </w:r>
        <w:r w:rsidR="00626C96">
          <w:rPr>
            <w:noProof/>
            <w:webHidden/>
          </w:rPr>
          <w:fldChar w:fldCharType="begin"/>
        </w:r>
        <w:r w:rsidR="00626C96">
          <w:rPr>
            <w:noProof/>
            <w:webHidden/>
          </w:rPr>
          <w:instrText xml:space="preserve"> PAGEREF _Toc391493286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3"/>
        <w:tabs>
          <w:tab w:val="right" w:leader="dot" w:pos="8919"/>
        </w:tabs>
        <w:rPr>
          <w:noProof/>
        </w:rPr>
      </w:pPr>
      <w:hyperlink w:anchor="_Toc391493287" w:history="1">
        <w:r w:rsidR="00626C96" w:rsidRPr="00CA3270">
          <w:rPr>
            <w:rStyle w:val="Hipervnculo"/>
            <w:noProof/>
          </w:rPr>
          <w:t>6.4.- Matriz de rastreabilidad requisitos-objetivos</w:t>
        </w:r>
        <w:r w:rsidR="00626C96">
          <w:rPr>
            <w:noProof/>
            <w:webHidden/>
          </w:rPr>
          <w:tab/>
        </w:r>
        <w:r w:rsidR="00626C96">
          <w:rPr>
            <w:noProof/>
            <w:webHidden/>
          </w:rPr>
          <w:fldChar w:fldCharType="begin"/>
        </w:r>
        <w:r w:rsidR="00626C96">
          <w:rPr>
            <w:noProof/>
            <w:webHidden/>
          </w:rPr>
          <w:instrText xml:space="preserve"> PAGEREF _Toc391493287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3"/>
        <w:tabs>
          <w:tab w:val="right" w:leader="dot" w:pos="8919"/>
        </w:tabs>
        <w:rPr>
          <w:noProof/>
        </w:rPr>
      </w:pPr>
      <w:hyperlink w:anchor="_Toc391493288" w:history="1">
        <w:r w:rsidR="00626C96" w:rsidRPr="00CA3270">
          <w:rPr>
            <w:rStyle w:val="Hipervnculo"/>
            <w:noProof/>
          </w:rPr>
          <w:t>6.5.- Matriz de rastreabilidad casos de uso-objetivos</w:t>
        </w:r>
        <w:r w:rsidR="00626C96">
          <w:rPr>
            <w:noProof/>
            <w:webHidden/>
          </w:rPr>
          <w:tab/>
        </w:r>
        <w:r w:rsidR="00626C96">
          <w:rPr>
            <w:noProof/>
            <w:webHidden/>
          </w:rPr>
          <w:fldChar w:fldCharType="begin"/>
        </w:r>
        <w:r w:rsidR="00626C96">
          <w:rPr>
            <w:noProof/>
            <w:webHidden/>
          </w:rPr>
          <w:instrText xml:space="preserve"> PAGEREF _Toc391493288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2"/>
        <w:tabs>
          <w:tab w:val="right" w:leader="dot" w:pos="8919"/>
        </w:tabs>
        <w:rPr>
          <w:rFonts w:cstheme="minorBidi"/>
          <w:b w:val="0"/>
          <w:bCs w:val="0"/>
          <w:i w:val="0"/>
          <w:iCs w:val="0"/>
          <w:noProof/>
          <w:color w:val="auto"/>
          <w:sz w:val="22"/>
        </w:rPr>
      </w:pPr>
      <w:hyperlink w:anchor="_Toc391493289" w:history="1">
        <w:r w:rsidR="00626C96" w:rsidRPr="00CA3270">
          <w:rPr>
            <w:rStyle w:val="Hipervnculo"/>
            <w:noProof/>
          </w:rPr>
          <w:t>7.- Análisis de requisitos</w:t>
        </w:r>
        <w:r w:rsidR="00626C96">
          <w:rPr>
            <w:noProof/>
            <w:webHidden/>
          </w:rPr>
          <w:tab/>
        </w:r>
        <w:r w:rsidR="00626C96">
          <w:rPr>
            <w:noProof/>
            <w:webHidden/>
          </w:rPr>
          <w:fldChar w:fldCharType="begin"/>
        </w:r>
        <w:r w:rsidR="00626C96">
          <w:rPr>
            <w:noProof/>
            <w:webHidden/>
          </w:rPr>
          <w:instrText xml:space="preserve"> PAGEREF _Toc391493289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3"/>
        <w:tabs>
          <w:tab w:val="right" w:leader="dot" w:pos="8919"/>
        </w:tabs>
        <w:rPr>
          <w:noProof/>
        </w:rPr>
      </w:pPr>
      <w:hyperlink w:anchor="_Toc391493290" w:history="1">
        <w:r w:rsidR="00626C96" w:rsidRPr="00CA3270">
          <w:rPr>
            <w:rStyle w:val="Hipervnculo"/>
            <w:noProof/>
          </w:rPr>
          <w:t>7.1.- Modelo estático del sistema</w:t>
        </w:r>
        <w:r w:rsidR="00626C96">
          <w:rPr>
            <w:noProof/>
            <w:webHidden/>
          </w:rPr>
          <w:tab/>
        </w:r>
        <w:r w:rsidR="00626C96">
          <w:rPr>
            <w:noProof/>
            <w:webHidden/>
          </w:rPr>
          <w:fldChar w:fldCharType="begin"/>
        </w:r>
        <w:r w:rsidR="00626C96">
          <w:rPr>
            <w:noProof/>
            <w:webHidden/>
          </w:rPr>
          <w:instrText xml:space="preserve"> PAGEREF _Toc391493290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1" w:history="1">
        <w:r w:rsidR="00626C96" w:rsidRPr="00CA3270">
          <w:rPr>
            <w:rStyle w:val="Hipervnculo"/>
            <w:noProof/>
          </w:rPr>
          <w:t>7.1.1.- Diagramas de tipos</w:t>
        </w:r>
        <w:r w:rsidR="00626C96">
          <w:rPr>
            <w:noProof/>
            <w:webHidden/>
          </w:rPr>
          <w:tab/>
        </w:r>
        <w:r w:rsidR="00626C96">
          <w:rPr>
            <w:noProof/>
            <w:webHidden/>
          </w:rPr>
          <w:fldChar w:fldCharType="begin"/>
        </w:r>
        <w:r w:rsidR="00626C96">
          <w:rPr>
            <w:noProof/>
            <w:webHidden/>
          </w:rPr>
          <w:instrText xml:space="preserve"> PAGEREF _Toc391493291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2" w:history="1">
        <w:r w:rsidR="00626C96" w:rsidRPr="00CA3270">
          <w:rPr>
            <w:rStyle w:val="Hipervnculo"/>
            <w:noProof/>
          </w:rPr>
          <w:t>7.1.2.- Escenario de prueba</w:t>
        </w:r>
        <w:r w:rsidR="00626C96">
          <w:rPr>
            <w:noProof/>
            <w:webHidden/>
          </w:rPr>
          <w:tab/>
        </w:r>
        <w:r w:rsidR="00626C96">
          <w:rPr>
            <w:noProof/>
            <w:webHidden/>
          </w:rPr>
          <w:fldChar w:fldCharType="begin"/>
        </w:r>
        <w:r w:rsidR="00626C96">
          <w:rPr>
            <w:noProof/>
            <w:webHidden/>
          </w:rPr>
          <w:instrText xml:space="preserve"> PAGEREF _Toc391493292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3" w:history="1">
        <w:r w:rsidR="00626C96" w:rsidRPr="00CA3270">
          <w:rPr>
            <w:rStyle w:val="Hipervnculo"/>
            <w:noProof/>
          </w:rPr>
          <w:t>7.1.3.- Tipos</w:t>
        </w:r>
        <w:r w:rsidR="00626C96">
          <w:rPr>
            <w:noProof/>
            <w:webHidden/>
          </w:rPr>
          <w:tab/>
        </w:r>
        <w:r w:rsidR="00626C96">
          <w:rPr>
            <w:noProof/>
            <w:webHidden/>
          </w:rPr>
          <w:fldChar w:fldCharType="begin"/>
        </w:r>
        <w:r w:rsidR="00626C96">
          <w:rPr>
            <w:noProof/>
            <w:webHidden/>
          </w:rPr>
          <w:instrText xml:space="preserve"> PAGEREF _Toc391493293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3"/>
        <w:tabs>
          <w:tab w:val="right" w:leader="dot" w:pos="8919"/>
        </w:tabs>
        <w:rPr>
          <w:noProof/>
        </w:rPr>
      </w:pPr>
      <w:hyperlink w:anchor="_Toc391493294" w:history="1">
        <w:r w:rsidR="00626C96" w:rsidRPr="00CA3270">
          <w:rPr>
            <w:rStyle w:val="Hipervnculo"/>
            <w:noProof/>
          </w:rPr>
          <w:t>7.2.- Modelo dinámico del sistema</w:t>
        </w:r>
        <w:r w:rsidR="00626C96">
          <w:rPr>
            <w:noProof/>
            <w:webHidden/>
          </w:rPr>
          <w:tab/>
        </w:r>
        <w:r w:rsidR="00626C96">
          <w:rPr>
            <w:noProof/>
            <w:webHidden/>
          </w:rPr>
          <w:fldChar w:fldCharType="begin"/>
        </w:r>
        <w:r w:rsidR="00626C96">
          <w:rPr>
            <w:noProof/>
            <w:webHidden/>
          </w:rPr>
          <w:instrText xml:space="preserve"> PAGEREF _Toc391493294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5" w:history="1">
        <w:r w:rsidR="00626C96" w:rsidRPr="00CA3270">
          <w:rPr>
            <w:rStyle w:val="Hipervnculo"/>
            <w:noProof/>
          </w:rPr>
          <w:t>7.2.1.- Subsistema de gestión de usuarios</w:t>
        </w:r>
        <w:r w:rsidR="00626C96">
          <w:rPr>
            <w:noProof/>
            <w:webHidden/>
          </w:rPr>
          <w:tab/>
        </w:r>
        <w:r w:rsidR="00626C96">
          <w:rPr>
            <w:noProof/>
            <w:webHidden/>
          </w:rPr>
          <w:fldChar w:fldCharType="begin"/>
        </w:r>
        <w:r w:rsidR="00626C96">
          <w:rPr>
            <w:noProof/>
            <w:webHidden/>
          </w:rPr>
          <w:instrText xml:space="preserve"> PAGEREF _Toc391493295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6" w:history="1">
        <w:r w:rsidR="00626C96" w:rsidRPr="00CA3270">
          <w:rPr>
            <w:rStyle w:val="Hipervnculo"/>
            <w:noProof/>
          </w:rPr>
          <w:t>7.2.2.- Subsistema de gestión de rutas</w:t>
        </w:r>
        <w:r w:rsidR="00626C96">
          <w:rPr>
            <w:noProof/>
            <w:webHidden/>
          </w:rPr>
          <w:tab/>
        </w:r>
        <w:r w:rsidR="00626C96">
          <w:rPr>
            <w:noProof/>
            <w:webHidden/>
          </w:rPr>
          <w:fldChar w:fldCharType="begin"/>
        </w:r>
        <w:r w:rsidR="00626C96">
          <w:rPr>
            <w:noProof/>
            <w:webHidden/>
          </w:rPr>
          <w:instrText xml:space="preserve"> PAGEREF _Toc391493296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3"/>
        <w:tabs>
          <w:tab w:val="right" w:leader="dot" w:pos="8919"/>
        </w:tabs>
        <w:rPr>
          <w:noProof/>
        </w:rPr>
      </w:pPr>
      <w:hyperlink w:anchor="_Toc391493297" w:history="1">
        <w:r w:rsidR="00626C96" w:rsidRPr="00CA3270">
          <w:rPr>
            <w:rStyle w:val="Hipervnculo"/>
            <w:noProof/>
          </w:rPr>
          <w:t>7.3.- Prototipos de interfaz de usuario</w:t>
        </w:r>
        <w:r w:rsidR="00626C96">
          <w:rPr>
            <w:noProof/>
            <w:webHidden/>
          </w:rPr>
          <w:tab/>
        </w:r>
        <w:r w:rsidR="00626C96">
          <w:rPr>
            <w:noProof/>
            <w:webHidden/>
          </w:rPr>
          <w:fldChar w:fldCharType="begin"/>
        </w:r>
        <w:r w:rsidR="00626C96">
          <w:rPr>
            <w:noProof/>
            <w:webHidden/>
          </w:rPr>
          <w:instrText xml:space="preserve"> PAGEREF _Toc391493297 \h </w:instrText>
        </w:r>
        <w:r w:rsidR="00626C96">
          <w:rPr>
            <w:noProof/>
            <w:webHidden/>
          </w:rPr>
        </w:r>
        <w:r w:rsidR="00626C96">
          <w:rPr>
            <w:noProof/>
            <w:webHidden/>
          </w:rPr>
          <w:fldChar w:fldCharType="separate"/>
        </w:r>
        <w:r w:rsidR="00626C96">
          <w:rPr>
            <w:noProof/>
            <w:webHidden/>
          </w:rPr>
          <w:t>33</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8" w:history="1">
        <w:r w:rsidR="00626C96" w:rsidRPr="00CA3270">
          <w:rPr>
            <w:rStyle w:val="Hipervnculo"/>
            <w:noProof/>
          </w:rPr>
          <w:t>7.3.1.- Pantalla de inicio y búsqueda</w:t>
        </w:r>
        <w:r w:rsidR="00626C96">
          <w:rPr>
            <w:noProof/>
            <w:webHidden/>
          </w:rPr>
          <w:tab/>
        </w:r>
        <w:r w:rsidR="00626C96">
          <w:rPr>
            <w:noProof/>
            <w:webHidden/>
          </w:rPr>
          <w:fldChar w:fldCharType="begin"/>
        </w:r>
        <w:r w:rsidR="00626C96">
          <w:rPr>
            <w:noProof/>
            <w:webHidden/>
          </w:rPr>
          <w:instrText xml:space="preserve"> PAGEREF _Toc391493298 \h </w:instrText>
        </w:r>
        <w:r w:rsidR="00626C96">
          <w:rPr>
            <w:noProof/>
            <w:webHidden/>
          </w:rPr>
        </w:r>
        <w:r w:rsidR="00626C96">
          <w:rPr>
            <w:noProof/>
            <w:webHidden/>
          </w:rPr>
          <w:fldChar w:fldCharType="separate"/>
        </w:r>
        <w:r w:rsidR="00626C96">
          <w:rPr>
            <w:noProof/>
            <w:webHidden/>
          </w:rPr>
          <w:t>34</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299" w:history="1">
        <w:r w:rsidR="00626C96" w:rsidRPr="00CA3270">
          <w:rPr>
            <w:rStyle w:val="Hipervnculo"/>
            <w:noProof/>
          </w:rPr>
          <w:t>7.3.2.- Pantalla de login</w:t>
        </w:r>
        <w:r w:rsidR="00626C96">
          <w:rPr>
            <w:noProof/>
            <w:webHidden/>
          </w:rPr>
          <w:tab/>
        </w:r>
        <w:r w:rsidR="00626C96">
          <w:rPr>
            <w:noProof/>
            <w:webHidden/>
          </w:rPr>
          <w:fldChar w:fldCharType="begin"/>
        </w:r>
        <w:r w:rsidR="00626C96">
          <w:rPr>
            <w:noProof/>
            <w:webHidden/>
          </w:rPr>
          <w:instrText xml:space="preserve"> PAGEREF _Toc391493299 \h </w:instrText>
        </w:r>
        <w:r w:rsidR="00626C96">
          <w:rPr>
            <w:noProof/>
            <w:webHidden/>
          </w:rPr>
        </w:r>
        <w:r w:rsidR="00626C96">
          <w:rPr>
            <w:noProof/>
            <w:webHidden/>
          </w:rPr>
          <w:fldChar w:fldCharType="separate"/>
        </w:r>
        <w:r w:rsidR="00626C96">
          <w:rPr>
            <w:noProof/>
            <w:webHidden/>
          </w:rPr>
          <w:t>34</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0" w:history="1">
        <w:r w:rsidR="00626C96" w:rsidRPr="00CA3270">
          <w:rPr>
            <w:rStyle w:val="Hipervnculo"/>
            <w:noProof/>
          </w:rPr>
          <w:t>7.3.3.- Pantalla de registro de usuario</w:t>
        </w:r>
        <w:r w:rsidR="00626C96">
          <w:rPr>
            <w:noProof/>
            <w:webHidden/>
          </w:rPr>
          <w:tab/>
        </w:r>
        <w:r w:rsidR="00626C96">
          <w:rPr>
            <w:noProof/>
            <w:webHidden/>
          </w:rPr>
          <w:fldChar w:fldCharType="begin"/>
        </w:r>
        <w:r w:rsidR="00626C96">
          <w:rPr>
            <w:noProof/>
            <w:webHidden/>
          </w:rPr>
          <w:instrText xml:space="preserve"> PAGEREF _Toc391493300 \h </w:instrText>
        </w:r>
        <w:r w:rsidR="00626C96">
          <w:rPr>
            <w:noProof/>
            <w:webHidden/>
          </w:rPr>
        </w:r>
        <w:r w:rsidR="00626C96">
          <w:rPr>
            <w:noProof/>
            <w:webHidden/>
          </w:rPr>
          <w:fldChar w:fldCharType="separate"/>
        </w:r>
        <w:r w:rsidR="00626C96">
          <w:rPr>
            <w:noProof/>
            <w:webHidden/>
          </w:rPr>
          <w:t>35</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1" w:history="1">
        <w:r w:rsidR="00626C96" w:rsidRPr="00CA3270">
          <w:rPr>
            <w:rStyle w:val="Hipervnculo"/>
            <w:noProof/>
          </w:rPr>
          <w:t>7.3.4.- Pantalla Mis Rutas</w:t>
        </w:r>
        <w:r w:rsidR="00626C96">
          <w:rPr>
            <w:noProof/>
            <w:webHidden/>
          </w:rPr>
          <w:tab/>
        </w:r>
        <w:r w:rsidR="00626C96">
          <w:rPr>
            <w:noProof/>
            <w:webHidden/>
          </w:rPr>
          <w:fldChar w:fldCharType="begin"/>
        </w:r>
        <w:r w:rsidR="00626C96">
          <w:rPr>
            <w:noProof/>
            <w:webHidden/>
          </w:rPr>
          <w:instrText xml:space="preserve"> PAGEREF _Toc391493301 \h </w:instrText>
        </w:r>
        <w:r w:rsidR="00626C96">
          <w:rPr>
            <w:noProof/>
            <w:webHidden/>
          </w:rPr>
        </w:r>
        <w:r w:rsidR="00626C96">
          <w:rPr>
            <w:noProof/>
            <w:webHidden/>
          </w:rPr>
          <w:fldChar w:fldCharType="separate"/>
        </w:r>
        <w:r w:rsidR="00626C96">
          <w:rPr>
            <w:noProof/>
            <w:webHidden/>
          </w:rPr>
          <w:t>36</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2" w:history="1">
        <w:r w:rsidR="00626C96" w:rsidRPr="00CA3270">
          <w:rPr>
            <w:rStyle w:val="Hipervnculo"/>
            <w:noProof/>
          </w:rPr>
          <w:t>7.3.5.- Pantalla Añadir Ruta</w:t>
        </w:r>
        <w:r w:rsidR="00626C96">
          <w:rPr>
            <w:noProof/>
            <w:webHidden/>
          </w:rPr>
          <w:tab/>
        </w:r>
        <w:r w:rsidR="00626C96">
          <w:rPr>
            <w:noProof/>
            <w:webHidden/>
          </w:rPr>
          <w:fldChar w:fldCharType="begin"/>
        </w:r>
        <w:r w:rsidR="00626C96">
          <w:rPr>
            <w:noProof/>
            <w:webHidden/>
          </w:rPr>
          <w:instrText xml:space="preserve"> PAGEREF _Toc391493302 \h </w:instrText>
        </w:r>
        <w:r w:rsidR="00626C96">
          <w:rPr>
            <w:noProof/>
            <w:webHidden/>
          </w:rPr>
        </w:r>
        <w:r w:rsidR="00626C96">
          <w:rPr>
            <w:noProof/>
            <w:webHidden/>
          </w:rPr>
          <w:fldChar w:fldCharType="separate"/>
        </w:r>
        <w:r w:rsidR="00626C96">
          <w:rPr>
            <w:noProof/>
            <w:webHidden/>
          </w:rPr>
          <w:t>37</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3" w:history="1">
        <w:r w:rsidR="00626C96" w:rsidRPr="00CA3270">
          <w:rPr>
            <w:rStyle w:val="Hipervnculo"/>
            <w:noProof/>
          </w:rPr>
          <w:t>7.3.6.- Pantalla Editar Perfil</w:t>
        </w:r>
        <w:r w:rsidR="00626C96">
          <w:rPr>
            <w:noProof/>
            <w:webHidden/>
          </w:rPr>
          <w:tab/>
        </w:r>
        <w:r w:rsidR="00626C96">
          <w:rPr>
            <w:noProof/>
            <w:webHidden/>
          </w:rPr>
          <w:fldChar w:fldCharType="begin"/>
        </w:r>
        <w:r w:rsidR="00626C96">
          <w:rPr>
            <w:noProof/>
            <w:webHidden/>
          </w:rPr>
          <w:instrText xml:space="preserve"> PAGEREF _Toc391493303 \h </w:instrText>
        </w:r>
        <w:r w:rsidR="00626C96">
          <w:rPr>
            <w:noProof/>
            <w:webHidden/>
          </w:rPr>
        </w:r>
        <w:r w:rsidR="00626C96">
          <w:rPr>
            <w:noProof/>
            <w:webHidden/>
          </w:rPr>
          <w:fldChar w:fldCharType="separate"/>
        </w:r>
        <w:r w:rsidR="00626C96">
          <w:rPr>
            <w:noProof/>
            <w:webHidden/>
          </w:rPr>
          <w:t>38</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4" w:history="1">
        <w:r w:rsidR="00626C96" w:rsidRPr="00CA3270">
          <w:rPr>
            <w:rStyle w:val="Hipervnculo"/>
            <w:noProof/>
          </w:rPr>
          <w:t>7.3.7.- Pantalla Búsqueda (Usuario logado)</w:t>
        </w:r>
        <w:r w:rsidR="00626C96">
          <w:rPr>
            <w:noProof/>
            <w:webHidden/>
          </w:rPr>
          <w:tab/>
        </w:r>
        <w:r w:rsidR="00626C96">
          <w:rPr>
            <w:noProof/>
            <w:webHidden/>
          </w:rPr>
          <w:fldChar w:fldCharType="begin"/>
        </w:r>
        <w:r w:rsidR="00626C96">
          <w:rPr>
            <w:noProof/>
            <w:webHidden/>
          </w:rPr>
          <w:instrText xml:space="preserve"> PAGEREF _Toc391493304 \h </w:instrText>
        </w:r>
        <w:r w:rsidR="00626C96">
          <w:rPr>
            <w:noProof/>
            <w:webHidden/>
          </w:rPr>
        </w:r>
        <w:r w:rsidR="00626C96">
          <w:rPr>
            <w:noProof/>
            <w:webHidden/>
          </w:rPr>
          <w:fldChar w:fldCharType="separate"/>
        </w:r>
        <w:r w:rsidR="00626C96">
          <w:rPr>
            <w:noProof/>
            <w:webHidden/>
          </w:rPr>
          <w:t>39</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5" w:history="1">
        <w:r w:rsidR="00626C96" w:rsidRPr="00CA3270">
          <w:rPr>
            <w:rStyle w:val="Hipervnculo"/>
            <w:noProof/>
          </w:rPr>
          <w:t>7.3.8.- Pantalla Resultados Búsqueda (Usuario logado)</w:t>
        </w:r>
        <w:r w:rsidR="00626C96">
          <w:rPr>
            <w:noProof/>
            <w:webHidden/>
          </w:rPr>
          <w:tab/>
        </w:r>
        <w:r w:rsidR="00626C96">
          <w:rPr>
            <w:noProof/>
            <w:webHidden/>
          </w:rPr>
          <w:fldChar w:fldCharType="begin"/>
        </w:r>
        <w:r w:rsidR="00626C96">
          <w:rPr>
            <w:noProof/>
            <w:webHidden/>
          </w:rPr>
          <w:instrText xml:space="preserve"> PAGEREF _Toc391493305 \h </w:instrText>
        </w:r>
        <w:r w:rsidR="00626C96">
          <w:rPr>
            <w:noProof/>
            <w:webHidden/>
          </w:rPr>
        </w:r>
        <w:r w:rsidR="00626C96">
          <w:rPr>
            <w:noProof/>
            <w:webHidden/>
          </w:rPr>
          <w:fldChar w:fldCharType="separate"/>
        </w:r>
        <w:r w:rsidR="00626C96">
          <w:rPr>
            <w:noProof/>
            <w:webHidden/>
          </w:rPr>
          <w:t>39</w:t>
        </w:r>
        <w:r w:rsidR="00626C96">
          <w:rPr>
            <w:noProof/>
            <w:webHidden/>
          </w:rPr>
          <w:fldChar w:fldCharType="end"/>
        </w:r>
      </w:hyperlink>
    </w:p>
    <w:p w:rsidR="00626C96" w:rsidRDefault="00236C38">
      <w:pPr>
        <w:pStyle w:val="TDC4"/>
        <w:tabs>
          <w:tab w:val="right" w:leader="dot" w:pos="8919"/>
        </w:tabs>
        <w:rPr>
          <w:rFonts w:eastAsiaTheme="minorEastAsia"/>
          <w:noProof/>
          <w:lang w:eastAsia="es-ES"/>
        </w:rPr>
      </w:pPr>
      <w:hyperlink w:anchor="_Toc391493306" w:history="1">
        <w:r w:rsidR="00626C96" w:rsidRPr="00CA3270">
          <w:rPr>
            <w:rStyle w:val="Hipervnculo"/>
            <w:noProof/>
          </w:rPr>
          <w:t>7.3.9.- Pantalla Resultados Búsqueda (Usuario NO logado)</w:t>
        </w:r>
        <w:r w:rsidR="00626C96">
          <w:rPr>
            <w:noProof/>
            <w:webHidden/>
          </w:rPr>
          <w:tab/>
        </w:r>
        <w:r w:rsidR="00626C96">
          <w:rPr>
            <w:noProof/>
            <w:webHidden/>
          </w:rPr>
          <w:fldChar w:fldCharType="begin"/>
        </w:r>
        <w:r w:rsidR="00626C96">
          <w:rPr>
            <w:noProof/>
            <w:webHidden/>
          </w:rPr>
          <w:instrText xml:space="preserve"> PAGEREF _Toc391493306 \h </w:instrText>
        </w:r>
        <w:r w:rsidR="00626C96">
          <w:rPr>
            <w:noProof/>
            <w:webHidden/>
          </w:rPr>
        </w:r>
        <w:r w:rsidR="00626C96">
          <w:rPr>
            <w:noProof/>
            <w:webHidden/>
          </w:rPr>
          <w:fldChar w:fldCharType="separate"/>
        </w:r>
        <w:r w:rsidR="00626C96">
          <w:rPr>
            <w:noProof/>
            <w:webHidden/>
          </w:rPr>
          <w:t>40</w:t>
        </w:r>
        <w:r w:rsidR="00626C96">
          <w:rPr>
            <w:noProof/>
            <w:webHidden/>
          </w:rPr>
          <w:fldChar w:fldCharType="end"/>
        </w:r>
      </w:hyperlink>
    </w:p>
    <w:p w:rsidR="001C70F8" w:rsidRDefault="006E5F9B">
      <w:r>
        <w:fldChar w:fldCharType="end"/>
      </w:r>
    </w:p>
    <w:p w:rsidR="001C70F8" w:rsidRDefault="001C70F8" w:rsidP="001C70F8">
      <w:r>
        <w:br w:type="page"/>
      </w:r>
    </w:p>
    <w:p w:rsidR="001C70F8" w:rsidRDefault="001C70F8"/>
    <w:p w:rsidR="001C70F8" w:rsidRDefault="001C70F8" w:rsidP="001C70F8">
      <w:r>
        <w:br w:type="page"/>
      </w:r>
    </w:p>
    <w:p w:rsidR="00B5317B" w:rsidRDefault="00B5317B" w:rsidP="001C70F8">
      <w:pPr>
        <w:pStyle w:val="Ttulo1"/>
      </w:pPr>
      <w:bookmarkStart w:id="1" w:name="_Toc391493248"/>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B5317B" w:rsidRDefault="00B5317B" w:rsidP="001C70F8">
      <w:pPr>
        <w:pStyle w:val="Ttulo1"/>
      </w:pPr>
    </w:p>
    <w:p w:rsidR="001C70F8" w:rsidRDefault="001C70F8" w:rsidP="001C70F8">
      <w:pPr>
        <w:pStyle w:val="Ttulo1"/>
      </w:pPr>
      <w:r>
        <w:t>Parte I.- Introducción y planificación</w:t>
      </w:r>
      <w:bookmarkEnd w:id="1"/>
    </w:p>
    <w:p w:rsidR="001C3614" w:rsidRDefault="001C3614" w:rsidP="001C70F8"/>
    <w:p w:rsidR="001C3614" w:rsidRDefault="001C3614">
      <w:r>
        <w:br w:type="page"/>
      </w:r>
    </w:p>
    <w:p w:rsidR="001965EC" w:rsidRPr="001965EC" w:rsidRDefault="001C3614" w:rsidP="001965EC">
      <w:pPr>
        <w:pStyle w:val="Ttulo2"/>
      </w:pPr>
      <w:r>
        <w:lastRenderedPageBreak/>
        <w:br w:type="page"/>
      </w:r>
    </w:p>
    <w:p w:rsidR="001965EC" w:rsidRDefault="001965EC" w:rsidP="001965EC">
      <w:pPr>
        <w:pStyle w:val="Ttulo2"/>
      </w:pPr>
      <w:bookmarkStart w:id="2" w:name="_Toc391493249"/>
      <w:r>
        <w:lastRenderedPageBreak/>
        <w:t>1.- Introducción</w:t>
      </w:r>
      <w:bookmarkEnd w:id="2"/>
    </w:p>
    <w:p w:rsidR="001965EC" w:rsidRPr="001965EC" w:rsidRDefault="001965EC" w:rsidP="00895C22">
      <w:r w:rsidRPr="001965EC">
        <w:t>En la actualidad, las personas cada vez gozan de un tiempo libre más limitado debido principalmente a las situaciones laborales y personales de cada individuo. Desde hace algún tiempo, cada vez es más frecuente que las personas hagan uso de servicios ofrecidos por las diferentes tecnologías y dispositivos que nos rodean para organizarse y planear dicho tiempo libre en base a los gustos y aficiones particulares.</w:t>
      </w:r>
    </w:p>
    <w:p w:rsidR="001965EC" w:rsidRPr="001965EC" w:rsidRDefault="001965EC" w:rsidP="00895C22">
      <w:r w:rsidRPr="001965EC">
        <w:t>Dicho tiempo libre es muy utilizado para hacer deporte (jogging, mountain bike...), viajar y hacer turismo, conocer la cultura y gastronomía de diferentes puntos del mun</w:t>
      </w:r>
      <w:r>
        <w:t>do, acudir a espectáculos y eventos y todo tipo de actividades.</w:t>
      </w:r>
    </w:p>
    <w:p w:rsidR="001965EC" w:rsidRDefault="001965EC" w:rsidP="00022393">
      <w:pPr>
        <w:pStyle w:val="Ttulo3"/>
        <w:spacing w:before="360"/>
      </w:pPr>
      <w:bookmarkStart w:id="3" w:name="_Toc391493250"/>
      <w:r>
        <w:t>1.1.- Motivación</w:t>
      </w:r>
      <w:bookmarkEnd w:id="3"/>
    </w:p>
    <w:p w:rsidR="00DC7381" w:rsidRDefault="00DC7381" w:rsidP="00DC7381">
      <w:r>
        <w:t>La idea surge de un familiar, muy aficionado tanto al jogging como a la mountain bike, cuando se encontraba planificando sus vacaciones y descubrió que existía un vacío a la hora de poder disfrutar del turismo, conocer una ciudad, su gastronomía y, a la vez, poder hacer deporte en lugares que fueran realmente interesantes, de modo que pudiera hacer su tiempo más provechoso.</w:t>
      </w:r>
    </w:p>
    <w:p w:rsidR="00717F1F" w:rsidRPr="001965EC" w:rsidRDefault="00717F1F" w:rsidP="00717F1F">
      <w:r w:rsidRPr="001965EC">
        <w:t xml:space="preserve">En </w:t>
      </w:r>
      <w:r w:rsidRPr="00D723A7">
        <w:rPr>
          <w:i/>
        </w:rPr>
        <w:t>MyPaths</w:t>
      </w:r>
      <w:r w:rsidRPr="001965EC">
        <w:t xml:space="preserve"> se busca, haciendo uso de la geolocalización y de las posibilidades ofrecidas por el plugin de Google para Eclipse (principalmente su librería Google Maps), representar en un mapa rutas y senderos con información detallada, estando englobadas en diferentes categorías. </w:t>
      </w:r>
    </w:p>
    <w:p w:rsidR="00717F1F" w:rsidRPr="001965EC" w:rsidRDefault="00717F1F" w:rsidP="00895C22">
      <w:r w:rsidRPr="00D723A7">
        <w:rPr>
          <w:i/>
        </w:rPr>
        <w:t>MyPaths</w:t>
      </w:r>
      <w:r w:rsidRPr="001965EC">
        <w:t xml:space="preserve"> ofrece la posibilidad a un usuario de c</w:t>
      </w:r>
      <w:r>
        <w:t>rear sus rutas personales y que,</w:t>
      </w:r>
      <w:r w:rsidRPr="001965EC">
        <w:t xml:space="preserve"> tanto el propio usuario como sus círculos de amistades dentro de la aplicación, puedan disfrutar de actividades diversas cercanas al</w:t>
      </w:r>
      <w:r>
        <w:t xml:space="preserve"> lugar donde se encuentran.</w:t>
      </w:r>
    </w:p>
    <w:p w:rsidR="00D723A7" w:rsidRDefault="00D723A7" w:rsidP="00895C22">
      <w:r>
        <w:t xml:space="preserve">Como consecuencia de lo anterior, me decidí por utilizar esa necesidad patente como un proyecto emprendedor. </w:t>
      </w:r>
    </w:p>
    <w:p w:rsidR="00D723A7" w:rsidRDefault="00D723A7" w:rsidP="00895C22">
      <w:r>
        <w:t xml:space="preserve">La idea es </w:t>
      </w:r>
      <w:r w:rsidR="00DC7381">
        <w:t>desarrollar</w:t>
      </w:r>
      <w:r>
        <w:t xml:space="preserve"> la aplicación y, mediante el uso de herramientas en redes sociales y posicionamiento online, hacer que llegue al máximo de usuarios posibles. Una vez alcanzada cierta masa de usuarios (previo a estudio de mercado/comparaci</w:t>
      </w:r>
      <w:r w:rsidR="00717F1F">
        <w:t>ón competencia)</w:t>
      </w:r>
      <w:r>
        <w:t>, así como cierta cantidad de rutas en las principales ciudades de España, comenzar a incluir publicidad geolocalizada</w:t>
      </w:r>
      <w:r w:rsidR="00717F1F">
        <w:t xml:space="preserve">. Obviamente, la consecución de dicha publicidad supone un fuerte esfuerzo </w:t>
      </w:r>
      <w:r w:rsidR="00DC7381">
        <w:t>c</w:t>
      </w:r>
      <w:r w:rsidR="00717F1F">
        <w:t>omercial que habría que evaluar. Pongamos un ejemplo: En la Sierra Norte de Sevilla hay 15 rutas de mountain bike en nuestra aplicación. Pues es obvio que a una tienda especializada en mountain bike en la ciudad de Sevilla le aporta beneficios aparecer en nuestra app cada vez que alguien busca o ve dichas rutas.</w:t>
      </w:r>
    </w:p>
    <w:p w:rsidR="001965EC" w:rsidRDefault="001965EC" w:rsidP="00895C22">
      <w:r w:rsidRPr="001965EC">
        <w:t xml:space="preserve">Otra motivación </w:t>
      </w:r>
      <w:r w:rsidR="00717F1F">
        <w:t>i</w:t>
      </w:r>
      <w:r w:rsidRPr="001965EC">
        <w:t>mportante es el uso que el framework GWT (Google Web Toolkit) puede aportarme en el desarrollo continuo de mi carrera y mis conocimientos. GWT aporta múltiples funcionalidades orientadas a la integración de servicios en el desarrollo de aplicaciones web, haciendo el uso de AJAX mucho más sencillo, debido al uso de Java que, como ya es conocido, es un lenguaje robusto y continuamente actualizado. Con GWT se puede desarrollar bajo cualquier IDE de java siendo el código compilado a JavaScript y HTML.</w:t>
      </w:r>
    </w:p>
    <w:p w:rsidR="001965EC" w:rsidRDefault="001965EC" w:rsidP="00D723A7">
      <w:pPr>
        <w:pStyle w:val="Ttulo3"/>
        <w:spacing w:before="600"/>
      </w:pPr>
      <w:bookmarkStart w:id="4" w:name="_Toc391493251"/>
      <w:r>
        <w:lastRenderedPageBreak/>
        <w:t>1.2.- Objetivos del proyecto</w:t>
      </w:r>
      <w:bookmarkEnd w:id="4"/>
    </w:p>
    <w:p w:rsidR="001965EC" w:rsidRDefault="001965EC" w:rsidP="00D723A7">
      <w:pPr>
        <w:pStyle w:val="Ttulo4"/>
        <w:spacing w:before="360"/>
        <w:ind w:firstLine="708"/>
      </w:pPr>
      <w:bookmarkStart w:id="5" w:name="_Toc391493252"/>
      <w:r>
        <w:t>1.2.1.- Objetivos docentes</w:t>
      </w:r>
      <w:bookmarkEnd w:id="5"/>
    </w:p>
    <w:p w:rsidR="00081E3E" w:rsidRPr="00081E3E" w:rsidRDefault="00081E3E" w:rsidP="00081E3E">
      <w:pPr>
        <w:spacing w:after="0"/>
      </w:pPr>
    </w:p>
    <w:p w:rsidR="001965EC" w:rsidRPr="001965EC" w:rsidRDefault="001965EC" w:rsidP="001965EC">
      <w:r w:rsidRPr="001965EC">
        <w:t>- Uso de metodologías estudiadas para la planificación, diseño y ejecución de un proyecto software</w:t>
      </w:r>
    </w:p>
    <w:p w:rsidR="001965EC" w:rsidRPr="001965EC" w:rsidRDefault="001965EC" w:rsidP="001965EC">
      <w:r w:rsidRPr="001965EC">
        <w:t>- Practicar el proceso de planificación y organización de un proyecto software, fundamental para un ingeniero informático.</w:t>
      </w:r>
    </w:p>
    <w:p w:rsidR="001965EC" w:rsidRPr="001965EC" w:rsidRDefault="001965EC" w:rsidP="001965EC">
      <w:r w:rsidRPr="001965EC">
        <w:t>- Uso de tecnologías no estudiadas durante la etapa universitaria que puedan aportarme en mi carrera profesional.</w:t>
      </w:r>
    </w:p>
    <w:p w:rsidR="001965EC" w:rsidRDefault="001965EC" w:rsidP="001965EC">
      <w:r w:rsidRPr="001965EC">
        <w:t>- Afianzar el uso de Java como lenguaje y plataforma de programación para proyectos software.</w:t>
      </w:r>
    </w:p>
    <w:p w:rsidR="00081E3E" w:rsidRDefault="00081E3E" w:rsidP="00D723A7">
      <w:pPr>
        <w:pStyle w:val="Ttulo4"/>
        <w:spacing w:before="360" w:after="200"/>
        <w:ind w:firstLine="708"/>
      </w:pPr>
      <w:bookmarkStart w:id="6" w:name="_Toc391493253"/>
      <w:r>
        <w:t>1.2.2.- Objetivos técnicos</w:t>
      </w:r>
      <w:bookmarkEnd w:id="6"/>
    </w:p>
    <w:p w:rsidR="00081E3E" w:rsidRPr="00081E3E" w:rsidRDefault="00081E3E" w:rsidP="00081E3E">
      <w:r w:rsidRPr="00081E3E">
        <w:t>- Utilización de patrones de diseño y análisis de las ventajas del uso de los mismos durante el desarrollo del proyecto.</w:t>
      </w:r>
    </w:p>
    <w:p w:rsidR="00081E3E" w:rsidRPr="00081E3E" w:rsidRDefault="00081E3E" w:rsidP="00081E3E">
      <w:r w:rsidRPr="00081E3E">
        <w:t xml:space="preserve">- Estudiar y profundizar en el uso de tecnologías en las cuales no se profundiza durante la carrera, y hacer uso de ellas para el desarrollo del proyecto. </w:t>
      </w:r>
    </w:p>
    <w:p w:rsidR="00081E3E" w:rsidRPr="00081E3E" w:rsidRDefault="00081E3E" w:rsidP="00081E3E">
      <w:r w:rsidRPr="00081E3E">
        <w:t>- Hacer simulación profesionalizada del ciclo de vida del software y funciones de consultoría del software, análisis de costes y de tiempos.</w:t>
      </w:r>
    </w:p>
    <w:p w:rsidR="00081E3E" w:rsidRDefault="00081E3E" w:rsidP="00081E3E">
      <w:r w:rsidRPr="00081E3E">
        <w:t>- Ser capaz de adaptar el proceso de desarrollo de un proyecto software a necesidades reales de clientes.</w:t>
      </w:r>
    </w:p>
    <w:p w:rsidR="00081E3E" w:rsidRPr="00081E3E" w:rsidRDefault="00081E3E" w:rsidP="00D723A7">
      <w:pPr>
        <w:pStyle w:val="Ttulo3"/>
        <w:spacing w:before="480" w:after="200"/>
      </w:pPr>
      <w:bookmarkStart w:id="7" w:name="_Toc391493254"/>
      <w:r>
        <w:t>1.3.- Desarrollo del proyecto</w:t>
      </w:r>
      <w:bookmarkEnd w:id="7"/>
    </w:p>
    <w:p w:rsidR="00081E3E" w:rsidRPr="00081E3E" w:rsidRDefault="00081E3E" w:rsidP="00081E3E">
      <w:r w:rsidRPr="00081E3E">
        <w:t>La idea a desarrollar surge como consecuencia de las primeras reuniones entre el tutor y el alumno. En la decisión tomada sobre el proyecto a desarrollar se unen necesidades reales de conocidos (usuarios-clientes) con el desarrollo de una aplicación web con i</w:t>
      </w:r>
      <w:r>
        <w:t>ntegración de servicios y la bú</w:t>
      </w:r>
      <w:r w:rsidRPr="00081E3E">
        <w:t>squeda de mejorar la experiencia con tecnologías bastante demandadas en la actualidad entre profesionales del sector de las TIC.</w:t>
      </w:r>
    </w:p>
    <w:p w:rsidR="00081E3E" w:rsidRDefault="00081E3E" w:rsidP="00081E3E">
      <w:r w:rsidRPr="00081E3E">
        <w:t>Las reuniones entre tutor y alumno se han ido sucediendo de manera muy habitual con la intención de concretar objetivos y generar tareas a realizar entre las mismas. A las tareas se les ha asignado un tiempo de investigación y ejecución razonables, tiempo tenido en cuenta a la hora de realizar la estimaciones temporales en el desarrollo del proyecto. En las reuniones posteriores se decide las modificaciones necesarias a re</w:t>
      </w:r>
      <w:r>
        <w:t>a</w:t>
      </w:r>
      <w:r w:rsidRPr="00081E3E">
        <w:t>lizar además de las nuevas tareas.</w:t>
      </w:r>
    </w:p>
    <w:p w:rsidR="00081E3E" w:rsidRPr="00081E3E" w:rsidRDefault="00081E3E" w:rsidP="00D723A7">
      <w:pPr>
        <w:pStyle w:val="Ttulo4"/>
        <w:spacing w:before="360" w:after="200"/>
        <w:ind w:firstLine="708"/>
      </w:pPr>
      <w:bookmarkStart w:id="8" w:name="_Toc391493255"/>
      <w:r>
        <w:t>1.3.1.- Projetsii</w:t>
      </w:r>
      <w:bookmarkEnd w:id="8"/>
    </w:p>
    <w:p w:rsidR="00081E3E" w:rsidRPr="00081E3E" w:rsidRDefault="00081E3E" w:rsidP="00081E3E">
      <w:r w:rsidRPr="00081E3E">
        <w:t>Esta herramienta ofrecida por la Universidad de Sevilla se ha utilizado para la gestión de tareas. Las ta</w:t>
      </w:r>
      <w:r>
        <w:t>reas se añaden al sistema asigná</w:t>
      </w:r>
      <w:r w:rsidRPr="00081E3E">
        <w:t xml:space="preserve">ndole un número de horas estimado y, posteriormente, se le </w:t>
      </w:r>
      <w:r w:rsidRPr="00081E3E">
        <w:lastRenderedPageBreak/>
        <w:t>asignan las horas reales utilizadas en el desempeño de las mismas. Esto se utiliza posteriormente en el apartado X.X. de la documentación para la estimación temporal del proyecto.</w:t>
      </w:r>
    </w:p>
    <w:p w:rsidR="00081E3E" w:rsidRDefault="00081E3E" w:rsidP="00081E3E">
      <w:r w:rsidRPr="00081E3E">
        <w:t>Para el resto de pasos o etapas superadas para el desarrollo del proyecto, se indica el proceso seguido para la realización de cada apartado o sección en su apartado correspondiente en este documento.</w:t>
      </w:r>
    </w:p>
    <w:p w:rsidR="00081E3E" w:rsidRDefault="00081E3E" w:rsidP="00022393">
      <w:pPr>
        <w:pStyle w:val="Ttulo3"/>
        <w:spacing w:before="360" w:after="200"/>
      </w:pPr>
      <w:bookmarkStart w:id="9" w:name="_Toc391493256"/>
      <w:r>
        <w:t>1.4 Estructura del documento</w:t>
      </w:r>
      <w:bookmarkEnd w:id="9"/>
    </w:p>
    <w:p w:rsidR="00081E3E" w:rsidRPr="00081E3E" w:rsidRDefault="00081E3E" w:rsidP="00D36CA0">
      <w:r w:rsidRPr="00081E3E">
        <w:t>Para una mejor comprensión de los pasos seguidos en el desarrollo del proyecto, se resume en este apartado las partes de las que la documentación consta:</w:t>
      </w:r>
    </w:p>
    <w:p w:rsidR="00081E3E" w:rsidRPr="00081E3E" w:rsidRDefault="00081E3E" w:rsidP="00D36CA0">
      <w:r w:rsidRPr="00D36CA0">
        <w:rPr>
          <w:b/>
        </w:rPr>
        <w:t>PARTE I – Introducción y planificación</w:t>
      </w:r>
      <w:r w:rsidR="00D36CA0" w:rsidRPr="00D36CA0">
        <w:rPr>
          <w:b/>
        </w:rPr>
        <w:t>.</w:t>
      </w:r>
      <w:r w:rsidR="00D36CA0">
        <w:t xml:space="preserve"> </w:t>
      </w:r>
      <w:r w:rsidRPr="00081E3E">
        <w:t>En esta primera parte, se resumen las motivaciones y los orígenes de la idea a desarrollar, así como se realiza una introducción a la metodología a seguir en su desarrollo, estimación de los tiempos y estimación de los costes de llevar a cabo el proyecto.</w:t>
      </w:r>
    </w:p>
    <w:p w:rsidR="00081E3E" w:rsidRPr="00081E3E" w:rsidRDefault="00081E3E" w:rsidP="00D36CA0">
      <w:r w:rsidRPr="00081E3E">
        <w:rPr>
          <w:b/>
        </w:rPr>
        <w:t>PARTE II – Materias relacionadas.</w:t>
      </w:r>
      <w:r>
        <w:t xml:space="preserve"> </w:t>
      </w:r>
      <w:r w:rsidRPr="00081E3E">
        <w:t>En la segunda parte, se detallan las tecnologías empleadas en el desarrollo del proyecto. (MÁS)</w:t>
      </w:r>
    </w:p>
    <w:p w:rsidR="00081E3E" w:rsidRPr="00081E3E" w:rsidRDefault="00081E3E" w:rsidP="00D36CA0">
      <w:r>
        <w:rPr>
          <w:b/>
        </w:rPr>
        <w:t>PARTE III – Sistema desarrollado.</w:t>
      </w:r>
      <w:r>
        <w:t xml:space="preserve"> </w:t>
      </w:r>
      <w:r w:rsidR="00895C22">
        <w:t>Esta es</w:t>
      </w:r>
      <w:r w:rsidRPr="00081E3E">
        <w:t xml:space="preserve"> la parte principal del documento, en ella se incluye: documentación de la aplicación desarrollada: elicitación y </w:t>
      </w:r>
      <w:r>
        <w:t xml:space="preserve">análisis de requisitos, diseño, </w:t>
      </w:r>
      <w:r w:rsidRPr="00081E3E">
        <w:t>implementación, pruebas y manuales.</w:t>
      </w:r>
    </w:p>
    <w:p w:rsidR="00081E3E" w:rsidRDefault="00081E3E" w:rsidP="00491FC5">
      <w:pPr>
        <w:rPr>
          <w:b/>
        </w:rPr>
      </w:pPr>
      <w:r w:rsidRPr="00D36CA0">
        <w:rPr>
          <w:b/>
        </w:rPr>
        <w:t>PARTE IV – Comentarios y conclusión</w:t>
      </w:r>
      <w:r w:rsidR="00D36CA0">
        <w:rPr>
          <w:b/>
        </w:rPr>
        <w:t>.</w:t>
      </w:r>
    </w:p>
    <w:p w:rsidR="00895C22" w:rsidRDefault="00895C22" w:rsidP="00491FC5">
      <w:pPr>
        <w:rPr>
          <w:b/>
        </w:rPr>
      </w:pPr>
    </w:p>
    <w:p w:rsidR="00895C22" w:rsidRPr="00491FC5" w:rsidRDefault="00B5317B" w:rsidP="00491FC5">
      <w:pPr>
        <w:rPr>
          <w:b/>
        </w:rPr>
      </w:pPr>
      <w:r>
        <w:rPr>
          <w:noProof/>
          <w:lang w:eastAsia="es-ES"/>
        </w:rPr>
        <mc:AlternateContent>
          <mc:Choice Requires="wps">
            <w:drawing>
              <wp:anchor distT="0" distB="0" distL="114300" distR="114300" simplePos="0" relativeHeight="251659264" behindDoc="0" locked="0" layoutInCell="1" allowOverlap="1" wp14:anchorId="14D068C7" wp14:editId="1A504B4C">
                <wp:simplePos x="0" y="0"/>
                <wp:positionH relativeFrom="column">
                  <wp:posOffset>894715</wp:posOffset>
                </wp:positionH>
                <wp:positionV relativeFrom="paragraph">
                  <wp:posOffset>195580</wp:posOffset>
                </wp:positionV>
                <wp:extent cx="0" cy="4001135"/>
                <wp:effectExtent l="57150" t="19050" r="76200" b="75565"/>
                <wp:wrapNone/>
                <wp:docPr id="2" name="2 Conector recto"/>
                <wp:cNvGraphicFramePr/>
                <a:graphic xmlns:a="http://schemas.openxmlformats.org/drawingml/2006/main">
                  <a:graphicData uri="http://schemas.microsoft.com/office/word/2010/wordprocessingShape">
                    <wps:wsp>
                      <wps:cNvCnPr/>
                      <wps:spPr>
                        <a:xfrm>
                          <a:off x="0" y="0"/>
                          <a:ext cx="0" cy="4001135"/>
                        </a:xfrm>
                        <a:prstGeom prst="line">
                          <a:avLst/>
                        </a:prstGeom>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line id="2 Conector recto"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0.45pt,15.4pt" to="70.45pt,3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" strokecolor="#c0504d [3205]" strokeweight="2pt">
                <v:shadow on="t" color="black" opacity="24903f" origin=",.5" offset="0,.55556mm"/>
              </v:line>
            </w:pict>
          </mc:Fallback>
        </mc:AlternateContent>
      </w:r>
      <w:r w:rsidR="00895C22">
        <w:rPr>
          <w:noProof/>
          <w:lang w:eastAsia="es-ES"/>
        </w:rPr>
        <mc:AlternateContent>
          <mc:Choice Requires="wps">
            <w:drawing>
              <wp:anchor distT="0" distB="0" distL="114300" distR="114300" simplePos="0" relativeHeight="251660288" behindDoc="0" locked="0" layoutInCell="1" allowOverlap="1" wp14:anchorId="15657482" wp14:editId="70336728">
                <wp:simplePos x="0" y="0"/>
                <wp:positionH relativeFrom="column">
                  <wp:posOffset>1095375</wp:posOffset>
                </wp:positionH>
                <wp:positionV relativeFrom="paragraph">
                  <wp:posOffset>241935</wp:posOffset>
                </wp:positionV>
                <wp:extent cx="4412615" cy="723265"/>
                <wp:effectExtent l="0" t="0" r="26035" b="19685"/>
                <wp:wrapNone/>
                <wp:docPr id="5" name="5 Cuadro de texto"/>
                <wp:cNvGraphicFramePr/>
                <a:graphic xmlns:a="http://schemas.openxmlformats.org/drawingml/2006/main">
                  <a:graphicData uri="http://schemas.microsoft.com/office/word/2010/wordprocessingShape">
                    <wps:wsp>
                      <wps:cNvSpPr txBox="1"/>
                      <wps:spPr>
                        <a:xfrm>
                          <a:off x="0" y="0"/>
                          <a:ext cx="4412615" cy="72326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36C38" w:rsidRPr="00B5317B" w:rsidRDefault="00236C38" w:rsidP="00D36CA0">
                            <w:pPr>
                              <w:spacing w:after="0"/>
                              <w:rPr>
                                <w:b/>
                                <w:szCs w:val="24"/>
                              </w:rPr>
                            </w:pPr>
                            <w:r w:rsidRPr="00B5317B">
                              <w:rPr>
                                <w:b/>
                                <w:szCs w:val="24"/>
                              </w:rPr>
                              <w:t>Parte I – Introducción y planificación</w:t>
                            </w:r>
                          </w:p>
                          <w:p w:rsidR="00236C38" w:rsidRPr="00B5317B" w:rsidRDefault="00236C38" w:rsidP="00D36CA0">
                            <w:pPr>
                              <w:spacing w:after="0"/>
                              <w:ind w:firstLine="709"/>
                            </w:pPr>
                            <w:r w:rsidRPr="00B5317B">
                              <w:t>1.- Introducción</w:t>
                            </w:r>
                          </w:p>
                          <w:p w:rsidR="00236C38" w:rsidRPr="00B5317B" w:rsidRDefault="00236C38" w:rsidP="00D36CA0">
                            <w:pPr>
                              <w:spacing w:after="0"/>
                              <w:ind w:firstLine="709"/>
                            </w:pPr>
                            <w:r w:rsidRPr="00B5317B">
                              <w:t>2.- Planificación</w:t>
                            </w:r>
                          </w:p>
                          <w:p w:rsidR="00236C38" w:rsidRPr="00D36CA0" w:rsidRDefault="00236C38">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5 Cuadro de texto" o:spid="_x0000_s1026" type="#_x0000_t202" style="position:absolute;left:0;text-align:left;margin-left:86.25pt;margin-top:19.05pt;width:347.45pt;height:5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" fillcolor="white [3201]" strokecolor="#c0504d [3205]" strokeweight="2pt">
                <v:textbox>
                  <w:txbxContent>
                    <w:p w:rsidR="0053437C" w:rsidRPr="00B5317B" w:rsidRDefault="0053437C" w:rsidP="00D36CA0">
                      <w:pPr>
                        <w:spacing w:after="0"/>
                        <w:rPr>
                          <w:b/>
                          <w:szCs w:val="24"/>
                        </w:rPr>
                      </w:pPr>
                      <w:r w:rsidRPr="00B5317B">
                        <w:rPr>
                          <w:b/>
                          <w:szCs w:val="24"/>
                        </w:rPr>
                        <w:t>Parte I – Introducción y planificación</w:t>
                      </w:r>
                    </w:p>
                    <w:p w:rsidR="0053437C" w:rsidRPr="00B5317B" w:rsidRDefault="0053437C" w:rsidP="00D36CA0">
                      <w:pPr>
                        <w:spacing w:after="0"/>
                        <w:ind w:firstLine="709"/>
                      </w:pPr>
                      <w:r w:rsidRPr="00B5317B">
                        <w:t>1.- Introducción</w:t>
                      </w:r>
                    </w:p>
                    <w:p w:rsidR="0053437C" w:rsidRPr="00B5317B" w:rsidRDefault="0053437C" w:rsidP="00D36CA0">
                      <w:pPr>
                        <w:spacing w:after="0"/>
                        <w:ind w:firstLine="709"/>
                      </w:pPr>
                      <w:r w:rsidRPr="00B5317B">
                        <w:t>2.- Planificación</w:t>
                      </w:r>
                    </w:p>
                    <w:p w:rsidR="0053437C" w:rsidRPr="00D36CA0" w:rsidRDefault="0053437C">
                      <w:pPr>
                        <w:rPr>
                          <w:b/>
                        </w:rPr>
                      </w:pPr>
                    </w:p>
                  </w:txbxContent>
                </v:textbox>
              </v:shape>
            </w:pict>
          </mc:Fallback>
        </mc:AlternateContent>
      </w:r>
    </w:p>
    <w:p w:rsidR="00D36CA0" w:rsidRPr="00491FC5" w:rsidRDefault="00D36CA0" w:rsidP="006E5F9B">
      <w:pPr>
        <w:rPr>
          <w:color w:val="943634" w:themeColor="accent2" w:themeShade="BF"/>
          <w:sz w:val="28"/>
          <w:szCs w:val="28"/>
        </w:rPr>
      </w:pPr>
      <w:r w:rsidRPr="00491FC5">
        <w:rPr>
          <w:color w:val="943634" w:themeColor="accent2" w:themeShade="BF"/>
          <w:sz w:val="28"/>
          <w:szCs w:val="28"/>
        </w:rPr>
        <w:t>Memoria</w:t>
      </w:r>
    </w:p>
    <w:p w:rsidR="00081E3E" w:rsidRPr="00081E3E" w:rsidRDefault="00491FC5" w:rsidP="00081E3E">
      <w:r>
        <w:rPr>
          <w:noProof/>
          <w:color w:val="1F497D" w:themeColor="text2"/>
          <w:lang w:eastAsia="es-ES"/>
        </w:rPr>
        <mc:AlternateContent>
          <mc:Choice Requires="wps">
            <w:drawing>
              <wp:anchor distT="0" distB="0" distL="114300" distR="114300" simplePos="0" relativeHeight="251662336" behindDoc="0" locked="0" layoutInCell="1" allowOverlap="1" wp14:anchorId="7F0951C1" wp14:editId="23924C6E">
                <wp:simplePos x="0" y="0"/>
                <wp:positionH relativeFrom="column">
                  <wp:posOffset>1095375</wp:posOffset>
                </wp:positionH>
                <wp:positionV relativeFrom="paragraph">
                  <wp:posOffset>263525</wp:posOffset>
                </wp:positionV>
                <wp:extent cx="4412615" cy="516255"/>
                <wp:effectExtent l="0" t="0" r="26035" b="17145"/>
                <wp:wrapNone/>
                <wp:docPr id="6" name="6 Cuadro de texto"/>
                <wp:cNvGraphicFramePr/>
                <a:graphic xmlns:a="http://schemas.openxmlformats.org/drawingml/2006/main">
                  <a:graphicData uri="http://schemas.microsoft.com/office/word/2010/wordprocessingShape">
                    <wps:wsp>
                      <wps:cNvSpPr txBox="1"/>
                      <wps:spPr>
                        <a:xfrm>
                          <a:off x="0" y="0"/>
                          <a:ext cx="4412615" cy="51625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36C38" w:rsidRDefault="00236C38" w:rsidP="00D36CA0">
                            <w:pPr>
                              <w:spacing w:after="0"/>
                              <w:rPr>
                                <w:b/>
                              </w:rPr>
                            </w:pPr>
                            <w:r w:rsidRPr="00D36CA0">
                              <w:rPr>
                                <w:b/>
                              </w:rPr>
                              <w:t>Parte I</w:t>
                            </w:r>
                            <w:r>
                              <w:rPr>
                                <w:b/>
                              </w:rPr>
                              <w:t>I</w:t>
                            </w:r>
                            <w:r w:rsidRPr="00D36CA0">
                              <w:rPr>
                                <w:b/>
                              </w:rPr>
                              <w:t xml:space="preserve"> – </w:t>
                            </w:r>
                            <w:r>
                              <w:rPr>
                                <w:b/>
                              </w:rPr>
                              <w:t>Materias relacionadas</w:t>
                            </w:r>
                          </w:p>
                          <w:p w:rsidR="00236C38" w:rsidRPr="00491FC5" w:rsidRDefault="00236C38" w:rsidP="00D36CA0">
                            <w:pPr>
                              <w:spacing w:after="0"/>
                              <w:ind w:firstLine="709"/>
                              <w:rPr>
                                <w:b/>
                              </w:rPr>
                            </w:pPr>
                            <w:r w:rsidRPr="00491FC5">
                              <w:t>3.- Tecnologías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6 Cuadro de texto" o:spid="_x0000_s1027" type="#_x0000_t202" style="position:absolute;left:0;text-align:left;margin-left:86.25pt;margin-top:20.75pt;width:347.45pt;height:4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" fillcolor="white [3201]" strokecolor="#c0504d [3205]" strokeweight="2pt">
                <v:textbox>
                  <w:txbxContent>
                    <w:p w:rsidR="0053437C" w:rsidRDefault="0053437C" w:rsidP="00D36CA0">
                      <w:pPr>
                        <w:spacing w:after="0"/>
                        <w:rPr>
                          <w:b/>
                        </w:rPr>
                      </w:pPr>
                      <w:r w:rsidRPr="00D36CA0">
                        <w:rPr>
                          <w:b/>
                        </w:rPr>
                        <w:t>Parte I</w:t>
                      </w:r>
                      <w:r>
                        <w:rPr>
                          <w:b/>
                        </w:rPr>
                        <w:t>I</w:t>
                      </w:r>
                      <w:r w:rsidRPr="00D36CA0">
                        <w:rPr>
                          <w:b/>
                        </w:rPr>
                        <w:t xml:space="preserve"> – </w:t>
                      </w:r>
                      <w:r>
                        <w:rPr>
                          <w:b/>
                        </w:rPr>
                        <w:t>Materias relacionadas</w:t>
                      </w:r>
                    </w:p>
                    <w:p w:rsidR="0053437C" w:rsidRPr="00491FC5" w:rsidRDefault="0053437C" w:rsidP="00D36CA0">
                      <w:pPr>
                        <w:spacing w:after="0"/>
                        <w:ind w:firstLine="709"/>
                        <w:rPr>
                          <w:b/>
                        </w:rPr>
                      </w:pPr>
                      <w:r w:rsidRPr="00491FC5">
                        <w:t>3.- Tecnologías Web</w:t>
                      </w:r>
                    </w:p>
                  </w:txbxContent>
                </v:textbox>
              </v:shape>
            </w:pict>
          </mc:Fallback>
        </mc:AlternateContent>
      </w:r>
    </w:p>
    <w:p w:rsidR="00081E3E" w:rsidRPr="00081E3E" w:rsidRDefault="00081E3E" w:rsidP="00081E3E"/>
    <w:p w:rsidR="00081E3E" w:rsidRPr="001965EC" w:rsidRDefault="00491FC5" w:rsidP="001965EC">
      <w:r>
        <w:rPr>
          <w:noProof/>
          <w:color w:val="1F497D" w:themeColor="text2"/>
          <w:lang w:eastAsia="es-ES"/>
        </w:rPr>
        <mc:AlternateContent>
          <mc:Choice Requires="wps">
            <w:drawing>
              <wp:anchor distT="0" distB="0" distL="114300" distR="114300" simplePos="0" relativeHeight="251664384" behindDoc="0" locked="0" layoutInCell="1" allowOverlap="1" wp14:anchorId="3E8AE06B" wp14:editId="70D03525">
                <wp:simplePos x="0" y="0"/>
                <wp:positionH relativeFrom="column">
                  <wp:posOffset>1095375</wp:posOffset>
                </wp:positionH>
                <wp:positionV relativeFrom="paragraph">
                  <wp:posOffset>98054</wp:posOffset>
                </wp:positionV>
                <wp:extent cx="4412615" cy="2081048"/>
                <wp:effectExtent l="0" t="0" r="26035" b="14605"/>
                <wp:wrapNone/>
                <wp:docPr id="7" name="7 Cuadro de texto"/>
                <wp:cNvGraphicFramePr/>
                <a:graphic xmlns:a="http://schemas.openxmlformats.org/drawingml/2006/main">
                  <a:graphicData uri="http://schemas.microsoft.com/office/word/2010/wordprocessingShape">
                    <wps:wsp>
                      <wps:cNvSpPr txBox="1"/>
                      <wps:spPr>
                        <a:xfrm>
                          <a:off x="0" y="0"/>
                          <a:ext cx="4412615" cy="2081048"/>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36C38" w:rsidRDefault="00236C38" w:rsidP="00D36CA0">
                            <w:pPr>
                              <w:spacing w:after="0"/>
                              <w:rPr>
                                <w:b/>
                              </w:rPr>
                            </w:pPr>
                            <w:r w:rsidRPr="00D36CA0">
                              <w:rPr>
                                <w:b/>
                              </w:rPr>
                              <w:t>Parte I</w:t>
                            </w:r>
                            <w:r>
                              <w:rPr>
                                <w:b/>
                              </w:rPr>
                              <w:t>II</w:t>
                            </w:r>
                            <w:r w:rsidRPr="00D36CA0">
                              <w:rPr>
                                <w:b/>
                              </w:rPr>
                              <w:t xml:space="preserve"> – </w:t>
                            </w:r>
                            <w:r>
                              <w:rPr>
                                <w:b/>
                              </w:rPr>
                              <w:t>Sistema desarrollado</w:t>
                            </w:r>
                          </w:p>
                          <w:p w:rsidR="00236C38" w:rsidRPr="00491FC5" w:rsidRDefault="00236C38" w:rsidP="00D36CA0">
                            <w:pPr>
                              <w:spacing w:after="0"/>
                              <w:ind w:firstLine="709"/>
                            </w:pPr>
                            <w:r w:rsidRPr="00491FC5">
                              <w:t>4.- Dominio del problema</w:t>
                            </w:r>
                          </w:p>
                          <w:p w:rsidR="00236C38" w:rsidRPr="00491FC5" w:rsidRDefault="00236C38" w:rsidP="00D36CA0">
                            <w:pPr>
                              <w:spacing w:after="0"/>
                              <w:ind w:firstLine="709"/>
                            </w:pPr>
                            <w:r w:rsidRPr="00491FC5">
                              <w:t>5.- Visión general del sistema</w:t>
                            </w:r>
                          </w:p>
                          <w:p w:rsidR="00236C38" w:rsidRPr="00491FC5" w:rsidRDefault="00236C38" w:rsidP="00D36CA0">
                            <w:pPr>
                              <w:spacing w:after="0"/>
                              <w:ind w:firstLine="709"/>
                            </w:pPr>
                            <w:r w:rsidRPr="00491FC5">
                              <w:t>6.- Elicitación de requisitos</w:t>
                            </w:r>
                          </w:p>
                          <w:p w:rsidR="00236C38" w:rsidRPr="00491FC5" w:rsidRDefault="00236C38" w:rsidP="00D36CA0">
                            <w:pPr>
                              <w:spacing w:after="0"/>
                              <w:ind w:firstLine="709"/>
                            </w:pPr>
                            <w:r w:rsidRPr="00491FC5">
                              <w:t>7.- Análisis de requisitos</w:t>
                            </w:r>
                          </w:p>
                          <w:p w:rsidR="00236C38" w:rsidRPr="00491FC5" w:rsidRDefault="00236C38" w:rsidP="00D36CA0">
                            <w:pPr>
                              <w:spacing w:after="0"/>
                              <w:ind w:firstLine="709"/>
                            </w:pPr>
                            <w:r w:rsidRPr="00491FC5">
                              <w:t>8.- Diseño</w:t>
                            </w:r>
                          </w:p>
                          <w:p w:rsidR="00236C38" w:rsidRPr="00491FC5" w:rsidRDefault="00236C38" w:rsidP="00D36CA0">
                            <w:pPr>
                              <w:spacing w:after="0"/>
                              <w:ind w:firstLine="709"/>
                            </w:pPr>
                            <w:r w:rsidRPr="00491FC5">
                              <w:t>9.- Implementación</w:t>
                            </w:r>
                          </w:p>
                          <w:p w:rsidR="00236C38" w:rsidRPr="00491FC5" w:rsidRDefault="00236C38" w:rsidP="00D36CA0">
                            <w:pPr>
                              <w:spacing w:after="0"/>
                              <w:ind w:firstLine="709"/>
                            </w:pPr>
                            <w:r w:rsidRPr="00491FC5">
                              <w:t>10.- Pruebas</w:t>
                            </w:r>
                          </w:p>
                          <w:p w:rsidR="00236C38" w:rsidRPr="00491FC5" w:rsidRDefault="00236C38" w:rsidP="00D36CA0">
                            <w:pPr>
                              <w:spacing w:after="0"/>
                              <w:ind w:firstLine="709"/>
                            </w:pPr>
                            <w:r w:rsidRPr="00491FC5">
                              <w:t>11.- Manual de instalación</w:t>
                            </w:r>
                          </w:p>
                          <w:p w:rsidR="00236C38" w:rsidRPr="00491FC5" w:rsidRDefault="00236C38" w:rsidP="00D36CA0">
                            <w:pPr>
                              <w:spacing w:after="0"/>
                              <w:ind w:firstLine="709"/>
                              <w:rPr>
                                <w:b/>
                              </w:rPr>
                            </w:pPr>
                            <w:r w:rsidRPr="00491FC5">
                              <w:t>12.- Manual del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8" type="#_x0000_t202" style="position:absolute;left:0;text-align:left;margin-left:86.25pt;margin-top:7.7pt;width:347.45pt;height:163.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" fillcolor="white [3201]" strokecolor="#c0504d [3205]" strokeweight="2pt">
                <v:textbox>
                  <w:txbxContent>
                    <w:p w:rsidR="0053437C" w:rsidRDefault="0053437C" w:rsidP="00D36CA0">
                      <w:pPr>
                        <w:spacing w:after="0"/>
                        <w:rPr>
                          <w:b/>
                        </w:rPr>
                      </w:pPr>
                      <w:r w:rsidRPr="00D36CA0">
                        <w:rPr>
                          <w:b/>
                        </w:rPr>
                        <w:t>Parte I</w:t>
                      </w:r>
                      <w:r>
                        <w:rPr>
                          <w:b/>
                        </w:rPr>
                        <w:t>II</w:t>
                      </w:r>
                      <w:r w:rsidRPr="00D36CA0">
                        <w:rPr>
                          <w:b/>
                        </w:rPr>
                        <w:t xml:space="preserve"> – </w:t>
                      </w:r>
                      <w:r>
                        <w:rPr>
                          <w:b/>
                        </w:rPr>
                        <w:t>Sistema desarrollado</w:t>
                      </w:r>
                    </w:p>
                    <w:p w:rsidR="0053437C" w:rsidRPr="00491FC5" w:rsidRDefault="0053437C" w:rsidP="00D36CA0">
                      <w:pPr>
                        <w:spacing w:after="0"/>
                        <w:ind w:firstLine="709"/>
                      </w:pPr>
                      <w:r w:rsidRPr="00491FC5">
                        <w:t>4.- Dominio del problema</w:t>
                      </w:r>
                    </w:p>
                    <w:p w:rsidR="0053437C" w:rsidRPr="00491FC5" w:rsidRDefault="0053437C" w:rsidP="00D36CA0">
                      <w:pPr>
                        <w:spacing w:after="0"/>
                        <w:ind w:firstLine="709"/>
                      </w:pPr>
                      <w:r w:rsidRPr="00491FC5">
                        <w:t>5.- Visión general del sistema</w:t>
                      </w:r>
                    </w:p>
                    <w:p w:rsidR="0053437C" w:rsidRPr="00491FC5" w:rsidRDefault="0053437C" w:rsidP="00D36CA0">
                      <w:pPr>
                        <w:spacing w:after="0"/>
                        <w:ind w:firstLine="709"/>
                      </w:pPr>
                      <w:r w:rsidRPr="00491FC5">
                        <w:t>6.- Elicitación de requisitos</w:t>
                      </w:r>
                    </w:p>
                    <w:p w:rsidR="0053437C" w:rsidRPr="00491FC5" w:rsidRDefault="0053437C" w:rsidP="00D36CA0">
                      <w:pPr>
                        <w:spacing w:after="0"/>
                        <w:ind w:firstLine="709"/>
                      </w:pPr>
                      <w:r w:rsidRPr="00491FC5">
                        <w:t>7.- Análisis de requisitos</w:t>
                      </w:r>
                    </w:p>
                    <w:p w:rsidR="0053437C" w:rsidRPr="00491FC5" w:rsidRDefault="0053437C" w:rsidP="00D36CA0">
                      <w:pPr>
                        <w:spacing w:after="0"/>
                        <w:ind w:firstLine="709"/>
                      </w:pPr>
                      <w:r w:rsidRPr="00491FC5">
                        <w:t>8.- Diseño</w:t>
                      </w:r>
                    </w:p>
                    <w:p w:rsidR="0053437C" w:rsidRPr="00491FC5" w:rsidRDefault="0053437C" w:rsidP="00D36CA0">
                      <w:pPr>
                        <w:spacing w:after="0"/>
                        <w:ind w:firstLine="709"/>
                      </w:pPr>
                      <w:r w:rsidRPr="00491FC5">
                        <w:t>9.- Implementación</w:t>
                      </w:r>
                    </w:p>
                    <w:p w:rsidR="0053437C" w:rsidRPr="00491FC5" w:rsidRDefault="0053437C" w:rsidP="00D36CA0">
                      <w:pPr>
                        <w:spacing w:after="0"/>
                        <w:ind w:firstLine="709"/>
                      </w:pPr>
                      <w:r w:rsidRPr="00491FC5">
                        <w:t>10.- Pruebas</w:t>
                      </w:r>
                    </w:p>
                    <w:p w:rsidR="0053437C" w:rsidRPr="00491FC5" w:rsidRDefault="0053437C" w:rsidP="00D36CA0">
                      <w:pPr>
                        <w:spacing w:after="0"/>
                        <w:ind w:firstLine="709"/>
                      </w:pPr>
                      <w:r w:rsidRPr="00491FC5">
                        <w:t>11.- Manual de instalación</w:t>
                      </w:r>
                    </w:p>
                    <w:p w:rsidR="0053437C" w:rsidRPr="00491FC5" w:rsidRDefault="0053437C" w:rsidP="00D36CA0">
                      <w:pPr>
                        <w:spacing w:after="0"/>
                        <w:ind w:firstLine="709"/>
                        <w:rPr>
                          <w:b/>
                        </w:rPr>
                      </w:pPr>
                      <w:r w:rsidRPr="00491FC5">
                        <w:t>12.- Manual del usuario</w:t>
                      </w:r>
                    </w:p>
                  </w:txbxContent>
                </v:textbox>
              </v:shape>
            </w:pict>
          </mc:Fallback>
        </mc:AlternateContent>
      </w:r>
    </w:p>
    <w:p w:rsidR="00B74812" w:rsidRDefault="00B74812" w:rsidP="001965EC"/>
    <w:p w:rsidR="00B74812" w:rsidRDefault="00B74812" w:rsidP="001965EC"/>
    <w:p w:rsidR="00B74812" w:rsidRDefault="00B74812" w:rsidP="001965EC"/>
    <w:p w:rsidR="00B74812" w:rsidRDefault="00B74812" w:rsidP="001965EC"/>
    <w:p w:rsidR="00B74812" w:rsidRDefault="00B74812" w:rsidP="001965EC"/>
    <w:p w:rsidR="00B74812" w:rsidRDefault="00491FC5" w:rsidP="001965EC">
      <w:r>
        <w:rPr>
          <w:noProof/>
          <w:color w:val="1F497D" w:themeColor="text2"/>
          <w:lang w:eastAsia="es-ES"/>
        </w:rPr>
        <mc:AlternateContent>
          <mc:Choice Requires="wps">
            <w:drawing>
              <wp:anchor distT="0" distB="0" distL="114300" distR="114300" simplePos="0" relativeHeight="251666432" behindDoc="0" locked="0" layoutInCell="1" allowOverlap="1" wp14:anchorId="7E93C932" wp14:editId="069A6DA4">
                <wp:simplePos x="0" y="0"/>
                <wp:positionH relativeFrom="column">
                  <wp:posOffset>1093470</wp:posOffset>
                </wp:positionH>
                <wp:positionV relativeFrom="paragraph">
                  <wp:posOffset>193040</wp:posOffset>
                </wp:positionV>
                <wp:extent cx="4412615" cy="715010"/>
                <wp:effectExtent l="0" t="0" r="26035" b="27940"/>
                <wp:wrapNone/>
                <wp:docPr id="8" name="8 Cuadro de texto"/>
                <wp:cNvGraphicFramePr/>
                <a:graphic xmlns:a="http://schemas.openxmlformats.org/drawingml/2006/main">
                  <a:graphicData uri="http://schemas.microsoft.com/office/word/2010/wordprocessingShape">
                    <wps:wsp>
                      <wps:cNvSpPr txBox="1"/>
                      <wps:spPr>
                        <a:xfrm>
                          <a:off x="0" y="0"/>
                          <a:ext cx="4412615" cy="715010"/>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236C38" w:rsidRDefault="00236C38" w:rsidP="00D36CA0">
                            <w:pPr>
                              <w:spacing w:after="0"/>
                              <w:rPr>
                                <w:b/>
                              </w:rPr>
                            </w:pPr>
                            <w:r w:rsidRPr="00D36CA0">
                              <w:rPr>
                                <w:b/>
                              </w:rPr>
                              <w:t>Parte I</w:t>
                            </w:r>
                            <w:r>
                              <w:rPr>
                                <w:b/>
                              </w:rPr>
                              <w:t>I</w:t>
                            </w:r>
                            <w:r w:rsidRPr="00D36CA0">
                              <w:rPr>
                                <w:b/>
                              </w:rPr>
                              <w:t xml:space="preserve"> – </w:t>
                            </w:r>
                            <w:r>
                              <w:rPr>
                                <w:b/>
                              </w:rPr>
                              <w:t>Materias relacionadas</w:t>
                            </w:r>
                          </w:p>
                          <w:p w:rsidR="00236C38" w:rsidRPr="00491FC5" w:rsidRDefault="00236C38" w:rsidP="00D36CA0">
                            <w:pPr>
                              <w:spacing w:after="0"/>
                              <w:ind w:firstLine="709"/>
                            </w:pPr>
                            <w:r w:rsidRPr="00491FC5">
                              <w:t>13.-Cumplimiento de los objetivos del proyecto</w:t>
                            </w:r>
                          </w:p>
                          <w:p w:rsidR="00236C38" w:rsidRPr="00491FC5" w:rsidRDefault="00236C38" w:rsidP="00D36CA0">
                            <w:pPr>
                              <w:spacing w:after="0"/>
                              <w:ind w:firstLine="709"/>
                              <w:rPr>
                                <w:b/>
                              </w:rPr>
                            </w:pPr>
                            <w:r w:rsidRPr="00491FC5">
                              <w:t>14.- Conclusiones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8 Cuadro de texto" o:spid="_x0000_s1029" type="#_x0000_t202" style="position:absolute;left:0;text-align:left;margin-left:86.1pt;margin-top:15.2pt;width:347.45pt;height:56.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" fillcolor="white [3201]" strokecolor="#c0504d [3205]" strokeweight="2pt">
                <v:textbox>
                  <w:txbxContent>
                    <w:p w:rsidR="0053437C" w:rsidRDefault="0053437C" w:rsidP="00D36CA0">
                      <w:pPr>
                        <w:spacing w:after="0"/>
                        <w:rPr>
                          <w:b/>
                        </w:rPr>
                      </w:pPr>
                      <w:r w:rsidRPr="00D36CA0">
                        <w:rPr>
                          <w:b/>
                        </w:rPr>
                        <w:t>Parte I</w:t>
                      </w:r>
                      <w:r>
                        <w:rPr>
                          <w:b/>
                        </w:rPr>
                        <w:t>I</w:t>
                      </w:r>
                      <w:r w:rsidRPr="00D36CA0">
                        <w:rPr>
                          <w:b/>
                        </w:rPr>
                        <w:t xml:space="preserve"> – </w:t>
                      </w:r>
                      <w:r>
                        <w:rPr>
                          <w:b/>
                        </w:rPr>
                        <w:t>Materias relacionadas</w:t>
                      </w:r>
                    </w:p>
                    <w:p w:rsidR="0053437C" w:rsidRPr="00491FC5" w:rsidRDefault="0053437C" w:rsidP="00D36CA0">
                      <w:pPr>
                        <w:spacing w:after="0"/>
                        <w:ind w:firstLine="709"/>
                      </w:pPr>
                      <w:r w:rsidRPr="00491FC5">
                        <w:t>13.-Cumplimiento de los objetivos del proyecto</w:t>
                      </w:r>
                    </w:p>
                    <w:p w:rsidR="0053437C" w:rsidRPr="00491FC5" w:rsidRDefault="0053437C" w:rsidP="00D36CA0">
                      <w:pPr>
                        <w:spacing w:after="0"/>
                        <w:ind w:firstLine="709"/>
                        <w:rPr>
                          <w:b/>
                        </w:rPr>
                      </w:pPr>
                      <w:r w:rsidRPr="00491FC5">
                        <w:t>14.- Conclusiones</w:t>
                      </w:r>
                    </w:p>
                  </w:txbxContent>
                </v:textbox>
              </v:shape>
            </w:pict>
          </mc:Fallback>
        </mc:AlternateContent>
      </w:r>
    </w:p>
    <w:p w:rsidR="00B74812" w:rsidRDefault="00B74812" w:rsidP="001965EC"/>
    <w:p w:rsidR="00895C22" w:rsidRDefault="00895C22" w:rsidP="00B74812">
      <w:pPr>
        <w:pStyle w:val="Ttulo2"/>
      </w:pPr>
    </w:p>
    <w:p w:rsidR="00895C22" w:rsidRPr="00895C22" w:rsidRDefault="00895C22" w:rsidP="00895C22"/>
    <w:p w:rsidR="00B74812" w:rsidRDefault="00B74812" w:rsidP="00B74812">
      <w:pPr>
        <w:pStyle w:val="Ttulo2"/>
      </w:pPr>
      <w:bookmarkStart w:id="10" w:name="_Toc391493257"/>
      <w:r>
        <w:t>2.- Planificación</w:t>
      </w:r>
      <w:bookmarkEnd w:id="10"/>
    </w:p>
    <w:p w:rsidR="00B74812" w:rsidRDefault="00B74812" w:rsidP="00D723A7">
      <w:pPr>
        <w:pStyle w:val="Ttulo3"/>
        <w:spacing w:after="200"/>
      </w:pPr>
      <w:bookmarkStart w:id="11" w:name="_Toc391493258"/>
      <w:r>
        <w:t>2.1.- Planificación temporal</w:t>
      </w:r>
      <w:bookmarkEnd w:id="11"/>
    </w:p>
    <w:p w:rsidR="00B74812" w:rsidRDefault="00B74812" w:rsidP="00B74812">
      <w:r>
        <w:t>La planificación temporal consiste en la distribución de tiempos estimados para la realización de determinados conjuntos de tareas (los llamaremos HITOS), de manera que se consigue una mejora en la estimación temporal para el desarrollo del proyecto en su conjunto.</w:t>
      </w:r>
    </w:p>
    <w:p w:rsidR="00B74812" w:rsidRDefault="00B74812" w:rsidP="00B74812">
      <w:r>
        <w:t>En todas las funciones del mundo real en las que se trabaja mediante proyectos, la minimización de los costes y, por ende, de los tiempos de desarrollo de los mismos es fundamental, además de ser una cualidad muy valorable para un buen ingeniero de software.</w:t>
      </w:r>
    </w:p>
    <w:p w:rsidR="00B74812" w:rsidRDefault="00B74812" w:rsidP="00B74812">
      <w:r>
        <w:t>En el caso de este proyecto en cuestión, la tarea es algo más sencilla pues el equipo de desarrollo consta de un único miembro, ahorrándonos la planificación para desarrollo de tareas de forma paralela.</w:t>
      </w:r>
    </w:p>
    <w:p w:rsidR="00B74812" w:rsidRDefault="00B74812" w:rsidP="00B74812">
      <w:r>
        <w:t>El uso de tecnologías, frameworks y herramientas, que no son conocidas en profundidad por el autor del proyecto, dificulta la tarea pues tiene un trabajo importante previo de documentación y prácticas con las mismas.</w:t>
      </w:r>
    </w:p>
    <w:p w:rsidR="00B74812" w:rsidRDefault="00B74812" w:rsidP="00B74812">
      <w:r>
        <w:t>La división del trabajo a realizar en hitos queda definido de la siguiente manera:</w:t>
      </w:r>
    </w:p>
    <w:tbl>
      <w:tblPr>
        <w:tblStyle w:val="Listamedia2-nfasis2"/>
        <w:tblW w:w="0" w:type="auto"/>
        <w:tblLook w:val="04A0" w:firstRow="1" w:lastRow="0" w:firstColumn="1" w:lastColumn="0" w:noHBand="0" w:noVBand="1"/>
      </w:tblPr>
      <w:tblGrid>
        <w:gridCol w:w="959"/>
        <w:gridCol w:w="7685"/>
      </w:tblGrid>
      <w:tr w:rsidR="00B7481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59" w:type="dxa"/>
          </w:tcPr>
          <w:p w:rsidR="00B74812" w:rsidRDefault="00B74812" w:rsidP="00306D95">
            <w:pPr>
              <w:jc w:val="center"/>
            </w:pPr>
            <w:r>
              <w:t>HITO</w:t>
            </w:r>
          </w:p>
        </w:tc>
        <w:tc>
          <w:tcPr>
            <w:tcW w:w="7685" w:type="dxa"/>
          </w:tcPr>
          <w:p w:rsidR="00B74812" w:rsidRDefault="00B74812" w:rsidP="00306D95">
            <w:pPr>
              <w:cnfStyle w:val="100000000000" w:firstRow="1" w:lastRow="0" w:firstColumn="0" w:lastColumn="0" w:oddVBand="0" w:evenVBand="0" w:oddHBand="0" w:evenHBand="0" w:firstRowFirstColumn="0" w:firstRowLastColumn="0" w:lastRowFirstColumn="0" w:lastRowLastColumn="0"/>
            </w:pPr>
            <w:r>
              <w:t>DESCRIPCIÓN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H1</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Estudio y prácticas realizadas con las tecnologías a utilizar</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H2</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elicitación de requisitos</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H3</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Documento de análisis de requisitos</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H4</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Documento de diseño</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H5</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Desarrollo de la aplicación</w:t>
            </w:r>
          </w:p>
        </w:tc>
      </w:tr>
      <w:tr w:rsidR="00B74812" w:rsidTr="00717F1F">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H6</w:t>
            </w:r>
          </w:p>
        </w:tc>
        <w:tc>
          <w:tcPr>
            <w:tcW w:w="7685" w:type="dxa"/>
          </w:tcPr>
          <w:p w:rsidR="00B74812" w:rsidRDefault="00B74812" w:rsidP="00306D95">
            <w:pPr>
              <w:cnfStyle w:val="000000000000" w:firstRow="0" w:lastRow="0" w:firstColumn="0" w:lastColumn="0" w:oddVBand="0" w:evenVBand="0" w:oddHBand="0" w:evenHBand="0" w:firstRowFirstColumn="0" w:firstRowLastColumn="0" w:lastRowFirstColumn="0" w:lastRowLastColumn="0"/>
            </w:pPr>
            <w:r>
              <w:t>Instalación e implantación final de la aplicación</w:t>
            </w:r>
          </w:p>
        </w:tc>
      </w:tr>
      <w:tr w:rsidR="00B7481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9" w:type="dxa"/>
          </w:tcPr>
          <w:p w:rsidR="00B74812" w:rsidRDefault="00B74812" w:rsidP="00306D95">
            <w:pPr>
              <w:jc w:val="center"/>
            </w:pPr>
            <w:r>
              <w:t>H7</w:t>
            </w:r>
          </w:p>
        </w:tc>
        <w:tc>
          <w:tcPr>
            <w:tcW w:w="7685" w:type="dxa"/>
          </w:tcPr>
          <w:p w:rsidR="00B74812" w:rsidRDefault="00B74812" w:rsidP="00306D95">
            <w:pPr>
              <w:cnfStyle w:val="000000100000" w:firstRow="0" w:lastRow="0" w:firstColumn="0" w:lastColumn="0" w:oddVBand="0" w:evenVBand="0" w:oddHBand="1" w:evenHBand="0" w:firstRowFirstColumn="0" w:firstRowLastColumn="0" w:lastRowFirstColumn="0" w:lastRowLastColumn="0"/>
            </w:pPr>
            <w:r>
              <w:t>Fin de proyecto</w:t>
            </w:r>
          </w:p>
        </w:tc>
      </w:tr>
    </w:tbl>
    <w:p w:rsidR="00B74812" w:rsidRPr="0066726B" w:rsidRDefault="00B74812" w:rsidP="00B74812"/>
    <w:p w:rsidR="00B74812" w:rsidRDefault="00306D95" w:rsidP="00D723A7">
      <w:pPr>
        <w:pStyle w:val="Ttulo4"/>
        <w:spacing w:after="200"/>
        <w:ind w:firstLine="708"/>
      </w:pPr>
      <w:bookmarkStart w:id="12" w:name="_Toc391493259"/>
      <w:r>
        <w:t>2.1.1. Estimación de tiempos</w:t>
      </w:r>
      <w:bookmarkEnd w:id="12"/>
    </w:p>
    <w:p w:rsidR="00205AD3" w:rsidRDefault="00205AD3" w:rsidP="00205AD3">
      <w:r>
        <w:t>La fecha en la que se comenzó la realización del proyecto fue en torno al 15 de Marzo de 2014, y la fecha fin del mismo es en el mes de Septiembre, a principios del mismo, pero debido a que el mes de agosto no es lectivo, se estimará la fecha de finalización para documentación, desarrollo, pruebas e implantación en torno al 30 de Julio.</w:t>
      </w:r>
    </w:p>
    <w:p w:rsidR="00205AD3" w:rsidRDefault="00205AD3" w:rsidP="00205AD3">
      <w:r>
        <w:t xml:space="preserve">La estimación en horas de trabajo para el único miembro del equipo de trabajo será de </w:t>
      </w:r>
      <w:r w:rsidRPr="00B46411">
        <w:rPr>
          <w:b/>
        </w:rPr>
        <w:t>3 horas al día 5 días a la semana</w:t>
      </w:r>
      <w:r>
        <w:t xml:space="preserve">, lo que hace un total de </w:t>
      </w:r>
      <w:r w:rsidRPr="00B46411">
        <w:rPr>
          <w:b/>
        </w:rPr>
        <w:t>15 horas semanales</w:t>
      </w:r>
      <w:r>
        <w:t>. Estas 15 horas semanales es fruto de una ponderación, pues hay fechas en las que la capacidad de dedicación en horas es inferior a dicha fecha, así como hay épocas en las que es bastante mayor, haciendo uso de horas en fin de semana.</w:t>
      </w:r>
    </w:p>
    <w:p w:rsidR="00205AD3" w:rsidRPr="00306D95" w:rsidRDefault="00205AD3" w:rsidP="00205AD3">
      <w:r>
        <w:lastRenderedPageBreak/>
        <w:t xml:space="preserve">Otro factor a tener en cuenta es la cantidad de horas mínima que el PFC  tiene como asignatura de Ingeniería Técnica Informática de Gestión, que son </w:t>
      </w:r>
      <w:r w:rsidRPr="00B46411">
        <w:rPr>
          <w:b/>
        </w:rPr>
        <w:t>225 horas</w:t>
      </w:r>
      <w:r>
        <w:t>.</w:t>
      </w:r>
    </w:p>
    <w:p w:rsidR="00205AD3" w:rsidRDefault="00205AD3" w:rsidP="00205AD3">
      <w:r>
        <w:t xml:space="preserve">En la tabla que a continuación se presenta, realizamos una división del desarrollo del proyecto en tareas y una estimación de horas divididas por cada una de ellas. </w:t>
      </w:r>
    </w:p>
    <w:tbl>
      <w:tblPr>
        <w:tblStyle w:val="Listamedia2-nfasis2"/>
        <w:tblW w:w="0" w:type="auto"/>
        <w:tblLook w:val="04A0" w:firstRow="1" w:lastRow="0" w:firstColumn="1" w:lastColumn="0" w:noHBand="0" w:noVBand="1"/>
      </w:tblPr>
      <w:tblGrid>
        <w:gridCol w:w="6345"/>
        <w:gridCol w:w="2299"/>
      </w:tblGrid>
      <w:tr w:rsidR="00205AD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345" w:type="dxa"/>
          </w:tcPr>
          <w:p w:rsidR="00205AD3" w:rsidRDefault="00205AD3" w:rsidP="00F63E12">
            <w:pPr>
              <w:jc w:val="center"/>
            </w:pPr>
            <w:r>
              <w:t>TAREA</w:t>
            </w:r>
          </w:p>
        </w:tc>
        <w:tc>
          <w:tcPr>
            <w:tcW w:w="2299" w:type="dxa"/>
          </w:tcPr>
          <w:p w:rsidR="00205AD3" w:rsidRDefault="00205AD3" w:rsidP="00F63E12">
            <w:pPr>
              <w:jc w:val="center"/>
              <w:cnfStyle w:val="100000000000" w:firstRow="1" w:lastRow="0" w:firstColumn="0" w:lastColumn="0" w:oddVBand="0" w:evenVBand="0" w:oddHBand="0" w:evenHBand="0" w:firstRowFirstColumn="0" w:firstRowLastColumn="0" w:lastRowFirstColumn="0" w:lastRowLastColumn="0"/>
            </w:pPr>
            <w:r>
              <w:t>DÍAS</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T1.- Estudio del problema y prácticas previas realizadas</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10</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T2.- Familiarización con el entorno de desarrollo y herramientas</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71</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717F1F" w:rsidRDefault="00205AD3" w:rsidP="00F63E12">
            <w:r>
              <w:t>T3.- Desarrollo de la aplicación</w:t>
            </w:r>
            <w:r w:rsidR="00717F1F">
              <w:t xml:space="preserve">   </w:t>
            </w:r>
          </w:p>
          <w:p w:rsidR="00205AD3" w:rsidRPr="00F52EF5" w:rsidRDefault="00205AD3" w:rsidP="00F63E12">
            <w:pPr>
              <w:rPr>
                <w:b/>
              </w:rPr>
            </w:pPr>
            <w:r>
              <w:t xml:space="preserve">        </w:t>
            </w:r>
            <w:r w:rsidRPr="00F52EF5">
              <w:rPr>
                <w:b/>
              </w:rPr>
              <w:t>T3.1. Elicitación de requisitos</w:t>
            </w:r>
          </w:p>
          <w:p w:rsidR="00205AD3" w:rsidRPr="00F52EF5" w:rsidRDefault="00205AD3" w:rsidP="00F63E12">
            <w:pPr>
              <w:rPr>
                <w:b/>
              </w:rPr>
            </w:pPr>
            <w:r w:rsidRPr="00F52EF5">
              <w:rPr>
                <w:b/>
              </w:rPr>
              <w:t xml:space="preserve">        T3.2. Análisis de requisitos</w:t>
            </w:r>
          </w:p>
          <w:p w:rsidR="00205AD3" w:rsidRPr="00F52EF5" w:rsidRDefault="00205AD3" w:rsidP="00F63E12">
            <w:pPr>
              <w:rPr>
                <w:b/>
              </w:rPr>
            </w:pPr>
            <w:r w:rsidRPr="00F52EF5">
              <w:rPr>
                <w:b/>
              </w:rPr>
              <w:t xml:space="preserve">        T3.3. Diseño del sistema</w:t>
            </w:r>
          </w:p>
          <w:p w:rsidR="00205AD3" w:rsidRPr="00F52EF5" w:rsidRDefault="00205AD3" w:rsidP="00F63E12">
            <w:pPr>
              <w:rPr>
                <w:b/>
              </w:rPr>
            </w:pPr>
            <w:r w:rsidRPr="00F52EF5">
              <w:rPr>
                <w:b/>
              </w:rPr>
              <w:t xml:space="preserve">        T3.4. Implementación de la aplicación</w:t>
            </w:r>
          </w:p>
          <w:p w:rsidR="00205AD3" w:rsidRPr="00F52EF5" w:rsidRDefault="00205AD3" w:rsidP="00F63E12">
            <w:pPr>
              <w:rPr>
                <w:b/>
              </w:rPr>
            </w:pPr>
            <w:r w:rsidRPr="00F52EF5">
              <w:rPr>
                <w:b/>
              </w:rPr>
              <w:t xml:space="preserve">        T3.5. Pruebas Unitarias</w:t>
            </w:r>
          </w:p>
          <w:p w:rsidR="00205AD3" w:rsidRDefault="00205AD3" w:rsidP="00F63E12">
            <w:r w:rsidRPr="00F52EF5">
              <w:rPr>
                <w:b/>
              </w:rPr>
              <w:t xml:space="preserve">        T3.6. Implantación del sistema</w:t>
            </w:r>
          </w:p>
        </w:tc>
        <w:tc>
          <w:tcPr>
            <w:tcW w:w="2299" w:type="dxa"/>
          </w:tcPr>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15</w:t>
            </w:r>
          </w:p>
          <w:p w:rsidR="00205AD3" w:rsidRDefault="00205AD3" w:rsidP="00F63E12">
            <w:pPr>
              <w:tabs>
                <w:tab w:val="left" w:pos="1039"/>
                <w:tab w:val="right" w:pos="1168"/>
              </w:tabs>
              <w:ind w:right="915"/>
              <w:cnfStyle w:val="000000100000" w:firstRow="0" w:lastRow="0" w:firstColumn="0" w:lastColumn="0" w:oddVBand="0" w:evenVBand="0" w:oddHBand="1" w:evenHBand="0" w:firstRowFirstColumn="0" w:firstRowLastColumn="0" w:lastRowFirstColumn="0" w:lastRowLastColumn="0"/>
            </w:pPr>
            <w:r>
              <w:tab/>
              <w:t>5</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30</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p w:rsidR="00205AD3" w:rsidRDefault="00205AD3" w:rsidP="00F63E12">
            <w:pPr>
              <w:ind w:right="915"/>
              <w:jc w:val="right"/>
              <w:cnfStyle w:val="000000100000" w:firstRow="0" w:lastRow="0" w:firstColumn="0" w:lastColumn="0" w:oddVBand="0" w:evenVBand="0" w:oddHBand="1" w:evenHBand="0" w:firstRowFirstColumn="0" w:firstRowLastColumn="0" w:lastRowFirstColumn="0" w:lastRowLastColumn="0"/>
            </w:pPr>
            <w:r>
              <w:t>3</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T4.- Documentación del proyecto</w:t>
            </w:r>
          </w:p>
        </w:tc>
        <w:tc>
          <w:tcPr>
            <w:tcW w:w="2299" w:type="dxa"/>
          </w:tcPr>
          <w:p w:rsidR="00205AD3" w:rsidRPr="00F52EF5" w:rsidRDefault="00205AD3" w:rsidP="00F63E12">
            <w:pPr>
              <w:ind w:right="915"/>
              <w:jc w:val="right"/>
              <w:cnfStyle w:val="000000000000" w:firstRow="0" w:lastRow="0" w:firstColumn="0" w:lastColumn="0" w:oddVBand="0" w:evenVBand="0" w:oddHBand="0" w:evenHBand="0" w:firstRowFirstColumn="0" w:firstRowLastColumn="0" w:lastRowFirstColumn="0" w:lastRowLastColumn="0"/>
              <w:rPr>
                <w:b/>
              </w:rPr>
            </w:pPr>
            <w:r>
              <w:rPr>
                <w:b/>
              </w:rPr>
              <w:t>14</w:t>
            </w:r>
          </w:p>
        </w:tc>
      </w:tr>
      <w:tr w:rsidR="00205AD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r>
              <w:t>T5.- Manual de usuario</w:t>
            </w:r>
          </w:p>
        </w:tc>
        <w:tc>
          <w:tcPr>
            <w:tcW w:w="2299" w:type="dxa"/>
          </w:tcPr>
          <w:p w:rsidR="00205AD3" w:rsidRPr="00F52EF5" w:rsidRDefault="00205AD3" w:rsidP="00F63E12">
            <w:pPr>
              <w:ind w:right="915"/>
              <w:jc w:val="right"/>
              <w:cnfStyle w:val="000000100000" w:firstRow="0" w:lastRow="0" w:firstColumn="0" w:lastColumn="0" w:oddVBand="0" w:evenVBand="0" w:oddHBand="1" w:evenHBand="0" w:firstRowFirstColumn="0" w:firstRowLastColumn="0" w:lastRowFirstColumn="0" w:lastRowLastColumn="0"/>
              <w:rPr>
                <w:b/>
              </w:rPr>
            </w:pPr>
            <w:r>
              <w:rPr>
                <w:b/>
              </w:rPr>
              <w:t>5</w:t>
            </w:r>
          </w:p>
        </w:tc>
      </w:tr>
      <w:tr w:rsidR="00205AD3" w:rsidTr="00717F1F">
        <w:tc>
          <w:tcPr>
            <w:cnfStyle w:val="001000000000" w:firstRow="0" w:lastRow="0" w:firstColumn="1" w:lastColumn="0" w:oddVBand="0" w:evenVBand="0" w:oddHBand="0" w:evenHBand="0" w:firstRowFirstColumn="0" w:firstRowLastColumn="0" w:lastRowFirstColumn="0" w:lastRowLastColumn="0"/>
            <w:tcW w:w="6345" w:type="dxa"/>
          </w:tcPr>
          <w:p w:rsidR="00205AD3" w:rsidRDefault="00205AD3" w:rsidP="00F63E12">
            <w:pPr>
              <w:jc w:val="right"/>
            </w:pPr>
            <w:r>
              <w:t>TOTAL</w:t>
            </w:r>
          </w:p>
        </w:tc>
        <w:tc>
          <w:tcPr>
            <w:tcW w:w="2299" w:type="dxa"/>
          </w:tcPr>
          <w:p w:rsidR="00205AD3" w:rsidRPr="00F52EF5" w:rsidRDefault="00205AD3" w:rsidP="00F63E12">
            <w:pPr>
              <w:ind w:right="490"/>
              <w:jc w:val="right"/>
              <w:cnfStyle w:val="000000000000" w:firstRow="0" w:lastRow="0" w:firstColumn="0" w:lastColumn="0" w:oddVBand="0" w:evenVBand="0" w:oddHBand="0" w:evenHBand="0" w:firstRowFirstColumn="0" w:firstRowLastColumn="0" w:lastRowFirstColumn="0" w:lastRowLastColumn="0"/>
              <w:rPr>
                <w:b/>
              </w:rPr>
            </w:pPr>
            <w:r>
              <w:rPr>
                <w:b/>
              </w:rPr>
              <w:t>100 días</w:t>
            </w:r>
          </w:p>
        </w:tc>
      </w:tr>
    </w:tbl>
    <w:p w:rsidR="00205AD3" w:rsidRDefault="00205AD3" w:rsidP="00205AD3"/>
    <w:p w:rsidR="00205AD3" w:rsidRDefault="00205AD3" w:rsidP="00205AD3">
      <w:r>
        <w:t>Según el reparto de días en función a tareas realizado anteriormente, nos salen 120 días.</w:t>
      </w:r>
    </w:p>
    <w:p w:rsidR="00205AD3" w:rsidRDefault="00205AD3" w:rsidP="00205AD3">
      <w:pPr>
        <w:rPr>
          <w:b/>
        </w:rPr>
      </w:pPr>
      <w:r>
        <w:t xml:space="preserve">Como ya hemos comentado, asignamos 3 horas/día, quedándonos una dedicación total en horas: </w:t>
      </w:r>
      <w:r w:rsidRPr="00F52EF5">
        <w:rPr>
          <w:b/>
        </w:rPr>
        <w:t>10</w:t>
      </w:r>
      <w:r>
        <w:rPr>
          <w:b/>
        </w:rPr>
        <w:t>0 días x 3 horas/día</w:t>
      </w:r>
      <w:r w:rsidRPr="00F52EF5">
        <w:rPr>
          <w:b/>
        </w:rPr>
        <w:t xml:space="preserve"> = 300 horas. </w:t>
      </w:r>
    </w:p>
    <w:p w:rsidR="0067624C" w:rsidRDefault="0067624C" w:rsidP="00205AD3">
      <w:pPr>
        <w:rPr>
          <w:b/>
        </w:rPr>
      </w:pPr>
    </w:p>
    <w:p w:rsidR="0067624C" w:rsidRPr="0067624C" w:rsidRDefault="0067624C" w:rsidP="0067624C">
      <w:r w:rsidRPr="0067624C">
        <w:rPr>
          <w:highlight w:val="yellow"/>
        </w:rPr>
        <w:t>Diagrama de gantt: TOMSPLANNER</w:t>
      </w:r>
    </w:p>
    <w:p w:rsidR="0067624C" w:rsidRPr="0067624C" w:rsidRDefault="0067624C" w:rsidP="00D723A7">
      <w:pPr>
        <w:pStyle w:val="Ttulo4"/>
        <w:ind w:firstLine="708"/>
      </w:pPr>
      <w:bookmarkStart w:id="13" w:name="__RefHeading__819_1424981804"/>
      <w:bookmarkStart w:id="14" w:name="_Toc391493260"/>
      <w:bookmarkEnd w:id="13"/>
      <w:r w:rsidRPr="0067624C">
        <w:t>2.1.2.- Desviación respecto estimación de tiempos</w:t>
      </w:r>
      <w:bookmarkEnd w:id="14"/>
    </w:p>
    <w:p w:rsidR="0067624C" w:rsidRPr="0067624C" w:rsidRDefault="0067624C" w:rsidP="0067624C">
      <w:pPr>
        <w:rPr>
          <w:rFonts w:ascii="Arial" w:hAnsi="Arial" w:cs="Arial"/>
        </w:rPr>
      </w:pPr>
      <w:r w:rsidRPr="0067624C">
        <w:rPr>
          <w:highlight w:val="yellow"/>
        </w:rPr>
        <w:t>Pendiente</w:t>
      </w:r>
    </w:p>
    <w:p w:rsidR="0067624C" w:rsidRPr="0067624C" w:rsidRDefault="0067624C" w:rsidP="00D723A7">
      <w:pPr>
        <w:pStyle w:val="Ttulo3"/>
      </w:pPr>
      <w:bookmarkStart w:id="15" w:name="__RefHeading__821_1424981804"/>
      <w:bookmarkStart w:id="16" w:name="_Toc391493261"/>
      <w:bookmarkEnd w:id="15"/>
      <w:r w:rsidRPr="0067624C">
        <w:t>2.2.- Planificación de costes</w:t>
      </w:r>
      <w:bookmarkEnd w:id="16"/>
    </w:p>
    <w:p w:rsidR="0067624C" w:rsidRDefault="0067624C" w:rsidP="0067624C">
      <w:pPr>
        <w:rPr>
          <w:rFonts w:ascii="Arial" w:hAnsi="Arial" w:cs="Arial"/>
        </w:rPr>
      </w:pPr>
      <w:r w:rsidRPr="0067624C">
        <w:rPr>
          <w:highlight w:val="yellow"/>
        </w:rPr>
        <w:t>Pendiente</w:t>
      </w:r>
    </w:p>
    <w:p w:rsidR="0067624C" w:rsidRPr="0067624C" w:rsidRDefault="0067624C" w:rsidP="00D723A7">
      <w:pPr>
        <w:pStyle w:val="Ttulo4"/>
        <w:ind w:firstLine="708"/>
      </w:pPr>
      <w:bookmarkStart w:id="17" w:name="__RefHeading__823_1424981804"/>
      <w:bookmarkStart w:id="18" w:name="_Toc391493262"/>
      <w:bookmarkEnd w:id="17"/>
      <w:r w:rsidRPr="0067624C">
        <w:t>2.2.1.- Estimación de costes</w:t>
      </w:r>
      <w:bookmarkEnd w:id="18"/>
    </w:p>
    <w:p w:rsidR="0067624C" w:rsidRDefault="0067624C" w:rsidP="0067624C">
      <w:pPr>
        <w:rPr>
          <w:rFonts w:ascii="Arial" w:hAnsi="Arial" w:cs="Arial"/>
        </w:rPr>
      </w:pPr>
      <w:r w:rsidRPr="0067624C">
        <w:rPr>
          <w:highlight w:val="yellow"/>
        </w:rPr>
        <w:t>Pendiente</w:t>
      </w:r>
      <w:r>
        <w:t xml:space="preserve"> </w:t>
      </w:r>
    </w:p>
    <w:p w:rsidR="0067624C" w:rsidRPr="0067624C" w:rsidRDefault="0067624C" w:rsidP="00D723A7">
      <w:pPr>
        <w:pStyle w:val="Ttulo4"/>
        <w:ind w:firstLine="708"/>
      </w:pPr>
      <w:bookmarkStart w:id="19" w:name="__RefHeading__825_1424981804"/>
      <w:bookmarkStart w:id="20" w:name="_Toc391493263"/>
      <w:bookmarkEnd w:id="19"/>
      <w:r w:rsidRPr="0067624C">
        <w:t>2.2.2- Desviación respecto estimación de costes</w:t>
      </w:r>
      <w:bookmarkEnd w:id="20"/>
    </w:p>
    <w:p w:rsidR="0067624C" w:rsidRDefault="0067624C" w:rsidP="0067624C">
      <w:pPr>
        <w:pStyle w:val="western"/>
      </w:pPr>
      <w:r w:rsidRPr="0067624C">
        <w:rPr>
          <w:color w:val="800000"/>
          <w:highlight w:val="yellow"/>
        </w:rPr>
        <w:t>Pendiente</w:t>
      </w:r>
      <w:r>
        <w:t xml:space="preserve"> </w:t>
      </w:r>
    </w:p>
    <w:p w:rsidR="0067624C" w:rsidRDefault="0067624C" w:rsidP="00205AD3"/>
    <w:p w:rsidR="0067624C" w:rsidRDefault="0067624C">
      <w:r>
        <w:br w:type="page"/>
      </w:r>
    </w:p>
    <w:p w:rsidR="00D723A7" w:rsidRDefault="00D723A7" w:rsidP="0067624C">
      <w:pPr>
        <w:pStyle w:val="Ttulo1"/>
      </w:pPr>
      <w:bookmarkStart w:id="21" w:name="_Toc391493264"/>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D723A7" w:rsidRDefault="00D723A7" w:rsidP="0067624C">
      <w:pPr>
        <w:pStyle w:val="Ttulo1"/>
      </w:pPr>
    </w:p>
    <w:p w:rsidR="0067624C" w:rsidRDefault="0067624C" w:rsidP="0067624C">
      <w:pPr>
        <w:pStyle w:val="Ttulo1"/>
      </w:pPr>
      <w:r>
        <w:t>Parte II.- Materias relacionadas</w:t>
      </w:r>
      <w:bookmarkEnd w:id="21"/>
    </w:p>
    <w:p w:rsidR="0067624C" w:rsidRDefault="0067624C" w:rsidP="0067624C"/>
    <w:p w:rsidR="0067624C" w:rsidRDefault="0067624C" w:rsidP="0067624C">
      <w:r>
        <w:br w:type="page"/>
      </w:r>
    </w:p>
    <w:p w:rsidR="0067624C" w:rsidRPr="0067624C" w:rsidRDefault="0067624C" w:rsidP="0067624C">
      <w:pPr>
        <w:pStyle w:val="Ttulo2"/>
      </w:pPr>
      <w:r>
        <w:lastRenderedPageBreak/>
        <w:br w:type="page"/>
      </w:r>
      <w:bookmarkStart w:id="22" w:name="_Toc391493265"/>
      <w:r w:rsidRPr="0067624C">
        <w:lastRenderedPageBreak/>
        <w:t>3.- Materias relacionadas</w:t>
      </w:r>
      <w:bookmarkEnd w:id="22"/>
    </w:p>
    <w:p w:rsidR="0067624C" w:rsidRDefault="0067624C" w:rsidP="0067624C">
      <w:pPr>
        <w:rPr>
          <w:rFonts w:ascii="Arial" w:hAnsi="Arial" w:cs="Arial"/>
          <w:szCs w:val="24"/>
        </w:rPr>
      </w:pPr>
      <w:r>
        <w:t xml:space="preserve">En el capítulo tercero, se repasan las tecnologías y herramientas de las que se ha hecho uso durante el desarrollo de </w:t>
      </w:r>
      <w:r w:rsidR="00D723A7">
        <w:rPr>
          <w:i/>
          <w:iCs/>
        </w:rPr>
        <w:t>MyPaths</w:t>
      </w:r>
      <w:r>
        <w:t>. En ellas presentarem</w:t>
      </w:r>
      <w:r w:rsidR="00895C22">
        <w:t>os brevemente sus características y las ventajas que ofrece su uso.</w:t>
      </w:r>
    </w:p>
    <w:p w:rsidR="00E65DAB" w:rsidRPr="00E65DAB" w:rsidRDefault="0067624C" w:rsidP="00D723A7">
      <w:pPr>
        <w:pStyle w:val="Ttulo3"/>
        <w:spacing w:before="360" w:after="240"/>
      </w:pPr>
      <w:bookmarkStart w:id="23" w:name="__RefHeading__873_1424981804"/>
      <w:bookmarkStart w:id="24" w:name="_Toc391493266"/>
      <w:bookmarkEnd w:id="23"/>
      <w:r w:rsidRPr="0067624C">
        <w:t>3.1.- Google Web Toolkit (GWT)</w:t>
      </w:r>
      <w:bookmarkEnd w:id="24"/>
    </w:p>
    <w:p w:rsidR="0067624C" w:rsidRDefault="001D2079" w:rsidP="00E65DAB">
      <w:r>
        <w:rPr>
          <w:noProof/>
          <w:lang w:eastAsia="es-ES"/>
        </w:rPr>
        <w:drawing>
          <wp:anchor distT="0" distB="0" distL="114300" distR="114300" simplePos="0" relativeHeight="251667456" behindDoc="1" locked="0" layoutInCell="1" allowOverlap="1" wp14:anchorId="4408137F" wp14:editId="04E0BB45">
            <wp:simplePos x="0" y="0"/>
            <wp:positionH relativeFrom="column">
              <wp:posOffset>8890</wp:posOffset>
            </wp:positionH>
            <wp:positionV relativeFrom="paragraph">
              <wp:posOffset>23495</wp:posOffset>
            </wp:positionV>
            <wp:extent cx="1240790" cy="1166495"/>
            <wp:effectExtent l="0" t="0" r="0" b="0"/>
            <wp:wrapTight wrapText="bothSides">
              <wp:wrapPolygon edited="0">
                <wp:start x="9286" y="0"/>
                <wp:lineTo x="6301" y="353"/>
                <wp:lineTo x="0" y="4233"/>
                <wp:lineTo x="0" y="15168"/>
                <wp:lineTo x="663" y="16932"/>
                <wp:lineTo x="3648" y="21165"/>
                <wp:lineTo x="3980" y="21165"/>
                <wp:lineTo x="6301" y="21165"/>
                <wp:lineTo x="6633" y="21165"/>
                <wp:lineTo x="16581" y="16932"/>
                <wp:lineTo x="19234" y="16932"/>
                <wp:lineTo x="21224" y="14463"/>
                <wp:lineTo x="21224" y="2469"/>
                <wp:lineTo x="13928" y="0"/>
                <wp:lineTo x="9286"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0790" cy="1166495"/>
                    </a:xfrm>
                    <a:prstGeom prst="rect">
                      <a:avLst/>
                    </a:prstGeom>
                  </pic:spPr>
                </pic:pic>
              </a:graphicData>
            </a:graphic>
            <wp14:sizeRelH relativeFrom="page">
              <wp14:pctWidth>0</wp14:pctWidth>
            </wp14:sizeRelH>
            <wp14:sizeRelV relativeFrom="page">
              <wp14:pctHeight>0</wp14:pctHeight>
            </wp14:sizeRelV>
          </wp:anchor>
        </w:drawing>
      </w:r>
      <w:r w:rsidR="0067624C">
        <w:t xml:space="preserve">Google Web Toolkit (GWT) es un framework, un conjunto de APIs y widgets que permiten desarrollar aplicaciones AJAX en Java para después compilar el código fuente a Javascript de manera muy optimizada. Este código JavaScript generado corre perfectamente en todo tipo de navegadores web incluyendo navegadores móviles de Android o iOs. </w:t>
      </w:r>
    </w:p>
    <w:p w:rsidR="0067624C" w:rsidRDefault="0067624C" w:rsidP="00E65DAB">
      <w:r>
        <w:t>Una ventaja que tiene GWT es que, a pesar de estar basado en una serie de Widgets en su capa más alta de presentación, permite la inserción de código Javascript estándar por parte del usuario. Digamos que no limita su uso a sus puntos fuertes, dejando hueco a la creatividad del</w:t>
      </w:r>
      <w:r w:rsidR="00895C22">
        <w:t xml:space="preserve"> desarrollador</w:t>
      </w:r>
      <w:r>
        <w:t>.</w:t>
      </w:r>
    </w:p>
    <w:p w:rsidR="0067624C" w:rsidRDefault="0067624C" w:rsidP="00E65DAB">
      <w:r>
        <w:t xml:space="preserve">Otra de las principales ventajas que ofrece GWT es la posibilidad de hacer </w:t>
      </w:r>
      <w:r w:rsidR="00617CD5">
        <w:t>depuración</w:t>
      </w:r>
      <w:r>
        <w:t xml:space="preserve"> en código Javascript, debido a que se implementa en Java, además de que puede ser usado mediante un IDE (Eclipse en nuestro caso) con las ventajas y comodidades que ofrece.</w:t>
      </w:r>
    </w:p>
    <w:p w:rsidR="0067624C" w:rsidRDefault="0067624C" w:rsidP="00E65DAB">
      <w:r>
        <w:t xml:space="preserve">En el momento del despliegue de la aplicación es cuando el código desarrollado en Java es compilado mediante el compilador GWT generando un fichero Javascript y ficheros HTML. </w:t>
      </w:r>
    </w:p>
    <w:p w:rsidR="0067624C" w:rsidRDefault="0067624C" w:rsidP="00E65DAB">
      <w:r>
        <w:t xml:space="preserve">La aplicaciones desarrolladas en GWT pueden ser, a su vez, ejecutadas de dos modos diferentes: </w:t>
      </w:r>
      <w:r>
        <w:rPr>
          <w:i/>
          <w:iCs/>
        </w:rPr>
        <w:t>Dev-Mode</w:t>
      </w:r>
      <w:r>
        <w:t xml:space="preserve"> o en modo desarrollo, ejecutándose como código bytecode de Java dentro de la Máquina Virtual de Java (JVM) o en modo Web, ejecutándose la aplicación como código JavaScript y HTML puro.</w:t>
      </w:r>
    </w:p>
    <w:p w:rsidR="0067624C" w:rsidRDefault="0067624C" w:rsidP="00E65DAB">
      <w:r>
        <w:t>Probablemente, la ventaja de mayor peso de todas las que ofrece este framework es la siguiente: GWT resuelve, de manera sencilla, la parte del cliente y de comunicación remota usando un contenedor de Servlets en el lado del cliente. Además, GWT es sencillo de combinar con tecnologías maduras de Java, como pueden ser JPA, EJB, Spring Framewrok...</w:t>
      </w:r>
    </w:p>
    <w:p w:rsidR="0067624C" w:rsidRDefault="0067624C" w:rsidP="00E65DAB">
      <w:r>
        <w:t>Google ofrece desde hace bastante tiempo, un plugin oficial para eclipse llamado Googl Plugin for Eclipse. Con él en sencillos pasos podemos dar comienzo al desarrollo de un proyecto GWT con Eclipse.</w:t>
      </w:r>
    </w:p>
    <w:p w:rsidR="0067624C" w:rsidRDefault="0067624C" w:rsidP="00E65DAB"/>
    <w:p w:rsidR="0067624C" w:rsidRDefault="001D2079" w:rsidP="00E65DAB">
      <w:r>
        <w:rPr>
          <w:noProof/>
          <w:lang w:eastAsia="es-ES"/>
        </w:rPr>
        <w:lastRenderedPageBreak/>
        <w:drawing>
          <wp:anchor distT="0" distB="0" distL="114300" distR="114300" simplePos="0" relativeHeight="251668480" behindDoc="1" locked="0" layoutInCell="1" allowOverlap="1" wp14:anchorId="3C7CE829" wp14:editId="1EE3392D">
            <wp:simplePos x="0" y="0"/>
            <wp:positionH relativeFrom="column">
              <wp:posOffset>7620</wp:posOffset>
            </wp:positionH>
            <wp:positionV relativeFrom="paragraph">
              <wp:posOffset>-17780</wp:posOffset>
            </wp:positionV>
            <wp:extent cx="5334000" cy="4276725"/>
            <wp:effectExtent l="0" t="0" r="0" b="9525"/>
            <wp:wrapThrough wrapText="bothSides">
              <wp:wrapPolygon edited="0">
                <wp:start x="0" y="0"/>
                <wp:lineTo x="0" y="21552"/>
                <wp:lineTo x="21523" y="21552"/>
                <wp:lineTo x="21523" y="0"/>
                <wp:lineTo x="0" y="0"/>
              </wp:wrapPolygon>
            </wp:wrapThrough>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t_project_structure.jpg"/>
                    <pic:cNvPicPr/>
                  </pic:nvPicPr>
                  <pic:blipFill>
                    <a:blip r:embed="rId11">
                      <a:extLst>
                        <a:ext uri="{28A0092B-C50C-407E-A947-70E740481C1C}">
                          <a14:useLocalDpi xmlns:a14="http://schemas.microsoft.com/office/drawing/2010/main" val="0"/>
                        </a:ext>
                      </a:extLst>
                    </a:blip>
                    <a:stretch>
                      <a:fillRect/>
                    </a:stretch>
                  </pic:blipFill>
                  <pic:spPr>
                    <a:xfrm>
                      <a:off x="0" y="0"/>
                      <a:ext cx="5334000" cy="4276725"/>
                    </a:xfrm>
                    <a:prstGeom prst="rect">
                      <a:avLst/>
                    </a:prstGeom>
                  </pic:spPr>
                </pic:pic>
              </a:graphicData>
            </a:graphic>
            <wp14:sizeRelH relativeFrom="page">
              <wp14:pctWidth>0</wp14:pctWidth>
            </wp14:sizeRelH>
            <wp14:sizeRelV relativeFrom="page">
              <wp14:pctHeight>0</wp14:pctHeight>
            </wp14:sizeRelV>
          </wp:anchor>
        </w:drawing>
      </w:r>
      <w:r w:rsidR="0067624C">
        <w:rPr>
          <w:sz w:val="16"/>
          <w:szCs w:val="16"/>
        </w:rPr>
        <w:t>Imagen 1: Estructura de un proyecto GWT en Eclipse.</w:t>
      </w:r>
    </w:p>
    <w:p w:rsidR="0067624C" w:rsidRDefault="0067624C" w:rsidP="00E65DAB">
      <w:r>
        <w:t>En el paquete contenedor del código Java (src) categorizamos el código en 3 paquetes básicos: client, shared, server.</w:t>
      </w:r>
    </w:p>
    <w:p w:rsidR="0067624C" w:rsidRDefault="0067624C" w:rsidP="00E65DAB">
      <w:r>
        <w:t>Client contiene el código del lado del cliente, shared contendrá clases útiles en ambas direcciones, y server contendrá clases con métodos que se ejecutarán del lado del servidor, así como el mapeo de la Base de Datos.</w:t>
      </w:r>
    </w:p>
    <w:p w:rsidR="0067624C" w:rsidRDefault="0067624C" w:rsidP="00E65DAB">
      <w:r>
        <w:t xml:space="preserve">Otros componentes a destacar en la estructura de un proyecto base GWT: </w:t>
      </w:r>
    </w:p>
    <w:p w:rsidR="0067624C" w:rsidRDefault="0067624C" w:rsidP="00E65DAB">
      <w:r w:rsidRPr="00B92A97">
        <w:rPr>
          <w:u w:val="single"/>
        </w:rPr>
        <w:t>Módulo XML</w:t>
      </w:r>
      <w:r>
        <w:t xml:space="preserve"> (cuyo nombre será: </w:t>
      </w:r>
      <w:r w:rsidR="00D723A7" w:rsidRPr="00D723A7">
        <w:rPr>
          <w:i/>
        </w:rPr>
        <w:t>MyPaths</w:t>
      </w:r>
      <w:r>
        <w:t>.gwt.xml). En él se definen el módulo GWT, los recursos del proyecto o shared package y también define cuál es la clase Entrypoint.</w:t>
      </w:r>
    </w:p>
    <w:p w:rsidR="0067624C" w:rsidRDefault="0067624C" w:rsidP="00E65DAB">
      <w:r>
        <w:t>Página host (</w:t>
      </w:r>
      <w:r w:rsidR="00D723A7" w:rsidRPr="00D723A7">
        <w:rPr>
          <w:i/>
        </w:rPr>
        <w:t>MyPaths</w:t>
      </w:r>
      <w:r>
        <w:t>.html). Página que ejecuta la aplicación. Referencia las hojas de estilos CSS. También referencia el código JavaScript que será un mezcla de elementos estáticos y dinámicos.</w:t>
      </w:r>
    </w:p>
    <w:p w:rsidR="0067624C" w:rsidRDefault="0067624C" w:rsidP="00E65DAB">
      <w:r>
        <w:t>Css de la aplicación.</w:t>
      </w:r>
    </w:p>
    <w:p w:rsidR="0067624C" w:rsidRDefault="0067624C" w:rsidP="00E65DAB">
      <w:r>
        <w:t>En GWT la comunicación entre el código que se ejecutará en e</w:t>
      </w:r>
      <w:ins w:id="25" w:author="Miguel Centeno Muñoz" w:date="2014-07-01T21:53:00Z">
        <w:r w:rsidR="0053437C">
          <w:t>l</w:t>
        </w:r>
      </w:ins>
      <w:r>
        <w:t xml:space="preserve"> lado del cliente, y el que lo hará en el lado del servidor, se realiza mediante llamadas RPC (Remote Procedure Calls). </w:t>
      </w:r>
    </w:p>
    <w:p w:rsidR="0067624C" w:rsidRDefault="00E65DAB" w:rsidP="00D723A7">
      <w:pPr>
        <w:pStyle w:val="Ttulo3"/>
        <w:spacing w:before="360" w:after="240"/>
      </w:pPr>
      <w:bookmarkStart w:id="26" w:name="_Toc391493267"/>
      <w:r>
        <w:lastRenderedPageBreak/>
        <w:t xml:space="preserve">3.2.- </w:t>
      </w:r>
      <w:r w:rsidR="0067624C">
        <w:t>MVP aplicado a Gwt:</w:t>
      </w:r>
      <w:bookmarkEnd w:id="26"/>
    </w:p>
    <w:p w:rsidR="00DC7381" w:rsidRDefault="0067624C" w:rsidP="00E65DAB">
      <w:r>
        <w:t>A la hora de desarrollar una aplicación en GWT tenemos la posibilidad de usar el patrón MVP (modelo vista presentado</w:t>
      </w:r>
      <w:r w:rsidR="00DC7381">
        <w:t>r). ¿Qué ventajas tiene su uso?:</w:t>
      </w:r>
    </w:p>
    <w:p w:rsidR="0067624C" w:rsidRDefault="0067624C" w:rsidP="00E65DAB">
      <w:r>
        <w:t>1º desacopla el desarrollo en una dirección permitiendo trabajar a varios desarrolladores a la vez.</w:t>
      </w:r>
    </w:p>
    <w:p w:rsidR="00DC7381" w:rsidRDefault="0067624C" w:rsidP="00E65DAB">
      <w:r>
        <w:t xml:space="preserve">2º minimiza el uso de GWTTestCases (se realizan en navegador, siendo más costosas) y permite la realización de pruebas de software basadas en JRE (véase Junit) lo </w:t>
      </w:r>
      <w:r w:rsidR="00DC7381">
        <w:t>cual</w:t>
      </w:r>
      <w:r>
        <w:t xml:space="preserve"> es más rápido y eficiente, desechando el uso de un nave</w:t>
      </w:r>
      <w:r w:rsidR="00DC7381">
        <w:t>gador para testear el software.</w:t>
      </w:r>
    </w:p>
    <w:p w:rsidR="0067624C" w:rsidRDefault="0067624C" w:rsidP="00E65DAB">
      <w:r>
        <w:br/>
        <w:t>A la hora de usar el patrón MVP, existen dos conceptos fundamentales:</w:t>
      </w:r>
    </w:p>
    <w:p w:rsidR="00E65DAB" w:rsidRDefault="00E65DAB" w:rsidP="00E65DAB">
      <w:pPr>
        <w:sectPr w:rsidR="00E65DAB" w:rsidSect="00022393">
          <w:footerReference w:type="even" r:id="rId12"/>
          <w:footerReference w:type="default" r:id="rId13"/>
          <w:pgSz w:w="11906" w:h="16838"/>
          <w:pgMar w:top="1418" w:right="1276" w:bottom="1418" w:left="1701" w:header="709" w:footer="709" w:gutter="0"/>
          <w:cols w:space="708"/>
          <w:titlePg/>
          <w:docGrid w:linePitch="360"/>
        </w:sectPr>
      </w:pPr>
    </w:p>
    <w:p w:rsidR="0067624C" w:rsidRPr="00E65DAB" w:rsidRDefault="0067624C" w:rsidP="00E65DAB">
      <w:pPr>
        <w:rPr>
          <w:b/>
        </w:rPr>
      </w:pPr>
      <w:r w:rsidRPr="00E65DAB">
        <w:rPr>
          <w:b/>
        </w:rPr>
        <w:lastRenderedPageBreak/>
        <w:t xml:space="preserve">a) Se particiona la aplicación en componentes: </w:t>
      </w:r>
    </w:p>
    <w:p w:rsidR="0067624C" w:rsidRDefault="0067624C" w:rsidP="00E65DAB">
      <w:r>
        <w:t>Model</w:t>
      </w:r>
    </w:p>
    <w:p w:rsidR="0067624C" w:rsidRDefault="0067624C" w:rsidP="00E65DAB">
      <w:r>
        <w:t>View</w:t>
      </w:r>
    </w:p>
    <w:p w:rsidR="0067624C" w:rsidRDefault="0067624C" w:rsidP="00E65DAB">
      <w:r>
        <w:t>Presenter</w:t>
      </w:r>
    </w:p>
    <w:p w:rsidR="0067624C" w:rsidRPr="00321F09" w:rsidRDefault="00321F09" w:rsidP="00E65DAB">
      <w:r>
        <w:rPr>
          <w:noProof/>
          <w:lang w:eastAsia="es-ES"/>
        </w:rPr>
        <w:drawing>
          <wp:anchor distT="0" distB="0" distL="114300" distR="114300" simplePos="0" relativeHeight="251669504" behindDoc="1" locked="0" layoutInCell="1" allowOverlap="1" wp14:anchorId="7501D7B9" wp14:editId="62BDD8E7">
            <wp:simplePos x="0" y="0"/>
            <wp:positionH relativeFrom="column">
              <wp:posOffset>253365</wp:posOffset>
            </wp:positionH>
            <wp:positionV relativeFrom="paragraph">
              <wp:posOffset>295275</wp:posOffset>
            </wp:positionV>
            <wp:extent cx="5076825" cy="4291330"/>
            <wp:effectExtent l="0" t="0" r="9525" b="0"/>
            <wp:wrapThrough wrapText="bothSides">
              <wp:wrapPolygon edited="0">
                <wp:start x="0" y="0"/>
                <wp:lineTo x="0" y="21479"/>
                <wp:lineTo x="21559" y="21479"/>
                <wp:lineTo x="21559" y="0"/>
                <wp:lineTo x="0" y="0"/>
              </wp:wrapPolygon>
            </wp:wrapThrough>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p_diagram.png"/>
                    <pic:cNvPicPr/>
                  </pic:nvPicPr>
                  <pic:blipFill>
                    <a:blip r:embed="rId14">
                      <a:extLst>
                        <a:ext uri="{28A0092B-C50C-407E-A947-70E740481C1C}">
                          <a14:useLocalDpi xmlns:a14="http://schemas.microsoft.com/office/drawing/2010/main" val="0"/>
                        </a:ext>
                      </a:extLst>
                    </a:blip>
                    <a:stretch>
                      <a:fillRect/>
                    </a:stretch>
                  </pic:blipFill>
                  <pic:spPr>
                    <a:xfrm>
                      <a:off x="0" y="0"/>
                      <a:ext cx="5076825" cy="4291330"/>
                    </a:xfrm>
                    <a:prstGeom prst="rect">
                      <a:avLst/>
                    </a:prstGeom>
                  </pic:spPr>
                </pic:pic>
              </a:graphicData>
            </a:graphic>
            <wp14:sizeRelH relativeFrom="page">
              <wp14:pctWidth>0</wp14:pctWidth>
            </wp14:sizeRelH>
            <wp14:sizeRelV relativeFrom="page">
              <wp14:pctHeight>0</wp14:pctHeight>
            </wp14:sizeRelV>
          </wp:anchor>
        </w:drawing>
      </w:r>
      <w:r w:rsidR="0067624C">
        <w:t>AppController</w:t>
      </w:r>
    </w:p>
    <w:p w:rsidR="0067624C" w:rsidRPr="00E65DAB" w:rsidRDefault="00DC7381" w:rsidP="00E65DAB">
      <w:pPr>
        <w:rPr>
          <w:b/>
        </w:rPr>
      </w:pPr>
      <w:r>
        <w:rPr>
          <w:b/>
          <w:noProof/>
          <w:lang w:eastAsia="es-ES"/>
        </w:rPr>
        <w:lastRenderedPageBreak/>
        <mc:AlternateContent>
          <mc:Choice Requires="wps">
            <w:drawing>
              <wp:anchor distT="0" distB="0" distL="114300" distR="114300" simplePos="0" relativeHeight="251673600" behindDoc="0" locked="0" layoutInCell="1" allowOverlap="1" wp14:anchorId="5D441785" wp14:editId="18472B1A">
                <wp:simplePos x="0" y="0"/>
                <wp:positionH relativeFrom="column">
                  <wp:posOffset>-486410</wp:posOffset>
                </wp:positionH>
                <wp:positionV relativeFrom="paragraph">
                  <wp:posOffset>35560</wp:posOffset>
                </wp:positionV>
                <wp:extent cx="0" cy="1552575"/>
                <wp:effectExtent l="0" t="0" r="19050" b="9525"/>
                <wp:wrapNone/>
                <wp:docPr id="11" name="11 Conector recto"/>
                <wp:cNvGraphicFramePr/>
                <a:graphic xmlns:a="http://schemas.openxmlformats.org/drawingml/2006/main">
                  <a:graphicData uri="http://schemas.microsoft.com/office/word/2010/wordprocessingShape">
                    <wps:wsp>
                      <wps:cNvCnPr/>
                      <wps:spPr>
                        <a:xfrm>
                          <a:off x="0" y="0"/>
                          <a:ext cx="0" cy="1552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11 Conector recto"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8.3pt,2.8pt" to="-38.3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" strokecolor="black [3040]"/>
            </w:pict>
          </mc:Fallback>
        </mc:AlternateContent>
      </w:r>
      <w:r w:rsidR="0067624C" w:rsidRPr="00E65DAB">
        <w:rPr>
          <w:b/>
        </w:rPr>
        <w:t>b) Interactuación de los componentes:</w:t>
      </w:r>
    </w:p>
    <w:p w:rsidR="0067624C" w:rsidRDefault="0067624C" w:rsidP="00E65DAB">
      <w:r>
        <w:t>Enlazar Presenter – Views</w:t>
      </w:r>
    </w:p>
    <w:p w:rsidR="0067624C" w:rsidRDefault="0067624C" w:rsidP="00E65DAB">
      <w:r>
        <w:t>Eventos y Bus de Eventos</w:t>
      </w:r>
    </w:p>
    <w:p w:rsidR="0067624C" w:rsidRDefault="0067624C" w:rsidP="00E65DAB">
      <w:r>
        <w:t>Histórico y transición entre las vistas.</w:t>
      </w:r>
    </w:p>
    <w:p w:rsidR="0067624C" w:rsidRDefault="0067624C" w:rsidP="00E65DAB">
      <w:r>
        <w:t>Pruebas (testing)</w:t>
      </w:r>
    </w:p>
    <w:p w:rsidR="00E65DAB" w:rsidRDefault="00E65DAB" w:rsidP="0067624C">
      <w:pPr>
        <w:pStyle w:val="western"/>
        <w:spacing w:after="240"/>
        <w:sectPr w:rsidR="00E65DAB" w:rsidSect="00DC7381">
          <w:type w:val="continuous"/>
          <w:pgSz w:w="11906" w:h="16838"/>
          <w:pgMar w:top="1418" w:right="1276" w:bottom="1418" w:left="1701" w:header="709" w:footer="709" w:gutter="0"/>
          <w:cols w:num="2" w:space="1561"/>
          <w:titlePg/>
          <w:docGrid w:linePitch="360"/>
        </w:sectPr>
      </w:pPr>
    </w:p>
    <w:p w:rsidR="0067624C" w:rsidRDefault="00321F09" w:rsidP="00DC7381">
      <w:pPr>
        <w:pStyle w:val="western"/>
        <w:jc w:val="center"/>
      </w:pPr>
      <w:r>
        <w:rPr>
          <w:sz w:val="18"/>
          <w:szCs w:val="18"/>
        </w:rPr>
        <w:t>I</w:t>
      </w:r>
      <w:r w:rsidR="0067624C">
        <w:rPr>
          <w:sz w:val="18"/>
          <w:szCs w:val="18"/>
        </w:rPr>
        <w:t>magen 2: Diagrama patrón MVP en Gwt en App de prueba de gestión de contactos.</w:t>
      </w:r>
    </w:p>
    <w:p w:rsidR="0067624C" w:rsidRDefault="00C13764" w:rsidP="00DD31DF">
      <w:pPr>
        <w:pStyle w:val="Ttulo2"/>
      </w:pPr>
      <w:r>
        <w:lastRenderedPageBreak/>
        <w:t>3.6.- Control de versiones</w:t>
      </w:r>
    </w:p>
    <w:p w:rsidR="00C13764" w:rsidRDefault="00C13764" w:rsidP="00DD31DF">
      <w:r>
        <w:t>En este apartado se presenta</w:t>
      </w:r>
      <w:r w:rsidR="00297D35">
        <w:t xml:space="preserve"> la herramienta usada para la gestión del código fuente de la aplicación así como el control de versiones.</w:t>
      </w:r>
    </w:p>
    <w:p w:rsidR="00297D35" w:rsidRDefault="00297D35" w:rsidP="00DD31DF">
      <w:r>
        <w:t>Un sistema de control de versiones gestiona los cambios que se realizan sobre el código de un programa o aplicación, así como de los ficheros de configuración del mismo. Con los sistemas de control de versiones podemos también controlar las modificaciones o actualizaciones que se realizan sobre el código.</w:t>
      </w:r>
    </w:p>
    <w:p w:rsidR="00297D35" w:rsidRDefault="00297D35" w:rsidP="00DD31DF">
      <w:r>
        <w:t>La alternativa elegida para la gestión del código y control de versiones es Git.</w:t>
      </w:r>
    </w:p>
    <w:p w:rsidR="00297D35" w:rsidRDefault="00297D35" w:rsidP="00DD31DF">
      <w:pPr>
        <w:pStyle w:val="Ttulo3"/>
      </w:pPr>
      <w:r>
        <w:t>3.6.1.- Git</w:t>
      </w:r>
    </w:p>
    <w:p w:rsidR="00297D35" w:rsidRDefault="009A4F7C" w:rsidP="00DD31DF">
      <w:ins w:id="27" w:author="Miguel Centeno Muñoz" w:date="2014-07-01T21:08:00Z">
        <w:r>
          <w:rPr>
            <w:noProof/>
            <w:lang w:eastAsia="es-ES"/>
          </w:rPr>
          <w:drawing>
            <wp:anchor distT="0" distB="0" distL="114300" distR="114300" simplePos="0" relativeHeight="251680768" behindDoc="1" locked="0" layoutInCell="1" allowOverlap="1" wp14:anchorId="7ACA0C1E" wp14:editId="343FD196">
              <wp:simplePos x="0" y="0"/>
              <wp:positionH relativeFrom="column">
                <wp:posOffset>-13335</wp:posOffset>
              </wp:positionH>
              <wp:positionV relativeFrom="paragraph">
                <wp:posOffset>10160</wp:posOffset>
              </wp:positionV>
              <wp:extent cx="2066925" cy="702945"/>
              <wp:effectExtent l="0" t="0" r="9525" b="1905"/>
              <wp:wrapTight wrapText="bothSides">
                <wp:wrapPolygon edited="0">
                  <wp:start x="0" y="0"/>
                  <wp:lineTo x="0" y="21073"/>
                  <wp:lineTo x="21500" y="21073"/>
                  <wp:lineTo x="21500" y="0"/>
                  <wp:lineTo x="0" y="0"/>
                </wp:wrapPolygon>
              </wp:wrapTight>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log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6925" cy="702945"/>
                      </a:xfrm>
                      <a:prstGeom prst="rect">
                        <a:avLst/>
                      </a:prstGeom>
                    </pic:spPr>
                  </pic:pic>
                </a:graphicData>
              </a:graphic>
              <wp14:sizeRelH relativeFrom="page">
                <wp14:pctWidth>0</wp14:pctWidth>
              </wp14:sizeRelH>
              <wp14:sizeRelV relativeFrom="page">
                <wp14:pctHeight>0</wp14:pctHeight>
              </wp14:sizeRelV>
            </wp:anchor>
          </w:drawing>
        </w:r>
      </w:ins>
      <w:r w:rsidR="00297D35">
        <w:t>Git es un sistema de control de versiones distribuido (scvd) escrito en C que permite la creación de una historia o histórico para una colección de archivos e incluye la funcionalidad de revertir la colección a otro estado. “Otro estado” es cualquiera de las dos opciones siguientes: a) una colección de archivos diferente b) un contenido diferente de la colección de archivos.</w:t>
      </w:r>
    </w:p>
    <w:p w:rsidR="00297D35" w:rsidRDefault="00297D35" w:rsidP="00DD31DF">
      <w:r>
        <w:t>En el caso de un proyecto de desarrollo de software, una colección de archivos la componen el código fuente de la misma, así como los ficheros de configuración de la aplicación.</w:t>
      </w:r>
    </w:p>
    <w:p w:rsidR="00297D35" w:rsidRDefault="00297D35" w:rsidP="00DD31DF">
      <w:r>
        <w:t>Que Git sea un sistema de control de versiones distribuido quiere decir que no requiere un repositorio central para los ficheros, como sucedería en el caso de subversión, sino que se crea siempre una copia local del código en cada dispositivo conectado al mismo.</w:t>
      </w:r>
    </w:p>
    <w:p w:rsidR="00297D35" w:rsidRDefault="00297D35" w:rsidP="00DD31DF">
      <w:r>
        <w:t>Los cambios en el código (añadir, eliminar o modificar/actualizar ficheros) los realizo sobre esa copia local que tenemos. Posteriormente se harán esos cambios relevantes al control de versiones</w:t>
      </w:r>
      <w:r w:rsidR="000E7EBC">
        <w:t xml:space="preserve"> (se añadirán los ficheros al </w:t>
      </w:r>
      <w:r w:rsidR="000E7EBC" w:rsidRPr="000E7EBC">
        <w:rPr>
          <w:i/>
        </w:rPr>
        <w:t>Staging Index</w:t>
      </w:r>
      <w:r w:rsidR="000E7EBC">
        <w:t xml:space="preserve">). Posteriormente, los cambios se realizarán haciendo </w:t>
      </w:r>
      <w:r w:rsidR="000E7EBC" w:rsidRPr="000E7EBC">
        <w:rPr>
          <w:i/>
        </w:rPr>
        <w:t>commit</w:t>
      </w:r>
      <w:r w:rsidR="000E7EBC">
        <w:t>.</w:t>
      </w:r>
    </w:p>
    <w:p w:rsidR="000E7EBC" w:rsidRDefault="000E7EBC" w:rsidP="00DD31DF">
      <w:r>
        <w:t xml:space="preserve">Características principales de </w:t>
      </w:r>
      <w:r w:rsidRPr="00DD31DF">
        <w:rPr>
          <w:i/>
        </w:rPr>
        <w:t>Git</w:t>
      </w:r>
      <w:r>
        <w:t>:</w:t>
      </w:r>
    </w:p>
    <w:p w:rsidR="000E7EBC" w:rsidRDefault="000E7EBC" w:rsidP="00DD31DF">
      <w:pPr>
        <w:pStyle w:val="Prrafodelista"/>
        <w:numPr>
          <w:ilvl w:val="0"/>
          <w:numId w:val="44"/>
        </w:numPr>
      </w:pPr>
      <w:r>
        <w:t xml:space="preserve">Los cambios en </w:t>
      </w:r>
      <w:r w:rsidRPr="00DD31DF">
        <w:rPr>
          <w:i/>
        </w:rPr>
        <w:t>Git</w:t>
      </w:r>
      <w:r>
        <w:t xml:space="preserve"> se realizan al repositorio local</w:t>
      </w:r>
    </w:p>
    <w:p w:rsidR="000E7EBC" w:rsidRDefault="000E7EBC" w:rsidP="00DD31DF">
      <w:pPr>
        <w:pStyle w:val="Prrafodelista"/>
        <w:numPr>
          <w:ilvl w:val="0"/>
          <w:numId w:val="44"/>
        </w:numPr>
      </w:pPr>
      <w:r>
        <w:t>Luego, pueden sincronizarse los cambios con otros repositorios.</w:t>
      </w:r>
    </w:p>
    <w:p w:rsidR="000E7EBC" w:rsidRDefault="000E7EBC" w:rsidP="00DD31DF">
      <w:pPr>
        <w:pStyle w:val="Prrafodelista"/>
        <w:numPr>
          <w:ilvl w:val="0"/>
          <w:numId w:val="44"/>
        </w:numPr>
      </w:pPr>
      <w:r w:rsidRPr="00DD31DF">
        <w:rPr>
          <w:i/>
        </w:rPr>
        <w:t>Git</w:t>
      </w:r>
      <w:r>
        <w:t xml:space="preserve"> permite clonar repositorios completos, incluido el histórico del mismo</w:t>
      </w:r>
    </w:p>
    <w:p w:rsidR="000E7EBC" w:rsidRDefault="000E7EBC" w:rsidP="00DD31DF">
      <w:pPr>
        <w:pStyle w:val="Prrafodelista"/>
        <w:numPr>
          <w:ilvl w:val="0"/>
          <w:numId w:val="45"/>
        </w:numPr>
      </w:pPr>
      <w:r w:rsidRPr="00DD31DF">
        <w:rPr>
          <w:i/>
        </w:rPr>
        <w:t>Push</w:t>
      </w:r>
      <w:r w:rsidR="00DD31DF">
        <w:t>:</w:t>
      </w:r>
      <w:r>
        <w:t xml:space="preserve"> Transfiere los cambios al repositorio remoto</w:t>
      </w:r>
    </w:p>
    <w:p w:rsidR="000E7EBC" w:rsidRDefault="000E7EBC" w:rsidP="00DD31DF">
      <w:pPr>
        <w:pStyle w:val="Prrafodelista"/>
        <w:numPr>
          <w:ilvl w:val="0"/>
          <w:numId w:val="45"/>
        </w:numPr>
      </w:pPr>
      <w:r w:rsidRPr="00DD31DF">
        <w:rPr>
          <w:i/>
        </w:rPr>
        <w:t>Pull</w:t>
      </w:r>
      <w:r w:rsidR="00DD31DF">
        <w:t>:</w:t>
      </w:r>
      <w:r>
        <w:t xml:space="preserve"> Obtiene cambios del repositorio remoto</w:t>
      </w:r>
    </w:p>
    <w:p w:rsidR="00DD31DF" w:rsidRDefault="00DD31DF" w:rsidP="00DD31DF">
      <w:pPr>
        <w:pStyle w:val="Prrafodelista"/>
        <w:numPr>
          <w:ilvl w:val="0"/>
          <w:numId w:val="46"/>
        </w:numPr>
      </w:pPr>
      <w:r>
        <w:t xml:space="preserve">Soporte para </w:t>
      </w:r>
      <w:r w:rsidRPr="00DD31DF">
        <w:rPr>
          <w:i/>
        </w:rPr>
        <w:t>branching</w:t>
      </w:r>
      <w:r>
        <w:rPr>
          <w:i/>
        </w:rPr>
        <w:t xml:space="preserve">. </w:t>
      </w:r>
      <w:r>
        <w:t xml:space="preserve">Esto quiere decir que, dentro del repositorio, se pueden tener diferentes versiones del proyecto, de manera que, por ejemplo, puede crearse un </w:t>
      </w:r>
      <w:r w:rsidRPr="00DD31DF">
        <w:rPr>
          <w:i/>
        </w:rPr>
        <w:t>branch</w:t>
      </w:r>
      <w:r>
        <w:t xml:space="preserve"> para modificar cierta parte del código sin afectar al proyecto, y una vez comprobado su funcionamiento, puede hacerse </w:t>
      </w:r>
      <w:r w:rsidRPr="00DD31DF">
        <w:rPr>
          <w:i/>
        </w:rPr>
        <w:t>merge</w:t>
      </w:r>
      <w:r>
        <w:t xml:space="preserve"> (unir los </w:t>
      </w:r>
      <w:r w:rsidRPr="00DD31DF">
        <w:rPr>
          <w:i/>
        </w:rPr>
        <w:t>branches</w:t>
      </w:r>
      <w:r>
        <w:t>).</w:t>
      </w:r>
    </w:p>
    <w:p w:rsidR="00DD31DF" w:rsidRDefault="00DD31DF" w:rsidP="00DD31DF">
      <w:pPr>
        <w:pStyle w:val="Prrafodelista"/>
        <w:numPr>
          <w:ilvl w:val="0"/>
          <w:numId w:val="46"/>
        </w:numPr>
      </w:pPr>
      <w:r>
        <w:t>Varias implementaciones: puede usarse por línea de comandos o a través de editores gráficos.</w:t>
      </w:r>
    </w:p>
    <w:p w:rsidR="000F23EE" w:rsidRDefault="000F23EE" w:rsidP="00EC1B35">
      <w:pPr>
        <w:pStyle w:val="Prrafodelista"/>
      </w:pPr>
    </w:p>
    <w:p w:rsidR="00DD31DF" w:rsidRDefault="000F23EE" w:rsidP="000F23EE">
      <w:pPr>
        <w:pStyle w:val="Ttulo3"/>
      </w:pPr>
      <w:r>
        <w:lastRenderedPageBreak/>
        <w:t>3.6.2. Comandos básicos de Git</w:t>
      </w:r>
    </w:p>
    <w:p w:rsidR="000F23EE" w:rsidRDefault="000F23EE" w:rsidP="00924D31">
      <w:pPr>
        <w:ind w:left="2832" w:hanging="2832"/>
      </w:pPr>
      <w:r w:rsidRPr="00924D31">
        <w:rPr>
          <w:rFonts w:ascii="Courier New" w:hAnsi="Courier New" w:cs="Courier New"/>
        </w:rPr>
        <w:t>git init:</w:t>
      </w:r>
      <w:r w:rsidRPr="000F23EE">
        <w:t xml:space="preserve"> </w:t>
      </w:r>
      <w:r>
        <w:tab/>
      </w:r>
      <w:r w:rsidRPr="000F23EE">
        <w:t>Al usar git init, transformamos e</w:t>
      </w:r>
      <w:r>
        <w:t>l directorio en el que nos encontramos en un repositorio git, comenzando a registrar versiones del proyecto.</w:t>
      </w:r>
    </w:p>
    <w:p w:rsidR="000F23EE" w:rsidDel="00EC1B35" w:rsidRDefault="00924D31" w:rsidP="00924D31">
      <w:pPr>
        <w:ind w:left="2832" w:hanging="2826"/>
        <w:rPr>
          <w:del w:id="28" w:author="Miguel Centeno Muñoz" w:date="2014-07-01T21:02:00Z"/>
        </w:rPr>
      </w:pPr>
      <w:del w:id="29" w:author="Miguel Centeno Muñoz" w:date="2014-07-01T21:02:00Z">
        <w:r w:rsidDel="00EC1B35">
          <w:rPr>
            <w:rFonts w:ascii="Courier New" w:hAnsi="Courier New" w:cs="Courier New"/>
            <w:noProof/>
            <w:lang w:eastAsia="es-ES"/>
            <w:rPrChange w:id="30" w:author="Unknown">
              <w:rPr>
                <w:noProof/>
                <w:lang w:eastAsia="es-ES"/>
              </w:rPr>
            </w:rPrChange>
          </w:rPr>
          <mc:AlternateContent>
            <mc:Choice Requires="wps">
              <w:drawing>
                <wp:anchor distT="0" distB="0" distL="114300" distR="114300" simplePos="0" relativeHeight="251658239" behindDoc="0" locked="0" layoutInCell="1" allowOverlap="1" wp14:anchorId="6743E66B" wp14:editId="32EB9487">
                  <wp:simplePos x="0" y="0"/>
                  <wp:positionH relativeFrom="column">
                    <wp:posOffset>-89535</wp:posOffset>
                  </wp:positionH>
                  <wp:positionV relativeFrom="paragraph">
                    <wp:posOffset>1056640</wp:posOffset>
                  </wp:positionV>
                  <wp:extent cx="5334000" cy="571500"/>
                  <wp:effectExtent l="0" t="0" r="19050" b="19050"/>
                  <wp:wrapNone/>
                  <wp:docPr id="13" name="13 Rectángulo"/>
                  <wp:cNvGraphicFramePr/>
                  <a:graphic xmlns:a="http://schemas.openxmlformats.org/drawingml/2006/main">
                    <a:graphicData uri="http://schemas.microsoft.com/office/word/2010/wordprocessingShape">
                      <wps:wsp>
                        <wps:cNvSpPr/>
                        <wps:spPr>
                          <a:xfrm>
                            <a:off x="0" y="0"/>
                            <a:ext cx="5334000" cy="5715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3 Rectángulo" o:spid="_x0000_s1026" style="position:absolute;margin-left:-7.05pt;margin-top:83.2pt;width:420pt;height: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" filled="f" strokecolor="black [3200]" strokeweight="2pt"/>
              </w:pict>
            </mc:Fallback>
          </mc:AlternateContent>
        </w:r>
      </w:del>
      <w:r w:rsidR="000F23EE" w:rsidRPr="00924D31">
        <w:rPr>
          <w:rFonts w:ascii="Courier New" w:hAnsi="Courier New" w:cs="Courier New"/>
        </w:rPr>
        <w:t xml:space="preserve">git init </w:t>
      </w:r>
      <w:r w:rsidRPr="00924D31">
        <w:rPr>
          <w:rFonts w:ascii="Courier New" w:hAnsi="Courier New" w:cs="Courier New"/>
        </w:rPr>
        <w:t>--</w:t>
      </w:r>
      <w:r w:rsidR="000F23EE" w:rsidRPr="00924D31">
        <w:rPr>
          <w:rFonts w:ascii="Courier New" w:hAnsi="Courier New" w:cs="Courier New"/>
        </w:rPr>
        <w:t>bare:</w:t>
      </w:r>
      <w:r>
        <w:rPr>
          <w:rFonts w:ascii="Courier New" w:hAnsi="Courier New" w:cs="Courier New"/>
        </w:rPr>
        <w:tab/>
      </w:r>
      <w:r w:rsidR="000F23EE" w:rsidRPr="000F23EE">
        <w:t>Inicializa repositorio</w:t>
      </w:r>
      <w:r w:rsidR="000F23EE">
        <w:t xml:space="preserve"> git vacío, pero omitiendo el directorio de trabajo. Así imposibilitamos la edición/actualización de ficheros. Útil para crear repositorios centrales</w:t>
      </w:r>
      <w:r>
        <w:t>, marcándolo como un almacén. A partir de ahí pueden crearse ramas (</w:t>
      </w:r>
      <w:r>
        <w:rPr>
          <w:i/>
        </w:rPr>
        <w:t>branches</w:t>
      </w:r>
      <w:r>
        <w:t>) sí editables.</w:t>
      </w:r>
      <w:r w:rsidR="000F23EE" w:rsidRPr="000F23EE">
        <w:tab/>
      </w:r>
      <w:del w:id="31" w:author="Miguel Centeno Muñoz" w:date="2014-07-01T21:02:00Z">
        <w:r w:rsidR="000F23EE" w:rsidRPr="000F23EE" w:rsidDel="00EC1B35">
          <w:tab/>
        </w:r>
      </w:del>
    </w:p>
    <w:p w:rsidR="00924D31" w:rsidRPr="00236C38" w:rsidDel="00EC1B35" w:rsidRDefault="00924D31">
      <w:pPr>
        <w:rPr>
          <w:del w:id="32" w:author="Miguel Centeno Muñoz" w:date="2014-07-01T21:02:00Z"/>
          <w:rFonts w:ascii="Courier New" w:hAnsi="Courier New" w:cs="Courier New"/>
          <w:sz w:val="20"/>
          <w:szCs w:val="20"/>
          <w:rPrChange w:id="33" w:author="Miguel Centeno Muñoz" w:date="2014-07-05T11:19:00Z">
            <w:rPr>
              <w:del w:id="34" w:author="Miguel Centeno Muñoz" w:date="2014-07-01T21:02:00Z"/>
              <w:rFonts w:ascii="Courier New" w:hAnsi="Courier New" w:cs="Courier New"/>
              <w:sz w:val="20"/>
              <w:szCs w:val="20"/>
              <w:lang w:val="en-US"/>
            </w:rPr>
          </w:rPrChange>
        </w:rPr>
        <w:pPrChange w:id="35" w:author="Miguel Centeno Muñoz" w:date="2014-07-01T21:02:00Z">
          <w:pPr>
            <w:ind w:left="1410" w:hanging="1410"/>
            <w:jc w:val="left"/>
          </w:pPr>
        </w:pPrChange>
      </w:pPr>
      <w:bookmarkStart w:id="36" w:name="_GoBack"/>
      <w:bookmarkEnd w:id="36"/>
      <w:del w:id="37" w:author="Miguel Centeno Muñoz" w:date="2014-07-01T21:02:00Z">
        <w:r w:rsidRPr="00236C38" w:rsidDel="00EC1B35">
          <w:rPr>
            <w:rStyle w:val="CdigoHTML"/>
            <w:rFonts w:eastAsiaTheme="minorHAnsi"/>
            <w:rPrChange w:id="38" w:author="Miguel Centeno Muñoz" w:date="2014-07-05T11:19:00Z">
              <w:rPr>
                <w:rStyle w:val="CdigoHTML"/>
                <w:rFonts w:eastAsiaTheme="minorHAnsi"/>
                <w:lang w:val="en-US"/>
              </w:rPr>
            </w:rPrChange>
          </w:rPr>
          <w:delText xml:space="preserve">cd path/above/repo </w:delText>
        </w:r>
      </w:del>
    </w:p>
    <w:p w:rsidR="00924D31" w:rsidRPr="00236C38" w:rsidDel="00EC1B35" w:rsidRDefault="00924D31">
      <w:pPr>
        <w:rPr>
          <w:del w:id="39" w:author="Miguel Centeno Muñoz" w:date="2014-07-01T21:02:00Z"/>
          <w:rStyle w:val="CdigoHTML"/>
          <w:rFonts w:eastAsiaTheme="minorHAnsi"/>
          <w:rPrChange w:id="40" w:author="Miguel Centeno Muñoz" w:date="2014-07-05T11:19:00Z">
            <w:rPr>
              <w:del w:id="41" w:author="Miguel Centeno Muñoz" w:date="2014-07-01T21:02:00Z"/>
              <w:rStyle w:val="CdigoHTML"/>
              <w:rFonts w:eastAsiaTheme="minorHAnsi"/>
              <w:lang w:val="en-US"/>
            </w:rPr>
          </w:rPrChange>
        </w:rPr>
        <w:pPrChange w:id="42" w:author="Miguel Centeno Muñoz" w:date="2014-07-01T21:02:00Z">
          <w:pPr>
            <w:ind w:left="1410" w:hanging="1410"/>
            <w:jc w:val="left"/>
          </w:pPr>
        </w:pPrChange>
      </w:pPr>
      <w:del w:id="43" w:author="Miguel Centeno Muñoz" w:date="2014-07-01T21:02:00Z">
        <w:r w:rsidRPr="00236C38" w:rsidDel="00EC1B35">
          <w:rPr>
            <w:rStyle w:val="CdigoHTML"/>
            <w:rFonts w:eastAsiaTheme="minorHAnsi"/>
            <w:rPrChange w:id="44" w:author="Miguel Centeno Muñoz" w:date="2014-07-05T11:19:00Z">
              <w:rPr>
                <w:rStyle w:val="CdigoHTML"/>
                <w:rFonts w:eastAsiaTheme="minorHAnsi"/>
                <w:lang w:val="en-US"/>
              </w:rPr>
            </w:rPrChange>
          </w:rPr>
          <w:delText>git init --bare my-project.git</w:delText>
        </w:r>
      </w:del>
    </w:p>
    <w:p w:rsidR="00924D31" w:rsidRPr="00236C38" w:rsidDel="00236C38" w:rsidRDefault="00924D31">
      <w:pPr>
        <w:ind w:left="2832" w:hanging="2826"/>
        <w:rPr>
          <w:del w:id="45" w:author="Miguel Centeno Muñoz" w:date="2014-07-05T11:20:00Z"/>
          <w:rStyle w:val="CdigoHTML"/>
          <w:rFonts w:eastAsiaTheme="minorHAnsi"/>
          <w:rPrChange w:id="46" w:author="Miguel Centeno Muñoz" w:date="2014-07-05T11:19:00Z">
            <w:rPr>
              <w:del w:id="47" w:author="Miguel Centeno Muñoz" w:date="2014-07-05T11:20:00Z"/>
              <w:rStyle w:val="CdigoHTML"/>
              <w:rFonts w:eastAsiaTheme="minorHAnsi"/>
              <w:lang w:val="en-US"/>
            </w:rPr>
          </w:rPrChange>
        </w:rPr>
        <w:pPrChange w:id="48" w:author="Miguel Centeno Muñoz" w:date="2014-07-01T21:02:00Z">
          <w:pPr>
            <w:ind w:left="1410" w:hanging="1410"/>
            <w:jc w:val="right"/>
          </w:pPr>
        </w:pPrChange>
      </w:pPr>
    </w:p>
    <w:p w:rsidR="00924D31" w:rsidDel="00EC1B35" w:rsidRDefault="00EC1B35" w:rsidP="00924D31">
      <w:pPr>
        <w:ind w:left="2832" w:hanging="2832"/>
        <w:rPr>
          <w:del w:id="49" w:author="Miguel Centeno Muñoz" w:date="2014-07-01T21:02:00Z"/>
          <w:rStyle w:val="CdigoHTML"/>
          <w:rFonts w:asciiTheme="minorHAnsi" w:eastAsiaTheme="minorHAnsi" w:hAnsiTheme="minorHAnsi"/>
          <w:sz w:val="22"/>
          <w:szCs w:val="22"/>
        </w:rPr>
      </w:pPr>
      <w:del w:id="50" w:author="Miguel Centeno Muñoz" w:date="2014-07-01T21:02:00Z">
        <w:r w:rsidDel="00EC1B35">
          <w:rPr>
            <w:rFonts w:ascii="Courier New" w:hAnsi="Courier New" w:cs="Courier New"/>
            <w:noProof/>
            <w:lang w:eastAsia="es-ES"/>
            <w:rPrChange w:id="51" w:author="Unknown">
              <w:rPr>
                <w:noProof/>
                <w:lang w:eastAsia="es-ES"/>
              </w:rPr>
            </w:rPrChange>
          </w:rPr>
          <mc:AlternateContent>
            <mc:Choice Requires="wps">
              <w:drawing>
                <wp:anchor distT="0" distB="0" distL="114300" distR="114300" simplePos="0" relativeHeight="251675648" behindDoc="0" locked="0" layoutInCell="1" allowOverlap="1" wp14:anchorId="12ADC9F9" wp14:editId="302A2183">
                  <wp:simplePos x="0" y="0"/>
                  <wp:positionH relativeFrom="column">
                    <wp:posOffset>-89535</wp:posOffset>
                  </wp:positionH>
                  <wp:positionV relativeFrom="paragraph">
                    <wp:posOffset>1038859</wp:posOffset>
                  </wp:positionV>
                  <wp:extent cx="5334000" cy="904875"/>
                  <wp:effectExtent l="0" t="0" r="19050" b="28575"/>
                  <wp:wrapNone/>
                  <wp:docPr id="15" name="15 Rectángulo"/>
                  <wp:cNvGraphicFramePr/>
                  <a:graphic xmlns:a="http://schemas.openxmlformats.org/drawingml/2006/main">
                    <a:graphicData uri="http://schemas.microsoft.com/office/word/2010/wordprocessingShape">
                      <wps:wsp>
                        <wps:cNvSpPr/>
                        <wps:spPr>
                          <a:xfrm>
                            <a:off x="0" y="0"/>
                            <a:ext cx="5334000" cy="90487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5 Rectángulo" o:spid="_x0000_s1026" style="position:absolute;margin-left:-7.05pt;margin-top:81.8pt;width:420pt;height:71.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" filled="f" strokecolor="black [3200]" strokeweight="2pt"/>
              </w:pict>
            </mc:Fallback>
          </mc:AlternateContent>
        </w:r>
      </w:del>
      <w:r w:rsidR="00924D31" w:rsidRPr="00924D31">
        <w:rPr>
          <w:rStyle w:val="CdigoHTML"/>
          <w:rFonts w:eastAsiaTheme="minorHAnsi"/>
        </w:rPr>
        <w:t>git clone:</w:t>
      </w:r>
      <w:r w:rsidR="00924D31" w:rsidRPr="00924D31">
        <w:rPr>
          <w:rStyle w:val="CdigoHTML"/>
          <w:rFonts w:eastAsiaTheme="minorHAnsi"/>
        </w:rPr>
        <w:tab/>
      </w:r>
      <w:r w:rsidR="00924D31" w:rsidRPr="00924D31">
        <w:rPr>
          <w:rStyle w:val="CdigoHTML"/>
          <w:rFonts w:asciiTheme="minorHAnsi" w:eastAsiaTheme="minorHAnsi" w:hAnsiTheme="minorHAnsi"/>
          <w:sz w:val="22"/>
          <w:szCs w:val="22"/>
        </w:rPr>
        <w:t>Clona un repositorio git ya existente. Puede equipararse al comando svn checkout</w:t>
      </w:r>
      <w:r w:rsidR="00924D31">
        <w:rPr>
          <w:rStyle w:val="CdigoHTML"/>
          <w:rFonts w:asciiTheme="minorHAnsi" w:eastAsiaTheme="minorHAnsi" w:hAnsiTheme="minorHAnsi"/>
          <w:sz w:val="22"/>
          <w:szCs w:val="22"/>
        </w:rPr>
        <w:t>. La copia creada localmente es completamente aislado del repositorio remoto, con sus propios ficheros, y su propia historia de versiones. Al clonar se crea el origin, o conexión remota que apunta a repositorio original.</w:t>
      </w:r>
    </w:p>
    <w:p w:rsidR="00924D31" w:rsidRPr="00236C38" w:rsidDel="00EC1B35" w:rsidRDefault="00924D31">
      <w:pPr>
        <w:jc w:val="left"/>
        <w:rPr>
          <w:del w:id="52" w:author="Miguel Centeno Muñoz" w:date="2014-07-01T21:02:00Z"/>
          <w:rFonts w:ascii="Courier New" w:hAnsi="Courier New" w:cs="Courier New"/>
          <w:sz w:val="20"/>
          <w:szCs w:val="20"/>
          <w:rPrChange w:id="53" w:author="Miguel Centeno Muñoz" w:date="2014-07-05T11:19:00Z">
            <w:rPr>
              <w:del w:id="54" w:author="Miguel Centeno Muñoz" w:date="2014-07-01T21:02:00Z"/>
              <w:rFonts w:ascii="Courier New" w:hAnsi="Courier New" w:cs="Courier New"/>
              <w:sz w:val="20"/>
              <w:szCs w:val="20"/>
              <w:lang w:val="en-US"/>
            </w:rPr>
          </w:rPrChange>
        </w:rPr>
        <w:pPrChange w:id="55" w:author="Miguel Centeno Muñoz" w:date="2014-07-01T21:02:00Z">
          <w:pPr>
            <w:ind w:left="2832" w:hanging="2832"/>
            <w:jc w:val="left"/>
          </w:pPr>
        </w:pPrChange>
      </w:pPr>
      <w:del w:id="56" w:author="Miguel Centeno Muñoz" w:date="2014-07-01T21:02:00Z">
        <w:r w:rsidRPr="00236C38" w:rsidDel="00EC1B35">
          <w:rPr>
            <w:rStyle w:val="CdigoHTML"/>
            <w:rFonts w:eastAsiaTheme="minorHAnsi"/>
            <w:rPrChange w:id="57" w:author="Miguel Centeno Muñoz" w:date="2014-07-05T11:19:00Z">
              <w:rPr>
                <w:rStyle w:val="CdigoHTML"/>
                <w:rFonts w:eastAsiaTheme="minorHAnsi"/>
                <w:lang w:val="en-US"/>
              </w:rPr>
            </w:rPrChange>
          </w:rPr>
          <w:delText xml:space="preserve">git clone ssh://john@example.com/path/to/my-project.git </w:delText>
        </w:r>
      </w:del>
    </w:p>
    <w:p w:rsidR="00924D31" w:rsidDel="00EC1B35" w:rsidRDefault="00924D31">
      <w:pPr>
        <w:jc w:val="left"/>
        <w:rPr>
          <w:del w:id="58" w:author="Miguel Centeno Muñoz" w:date="2014-07-01T21:02:00Z"/>
          <w:rFonts w:ascii="Courier New" w:hAnsi="Courier New" w:cs="Courier New"/>
          <w:sz w:val="20"/>
          <w:szCs w:val="20"/>
        </w:rPr>
        <w:pPrChange w:id="59" w:author="Miguel Centeno Muñoz" w:date="2014-07-01T21:02:00Z">
          <w:pPr>
            <w:ind w:left="2832" w:hanging="2832"/>
            <w:jc w:val="left"/>
          </w:pPr>
        </w:pPrChange>
      </w:pPr>
      <w:del w:id="60" w:author="Miguel Centeno Muñoz" w:date="2014-07-01T21:02:00Z">
        <w:r w:rsidDel="00EC1B35">
          <w:rPr>
            <w:rStyle w:val="CdigoHTML"/>
            <w:rFonts w:eastAsiaTheme="minorHAnsi"/>
          </w:rPr>
          <w:delText>cd my-project</w:delText>
        </w:r>
      </w:del>
    </w:p>
    <w:p w:rsidR="00924D31" w:rsidRPr="00924D31" w:rsidDel="00EC1B35" w:rsidRDefault="00924D31">
      <w:pPr>
        <w:jc w:val="left"/>
        <w:rPr>
          <w:del w:id="61" w:author="Miguel Centeno Muñoz" w:date="2014-07-01T21:02:00Z"/>
          <w:rStyle w:val="CdigoHTML"/>
          <w:rFonts w:eastAsiaTheme="minorHAnsi"/>
        </w:rPr>
        <w:pPrChange w:id="62" w:author="Miguel Centeno Muñoz" w:date="2014-07-01T21:02:00Z">
          <w:pPr>
            <w:ind w:left="2832" w:hanging="2832"/>
            <w:jc w:val="left"/>
          </w:pPr>
        </w:pPrChange>
      </w:pPr>
      <w:del w:id="63" w:author="Miguel Centeno Muñoz" w:date="2014-07-01T21:02:00Z">
        <w:r w:rsidDel="00EC1B35">
          <w:rPr>
            <w:rStyle w:val="CdigoHTML"/>
            <w:rFonts w:eastAsiaTheme="minorHAnsi"/>
          </w:rPr>
          <w:delText># Empieza a trabajar en el proyecto</w:delText>
        </w:r>
      </w:del>
    </w:p>
    <w:p w:rsidR="00924D31" w:rsidRDefault="00924D31">
      <w:pPr>
        <w:ind w:left="2832" w:hanging="2832"/>
        <w:rPr>
          <w:rStyle w:val="CdigoHTML"/>
          <w:rFonts w:eastAsiaTheme="minorHAnsi"/>
        </w:rPr>
      </w:pPr>
    </w:p>
    <w:p w:rsidR="00924D31" w:rsidRPr="00EC1B35" w:rsidDel="00EC1B35" w:rsidRDefault="00EC1B35" w:rsidP="00924D31">
      <w:pPr>
        <w:ind w:left="2832" w:hanging="2832"/>
        <w:rPr>
          <w:del w:id="64" w:author="Miguel Centeno Muñoz" w:date="2014-07-01T21:02:00Z"/>
          <w:rStyle w:val="CdigoHTML"/>
          <w:rFonts w:asciiTheme="minorHAnsi" w:eastAsiaTheme="minorHAnsi" w:hAnsiTheme="minorHAnsi"/>
          <w:sz w:val="22"/>
          <w:szCs w:val="22"/>
        </w:rPr>
      </w:pPr>
      <w:del w:id="65" w:author="Miguel Centeno Muñoz" w:date="2014-07-01T21:02:00Z">
        <w:r w:rsidDel="00EC1B35">
          <w:rPr>
            <w:rFonts w:ascii="Courier New" w:hAnsi="Courier New" w:cs="Courier New"/>
            <w:noProof/>
            <w:lang w:eastAsia="es-ES"/>
            <w:rPrChange w:id="66" w:author="Unknown">
              <w:rPr>
                <w:noProof/>
                <w:lang w:eastAsia="es-ES"/>
              </w:rPr>
            </w:rPrChange>
          </w:rPr>
          <mc:AlternateContent>
            <mc:Choice Requires="wps">
              <w:drawing>
                <wp:anchor distT="0" distB="0" distL="114300" distR="114300" simplePos="0" relativeHeight="251677696" behindDoc="0" locked="0" layoutInCell="1" allowOverlap="1" wp14:anchorId="5B546013" wp14:editId="4EF6AFAA">
                  <wp:simplePos x="0" y="0"/>
                  <wp:positionH relativeFrom="column">
                    <wp:posOffset>-89535</wp:posOffset>
                  </wp:positionH>
                  <wp:positionV relativeFrom="paragraph">
                    <wp:posOffset>684530</wp:posOffset>
                  </wp:positionV>
                  <wp:extent cx="5334000" cy="2105025"/>
                  <wp:effectExtent l="0" t="0" r="19050" b="28575"/>
                  <wp:wrapNone/>
                  <wp:docPr id="25" name="25 Rectángulo"/>
                  <wp:cNvGraphicFramePr/>
                  <a:graphic xmlns:a="http://schemas.openxmlformats.org/drawingml/2006/main">
                    <a:graphicData uri="http://schemas.microsoft.com/office/word/2010/wordprocessingShape">
                      <wps:wsp>
                        <wps:cNvSpPr/>
                        <wps:spPr>
                          <a:xfrm>
                            <a:off x="0" y="0"/>
                            <a:ext cx="5334000" cy="2105025"/>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5 Rectángulo" o:spid="_x0000_s1026" style="position:absolute;margin-left:-7.05pt;margin-top:53.9pt;width:420pt;height:165.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" filled="f" strokecolor="black [3200]" strokeweight="2pt"/>
              </w:pict>
            </mc:Fallback>
          </mc:AlternateContent>
        </w:r>
      </w:del>
      <w:r w:rsidR="00924D31">
        <w:rPr>
          <w:rStyle w:val="CdigoHTML"/>
          <w:rFonts w:eastAsiaTheme="minorHAnsi"/>
        </w:rPr>
        <w:t>git config:</w:t>
      </w:r>
      <w:r w:rsidR="00924D31">
        <w:rPr>
          <w:rStyle w:val="CdigoHTML"/>
          <w:rFonts w:eastAsiaTheme="minorHAnsi"/>
        </w:rPr>
        <w:tab/>
      </w:r>
      <w:r w:rsidR="00924D31" w:rsidRPr="00EC1B35">
        <w:rPr>
          <w:rStyle w:val="CdigoHTML"/>
          <w:rFonts w:asciiTheme="minorHAnsi" w:eastAsiaTheme="minorHAnsi" w:hAnsiTheme="minorHAnsi"/>
          <w:sz w:val="22"/>
          <w:szCs w:val="22"/>
        </w:rPr>
        <w:t>Configura la instalación de git desde la línea de comandos. Define desde información de usuario hasta preferencias de comportamiento de un repositorio.</w:t>
      </w:r>
    </w:p>
    <w:p w:rsidR="00924D31" w:rsidRPr="00236C38" w:rsidDel="00EC1B35" w:rsidRDefault="00924D31" w:rsidP="00924D31">
      <w:pPr>
        <w:spacing w:before="100" w:beforeAutospacing="1" w:after="100" w:afterAutospacing="1" w:line="240" w:lineRule="auto"/>
        <w:jc w:val="left"/>
        <w:rPr>
          <w:del w:id="67" w:author="Miguel Centeno Muñoz" w:date="2014-07-01T21:02:00Z"/>
          <w:rFonts w:ascii="Times New Roman" w:eastAsia="Times New Roman" w:hAnsi="Times New Roman" w:cs="Times New Roman"/>
          <w:sz w:val="24"/>
          <w:szCs w:val="24"/>
          <w:lang w:eastAsia="es-ES"/>
          <w:rPrChange w:id="68" w:author="Miguel Centeno Muñoz" w:date="2014-07-05T11:19:00Z">
            <w:rPr>
              <w:del w:id="69" w:author="Miguel Centeno Muñoz" w:date="2014-07-01T21:02:00Z"/>
              <w:rFonts w:ascii="Times New Roman" w:eastAsia="Times New Roman" w:hAnsi="Times New Roman" w:cs="Times New Roman"/>
              <w:sz w:val="24"/>
              <w:szCs w:val="24"/>
              <w:lang w:val="en-US" w:eastAsia="es-ES"/>
            </w:rPr>
          </w:rPrChange>
        </w:rPr>
      </w:pPr>
      <w:del w:id="70" w:author="Miguel Centeno Muñoz" w:date="2014-07-01T21:02:00Z">
        <w:r w:rsidRPr="00236C38" w:rsidDel="00EC1B35">
          <w:rPr>
            <w:rFonts w:ascii="Courier New" w:eastAsia="Times New Roman" w:hAnsi="Courier New" w:cs="Courier New"/>
            <w:sz w:val="20"/>
            <w:szCs w:val="20"/>
            <w:lang w:eastAsia="es-ES"/>
            <w:rPrChange w:id="71" w:author="Miguel Centeno Muñoz" w:date="2014-07-05T11:19:00Z">
              <w:rPr>
                <w:rFonts w:ascii="Courier New" w:eastAsia="Times New Roman" w:hAnsi="Courier New" w:cs="Courier New"/>
                <w:sz w:val="20"/>
                <w:szCs w:val="20"/>
                <w:lang w:val="en-US" w:eastAsia="es-ES"/>
              </w:rPr>
            </w:rPrChange>
          </w:rPr>
          <w:delText># Di a Git quién eres</w:delText>
        </w:r>
        <w:r w:rsidRPr="00236C38" w:rsidDel="00EC1B35">
          <w:rPr>
            <w:rFonts w:ascii="Courier New" w:eastAsia="Times New Roman" w:hAnsi="Courier New" w:cs="Courier New"/>
            <w:sz w:val="20"/>
            <w:szCs w:val="20"/>
            <w:lang w:eastAsia="es-ES"/>
            <w:rPrChange w:id="72" w:author="Miguel Centeno Muñoz" w:date="2014-07-05T11:19:00Z">
              <w:rPr>
                <w:rFonts w:ascii="Courier New" w:eastAsia="Times New Roman" w:hAnsi="Courier New" w:cs="Courier New"/>
                <w:sz w:val="20"/>
                <w:szCs w:val="20"/>
                <w:lang w:val="en-US" w:eastAsia="es-ES"/>
              </w:rPr>
            </w:rPrChange>
          </w:rPr>
          <w:br/>
          <w:delText>git config --global user.name "John Smith"</w:delText>
        </w:r>
        <w:r w:rsidRPr="00236C38" w:rsidDel="00EC1B35">
          <w:rPr>
            <w:rFonts w:ascii="Courier New" w:eastAsia="Times New Roman" w:hAnsi="Courier New" w:cs="Courier New"/>
            <w:sz w:val="20"/>
            <w:szCs w:val="20"/>
            <w:lang w:eastAsia="es-ES"/>
            <w:rPrChange w:id="73" w:author="Miguel Centeno Muñoz" w:date="2014-07-05T11:19:00Z">
              <w:rPr>
                <w:rFonts w:ascii="Courier New" w:eastAsia="Times New Roman" w:hAnsi="Courier New" w:cs="Courier New"/>
                <w:sz w:val="20"/>
                <w:szCs w:val="20"/>
                <w:lang w:val="en-US" w:eastAsia="es-ES"/>
              </w:rPr>
            </w:rPrChange>
          </w:rPr>
          <w:br/>
          <w:delText>git config --global user.email john@ejemplo.com</w:delText>
        </w:r>
      </w:del>
    </w:p>
    <w:p w:rsidR="00924D31" w:rsidRPr="00924D31" w:rsidDel="00EC1B35" w:rsidRDefault="00924D31" w:rsidP="00924D31">
      <w:pPr>
        <w:spacing w:before="100" w:beforeAutospacing="1" w:after="100" w:afterAutospacing="1" w:line="240" w:lineRule="auto"/>
        <w:jc w:val="left"/>
        <w:rPr>
          <w:del w:id="74" w:author="Miguel Centeno Muñoz" w:date="2014-07-01T21:02:00Z"/>
          <w:rFonts w:ascii="Times New Roman" w:eastAsia="Times New Roman" w:hAnsi="Times New Roman" w:cs="Times New Roman"/>
          <w:sz w:val="24"/>
          <w:szCs w:val="24"/>
          <w:lang w:eastAsia="es-ES"/>
        </w:rPr>
      </w:pPr>
      <w:del w:id="75" w:author="Miguel Centeno Muñoz" w:date="2014-07-01T21:02:00Z">
        <w:r w:rsidRPr="00924D31" w:rsidDel="00EC1B35">
          <w:rPr>
            <w:rFonts w:ascii="Courier New" w:eastAsia="Times New Roman" w:hAnsi="Courier New" w:cs="Courier New"/>
            <w:sz w:val="20"/>
            <w:szCs w:val="20"/>
            <w:lang w:eastAsia="es-ES"/>
          </w:rPr>
          <w:delText># Elige tu editor de texto favorito</w:delText>
        </w:r>
        <w:r w:rsidRPr="00924D31" w:rsidDel="00EC1B35">
          <w:rPr>
            <w:rFonts w:ascii="Courier New" w:eastAsia="Times New Roman" w:hAnsi="Courier New" w:cs="Courier New"/>
            <w:sz w:val="20"/>
            <w:szCs w:val="20"/>
            <w:lang w:eastAsia="es-ES"/>
          </w:rPr>
          <w:br/>
          <w:delText>git config --global core.editor vim</w:delText>
        </w:r>
      </w:del>
    </w:p>
    <w:p w:rsidR="00924D31" w:rsidDel="00EC1B35" w:rsidRDefault="00924D31" w:rsidP="00924D31">
      <w:pPr>
        <w:spacing w:before="100" w:beforeAutospacing="1" w:after="100" w:afterAutospacing="1" w:line="240" w:lineRule="auto"/>
        <w:jc w:val="left"/>
        <w:rPr>
          <w:del w:id="76" w:author="Miguel Centeno Muñoz" w:date="2014-07-01T21:02:00Z"/>
          <w:rFonts w:ascii="Courier New" w:eastAsia="Times New Roman" w:hAnsi="Courier New" w:cs="Courier New"/>
          <w:sz w:val="20"/>
          <w:szCs w:val="20"/>
          <w:lang w:eastAsia="es-ES"/>
        </w:rPr>
      </w:pPr>
      <w:del w:id="77" w:author="Miguel Centeno Muñoz" w:date="2014-07-01T21:02:00Z">
        <w:r w:rsidRPr="00924D31" w:rsidDel="00EC1B35">
          <w:rPr>
            <w:rFonts w:ascii="Courier New" w:eastAsia="Times New Roman" w:hAnsi="Courier New" w:cs="Courier New"/>
            <w:sz w:val="20"/>
            <w:szCs w:val="20"/>
            <w:lang w:eastAsia="es-ES"/>
          </w:rPr>
          <w:delText># Añade algunos alias de tipo SVN</w:delText>
        </w:r>
        <w:r w:rsidRPr="00924D31" w:rsidDel="00EC1B35">
          <w:rPr>
            <w:rFonts w:ascii="Courier New" w:eastAsia="Times New Roman" w:hAnsi="Courier New" w:cs="Courier New"/>
            <w:sz w:val="20"/>
            <w:szCs w:val="20"/>
            <w:lang w:eastAsia="es-ES"/>
          </w:rPr>
          <w:br/>
          <w:delText>git config --global alias.st status</w:delText>
        </w:r>
        <w:r w:rsidRPr="00924D31" w:rsidDel="00EC1B35">
          <w:rPr>
            <w:rFonts w:ascii="Courier New" w:eastAsia="Times New Roman" w:hAnsi="Courier New" w:cs="Courier New"/>
            <w:sz w:val="20"/>
            <w:szCs w:val="20"/>
            <w:lang w:eastAsia="es-ES"/>
          </w:rPr>
          <w:br/>
          <w:delText>git config --global alias.co checkout</w:delText>
        </w:r>
        <w:r w:rsidRPr="00924D31" w:rsidDel="00EC1B35">
          <w:rPr>
            <w:rFonts w:ascii="Courier New" w:eastAsia="Times New Roman" w:hAnsi="Courier New" w:cs="Courier New"/>
            <w:sz w:val="20"/>
            <w:szCs w:val="20"/>
            <w:lang w:eastAsia="es-ES"/>
          </w:rPr>
          <w:br/>
          <w:delText>git config --global alias.br branch</w:delText>
        </w:r>
        <w:r w:rsidRPr="00924D31" w:rsidDel="00EC1B35">
          <w:rPr>
            <w:rFonts w:ascii="Courier New" w:eastAsia="Times New Roman" w:hAnsi="Courier New" w:cs="Courier New"/>
            <w:sz w:val="20"/>
            <w:szCs w:val="20"/>
            <w:lang w:eastAsia="es-ES"/>
          </w:rPr>
          <w:br/>
          <w:delText>git config --global alias.up rebase</w:delText>
        </w:r>
        <w:r w:rsidRPr="00924D31" w:rsidDel="00EC1B35">
          <w:rPr>
            <w:rFonts w:ascii="Courier New" w:eastAsia="Times New Roman" w:hAnsi="Courier New" w:cs="Courier New"/>
            <w:sz w:val="20"/>
            <w:szCs w:val="20"/>
            <w:lang w:eastAsia="es-ES"/>
          </w:rPr>
          <w:br/>
          <w:delText>git config --global alias.ci commit</w:delText>
        </w:r>
      </w:del>
    </w:p>
    <w:p w:rsidR="00EC1B35" w:rsidRDefault="00EC1B35">
      <w:pPr>
        <w:ind w:left="2832" w:hanging="2832"/>
        <w:rPr>
          <w:rFonts w:ascii="Times New Roman" w:eastAsia="Times New Roman" w:hAnsi="Times New Roman" w:cs="Times New Roman"/>
          <w:sz w:val="24"/>
          <w:szCs w:val="24"/>
          <w:lang w:eastAsia="es-ES"/>
        </w:rPr>
        <w:pPrChange w:id="78" w:author="Miguel Centeno Muñoz" w:date="2014-07-01T21:02:00Z">
          <w:pPr>
            <w:spacing w:before="100" w:beforeAutospacing="1" w:after="100" w:afterAutospacing="1" w:line="240" w:lineRule="auto"/>
            <w:jc w:val="left"/>
          </w:pPr>
        </w:pPrChange>
      </w:pPr>
    </w:p>
    <w:p w:rsidR="00EC1B35" w:rsidRPr="00EC1B35" w:rsidRDefault="00EC1B35" w:rsidP="00EC1B35">
      <w:pPr>
        <w:pStyle w:val="NormalWeb"/>
        <w:ind w:left="2832" w:hanging="2832"/>
        <w:rPr>
          <w:rFonts w:asciiTheme="minorHAnsi" w:hAnsiTheme="minorHAnsi"/>
        </w:rPr>
      </w:pPr>
      <w:r w:rsidRPr="00EC1B35">
        <w:rPr>
          <w:rFonts w:ascii="Courier New" w:hAnsi="Courier New" w:cs="Courier New"/>
          <w:szCs w:val="22"/>
        </w:rPr>
        <w:t>git add:</w:t>
      </w:r>
      <w:r>
        <w:rPr>
          <w:rFonts w:ascii="Courier New" w:hAnsi="Courier New" w:cs="Courier New"/>
        </w:rPr>
        <w:tab/>
      </w:r>
      <w:r>
        <w:rPr>
          <w:rFonts w:asciiTheme="minorHAnsi" w:hAnsiTheme="minorHAnsi"/>
        </w:rPr>
        <w:t xml:space="preserve">Añade </w:t>
      </w:r>
      <w:r w:rsidRPr="00EC1B35">
        <w:rPr>
          <w:rFonts w:asciiTheme="minorHAnsi" w:hAnsiTheme="minorHAnsi"/>
        </w:rPr>
        <w:t xml:space="preserve"> un cambio en el directorio de trabajo al área de preparación. Le dice a Git que quieres incluir actualizaciones en un archivo en particular en el siguiente commit. Sin embargo, </w:t>
      </w:r>
      <w:r w:rsidRPr="00EC1B35">
        <w:rPr>
          <w:rStyle w:val="code"/>
          <w:rFonts w:asciiTheme="minorHAnsi" w:hAnsiTheme="minorHAnsi"/>
        </w:rPr>
        <w:t>git add</w:t>
      </w:r>
      <w:r w:rsidRPr="00EC1B35">
        <w:rPr>
          <w:rFonts w:asciiTheme="minorHAnsi" w:hAnsiTheme="minorHAnsi"/>
        </w:rPr>
        <w:t xml:space="preserve"> no afecta al</w:t>
      </w:r>
      <w:r>
        <w:rPr>
          <w:rFonts w:asciiTheme="minorHAnsi" w:hAnsiTheme="minorHAnsi"/>
        </w:rPr>
        <w:t xml:space="preserve"> repositorio de forma importante, pues l</w:t>
      </w:r>
      <w:r w:rsidRPr="00EC1B35">
        <w:rPr>
          <w:rFonts w:asciiTheme="minorHAnsi" w:hAnsiTheme="minorHAnsi"/>
        </w:rPr>
        <w:t xml:space="preserve">os cambios no </w:t>
      </w:r>
      <w:r>
        <w:rPr>
          <w:rFonts w:asciiTheme="minorHAnsi" w:hAnsiTheme="minorHAnsi"/>
        </w:rPr>
        <w:t>se guardan hasta que se ejecuta git commit</w:t>
      </w:r>
      <w:r w:rsidRPr="00EC1B35">
        <w:rPr>
          <w:rFonts w:asciiTheme="minorHAnsi" w:hAnsiTheme="minorHAnsi"/>
        </w:rPr>
        <w:t>.</w:t>
      </w:r>
    </w:p>
    <w:p w:rsidR="00EC1B35" w:rsidRDefault="00EC1B35" w:rsidP="00EC1B35">
      <w:pPr>
        <w:pStyle w:val="NormalWeb"/>
        <w:ind w:left="2832"/>
        <w:rPr>
          <w:rFonts w:asciiTheme="minorHAnsi" w:hAnsiTheme="minorHAnsi"/>
        </w:rPr>
      </w:pPr>
      <w:del w:id="79" w:author="Miguel Centeno Muñoz" w:date="2014-07-01T21:02:00Z">
        <w:r w:rsidDel="00EC1B35">
          <w:rPr>
            <w:rFonts w:ascii="Courier New" w:hAnsi="Courier New" w:cs="Courier New"/>
            <w:noProof/>
            <w:rPrChange w:id="80" w:author="Unknown">
              <w:rPr>
                <w:rFonts w:asciiTheme="minorHAnsi" w:eastAsiaTheme="minorHAnsi" w:hAnsiTheme="minorHAnsi" w:cstheme="minorBidi"/>
                <w:noProof/>
                <w:szCs w:val="22"/>
              </w:rPr>
            </w:rPrChange>
          </w:rPr>
          <mc:AlternateContent>
            <mc:Choice Requires="wps">
              <w:drawing>
                <wp:anchor distT="0" distB="0" distL="114300" distR="114300" simplePos="0" relativeHeight="251679744" behindDoc="0" locked="0" layoutInCell="1" allowOverlap="1" wp14:anchorId="089F7DAC" wp14:editId="69A4D938">
                  <wp:simplePos x="0" y="0"/>
                  <wp:positionH relativeFrom="column">
                    <wp:posOffset>-146685</wp:posOffset>
                  </wp:positionH>
                  <wp:positionV relativeFrom="paragraph">
                    <wp:posOffset>509906</wp:posOffset>
                  </wp:positionV>
                  <wp:extent cx="5334000" cy="971550"/>
                  <wp:effectExtent l="0" t="0" r="19050" b="19050"/>
                  <wp:wrapNone/>
                  <wp:docPr id="26" name="26 Rectángulo"/>
                  <wp:cNvGraphicFramePr/>
                  <a:graphic xmlns:a="http://schemas.openxmlformats.org/drawingml/2006/main">
                    <a:graphicData uri="http://schemas.microsoft.com/office/word/2010/wordprocessingShape">
                      <wps:wsp>
                        <wps:cNvSpPr/>
                        <wps:spPr>
                          <a:xfrm>
                            <a:off x="0" y="0"/>
                            <a:ext cx="5334000" cy="9715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6 Rectángulo" o:spid="_x0000_s1026" style="position:absolute;margin-left:-11.55pt;margin-top:40.15pt;width:420pt;height:7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" filled="f" strokecolor="black [3200]" strokeweight="2pt"/>
              </w:pict>
            </mc:Fallback>
          </mc:AlternateContent>
        </w:r>
      </w:del>
      <w:r w:rsidRPr="00EC1B35">
        <w:rPr>
          <w:rFonts w:asciiTheme="minorHAnsi" w:hAnsiTheme="minorHAnsi"/>
        </w:rPr>
        <w:t>Junto con estos</w:t>
      </w:r>
      <w:r>
        <w:rPr>
          <w:rFonts w:asciiTheme="minorHAnsi" w:hAnsiTheme="minorHAnsi"/>
        </w:rPr>
        <w:t xml:space="preserve"> comandos, también es necesario git status </w:t>
      </w:r>
      <w:r w:rsidRPr="00EC1B35">
        <w:rPr>
          <w:rFonts w:asciiTheme="minorHAnsi" w:hAnsiTheme="minorHAnsi"/>
        </w:rPr>
        <w:t>para ver el estado del directorio de trabajo y del área de preparación.</w:t>
      </w:r>
    </w:p>
    <w:p w:rsidR="00EC1B35" w:rsidRPr="00EC1B35" w:rsidDel="00EC1B35" w:rsidRDefault="00EC1B35">
      <w:pPr>
        <w:pStyle w:val="NormalWeb"/>
        <w:ind w:left="2832" w:hanging="2832"/>
        <w:rPr>
          <w:del w:id="81" w:author="Miguel Centeno Muñoz" w:date="2014-07-01T21:02:00Z"/>
          <w:rStyle w:val="CdigoHTML"/>
          <w:rFonts w:asciiTheme="minorHAnsi" w:hAnsiTheme="minorHAnsi"/>
          <w:sz w:val="22"/>
          <w:szCs w:val="22"/>
          <w:rPrChange w:id="82" w:author="Miguel Centeno Muñoz" w:date="2014-07-01T21:03:00Z">
            <w:rPr>
              <w:del w:id="83" w:author="Miguel Centeno Muñoz" w:date="2014-07-01T21:02:00Z"/>
              <w:rStyle w:val="CdigoHTML"/>
            </w:rPr>
          </w:rPrChange>
        </w:rPr>
        <w:pPrChange w:id="84" w:author="Miguel Centeno Muñoz" w:date="2014-07-01T21:03:00Z">
          <w:pPr>
            <w:pStyle w:val="NormalWeb"/>
            <w:jc w:val="left"/>
          </w:pPr>
        </w:pPrChange>
      </w:pPr>
      <w:ins w:id="85" w:author="Miguel Centeno Muñoz" w:date="2014-07-01T21:03:00Z">
        <w:r>
          <w:rPr>
            <w:rFonts w:ascii="Courier New" w:hAnsi="Courier New" w:cs="Courier New"/>
          </w:rPr>
          <w:t>g</w:t>
        </w:r>
        <w:r w:rsidRPr="00EC1B35">
          <w:rPr>
            <w:rFonts w:ascii="Courier New" w:hAnsi="Courier New" w:cs="Courier New"/>
            <w:rPrChange w:id="86" w:author="Miguel Centeno Muñoz" w:date="2014-07-01T21:03:00Z">
              <w:rPr/>
            </w:rPrChange>
          </w:rPr>
          <w:t>it commit:</w:t>
        </w:r>
        <w:r>
          <w:tab/>
        </w:r>
        <w:r w:rsidRPr="00EC1B35">
          <w:rPr>
            <w:rFonts w:asciiTheme="minorHAnsi" w:hAnsiTheme="minorHAnsi"/>
            <w:szCs w:val="22"/>
            <w:rPrChange w:id="87" w:author="Miguel Centeno Muñoz" w:date="2014-07-01T21:03:00Z">
              <w:rPr/>
            </w:rPrChange>
          </w:rPr>
          <w:t xml:space="preserve">El comando </w:t>
        </w:r>
        <w:r w:rsidRPr="00EC1B35">
          <w:rPr>
            <w:rStyle w:val="code"/>
            <w:rFonts w:asciiTheme="minorHAnsi" w:hAnsiTheme="minorHAnsi"/>
            <w:szCs w:val="22"/>
            <w:rPrChange w:id="88" w:author="Miguel Centeno Muñoz" w:date="2014-07-01T21:03:00Z">
              <w:rPr>
                <w:rStyle w:val="code"/>
              </w:rPr>
            </w:rPrChange>
          </w:rPr>
          <w:t>git commit</w:t>
        </w:r>
        <w:r w:rsidRPr="00EC1B35">
          <w:rPr>
            <w:rFonts w:asciiTheme="minorHAnsi" w:hAnsiTheme="minorHAnsi"/>
            <w:szCs w:val="22"/>
            <w:rPrChange w:id="89" w:author="Miguel Centeno Muñoz" w:date="2014-07-01T21:03:00Z">
              <w:rPr/>
            </w:rPrChange>
          </w:rPr>
          <w:t xml:space="preserve"> confirma la instantánea preparada a la historia del proyecto. Las instantáneas confirmadas pueden considerarse versiones "seguras" de un proyecto—Git nunca las modif</w:t>
        </w:r>
        <w:r>
          <w:t>icará a menos que lo pidas expl</w:t>
        </w:r>
        <w:r>
          <w:rPr>
            <w:rFonts w:asciiTheme="minorHAnsi" w:hAnsiTheme="minorHAnsi"/>
            <w:szCs w:val="22"/>
          </w:rPr>
          <w:t>í</w:t>
        </w:r>
        <w:r w:rsidRPr="00EC1B35">
          <w:rPr>
            <w:rFonts w:asciiTheme="minorHAnsi" w:hAnsiTheme="minorHAnsi"/>
            <w:szCs w:val="22"/>
            <w:rPrChange w:id="90" w:author="Miguel Centeno Muñoz" w:date="2014-07-01T21:03:00Z">
              <w:rPr/>
            </w:rPrChange>
          </w:rPr>
          <w:t xml:space="preserve">citamente. Junto con </w:t>
        </w:r>
        <w:r w:rsidRPr="00EC1B35">
          <w:rPr>
            <w:rStyle w:val="code"/>
            <w:rFonts w:asciiTheme="minorHAnsi" w:hAnsiTheme="minorHAnsi"/>
            <w:szCs w:val="22"/>
            <w:rPrChange w:id="91" w:author="Miguel Centeno Muñoz" w:date="2014-07-01T21:03:00Z">
              <w:rPr>
                <w:rStyle w:val="code"/>
              </w:rPr>
            </w:rPrChange>
          </w:rPr>
          <w:t>git add</w:t>
        </w:r>
        <w:r w:rsidRPr="00EC1B35">
          <w:rPr>
            <w:rFonts w:asciiTheme="minorHAnsi" w:hAnsiTheme="minorHAnsi"/>
            <w:szCs w:val="22"/>
            <w:rPrChange w:id="92" w:author="Miguel Centeno Muñoz" w:date="2014-07-01T21:03:00Z">
              <w:rPr/>
            </w:rPrChange>
          </w:rPr>
          <w:t>, este es uno de los comandos más importantes de Git.</w:t>
        </w:r>
      </w:ins>
      <w:del w:id="93" w:author="Miguel Centeno Muñoz" w:date="2014-07-01T21:02:00Z">
        <w:r w:rsidRPr="00EC1B35" w:rsidDel="00EC1B35">
          <w:rPr>
            <w:rStyle w:val="CdigoHTML"/>
            <w:rFonts w:asciiTheme="minorHAnsi" w:hAnsiTheme="minorHAnsi"/>
            <w:sz w:val="22"/>
            <w:szCs w:val="22"/>
            <w:rPrChange w:id="94" w:author="Miguel Centeno Muñoz" w:date="2014-07-01T21:03:00Z">
              <w:rPr>
                <w:rStyle w:val="CdigoHTML"/>
              </w:rPr>
            </w:rPrChange>
          </w:rPr>
          <w:delText>git add .</w:delText>
        </w:r>
        <w:r w:rsidRPr="00EC1B35" w:rsidDel="00EC1B35">
          <w:rPr>
            <w:rFonts w:asciiTheme="minorHAnsi" w:hAnsiTheme="minorHAnsi" w:cs="Courier New"/>
            <w:szCs w:val="22"/>
            <w:rPrChange w:id="95" w:author="Miguel Centeno Muñoz" w:date="2014-07-01T21:03:00Z">
              <w:rPr>
                <w:rFonts w:ascii="Courier New" w:hAnsi="Courier New" w:cs="Courier New"/>
                <w:sz w:val="20"/>
                <w:szCs w:val="20"/>
              </w:rPr>
            </w:rPrChange>
          </w:rPr>
          <w:br/>
        </w:r>
        <w:r w:rsidRPr="00EC1B35" w:rsidDel="00EC1B35">
          <w:rPr>
            <w:rStyle w:val="CdigoHTML"/>
            <w:rFonts w:asciiTheme="minorHAnsi" w:hAnsiTheme="minorHAnsi"/>
            <w:sz w:val="22"/>
            <w:szCs w:val="22"/>
            <w:rPrChange w:id="96" w:author="Miguel Centeno Muñoz" w:date="2014-07-01T21:03:00Z">
              <w:rPr>
                <w:rStyle w:val="CdigoHTML"/>
              </w:rPr>
            </w:rPrChange>
          </w:rPr>
          <w:delText>git commit</w:delText>
        </w:r>
      </w:del>
    </w:p>
    <w:p w:rsidR="00EC1B35" w:rsidRPr="00EC1B35" w:rsidDel="00EC1B35" w:rsidRDefault="00EC1B35">
      <w:pPr>
        <w:pStyle w:val="NormalWeb"/>
        <w:ind w:left="2832" w:hanging="2832"/>
        <w:rPr>
          <w:del w:id="97" w:author="Miguel Centeno Muñoz" w:date="2014-07-01T21:02:00Z"/>
          <w:rStyle w:val="CdigoHTML"/>
          <w:rFonts w:asciiTheme="minorHAnsi" w:hAnsiTheme="minorHAnsi"/>
          <w:sz w:val="22"/>
          <w:szCs w:val="22"/>
          <w:rPrChange w:id="98" w:author="Miguel Centeno Muñoz" w:date="2014-07-01T21:03:00Z">
            <w:rPr>
              <w:del w:id="99" w:author="Miguel Centeno Muñoz" w:date="2014-07-01T21:02:00Z"/>
              <w:rStyle w:val="CdigoHTML"/>
              <w:lang w:val="en-US" w:eastAsia="en-US"/>
            </w:rPr>
          </w:rPrChange>
        </w:rPr>
        <w:pPrChange w:id="100" w:author="Miguel Centeno Muñoz" w:date="2014-07-01T21:03:00Z">
          <w:pPr>
            <w:pStyle w:val="NormalWeb"/>
            <w:jc w:val="left"/>
          </w:pPr>
        </w:pPrChange>
      </w:pPr>
      <w:del w:id="101" w:author="Miguel Centeno Muñoz" w:date="2014-07-01T21:02:00Z">
        <w:r w:rsidRPr="00EC1B35" w:rsidDel="00EC1B35">
          <w:rPr>
            <w:rStyle w:val="CdigoHTML"/>
            <w:rFonts w:asciiTheme="minorHAnsi" w:hAnsiTheme="minorHAnsi"/>
            <w:sz w:val="22"/>
            <w:szCs w:val="22"/>
            <w:rPrChange w:id="102" w:author="Miguel Centeno Muñoz" w:date="2014-07-01T21:03:00Z">
              <w:rPr>
                <w:rStyle w:val="CdigoHTML"/>
                <w:lang w:val="en-US"/>
              </w:rPr>
            </w:rPrChange>
          </w:rPr>
          <w:delText>git add hello.py</w:delText>
        </w:r>
        <w:r w:rsidRPr="00EC1B35" w:rsidDel="00EC1B35">
          <w:rPr>
            <w:rFonts w:asciiTheme="minorHAnsi" w:hAnsiTheme="minorHAnsi" w:cs="Courier New"/>
            <w:szCs w:val="22"/>
            <w:rPrChange w:id="103" w:author="Miguel Centeno Muñoz" w:date="2014-07-01T21:03:00Z">
              <w:rPr>
                <w:rFonts w:ascii="Courier New" w:hAnsi="Courier New" w:cs="Courier New"/>
                <w:sz w:val="20"/>
                <w:szCs w:val="20"/>
                <w:lang w:val="en-US"/>
              </w:rPr>
            </w:rPrChange>
          </w:rPr>
          <w:br/>
        </w:r>
        <w:r w:rsidRPr="00EC1B35" w:rsidDel="00EC1B35">
          <w:rPr>
            <w:rStyle w:val="CdigoHTML"/>
            <w:rFonts w:asciiTheme="minorHAnsi" w:hAnsiTheme="minorHAnsi"/>
            <w:sz w:val="22"/>
            <w:szCs w:val="22"/>
            <w:rPrChange w:id="104" w:author="Miguel Centeno Muñoz" w:date="2014-07-01T21:03:00Z">
              <w:rPr>
                <w:rStyle w:val="CdigoHTML"/>
                <w:lang w:val="en-US"/>
              </w:rPr>
            </w:rPrChange>
          </w:rPr>
          <w:delText>git commit</w:delText>
        </w:r>
      </w:del>
    </w:p>
    <w:p w:rsidR="00EC1B35" w:rsidRPr="00EC1B35" w:rsidRDefault="00EC1B35">
      <w:pPr>
        <w:pStyle w:val="NormalWeb"/>
        <w:ind w:left="2832" w:hanging="2832"/>
        <w:rPr>
          <w:rStyle w:val="CdigoHTML"/>
          <w:rFonts w:asciiTheme="minorHAnsi" w:hAnsiTheme="minorHAnsi"/>
          <w:sz w:val="22"/>
          <w:szCs w:val="22"/>
          <w:rPrChange w:id="105" w:author="Miguel Centeno Muñoz" w:date="2014-07-01T21:03:00Z">
            <w:rPr>
              <w:rStyle w:val="CdigoHTML"/>
              <w:lang w:val="en-US" w:eastAsia="en-US"/>
            </w:rPr>
          </w:rPrChange>
        </w:rPr>
        <w:pPrChange w:id="106" w:author="Miguel Centeno Muñoz" w:date="2014-07-01T21:03:00Z">
          <w:pPr>
            <w:pStyle w:val="NormalWeb"/>
            <w:jc w:val="left"/>
          </w:pPr>
        </w:pPrChange>
      </w:pPr>
    </w:p>
    <w:p w:rsidR="00EC1B35" w:rsidRPr="00EC1B35" w:rsidRDefault="00EC1B35">
      <w:pPr>
        <w:pStyle w:val="NormalWeb"/>
        <w:ind w:left="2832" w:hanging="2832"/>
        <w:rPr>
          <w:rFonts w:asciiTheme="minorHAnsi" w:hAnsiTheme="minorHAnsi"/>
          <w:rPrChange w:id="107" w:author="Miguel Centeno Muñoz" w:date="2014-07-01T21:04:00Z">
            <w:rPr>
              <w:rFonts w:asciiTheme="minorHAnsi" w:hAnsiTheme="minorHAnsi"/>
              <w:lang w:val="en-US"/>
            </w:rPr>
          </w:rPrChange>
        </w:rPr>
        <w:pPrChange w:id="108" w:author="Miguel Centeno Muñoz" w:date="2014-07-01T21:05:00Z">
          <w:pPr>
            <w:pStyle w:val="NormalWeb"/>
            <w:jc w:val="left"/>
          </w:pPr>
        </w:pPrChange>
      </w:pPr>
      <w:ins w:id="109" w:author="Miguel Centeno Muñoz" w:date="2014-07-01T21:04:00Z">
        <w:r w:rsidRPr="00EC1B35">
          <w:rPr>
            <w:rFonts w:ascii="Courier New" w:hAnsi="Courier New" w:cs="Courier New"/>
            <w:rPrChange w:id="110" w:author="Miguel Centeno Muñoz" w:date="2014-07-01T21:04:00Z">
              <w:rPr>
                <w:rFonts w:ascii="Courier New" w:hAnsi="Courier New" w:cs="Courier New"/>
                <w:sz w:val="20"/>
                <w:szCs w:val="20"/>
              </w:rPr>
            </w:rPrChange>
          </w:rPr>
          <w:t>git status:</w:t>
        </w:r>
        <w:r>
          <w:tab/>
        </w:r>
        <w:r w:rsidRPr="00EC1B35">
          <w:rPr>
            <w:rFonts w:asciiTheme="minorHAnsi" w:hAnsiTheme="minorHAnsi"/>
            <w:rPrChange w:id="111" w:author="Miguel Centeno Muñoz" w:date="2014-07-01T21:04:00Z">
              <w:rPr/>
            </w:rPrChange>
          </w:rPr>
          <w:t xml:space="preserve">El comando </w:t>
        </w:r>
        <w:r w:rsidRPr="00EC1B35">
          <w:rPr>
            <w:rStyle w:val="code"/>
            <w:rFonts w:asciiTheme="minorHAnsi" w:hAnsiTheme="minorHAnsi"/>
            <w:rPrChange w:id="112" w:author="Miguel Centeno Muñoz" w:date="2014-07-01T21:04:00Z">
              <w:rPr>
                <w:rStyle w:val="code"/>
              </w:rPr>
            </w:rPrChange>
          </w:rPr>
          <w:t>git status</w:t>
        </w:r>
        <w:r w:rsidRPr="00EC1B35">
          <w:rPr>
            <w:rFonts w:asciiTheme="minorHAnsi" w:hAnsiTheme="minorHAnsi"/>
            <w:rPrChange w:id="113" w:author="Miguel Centeno Muñoz" w:date="2014-07-01T21:04:00Z">
              <w:rPr/>
            </w:rPrChange>
          </w:rPr>
          <w:t xml:space="preserve"> muestra el estado del directorio de trabajo y del área de preparación. Permite ver qué cambios se han preparado, cuáles no, y qué archivos no llevan seguimiento de Git. La salida del comando </w:t>
        </w:r>
        <w:r w:rsidRPr="00EC1B35">
          <w:rPr>
            <w:rFonts w:asciiTheme="minorHAnsi" w:hAnsiTheme="minorHAnsi"/>
            <w:i/>
            <w:iCs/>
            <w:rPrChange w:id="114" w:author="Miguel Centeno Muñoz" w:date="2014-07-01T21:04:00Z">
              <w:rPr>
                <w:i/>
                <w:iCs/>
              </w:rPr>
            </w:rPrChange>
          </w:rPr>
          <w:t>no</w:t>
        </w:r>
        <w:r w:rsidRPr="00EC1B35">
          <w:rPr>
            <w:rFonts w:asciiTheme="minorHAnsi" w:hAnsiTheme="minorHAnsi"/>
            <w:rPrChange w:id="115" w:author="Miguel Centeno Muñoz" w:date="2014-07-01T21:04:00Z">
              <w:rPr/>
            </w:rPrChange>
          </w:rPr>
          <w:t xml:space="preserve"> muestra ninguna información sobre la historia del proyecto confirmada. Para esto, se ha de usar</w:t>
        </w:r>
        <w:r w:rsidRPr="00EC1B35">
          <w:rPr>
            <w:rStyle w:val="code"/>
            <w:rFonts w:asciiTheme="minorHAnsi" w:hAnsiTheme="minorHAnsi"/>
            <w:rPrChange w:id="116" w:author="Miguel Centeno Muñoz" w:date="2014-07-01T21:04:00Z">
              <w:rPr>
                <w:rStyle w:val="code"/>
              </w:rPr>
            </w:rPrChange>
          </w:rPr>
          <w:t xml:space="preserve"> git log.</w:t>
        </w:r>
      </w:ins>
    </w:p>
    <w:p w:rsidR="00EC1B35" w:rsidRPr="00EC1B35" w:rsidRDefault="0056183D">
      <w:pPr>
        <w:spacing w:before="100" w:beforeAutospacing="1" w:after="100" w:afterAutospacing="1" w:line="240" w:lineRule="auto"/>
        <w:ind w:left="2832" w:hanging="2832"/>
        <w:rPr>
          <w:rFonts w:eastAsia="Times New Roman" w:cs="Courier New"/>
          <w:lang w:eastAsia="es-ES"/>
          <w:rPrChange w:id="117" w:author="Miguel Centeno Muñoz" w:date="2014-07-01T21:03:00Z">
            <w:rPr>
              <w:rFonts w:eastAsia="Times New Roman" w:cs="Courier New"/>
              <w:lang w:val="en-US" w:eastAsia="es-ES"/>
            </w:rPr>
          </w:rPrChange>
        </w:rPr>
        <w:pPrChange w:id="118" w:author="Miguel Centeno Muñoz" w:date="2014-07-01T21:06:00Z">
          <w:pPr>
            <w:spacing w:before="100" w:beforeAutospacing="1" w:after="100" w:afterAutospacing="1" w:line="240" w:lineRule="auto"/>
            <w:jc w:val="left"/>
          </w:pPr>
        </w:pPrChange>
      </w:pPr>
      <w:ins w:id="119" w:author="Miguel Centeno Muñoz" w:date="2014-07-01T21:05:00Z">
        <w:r w:rsidRPr="0056183D">
          <w:rPr>
            <w:rFonts w:ascii="Courier New" w:hAnsi="Courier New" w:cs="Courier New"/>
            <w:rPrChange w:id="120" w:author="Miguel Centeno Muñoz" w:date="2014-07-01T21:06:00Z">
              <w:rPr/>
            </w:rPrChange>
          </w:rPr>
          <w:t>git log:</w:t>
        </w:r>
        <w:r>
          <w:t xml:space="preserve"> </w:t>
        </w:r>
      </w:ins>
      <w:ins w:id="121" w:author="Miguel Centeno Muñoz" w:date="2014-07-01T21:06:00Z">
        <w:r>
          <w:tab/>
        </w:r>
      </w:ins>
      <w:ins w:id="122" w:author="Miguel Centeno Muñoz" w:date="2014-07-01T21:05:00Z">
        <w:r>
          <w:t xml:space="preserve">El comando </w:t>
        </w:r>
        <w:r>
          <w:rPr>
            <w:rStyle w:val="code"/>
          </w:rPr>
          <w:t>git log</w:t>
        </w:r>
        <w:r>
          <w:t xml:space="preserve"> muestra las instantáneas confirmadas. Permite hacer un listado de la historia del proyecto, filtrarlo y buscar cambios específicos. Mientras que </w:t>
        </w:r>
        <w:r>
          <w:rPr>
            <w:rStyle w:val="code"/>
          </w:rPr>
          <w:t>git status</w:t>
        </w:r>
        <w:r>
          <w:t xml:space="preserve"> permite inspeccionar el directorio de trabajo y el área del preparación, </w:t>
        </w:r>
        <w:r>
          <w:rPr>
            <w:rStyle w:val="code"/>
          </w:rPr>
          <w:t>git log</w:t>
        </w:r>
        <w:r>
          <w:t xml:space="preserve"> solo opera en la historia confirmada.</w:t>
        </w:r>
      </w:ins>
    </w:p>
    <w:p w:rsidR="00924D31" w:rsidRPr="00EC1B35" w:rsidRDefault="00924D31" w:rsidP="00924D31">
      <w:pPr>
        <w:ind w:left="2832" w:hanging="2832"/>
        <w:jc w:val="right"/>
        <w:rPr>
          <w:rFonts w:ascii="Courier New" w:hAnsi="Courier New" w:cs="Courier New"/>
          <w:rPrChange w:id="123" w:author="Miguel Centeno Muñoz" w:date="2014-07-01T21:03:00Z">
            <w:rPr>
              <w:rFonts w:ascii="Courier New" w:hAnsi="Courier New" w:cs="Courier New"/>
              <w:lang w:val="en-US"/>
            </w:rPr>
          </w:rPrChange>
        </w:rPr>
      </w:pPr>
    </w:p>
    <w:p w:rsidR="009A4F7C" w:rsidRDefault="009A4F7C">
      <w:pPr>
        <w:pStyle w:val="Ttulo3"/>
        <w:rPr>
          <w:ins w:id="124" w:author="Miguel Centeno Muñoz" w:date="2014-07-01T21:06:00Z"/>
        </w:rPr>
        <w:pPrChange w:id="125" w:author="Miguel Centeno Muñoz" w:date="2014-07-01T21:06:00Z">
          <w:pPr>
            <w:jc w:val="left"/>
          </w:pPr>
        </w:pPrChange>
      </w:pPr>
      <w:ins w:id="126" w:author="Miguel Centeno Muñoz" w:date="2014-07-01T21:06:00Z">
        <w:r>
          <w:lastRenderedPageBreak/>
          <w:t>3.6.3.- Uso de Git</w:t>
        </w:r>
      </w:ins>
    </w:p>
    <w:p w:rsidR="009A4F7C" w:rsidRDefault="009A4F7C">
      <w:pPr>
        <w:rPr>
          <w:ins w:id="127" w:author="Miguel Centeno Muñoz" w:date="2014-07-01T21:14:00Z"/>
        </w:rPr>
        <w:pPrChange w:id="128" w:author="Miguel Centeno Muñoz" w:date="2014-07-01T21:11:00Z">
          <w:pPr>
            <w:pStyle w:val="NormalWeb"/>
          </w:pPr>
        </w:pPrChange>
      </w:pPr>
      <w:ins w:id="129" w:author="Miguel Centeno Muñoz" w:date="2014-07-01T21:12:00Z">
        <w:r>
          <w:rPr>
            <w:bCs/>
            <w:noProof/>
            <w:lang w:eastAsia="es-ES"/>
            <w:rPrChange w:id="130" w:author="Unknown">
              <w:rPr>
                <w:noProof/>
              </w:rPr>
            </w:rPrChange>
          </w:rPr>
          <w:drawing>
            <wp:anchor distT="0" distB="0" distL="114300" distR="114300" simplePos="0" relativeHeight="251681792" behindDoc="0" locked="0" layoutInCell="1" allowOverlap="1" wp14:anchorId="76BDE865" wp14:editId="6E8950D1">
              <wp:simplePos x="0" y="0"/>
              <wp:positionH relativeFrom="column">
                <wp:posOffset>-4445</wp:posOffset>
              </wp:positionH>
              <wp:positionV relativeFrom="paragraph">
                <wp:posOffset>14605</wp:posOffset>
              </wp:positionV>
              <wp:extent cx="2078355" cy="571500"/>
              <wp:effectExtent l="0" t="0" r="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logo-2.png"/>
                      <pic:cNvPicPr/>
                    </pic:nvPicPr>
                    <pic:blipFill>
                      <a:blip r:embed="rId16">
                        <a:extLst>
                          <a:ext uri="{28A0092B-C50C-407E-A947-70E740481C1C}">
                            <a14:useLocalDpi xmlns:a14="http://schemas.microsoft.com/office/drawing/2010/main" val="0"/>
                          </a:ext>
                        </a:extLst>
                      </a:blip>
                      <a:stretch>
                        <a:fillRect/>
                      </a:stretch>
                    </pic:blipFill>
                    <pic:spPr>
                      <a:xfrm>
                        <a:off x="0" y="0"/>
                        <a:ext cx="2078355" cy="571500"/>
                      </a:xfrm>
                      <a:prstGeom prst="rect">
                        <a:avLst/>
                      </a:prstGeom>
                    </pic:spPr>
                  </pic:pic>
                </a:graphicData>
              </a:graphic>
              <wp14:sizeRelH relativeFrom="page">
                <wp14:pctWidth>0</wp14:pctWidth>
              </wp14:sizeRelH>
              <wp14:sizeRelV relativeFrom="page">
                <wp14:pctHeight>0</wp14:pctHeight>
              </wp14:sizeRelV>
            </wp:anchor>
          </w:drawing>
        </w:r>
      </w:ins>
      <w:ins w:id="131" w:author="Miguel Centeno Muñoz" w:date="2014-07-01T21:11:00Z">
        <w:r w:rsidRPr="009A4F7C">
          <w:rPr>
            <w:bCs/>
            <w:rPrChange w:id="132" w:author="Miguel Centeno Muñoz" w:date="2014-07-01T21:12:00Z">
              <w:rPr>
                <w:b/>
                <w:bCs/>
              </w:rPr>
            </w:rPrChange>
          </w:rPr>
          <w:t>GitHub</w:t>
        </w:r>
        <w:r>
          <w:t> es una </w:t>
        </w:r>
      </w:ins>
      <w:ins w:id="133" w:author="Miguel Centeno Muñoz" w:date="2014-07-01T21:12:00Z">
        <w:r w:rsidRPr="009A4F7C">
          <w:rPr>
            <w:rPrChange w:id="134" w:author="Miguel Centeno Muñoz" w:date="2014-07-01T21:12:00Z">
              <w:rPr>
                <w:rStyle w:val="Hipervnculo"/>
              </w:rPr>
            </w:rPrChange>
          </w:rPr>
          <w:t>forja</w:t>
        </w:r>
      </w:ins>
      <w:ins w:id="135" w:author="Miguel Centeno Muñoz" w:date="2014-07-01T21:11:00Z">
        <w:r>
          <w:t> para alojar proyectos utilizando el sistema de </w:t>
        </w:r>
      </w:ins>
      <w:ins w:id="136" w:author="Miguel Centeno Muñoz" w:date="2014-07-01T21:12:00Z">
        <w:r w:rsidRPr="009A4F7C">
          <w:rPr>
            <w:rPrChange w:id="137" w:author="Miguel Centeno Muñoz" w:date="2014-07-01T21:12:00Z">
              <w:rPr>
                <w:rStyle w:val="Hipervnculo"/>
              </w:rPr>
            </w:rPrChange>
          </w:rPr>
          <w:t>control de versiones</w:t>
        </w:r>
      </w:ins>
      <w:ins w:id="138" w:author="Miguel Centeno Muñoz" w:date="2014-07-01T21:11:00Z">
        <w:r>
          <w:t> </w:t>
        </w:r>
      </w:ins>
      <w:ins w:id="139" w:author="Miguel Centeno Muñoz" w:date="2014-07-01T21:12:00Z">
        <w:r w:rsidRPr="009A4F7C">
          <w:rPr>
            <w:rPrChange w:id="140" w:author="Miguel Centeno Muñoz" w:date="2014-07-01T21:12:00Z">
              <w:rPr>
                <w:rStyle w:val="Hipervnculo"/>
              </w:rPr>
            </w:rPrChange>
          </w:rPr>
          <w:t>Git</w:t>
        </w:r>
      </w:ins>
      <w:ins w:id="141" w:author="Miguel Centeno Muñoz" w:date="2014-07-01T21:11:00Z">
        <w:r>
          <w:t>. Utiliza el </w:t>
        </w:r>
      </w:ins>
      <w:ins w:id="142" w:author="Miguel Centeno Muñoz" w:date="2014-07-01T21:12:00Z">
        <w:r w:rsidRPr="009A4F7C">
          <w:rPr>
            <w:rPrChange w:id="143" w:author="Miguel Centeno Muñoz" w:date="2014-07-01T21:12:00Z">
              <w:rPr>
                <w:rStyle w:val="Hipervnculo"/>
              </w:rPr>
            </w:rPrChange>
          </w:rPr>
          <w:t>framework</w:t>
        </w:r>
      </w:ins>
      <w:ins w:id="144" w:author="Miguel Centeno Muñoz" w:date="2014-07-01T21:11:00Z">
        <w:r>
          <w:t> </w:t>
        </w:r>
      </w:ins>
      <w:ins w:id="145" w:author="Miguel Centeno Muñoz" w:date="2014-07-01T21:12:00Z">
        <w:r w:rsidRPr="009A4F7C">
          <w:rPr>
            <w:rPrChange w:id="146" w:author="Miguel Centeno Muñoz" w:date="2014-07-01T21:12:00Z">
              <w:rPr>
                <w:rStyle w:val="Hipervnculo"/>
              </w:rPr>
            </w:rPrChange>
          </w:rPr>
          <w:t>Ruby on Rails</w:t>
        </w:r>
      </w:ins>
      <w:ins w:id="147" w:author="Miguel Centeno Muñoz" w:date="2014-07-01T21:14:00Z">
        <w:r>
          <w:t>.</w:t>
        </w:r>
      </w:ins>
    </w:p>
    <w:p w:rsidR="009A4F7C" w:rsidRDefault="009A4F7C">
      <w:pPr>
        <w:rPr>
          <w:ins w:id="148" w:author="Miguel Centeno Muñoz" w:date="2014-07-01T21:14:00Z"/>
        </w:rPr>
        <w:pPrChange w:id="149" w:author="Miguel Centeno Muñoz" w:date="2014-07-01T21:11:00Z">
          <w:pPr>
            <w:pStyle w:val="NormalWeb"/>
          </w:pPr>
        </w:pPrChange>
      </w:pPr>
      <w:ins w:id="150" w:author="Miguel Centeno Muñoz" w:date="2014-07-01T21:11:00Z">
        <w:r>
          <w:t>El código se almacena de forma </w:t>
        </w:r>
      </w:ins>
      <w:ins w:id="151" w:author="Miguel Centeno Muñoz" w:date="2014-07-01T21:12:00Z">
        <w:r w:rsidRPr="009A4F7C">
          <w:rPr>
            <w:rPrChange w:id="152" w:author="Miguel Centeno Muñoz" w:date="2014-07-01T21:12:00Z">
              <w:rPr>
                <w:rStyle w:val="Hipervnculo"/>
              </w:rPr>
            </w:rPrChange>
          </w:rPr>
          <w:t>pública</w:t>
        </w:r>
      </w:ins>
      <w:ins w:id="153" w:author="Miguel Centeno Muñoz" w:date="2014-07-01T21:11:00Z">
        <w:r>
          <w:t xml:space="preserve">, aunque también se puede hacer de forma privada, creando una cuenta de pago. </w:t>
        </w:r>
      </w:ins>
    </w:p>
    <w:p w:rsidR="009A4F7C" w:rsidRDefault="009A4F7C">
      <w:pPr>
        <w:rPr>
          <w:ins w:id="154" w:author="Miguel Centeno Muñoz" w:date="2014-07-01T21:19:00Z"/>
        </w:rPr>
        <w:pPrChange w:id="155" w:author="Miguel Centeno Muñoz" w:date="2014-07-01T21:11:00Z">
          <w:pPr>
            <w:pStyle w:val="NormalWeb"/>
          </w:pPr>
        </w:pPrChange>
      </w:pPr>
      <w:ins w:id="156" w:author="Miguel Centeno Muñoz" w:date="2014-07-01T21:14:00Z">
        <w:r>
          <w:t xml:space="preserve">En este apartado mostraremos cómo se crea un proyecto Git usando Egit (plugin que implementa la funcionalidad de Git y que </w:t>
        </w:r>
        <w:r w:rsidR="00D6257A">
          <w:t>es contenido en l</w:t>
        </w:r>
      </w:ins>
      <w:ins w:id="157" w:author="Miguel Centeno Muñoz" w:date="2014-07-01T21:15:00Z">
        <w:r w:rsidR="00D6257A">
          <w:t>as instalaciones base de Eclipse Java EE).</w:t>
        </w:r>
      </w:ins>
    </w:p>
    <w:p w:rsidR="00D6257A" w:rsidRDefault="00AD74E0">
      <w:pPr>
        <w:rPr>
          <w:ins w:id="158" w:author="Miguel Centeno Muñoz" w:date="2014-07-01T21:11:00Z"/>
        </w:rPr>
        <w:pPrChange w:id="159" w:author="Miguel Centeno Muñoz" w:date="2014-07-01T21:11:00Z">
          <w:pPr>
            <w:pStyle w:val="NormalWeb"/>
          </w:pPr>
        </w:pPrChange>
      </w:pPr>
      <w:ins w:id="160" w:author="Miguel Centeno Muñoz" w:date="2014-07-01T21:19:00Z">
        <w:r>
          <w:rPr>
            <w:noProof/>
            <w:lang w:eastAsia="es-ES"/>
            <w:rPrChange w:id="161" w:author="Unknown">
              <w:rPr>
                <w:noProof/>
              </w:rPr>
            </w:rPrChange>
          </w:rPr>
          <w:drawing>
            <wp:anchor distT="0" distB="0" distL="114300" distR="114300" simplePos="0" relativeHeight="251682816" behindDoc="1" locked="0" layoutInCell="1" allowOverlap="1" wp14:anchorId="03CCE632" wp14:editId="66A7CDB9">
              <wp:simplePos x="0" y="0"/>
              <wp:positionH relativeFrom="column">
                <wp:posOffset>337185</wp:posOffset>
              </wp:positionH>
              <wp:positionV relativeFrom="paragraph">
                <wp:posOffset>666750</wp:posOffset>
              </wp:positionV>
              <wp:extent cx="4966335" cy="3115945"/>
              <wp:effectExtent l="0" t="0" r="5715" b="8255"/>
              <wp:wrapTopAndBottom/>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rear_repositorio_github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6335" cy="3115945"/>
                      </a:xfrm>
                      <a:prstGeom prst="rect">
                        <a:avLst/>
                      </a:prstGeom>
                    </pic:spPr>
                  </pic:pic>
                </a:graphicData>
              </a:graphic>
              <wp14:sizeRelH relativeFrom="page">
                <wp14:pctWidth>0</wp14:pctWidth>
              </wp14:sizeRelH>
              <wp14:sizeRelV relativeFrom="page">
                <wp14:pctHeight>0</wp14:pctHeight>
              </wp14:sizeRelV>
            </wp:anchor>
          </w:drawing>
        </w:r>
        <w:r w:rsidR="00D6257A">
          <w:t>El primer paso es crear nuestro perfil en GitHub y, a la vez, se crea un repositorio remoto asociado a él.</w:t>
        </w:r>
      </w:ins>
    </w:p>
    <w:p w:rsidR="00375A7C" w:rsidRDefault="00375A7C">
      <w:pPr>
        <w:rPr>
          <w:ins w:id="162" w:author="Miguel Centeno Muñoz" w:date="2014-07-01T21:28:00Z"/>
        </w:rPr>
        <w:pPrChange w:id="163" w:author="Miguel Centeno Muñoz" w:date="2014-07-01T21:28:00Z">
          <w:pPr>
            <w:jc w:val="left"/>
          </w:pPr>
        </w:pPrChange>
      </w:pPr>
    </w:p>
    <w:p w:rsidR="00617CD5" w:rsidRPr="00EC1B35" w:rsidRDefault="00D6257A">
      <w:pPr>
        <w:rPr>
          <w:sz w:val="36"/>
          <w:szCs w:val="26"/>
          <w:rPrChange w:id="164" w:author="Miguel Centeno Muñoz" w:date="2014-07-01T21:03:00Z">
            <w:rPr>
              <w:rFonts w:eastAsiaTheme="majorEastAsia" w:cstheme="majorBidi"/>
              <w:b/>
              <w:bCs/>
              <w:color w:val="C0504D" w:themeColor="accent2"/>
              <w:sz w:val="36"/>
              <w:szCs w:val="26"/>
              <w:lang w:val="en-US"/>
            </w:rPr>
          </w:rPrChange>
        </w:rPr>
        <w:pPrChange w:id="165" w:author="Miguel Centeno Muñoz" w:date="2014-07-01T21:28:00Z">
          <w:pPr>
            <w:jc w:val="left"/>
          </w:pPr>
        </w:pPrChange>
      </w:pPr>
      <w:ins w:id="166" w:author="Miguel Centeno Muñoz" w:date="2014-07-01T21:22:00Z">
        <w:r>
          <w:t xml:space="preserve">También, </w:t>
        </w:r>
      </w:ins>
      <w:ins w:id="167" w:author="Miguel Centeno Muñoz" w:date="2014-07-01T21:44:00Z">
        <w:r w:rsidR="00AD74E0">
          <w:t>podemos usar</w:t>
        </w:r>
      </w:ins>
      <w:ins w:id="168" w:author="Miguel Centeno Muñoz" w:date="2014-07-01T21:22:00Z">
        <w:r>
          <w:t xml:space="preserve"> la app GitHub for Windows y hacemos git clone</w:t>
        </w:r>
      </w:ins>
      <w:ins w:id="169" w:author="Miguel Centeno Muñoz" w:date="2014-07-01T21:23:00Z">
        <w:r>
          <w:t xml:space="preserve"> para crear el repositorio local en nuestro PC (asociado, mediante el índice origin, al repositorio remoto creado anteriormente)</w:t>
        </w:r>
      </w:ins>
      <w:del w:id="170" w:author="Miguel Centeno Muñoz" w:date="2014-07-01T21:10:00Z">
        <w:r w:rsidR="00617CD5" w:rsidRPr="00EC1B35" w:rsidDel="009A4F7C">
          <w:rPr>
            <w:rPrChange w:id="171" w:author="Miguel Centeno Muñoz" w:date="2014-07-01T21:03:00Z">
              <w:rPr>
                <w:lang w:val="en-US"/>
              </w:rPr>
            </w:rPrChange>
          </w:rPr>
          <w:br w:type="page"/>
        </w:r>
      </w:del>
    </w:p>
    <w:p w:rsidR="00AD74E0" w:rsidRDefault="00AD74E0">
      <w:pPr>
        <w:rPr>
          <w:ins w:id="172" w:author="Miguel Centeno Muñoz" w:date="2014-07-01T21:40:00Z"/>
        </w:rPr>
        <w:pPrChange w:id="173" w:author="Miguel Centeno Muñoz" w:date="2014-07-01T21:39:00Z">
          <w:pPr>
            <w:jc w:val="left"/>
          </w:pPr>
        </w:pPrChange>
      </w:pPr>
      <w:ins w:id="174" w:author="Miguel Centeno Muñoz" w:date="2014-07-01T21:38:00Z">
        <w:r>
          <w:t>La aplicación GitHub for Windows nos permite realizar todas las acciones necesarias sobre el código y su control de versiones usando Git, pero en este apartado nos c</w:t>
        </w:r>
      </w:ins>
      <w:ins w:id="175" w:author="Miguel Centeno Muñoz" w:date="2014-07-01T21:39:00Z">
        <w:r>
          <w:t>entraremos en el uso de Egit, plugin para Eclipse de Git que viene incorporado en la insta</w:t>
        </w:r>
      </w:ins>
      <w:ins w:id="176" w:author="Miguel Centeno Muñoz" w:date="2014-07-01T21:40:00Z">
        <w:r>
          <w:t>l</w:t>
        </w:r>
      </w:ins>
      <w:ins w:id="177" w:author="Miguel Centeno Muñoz" w:date="2014-07-01T21:39:00Z">
        <w:r>
          <w:t>ación base del mismo.</w:t>
        </w:r>
      </w:ins>
    </w:p>
    <w:p w:rsidR="00AD74E0" w:rsidRDefault="00AD74E0">
      <w:pPr>
        <w:rPr>
          <w:ins w:id="178" w:author="Miguel Centeno Muñoz" w:date="2014-07-01T21:42:00Z"/>
        </w:rPr>
        <w:pPrChange w:id="179" w:author="Miguel Centeno Muñoz" w:date="2014-07-01T21:39:00Z">
          <w:pPr>
            <w:jc w:val="left"/>
          </w:pPr>
        </w:pPrChange>
      </w:pPr>
      <w:ins w:id="180" w:author="Miguel Centeno Muñoz" w:date="2014-07-01T21:40:00Z">
        <w:r>
          <w:t>En Eclipse, podemos abrir la vista Git, donde a</w:t>
        </w:r>
      </w:ins>
      <w:ins w:id="181" w:author="Miguel Centeno Muñoz" w:date="2014-07-01T21:41:00Z">
        <w:r>
          <w:t>ñadiremos el repositorio local a través de la</w:t>
        </w:r>
      </w:ins>
      <w:ins w:id="182" w:author="Miguel Centeno Muñoz" w:date="2014-07-01T21:42:00Z">
        <w:r>
          <w:t xml:space="preserve">s opciones que la vista ofrece. </w:t>
        </w:r>
      </w:ins>
    </w:p>
    <w:p w:rsidR="00AD74E0" w:rsidRDefault="00AD74E0">
      <w:pPr>
        <w:rPr>
          <w:ins w:id="183" w:author="Miguel Centeno Muñoz" w:date="2014-07-01T21:43:00Z"/>
        </w:rPr>
        <w:pPrChange w:id="184" w:author="Miguel Centeno Muñoz" w:date="2014-07-01T21:39:00Z">
          <w:pPr>
            <w:jc w:val="left"/>
          </w:pPr>
        </w:pPrChange>
      </w:pPr>
      <w:ins w:id="185" w:author="Miguel Centeno Muñoz" w:date="2014-07-01T21:42:00Z">
        <w:r>
          <w:t xml:space="preserve">Una vez que indicamos a eclipse donde se halla nuestro repositorio local, podemos añadir, haciendo git </w:t>
        </w:r>
      </w:ins>
      <w:ins w:id="186" w:author="Miguel Centeno Muñoz" w:date="2014-07-01T21:47:00Z">
        <w:r w:rsidR="0053437C">
          <w:t>commit</w:t>
        </w:r>
      </w:ins>
      <w:ins w:id="187" w:author="Miguel Centeno Muñoz" w:date="2014-07-01T21:43:00Z">
        <w:r>
          <w:t>, cualquiera de los proyectos que tengamos en Eclipse al repositorio local.</w:t>
        </w:r>
      </w:ins>
    </w:p>
    <w:p w:rsidR="00AD74E0" w:rsidRDefault="00AD74E0">
      <w:pPr>
        <w:rPr>
          <w:ins w:id="188" w:author="Miguel Centeno Muñoz" w:date="2014-07-01T21:45:00Z"/>
        </w:rPr>
        <w:pPrChange w:id="189" w:author="Miguel Centeno Muñoz" w:date="2014-07-01T21:39:00Z">
          <w:pPr>
            <w:jc w:val="left"/>
          </w:pPr>
        </w:pPrChange>
      </w:pPr>
    </w:p>
    <w:p w:rsidR="00AD74E0" w:rsidRDefault="00AD74E0">
      <w:pPr>
        <w:rPr>
          <w:ins w:id="190" w:author="Miguel Centeno Muñoz" w:date="2014-07-01T21:45:00Z"/>
        </w:rPr>
        <w:pPrChange w:id="191" w:author="Miguel Centeno Muñoz" w:date="2014-07-01T21:39:00Z">
          <w:pPr>
            <w:jc w:val="left"/>
          </w:pPr>
        </w:pPrChange>
      </w:pPr>
      <w:ins w:id="192" w:author="Miguel Centeno Muñoz" w:date="2014-07-01T21:43:00Z">
        <w:r>
          <w:rPr>
            <w:noProof/>
            <w:lang w:eastAsia="es-ES"/>
          </w:rPr>
          <w:lastRenderedPageBreak/>
          <w:drawing>
            <wp:anchor distT="0" distB="0" distL="114300" distR="114300" simplePos="0" relativeHeight="251683840" behindDoc="1" locked="0" layoutInCell="1" allowOverlap="1" wp14:anchorId="569746A3" wp14:editId="047DB91B">
              <wp:simplePos x="0" y="0"/>
              <wp:positionH relativeFrom="column">
                <wp:posOffset>263525</wp:posOffset>
              </wp:positionH>
              <wp:positionV relativeFrom="paragraph">
                <wp:posOffset>-51435</wp:posOffset>
              </wp:positionV>
              <wp:extent cx="5073650" cy="2852420"/>
              <wp:effectExtent l="0" t="0" r="0" b="5080"/>
              <wp:wrapThrough wrapText="bothSides">
                <wp:wrapPolygon edited="0">
                  <wp:start x="0" y="0"/>
                  <wp:lineTo x="0" y="21494"/>
                  <wp:lineTo x="21492" y="21494"/>
                  <wp:lineTo x="21492" y="0"/>
                  <wp:lineTo x="0" y="0"/>
                </wp:wrapPolygon>
              </wp:wrapThrough>
              <wp:docPr id="5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commitwhe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73650" cy="2852420"/>
                      </a:xfrm>
                      <a:prstGeom prst="rect">
                        <a:avLst/>
                      </a:prstGeom>
                    </pic:spPr>
                  </pic:pic>
                </a:graphicData>
              </a:graphic>
              <wp14:sizeRelH relativeFrom="page">
                <wp14:pctWidth>0</wp14:pctWidth>
              </wp14:sizeRelH>
              <wp14:sizeRelV relativeFrom="page">
                <wp14:pctHeight>0</wp14:pctHeight>
              </wp14:sizeRelV>
            </wp:anchor>
          </w:drawing>
        </w:r>
      </w:ins>
    </w:p>
    <w:p w:rsidR="00AD74E0" w:rsidRDefault="00AD74E0">
      <w:pPr>
        <w:rPr>
          <w:ins w:id="193" w:author="Miguel Centeno Muñoz" w:date="2014-07-01T21:45:00Z"/>
        </w:rPr>
        <w:pPrChange w:id="194" w:author="Miguel Centeno Muñoz" w:date="2014-07-01T21:39:00Z">
          <w:pPr>
            <w:jc w:val="left"/>
          </w:pPr>
        </w:pPrChange>
      </w:pPr>
    </w:p>
    <w:p w:rsidR="00AD74E0" w:rsidRDefault="00AD74E0">
      <w:pPr>
        <w:rPr>
          <w:ins w:id="195" w:author="Miguel Centeno Muñoz" w:date="2014-07-01T21:45:00Z"/>
        </w:rPr>
        <w:pPrChange w:id="196" w:author="Miguel Centeno Muñoz" w:date="2014-07-01T21:39:00Z">
          <w:pPr>
            <w:jc w:val="left"/>
          </w:pPr>
        </w:pPrChange>
      </w:pPr>
    </w:p>
    <w:p w:rsidR="00AD74E0" w:rsidRDefault="00AD74E0">
      <w:pPr>
        <w:rPr>
          <w:ins w:id="197" w:author="Miguel Centeno Muñoz" w:date="2014-07-01T21:45:00Z"/>
        </w:rPr>
        <w:pPrChange w:id="198" w:author="Miguel Centeno Muñoz" w:date="2014-07-01T21:39:00Z">
          <w:pPr>
            <w:jc w:val="left"/>
          </w:pPr>
        </w:pPrChange>
      </w:pPr>
    </w:p>
    <w:p w:rsidR="00AD74E0" w:rsidRDefault="00AD74E0">
      <w:pPr>
        <w:rPr>
          <w:ins w:id="199" w:author="Miguel Centeno Muñoz" w:date="2014-07-01T21:45:00Z"/>
        </w:rPr>
        <w:pPrChange w:id="200" w:author="Miguel Centeno Muñoz" w:date="2014-07-01T21:39:00Z">
          <w:pPr>
            <w:jc w:val="left"/>
          </w:pPr>
        </w:pPrChange>
      </w:pPr>
    </w:p>
    <w:p w:rsidR="00AD74E0" w:rsidRDefault="00AD74E0">
      <w:pPr>
        <w:rPr>
          <w:ins w:id="201" w:author="Miguel Centeno Muñoz" w:date="2014-07-01T21:45:00Z"/>
        </w:rPr>
        <w:pPrChange w:id="202" w:author="Miguel Centeno Muñoz" w:date="2014-07-01T21:39:00Z">
          <w:pPr>
            <w:jc w:val="left"/>
          </w:pPr>
        </w:pPrChange>
      </w:pPr>
    </w:p>
    <w:p w:rsidR="00AD74E0" w:rsidRDefault="00AD74E0">
      <w:pPr>
        <w:rPr>
          <w:ins w:id="203" w:author="Miguel Centeno Muñoz" w:date="2014-07-01T21:45:00Z"/>
        </w:rPr>
        <w:pPrChange w:id="204" w:author="Miguel Centeno Muñoz" w:date="2014-07-01T21:39:00Z">
          <w:pPr>
            <w:jc w:val="left"/>
          </w:pPr>
        </w:pPrChange>
      </w:pPr>
    </w:p>
    <w:p w:rsidR="00AD74E0" w:rsidRDefault="00AD74E0">
      <w:pPr>
        <w:rPr>
          <w:ins w:id="205" w:author="Miguel Centeno Muñoz" w:date="2014-07-01T21:45:00Z"/>
        </w:rPr>
        <w:pPrChange w:id="206" w:author="Miguel Centeno Muñoz" w:date="2014-07-01T21:39:00Z">
          <w:pPr>
            <w:jc w:val="left"/>
          </w:pPr>
        </w:pPrChange>
      </w:pPr>
    </w:p>
    <w:p w:rsidR="00AD74E0" w:rsidRDefault="00AD74E0">
      <w:pPr>
        <w:rPr>
          <w:ins w:id="207" w:author="Miguel Centeno Muñoz" w:date="2014-07-01T21:45:00Z"/>
        </w:rPr>
        <w:pPrChange w:id="208" w:author="Miguel Centeno Muñoz" w:date="2014-07-01T21:39:00Z">
          <w:pPr>
            <w:jc w:val="left"/>
          </w:pPr>
        </w:pPrChange>
      </w:pPr>
    </w:p>
    <w:p w:rsidR="00AD74E0" w:rsidRDefault="0053437C">
      <w:pPr>
        <w:rPr>
          <w:ins w:id="209" w:author="Miguel Centeno Muñoz" w:date="2014-07-01T21:49:00Z"/>
        </w:rPr>
        <w:pPrChange w:id="210" w:author="Miguel Centeno Muñoz" w:date="2014-07-01T21:39:00Z">
          <w:pPr>
            <w:jc w:val="left"/>
          </w:pPr>
        </w:pPrChange>
      </w:pPr>
      <w:ins w:id="211" w:author="Miguel Centeno Muñoz" w:date="2014-07-01T21:48:00Z">
        <w:r>
          <w:t xml:space="preserve">Hasta aquí, tendríamos nuestro repositorio local, que apunta al remoto creado en GitHub, y nuestro proyecto en él </w:t>
        </w:r>
      </w:ins>
      <w:ins w:id="212" w:author="Miguel Centeno Muñoz" w:date="2014-07-01T21:49:00Z">
        <w:r>
          <w:t xml:space="preserve">tras nuestro primer commit. </w:t>
        </w:r>
      </w:ins>
    </w:p>
    <w:p w:rsidR="0053437C" w:rsidRDefault="0053437C">
      <w:pPr>
        <w:rPr>
          <w:ins w:id="213" w:author="Miguel Centeno Muñoz" w:date="2014-07-01T21:51:00Z"/>
        </w:rPr>
        <w:pPrChange w:id="214" w:author="Miguel Centeno Muñoz" w:date="2014-07-01T21:39:00Z">
          <w:pPr>
            <w:jc w:val="left"/>
          </w:pPr>
        </w:pPrChange>
      </w:pPr>
      <w:ins w:id="215" w:author="Miguel Centeno Muñoz" w:date="2014-07-01T21:50:00Z">
        <w:r>
          <w:rPr>
            <w:noProof/>
            <w:lang w:eastAsia="es-ES"/>
          </w:rPr>
          <w:drawing>
            <wp:anchor distT="0" distB="0" distL="114300" distR="114300" simplePos="0" relativeHeight="251684864" behindDoc="1" locked="0" layoutInCell="1" allowOverlap="1" wp14:anchorId="6A34B45A" wp14:editId="02F7D729">
              <wp:simplePos x="0" y="0"/>
              <wp:positionH relativeFrom="column">
                <wp:posOffset>265430</wp:posOffset>
              </wp:positionH>
              <wp:positionV relativeFrom="paragraph">
                <wp:posOffset>693420</wp:posOffset>
              </wp:positionV>
              <wp:extent cx="5109210" cy="2872105"/>
              <wp:effectExtent l="0" t="0" r="0" b="4445"/>
              <wp:wrapThrough wrapText="bothSides">
                <wp:wrapPolygon edited="0">
                  <wp:start x="0" y="0"/>
                  <wp:lineTo x="0" y="21490"/>
                  <wp:lineTo x="21503" y="21490"/>
                  <wp:lineTo x="21503" y="0"/>
                  <wp:lineTo x="0" y="0"/>
                </wp:wrapPolygon>
              </wp:wrapThrough>
              <wp:docPr id="5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logedingithu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09210" cy="2872105"/>
                      </a:xfrm>
                      <a:prstGeom prst="rect">
                        <a:avLst/>
                      </a:prstGeom>
                    </pic:spPr>
                  </pic:pic>
                </a:graphicData>
              </a:graphic>
              <wp14:sizeRelH relativeFrom="page">
                <wp14:pctWidth>0</wp14:pctWidth>
              </wp14:sizeRelH>
              <wp14:sizeRelV relativeFrom="page">
                <wp14:pctHeight>0</wp14:pctHeight>
              </wp14:sizeRelV>
            </wp:anchor>
          </w:drawing>
        </w:r>
      </w:ins>
      <w:ins w:id="216" w:author="Miguel Centeno Muñoz" w:date="2014-07-01T21:49:00Z">
        <w:r>
          <w:t>A continuación, habría que realizar git push, para que todo lo que se encuentra en el índice origen (los ficheros añadidos, eliminados o actualizados se referencian en el índice tr</w:t>
        </w:r>
      </w:ins>
      <w:ins w:id="217" w:author="Miguel Centeno Muñoz" w:date="2014-07-01T21:50:00Z">
        <w:r>
          <w:t>as hacer commit) se actualicen en el repositorio remoto.</w:t>
        </w:r>
      </w:ins>
    </w:p>
    <w:p w:rsidR="0053437C" w:rsidRDefault="0053437C">
      <w:pPr>
        <w:rPr>
          <w:ins w:id="218" w:author="Miguel Centeno Muñoz" w:date="2014-07-01T21:51:00Z"/>
        </w:rPr>
        <w:pPrChange w:id="219" w:author="Miguel Centeno Muñoz" w:date="2014-07-01T21:39:00Z">
          <w:pPr>
            <w:jc w:val="left"/>
          </w:pPr>
        </w:pPrChange>
      </w:pPr>
    </w:p>
    <w:p w:rsidR="0053437C" w:rsidRDefault="0053437C">
      <w:pPr>
        <w:rPr>
          <w:ins w:id="220" w:author="Miguel Centeno Muñoz" w:date="2014-07-01T21:51:00Z"/>
        </w:rPr>
        <w:pPrChange w:id="221" w:author="Miguel Centeno Muñoz" w:date="2014-07-01T21:39:00Z">
          <w:pPr>
            <w:jc w:val="left"/>
          </w:pPr>
        </w:pPrChange>
      </w:pPr>
    </w:p>
    <w:p w:rsidR="0053437C" w:rsidRDefault="0053437C">
      <w:pPr>
        <w:rPr>
          <w:ins w:id="222" w:author="Miguel Centeno Muñoz" w:date="2014-07-01T21:51:00Z"/>
        </w:rPr>
        <w:pPrChange w:id="223" w:author="Miguel Centeno Muñoz" w:date="2014-07-01T21:39:00Z">
          <w:pPr>
            <w:jc w:val="left"/>
          </w:pPr>
        </w:pPrChange>
      </w:pPr>
    </w:p>
    <w:p w:rsidR="0053437C" w:rsidRDefault="0053437C">
      <w:pPr>
        <w:rPr>
          <w:ins w:id="224" w:author="Miguel Centeno Muñoz" w:date="2014-07-01T21:51:00Z"/>
        </w:rPr>
        <w:pPrChange w:id="225" w:author="Miguel Centeno Muñoz" w:date="2014-07-01T21:39:00Z">
          <w:pPr>
            <w:jc w:val="left"/>
          </w:pPr>
        </w:pPrChange>
      </w:pPr>
    </w:p>
    <w:p w:rsidR="0053437C" w:rsidRDefault="0053437C">
      <w:pPr>
        <w:rPr>
          <w:ins w:id="226" w:author="Miguel Centeno Muñoz" w:date="2014-07-01T21:51:00Z"/>
        </w:rPr>
        <w:pPrChange w:id="227" w:author="Miguel Centeno Muñoz" w:date="2014-07-01T21:39:00Z">
          <w:pPr>
            <w:jc w:val="left"/>
          </w:pPr>
        </w:pPrChange>
      </w:pPr>
    </w:p>
    <w:p w:rsidR="0053437C" w:rsidRDefault="0053437C">
      <w:pPr>
        <w:rPr>
          <w:ins w:id="228" w:author="Miguel Centeno Muñoz" w:date="2014-07-01T21:51:00Z"/>
        </w:rPr>
        <w:pPrChange w:id="229" w:author="Miguel Centeno Muñoz" w:date="2014-07-01T21:39:00Z">
          <w:pPr>
            <w:jc w:val="left"/>
          </w:pPr>
        </w:pPrChange>
      </w:pPr>
    </w:p>
    <w:p w:rsidR="0053437C" w:rsidRDefault="0053437C">
      <w:pPr>
        <w:rPr>
          <w:ins w:id="230" w:author="Miguel Centeno Muñoz" w:date="2014-07-01T21:51:00Z"/>
        </w:rPr>
        <w:pPrChange w:id="231" w:author="Miguel Centeno Muñoz" w:date="2014-07-01T21:39:00Z">
          <w:pPr>
            <w:jc w:val="left"/>
          </w:pPr>
        </w:pPrChange>
      </w:pPr>
    </w:p>
    <w:p w:rsidR="0053437C" w:rsidRDefault="0053437C">
      <w:pPr>
        <w:rPr>
          <w:ins w:id="232" w:author="Miguel Centeno Muñoz" w:date="2014-07-01T21:51:00Z"/>
        </w:rPr>
        <w:pPrChange w:id="233" w:author="Miguel Centeno Muñoz" w:date="2014-07-01T21:39:00Z">
          <w:pPr>
            <w:jc w:val="left"/>
          </w:pPr>
        </w:pPrChange>
      </w:pPr>
    </w:p>
    <w:p w:rsidR="0053437C" w:rsidRDefault="0053437C">
      <w:pPr>
        <w:rPr>
          <w:ins w:id="234" w:author="Miguel Centeno Muñoz" w:date="2014-07-01T21:51:00Z"/>
        </w:rPr>
        <w:pPrChange w:id="235" w:author="Miguel Centeno Muñoz" w:date="2014-07-01T21:39:00Z">
          <w:pPr>
            <w:jc w:val="left"/>
          </w:pPr>
        </w:pPrChange>
      </w:pPr>
    </w:p>
    <w:p w:rsidR="0053437C" w:rsidRDefault="0053437C">
      <w:pPr>
        <w:rPr>
          <w:ins w:id="236" w:author="Miguel Centeno Muñoz" w:date="2014-07-01T21:51:00Z"/>
        </w:rPr>
        <w:pPrChange w:id="237" w:author="Miguel Centeno Muñoz" w:date="2014-07-01T21:39:00Z">
          <w:pPr>
            <w:jc w:val="left"/>
          </w:pPr>
        </w:pPrChange>
      </w:pPr>
    </w:p>
    <w:p w:rsidR="0053437C" w:rsidRDefault="0053437C">
      <w:pPr>
        <w:rPr>
          <w:ins w:id="238" w:author="Miguel Centeno Muñoz" w:date="2014-07-01T21:50:00Z"/>
        </w:rPr>
        <w:pPrChange w:id="239" w:author="Miguel Centeno Muñoz" w:date="2014-07-01T21:39:00Z">
          <w:pPr>
            <w:jc w:val="left"/>
          </w:pPr>
        </w:pPrChange>
      </w:pPr>
      <w:ins w:id="240" w:author="Miguel Centeno Muñoz" w:date="2014-07-01T21:51:00Z">
        <w:r>
          <w:t>A partir de aquí cada vez que hagamo</w:t>
        </w:r>
      </w:ins>
      <w:ins w:id="241" w:author="Miguel Centeno Muñoz" w:date="2014-07-01T21:52:00Z">
        <w:r>
          <w:t>s algún cambio que queramos hacer definitivo, primero lo agregamos al repositorio local, haciendo que el índice origen se actualice, mediante git commit y luego, con git push, los hacemos visibles en el repositorio remoto.</w:t>
        </w:r>
      </w:ins>
    </w:p>
    <w:p w:rsidR="0053437C" w:rsidRDefault="0053437C">
      <w:pPr>
        <w:rPr>
          <w:ins w:id="242" w:author="Miguel Centeno Muñoz" w:date="2014-07-01T21:45:00Z"/>
        </w:rPr>
        <w:pPrChange w:id="243" w:author="Miguel Centeno Muñoz" w:date="2014-07-01T21:39:00Z">
          <w:pPr>
            <w:jc w:val="left"/>
          </w:pPr>
        </w:pPrChange>
      </w:pPr>
    </w:p>
    <w:p w:rsidR="00D6257A" w:rsidRDefault="00617CD5">
      <w:pPr>
        <w:rPr>
          <w:ins w:id="244" w:author="Miguel Centeno Muñoz" w:date="2014-07-01T21:45:00Z"/>
        </w:rPr>
        <w:pPrChange w:id="245" w:author="Miguel Centeno Muñoz" w:date="2014-07-01T21:39:00Z">
          <w:pPr>
            <w:jc w:val="left"/>
          </w:pPr>
        </w:pPrChange>
      </w:pPr>
      <w:del w:id="246" w:author="Miguel Centeno Muñoz" w:date="2014-07-01T21:38:00Z">
        <w:r w:rsidRPr="00EC1B35" w:rsidDel="00AD74E0">
          <w:rPr>
            <w:rPrChange w:id="247" w:author="Miguel Centeno Muñoz" w:date="2014-07-01T21:03:00Z">
              <w:rPr>
                <w:lang w:val="en-US"/>
              </w:rPr>
            </w:rPrChange>
          </w:rPr>
          <w:br w:type="page"/>
        </w:r>
      </w:del>
      <w:ins w:id="248" w:author="Miguel Centeno Muñoz" w:date="2014-07-01T21:21:00Z">
        <w:r w:rsidR="00D6257A">
          <w:br w:type="page"/>
        </w:r>
      </w:ins>
    </w:p>
    <w:p w:rsidR="00AD74E0" w:rsidRDefault="00AD74E0">
      <w:pPr>
        <w:rPr>
          <w:ins w:id="249" w:author="Miguel Centeno Muñoz" w:date="2014-07-01T21:21:00Z"/>
        </w:rPr>
        <w:pPrChange w:id="250" w:author="Miguel Centeno Muñoz" w:date="2014-07-01T21:39:00Z">
          <w:pPr>
            <w:jc w:val="left"/>
          </w:pPr>
        </w:pPrChange>
      </w:pPr>
    </w:p>
    <w:p w:rsidR="00617CD5" w:rsidRPr="00EC1B35" w:rsidRDefault="00617CD5">
      <w:pPr>
        <w:jc w:val="left"/>
        <w:rPr>
          <w:rFonts w:eastAsiaTheme="majorEastAsia" w:cstheme="majorBidi"/>
          <w:b/>
          <w:bCs/>
          <w:color w:val="C0504D" w:themeColor="accent2"/>
          <w:sz w:val="36"/>
          <w:szCs w:val="26"/>
          <w:rPrChange w:id="251" w:author="Miguel Centeno Muñoz" w:date="2014-07-01T21:03:00Z">
            <w:rPr>
              <w:rFonts w:eastAsiaTheme="majorEastAsia" w:cstheme="majorBidi"/>
              <w:b/>
              <w:bCs/>
              <w:color w:val="C0504D" w:themeColor="accent2"/>
              <w:sz w:val="36"/>
              <w:szCs w:val="26"/>
              <w:lang w:val="en-US"/>
            </w:rPr>
          </w:rPrChange>
        </w:rPr>
      </w:pPr>
    </w:p>
    <w:p w:rsidR="00D723A7" w:rsidRPr="00EC1B35" w:rsidRDefault="00D723A7" w:rsidP="00617CD5">
      <w:pPr>
        <w:pStyle w:val="Ttulo1"/>
        <w:rPr>
          <w:rPrChange w:id="252" w:author="Miguel Centeno Muñoz" w:date="2014-07-01T21:03:00Z">
            <w:rPr>
              <w:lang w:val="en-US"/>
            </w:rPr>
          </w:rPrChange>
        </w:rPr>
      </w:pPr>
      <w:bookmarkStart w:id="253" w:name="_Toc391493268"/>
    </w:p>
    <w:p w:rsidR="00D723A7" w:rsidRPr="00EC1B35" w:rsidRDefault="00D723A7" w:rsidP="00617CD5">
      <w:pPr>
        <w:pStyle w:val="Ttulo1"/>
        <w:rPr>
          <w:rPrChange w:id="254" w:author="Miguel Centeno Muñoz" w:date="2014-07-01T21:03:00Z">
            <w:rPr>
              <w:lang w:val="en-US"/>
            </w:rPr>
          </w:rPrChange>
        </w:rPr>
      </w:pPr>
    </w:p>
    <w:p w:rsidR="00D723A7" w:rsidRPr="00EC1B35" w:rsidRDefault="00D723A7" w:rsidP="00617CD5">
      <w:pPr>
        <w:pStyle w:val="Ttulo1"/>
        <w:rPr>
          <w:rPrChange w:id="255" w:author="Miguel Centeno Muñoz" w:date="2014-07-01T21:03:00Z">
            <w:rPr>
              <w:lang w:val="en-US"/>
            </w:rPr>
          </w:rPrChange>
        </w:rPr>
      </w:pPr>
    </w:p>
    <w:p w:rsidR="00D723A7" w:rsidRPr="00EC1B35" w:rsidRDefault="00D723A7" w:rsidP="00617CD5">
      <w:pPr>
        <w:pStyle w:val="Ttulo1"/>
        <w:rPr>
          <w:rPrChange w:id="256" w:author="Miguel Centeno Muñoz" w:date="2014-07-01T21:03:00Z">
            <w:rPr>
              <w:lang w:val="en-US"/>
            </w:rPr>
          </w:rPrChange>
        </w:rPr>
      </w:pPr>
    </w:p>
    <w:p w:rsidR="00D723A7" w:rsidRPr="00EC1B35" w:rsidRDefault="00D723A7" w:rsidP="00617CD5">
      <w:pPr>
        <w:pStyle w:val="Ttulo1"/>
        <w:rPr>
          <w:rPrChange w:id="257" w:author="Miguel Centeno Muñoz" w:date="2014-07-01T21:03:00Z">
            <w:rPr>
              <w:lang w:val="en-US"/>
            </w:rPr>
          </w:rPrChange>
        </w:rPr>
      </w:pPr>
    </w:p>
    <w:p w:rsidR="00D723A7" w:rsidRPr="00EC1B35" w:rsidRDefault="00D723A7" w:rsidP="00617CD5">
      <w:pPr>
        <w:pStyle w:val="Ttulo1"/>
        <w:rPr>
          <w:rPrChange w:id="258" w:author="Miguel Centeno Muñoz" w:date="2014-07-01T21:03:00Z">
            <w:rPr>
              <w:lang w:val="en-US"/>
            </w:rPr>
          </w:rPrChange>
        </w:rPr>
      </w:pPr>
    </w:p>
    <w:p w:rsidR="00617CD5" w:rsidRDefault="00617CD5" w:rsidP="00617CD5">
      <w:pPr>
        <w:pStyle w:val="Ttulo1"/>
      </w:pPr>
      <w:r>
        <w:t>Parte III.- Sistema desarrollado</w:t>
      </w:r>
      <w:bookmarkEnd w:id="253"/>
    </w:p>
    <w:p w:rsidR="00617CD5" w:rsidRDefault="00617CD5" w:rsidP="00617CD5"/>
    <w:p w:rsidR="00617CD5" w:rsidRDefault="00617CD5" w:rsidP="00617CD5">
      <w:r>
        <w:br w:type="page"/>
      </w:r>
    </w:p>
    <w:p w:rsidR="00617CD5" w:rsidRPr="0067624C" w:rsidRDefault="00617CD5" w:rsidP="00617CD5">
      <w:pPr>
        <w:pStyle w:val="Ttulo2"/>
      </w:pPr>
      <w:r>
        <w:lastRenderedPageBreak/>
        <w:br w:type="page"/>
      </w:r>
      <w:bookmarkStart w:id="259" w:name="_Toc391493269"/>
      <w:r w:rsidR="00F63E12">
        <w:lastRenderedPageBreak/>
        <w:t>4</w:t>
      </w:r>
      <w:r w:rsidRPr="0067624C">
        <w:t xml:space="preserve">.- </w:t>
      </w:r>
      <w:r w:rsidR="00F63E12">
        <w:t>Dominio del problema</w:t>
      </w:r>
      <w:bookmarkEnd w:id="259"/>
    </w:p>
    <w:p w:rsidR="00617CD5" w:rsidRDefault="00F63E12" w:rsidP="00D723A7">
      <w:pPr>
        <w:pStyle w:val="Ttulo3"/>
        <w:spacing w:before="360" w:after="240"/>
      </w:pPr>
      <w:bookmarkStart w:id="260" w:name="_Toc391493270"/>
      <w:r>
        <w:t>4</w:t>
      </w:r>
      <w:r w:rsidR="00617CD5" w:rsidRPr="0067624C">
        <w:t xml:space="preserve">.1.- </w:t>
      </w:r>
      <w:r>
        <w:t>Descripción del problema</w:t>
      </w:r>
      <w:bookmarkEnd w:id="260"/>
    </w:p>
    <w:p w:rsidR="00F63E12" w:rsidRDefault="00F63E12" w:rsidP="00F63E12">
      <w:r>
        <w:t xml:space="preserve">En la actualidad, se pueden encontrar muchas aplicaciones orientadas a cubrir las necesidades que tienen las personas de cubrir su, en muchos casos, escaso tiempo libre. Dichas aplicaciones suelen ser específicas de un tipo de actividad, como puede ser la gastronomía, el deporte o el turismo de una localidad, con lo cual buscan solucionar necesidades puntuales para una actividad o un ámbito de necesidades concreto. </w:t>
      </w:r>
    </w:p>
    <w:p w:rsidR="00F63E12" w:rsidRDefault="00F63E12" w:rsidP="00F63E12">
      <w:r>
        <w:t xml:space="preserve">Son herramientas pensadas para llegar al mayor número de usuarios posibles y, sobre todo, son orientadas con desde el punto de vista del comercio o local, más que en la creación de comunidad de usuarios. Bien es verdad que la mayoría de las mismas permiten el uso de herramientas sociales pero no el crear comunidad como tal. </w:t>
      </w:r>
    </w:p>
    <w:p w:rsidR="002E6A9B" w:rsidRDefault="002E6A9B" w:rsidP="00F63E12">
      <w:r>
        <w:t>También cada vez es más frecuente tener conocido  por las personas las actividades que hacer en su lugar habitual de residencia, pero actualmente muchos trabajamos o vivimos temporalmente en sitios que no nos son familiares.</w:t>
      </w:r>
    </w:p>
    <w:p w:rsidR="002E6A9B" w:rsidRDefault="00F63E12" w:rsidP="00F63E12">
      <w:r>
        <w:t xml:space="preserve">Con </w:t>
      </w:r>
      <w:r w:rsidR="00D723A7" w:rsidRPr="00D723A7">
        <w:rPr>
          <w:i/>
        </w:rPr>
        <w:t>MyPaths</w:t>
      </w:r>
      <w:r>
        <w:t xml:space="preserve"> se busca solucionar la necesidad de las personas de realizar sus actividades preferidas --o sencillamente ofrecer algo que hacer en su tiempo libre</w:t>
      </w:r>
      <w:r w:rsidR="002E6A9B">
        <w:t>—allá donde se encuentre. Actividades que son compartidas por los mismos usuarios de la aplicación y, de todos es sabido, que las recomendaciones y sugerencias de las personas que han realizado ya alguna actividad, han comido en algunos restaurantes o simplemente han paseado por una ciudad, es la mejor fuente de conocimiento y garantía de confianza.</w:t>
      </w:r>
    </w:p>
    <w:p w:rsidR="00F63E12" w:rsidRDefault="00D975D4" w:rsidP="00D723A7">
      <w:pPr>
        <w:pStyle w:val="Ttulo3"/>
      </w:pPr>
      <w:bookmarkStart w:id="261" w:name="_Toc391493271"/>
      <w:r>
        <w:t>4.2</w:t>
      </w:r>
      <w:r w:rsidR="002E6A9B">
        <w:t>.- Descripción del sistema actual</w:t>
      </w:r>
      <w:bookmarkEnd w:id="261"/>
      <w:r w:rsidR="002E6A9B">
        <w:t xml:space="preserve"> </w:t>
      </w:r>
    </w:p>
    <w:p w:rsidR="00D975D4" w:rsidRDefault="00D975D4" w:rsidP="00D975D4">
      <w:r>
        <w:t>El principal objetivo es no tener que visitar un elevado alto de sitios web, donde en dos webs diferentes puedes encontrar opiniones o sugerencias contrapuestas para un mismo lugar, una misma actividad.</w:t>
      </w:r>
    </w:p>
    <w:p w:rsidR="00D975D4" w:rsidRDefault="00D975D4" w:rsidP="00D975D4">
      <w:r>
        <w:t>Nace así la idea de desarrollar una herramienta web en la cual exista una variedad de categorías de actividades a realizar y, además, puedan consultarse en el mapa en forma de ruta, para poder hacer más accesible, y en definitiva más útil, la información a los usuarios.</w:t>
      </w:r>
    </w:p>
    <w:p w:rsidR="00D975D4" w:rsidRDefault="00D975D4" w:rsidP="00D723A7">
      <w:pPr>
        <w:pStyle w:val="Ttulo3"/>
      </w:pPr>
      <w:bookmarkStart w:id="262" w:name="_Toc391493272"/>
      <w:r>
        <w:t>4.3.- Glosario de términos</w:t>
      </w:r>
      <w:bookmarkEnd w:id="262"/>
    </w:p>
    <w:p w:rsidR="00D975D4" w:rsidRPr="00D975D4" w:rsidRDefault="00D975D4" w:rsidP="00D975D4">
      <w:r>
        <w:t>pendiente</w:t>
      </w:r>
    </w:p>
    <w:p w:rsidR="00D975D4" w:rsidRDefault="00D975D4" w:rsidP="00D975D4">
      <w:pPr>
        <w:pStyle w:val="Ttulo2"/>
      </w:pPr>
      <w:bookmarkStart w:id="263" w:name="_Toc391493273"/>
      <w:r>
        <w:t>5.- Visión general del sistema desarrollado</w:t>
      </w:r>
      <w:bookmarkEnd w:id="263"/>
    </w:p>
    <w:p w:rsidR="00D975D4" w:rsidRDefault="00D975D4" w:rsidP="00D723A7">
      <w:pPr>
        <w:pStyle w:val="Ttulo3"/>
      </w:pPr>
      <w:bookmarkStart w:id="264" w:name="_Toc391493274"/>
      <w:r>
        <w:t>5.1.- Participantes en el proyecto</w:t>
      </w:r>
      <w:bookmarkEnd w:id="264"/>
    </w:p>
    <w:p w:rsidR="00D975D4" w:rsidRDefault="00D975D4" w:rsidP="00D975D4">
      <w:r>
        <w:t>En este apartado presentamos brevemente a las diferentes personas y organizaciones involucradas en el proyecto.</w:t>
      </w:r>
    </w:p>
    <w:p w:rsidR="00C96693" w:rsidRPr="00C96693" w:rsidRDefault="00D975D4" w:rsidP="00D723A7">
      <w:pPr>
        <w:pStyle w:val="Ttulo4"/>
        <w:spacing w:after="240"/>
        <w:ind w:firstLine="708"/>
      </w:pPr>
      <w:bookmarkStart w:id="265" w:name="_Toc391493275"/>
      <w:r>
        <w:lastRenderedPageBreak/>
        <w:t>5.1.1.- Participantes</w:t>
      </w:r>
      <w:bookmarkEnd w:id="265"/>
    </w:p>
    <w:tbl>
      <w:tblPr>
        <w:tblStyle w:val="Listamedia2-nfasis2"/>
        <w:tblW w:w="5000" w:type="pct"/>
        <w:tblLook w:val="04A0" w:firstRow="1" w:lastRow="0" w:firstColumn="1" w:lastColumn="0" w:noHBand="0" w:noVBand="1"/>
      </w:tblPr>
      <w:tblGrid>
        <w:gridCol w:w="1795"/>
        <w:gridCol w:w="7350"/>
      </w:tblGrid>
      <w:tr w:rsidR="001F34E8"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1F34E8" w:rsidRDefault="001F34E8">
            <w:pPr>
              <w:rPr>
                <w:rFonts w:ascii="Arial" w:hAnsi="Arial" w:cs="Arial"/>
                <w:sz w:val="20"/>
                <w:szCs w:val="20"/>
              </w:rPr>
            </w:pPr>
            <w:bookmarkStart w:id="266" w:name="STK-0001"/>
            <w:r>
              <w:rPr>
                <w:rFonts w:ascii="Arial" w:hAnsi="Arial" w:cs="Arial"/>
                <w:b/>
                <w:bCs/>
                <w:sz w:val="20"/>
                <w:szCs w:val="20"/>
              </w:rPr>
              <w:t>Participante</w:t>
            </w:r>
          </w:p>
        </w:tc>
        <w:tc>
          <w:tcPr>
            <w:tcW w:w="4085" w:type="pct"/>
            <w:hideMark/>
          </w:tcPr>
          <w:p w:rsidR="001F34E8" w:rsidRDefault="001F34E8">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Miguel Centeno Muñoz</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Organización</w:t>
            </w:r>
          </w:p>
        </w:tc>
        <w:bookmarkEnd w:id="266"/>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Rol</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Desarrollador</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1F34E8" w:rsidRDefault="001F34E8">
            <w:pPr>
              <w:rPr>
                <w:rFonts w:ascii="Arial" w:hAnsi="Arial" w:cs="Arial"/>
                <w:sz w:val="20"/>
                <w:szCs w:val="20"/>
              </w:rPr>
            </w:pPr>
            <w:r>
              <w:rPr>
                <w:rFonts w:ascii="Arial" w:hAnsi="Arial" w:cs="Arial"/>
                <w:b/>
                <w:bCs/>
                <w:sz w:val="20"/>
                <w:szCs w:val="20"/>
              </w:rPr>
              <w:t>Es desarrollador</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cliente</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1F34E8"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Es usuario</w:t>
            </w:r>
          </w:p>
        </w:tc>
        <w:tc>
          <w:tcPr>
            <w:tcW w:w="0" w:type="auto"/>
            <w:hideMark/>
          </w:tcPr>
          <w:p w:rsidR="001F34E8" w:rsidRDefault="001F34E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1F34E8" w:rsidTr="00717F1F">
        <w:tc>
          <w:tcPr>
            <w:cnfStyle w:val="001000000000" w:firstRow="0" w:lastRow="0" w:firstColumn="1" w:lastColumn="0" w:oddVBand="0" w:evenVBand="0" w:oddHBand="0" w:evenHBand="0" w:firstRowFirstColumn="0" w:firstRowLastColumn="0" w:lastRowFirstColumn="0" w:lastRowLastColumn="0"/>
            <w:tcW w:w="0" w:type="auto"/>
            <w:hideMark/>
          </w:tcPr>
          <w:p w:rsidR="001F34E8" w:rsidRDefault="001F34E8">
            <w:pPr>
              <w:rPr>
                <w:rFonts w:ascii="Arial" w:hAnsi="Arial" w:cs="Arial"/>
                <w:sz w:val="20"/>
                <w:szCs w:val="20"/>
              </w:rPr>
            </w:pPr>
            <w:r>
              <w:rPr>
                <w:rFonts w:ascii="Arial" w:hAnsi="Arial" w:cs="Arial"/>
                <w:b/>
                <w:bCs/>
                <w:sz w:val="20"/>
                <w:szCs w:val="20"/>
              </w:rPr>
              <w:t>Comentarios</w:t>
            </w:r>
          </w:p>
        </w:tc>
        <w:tc>
          <w:tcPr>
            <w:tcW w:w="0" w:type="auto"/>
            <w:hideMark/>
          </w:tcPr>
          <w:p w:rsidR="001F34E8" w:rsidRDefault="001F34E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miguelcent@gmail.com</w:t>
            </w:r>
          </w:p>
        </w:tc>
      </w:tr>
    </w:tbl>
    <w:p w:rsidR="001F34E8" w:rsidRDefault="001F34E8"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267" w:name="STK-0002"/>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Sergio Segura Rueda</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267"/>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Dpto. Lenguajes y Sistemas Informáticos</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Tutor</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sergiosegura@us.es</w:t>
            </w:r>
          </w:p>
        </w:tc>
      </w:tr>
    </w:tbl>
    <w:p w:rsidR="00C96693" w:rsidRDefault="00C96693" w:rsidP="001F34E8">
      <w:pPr>
        <w:rPr>
          <w:lang w:val="en-US"/>
        </w:rPr>
      </w:pPr>
    </w:p>
    <w:tbl>
      <w:tblPr>
        <w:tblStyle w:val="Listamedia2-nfasis2"/>
        <w:tblW w:w="5000" w:type="pct"/>
        <w:tblLook w:val="04A0" w:firstRow="1" w:lastRow="0" w:firstColumn="1" w:lastColumn="0" w:noHBand="0" w:noVBand="1"/>
      </w:tblPr>
      <w:tblGrid>
        <w:gridCol w:w="1795"/>
        <w:gridCol w:w="7350"/>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268" w:name="STK-0003"/>
            <w:r>
              <w:rPr>
                <w:rFonts w:ascii="Arial" w:hAnsi="Arial" w:cs="Arial"/>
                <w:b/>
                <w:bCs/>
                <w:sz w:val="20"/>
                <w:szCs w:val="20"/>
              </w:rPr>
              <w:t>Participante</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Sara Álvarez Romero</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Organización</w:t>
            </w:r>
          </w:p>
        </w:tc>
        <w:bookmarkEnd w:id="268"/>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Alumnado</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Rol</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Cliente</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noWrap/>
            <w:hideMark/>
          </w:tcPr>
          <w:p w:rsidR="00C96693" w:rsidRDefault="00C96693">
            <w:pPr>
              <w:rPr>
                <w:rFonts w:ascii="Arial" w:hAnsi="Arial" w:cs="Arial"/>
                <w:sz w:val="20"/>
                <w:szCs w:val="20"/>
              </w:rPr>
            </w:pPr>
            <w:r>
              <w:rPr>
                <w:rFonts w:ascii="Arial" w:hAnsi="Arial" w:cs="Arial"/>
                <w:b/>
                <w:bCs/>
                <w:sz w:val="20"/>
                <w:szCs w:val="20"/>
              </w:rPr>
              <w:t>Es desarrollador</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No</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cliente</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 usuario</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Sí</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1F34E8">
      <w:pPr>
        <w:rPr>
          <w:lang w:val="en-US"/>
        </w:rPr>
      </w:pPr>
    </w:p>
    <w:p w:rsidR="00C96693" w:rsidRPr="00C96693" w:rsidRDefault="00C96693" w:rsidP="00D723A7">
      <w:pPr>
        <w:pStyle w:val="Ttulo4"/>
        <w:spacing w:after="240"/>
        <w:ind w:firstLine="708"/>
        <w:rPr>
          <w:lang w:val="en-US"/>
        </w:rPr>
      </w:pPr>
      <w:bookmarkStart w:id="269" w:name="_Toc391493276"/>
      <w:r>
        <w:rPr>
          <w:lang w:val="en-US"/>
        </w:rPr>
        <w:t xml:space="preserve">5.1.2.- </w:t>
      </w:r>
      <w:r w:rsidRPr="00C96693">
        <w:t>Organizaciones</w:t>
      </w:r>
      <w:bookmarkEnd w:id="269"/>
    </w:p>
    <w:tbl>
      <w:tblPr>
        <w:tblStyle w:val="Listamedia2-nfasis2"/>
        <w:tblW w:w="5000" w:type="pct"/>
        <w:tblLook w:val="04A0" w:firstRow="1" w:lastRow="0" w:firstColumn="1" w:lastColumn="0" w:noHBand="0" w:noVBand="1"/>
      </w:tblPr>
      <w:tblGrid>
        <w:gridCol w:w="1396"/>
        <w:gridCol w:w="7749"/>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270" w:name="ORG-0001"/>
            <w:r w:rsidRPr="00C96693">
              <w:rPr>
                <w:rFonts w:ascii="Arial" w:eastAsia="Times New Roman" w:hAnsi="Arial" w:cs="Arial"/>
                <w:sz w:val="20"/>
                <w:szCs w:val="20"/>
                <w:lang w:eastAsia="es-ES"/>
              </w:rPr>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Dpto. Lenguajes y Sistemas Informáticos</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Avenida Reina Mercedes S/N 41012 Sevilla</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954 557 139</w:t>
            </w:r>
          </w:p>
        </w:tc>
      </w:tr>
      <w:tr w:rsidR="00C96693" w:rsidRPr="00236C38"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val="en-US" w:eastAsia="es-ES"/>
              </w:rPr>
            </w:pPr>
            <w:r w:rsidRPr="00C96693">
              <w:rPr>
                <w:rFonts w:ascii="Arial" w:eastAsia="Times New Roman" w:hAnsi="Arial" w:cs="Arial"/>
                <w:sz w:val="20"/>
                <w:szCs w:val="20"/>
                <w:lang w:val="en-US" w:eastAsia="es-ES"/>
              </w:rPr>
              <w:t xml:space="preserve">E-mail: lsi@lsi.us.es </w:t>
            </w:r>
            <w:r w:rsidRPr="00C96693">
              <w:rPr>
                <w:rFonts w:ascii="Arial" w:eastAsia="Times New Roman" w:hAnsi="Arial" w:cs="Arial"/>
                <w:sz w:val="20"/>
                <w:szCs w:val="20"/>
                <w:lang w:val="en-US" w:eastAsia="es-ES"/>
              </w:rPr>
              <w:br/>
              <w:t>Web: www.lsi.us.es</w:t>
            </w:r>
          </w:p>
        </w:tc>
      </w:tr>
      <w:bookmarkEnd w:id="270"/>
    </w:tbl>
    <w:p w:rsidR="00C96693" w:rsidRPr="00C96693" w:rsidRDefault="00C96693" w:rsidP="00C96693">
      <w:pPr>
        <w:rPr>
          <w:lang w:val="en-US"/>
        </w:rPr>
      </w:pPr>
    </w:p>
    <w:tbl>
      <w:tblPr>
        <w:tblStyle w:val="Listamedia2-nfasis2"/>
        <w:tblW w:w="5000" w:type="pct"/>
        <w:tblLook w:val="04A0" w:firstRow="1" w:lastRow="0" w:firstColumn="1" w:lastColumn="0" w:noHBand="0" w:noVBand="1"/>
      </w:tblPr>
      <w:tblGrid>
        <w:gridCol w:w="1396"/>
        <w:gridCol w:w="7749"/>
      </w:tblGrid>
      <w:tr w:rsidR="00C96693" w:rsidRP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bookmarkStart w:id="271" w:name="ORG-0002"/>
            <w:r w:rsidRPr="00C96693">
              <w:rPr>
                <w:rFonts w:ascii="Arial" w:eastAsia="Times New Roman" w:hAnsi="Arial" w:cs="Arial"/>
                <w:sz w:val="20"/>
                <w:szCs w:val="20"/>
                <w:lang w:eastAsia="es-ES"/>
              </w:rPr>
              <w:t>Organización</w:t>
            </w:r>
          </w:p>
        </w:tc>
        <w:tc>
          <w:tcPr>
            <w:tcW w:w="5000" w:type="pct"/>
            <w:hideMark/>
          </w:tcPr>
          <w:p w:rsidR="00C96693" w:rsidRPr="00C96693" w:rsidRDefault="00C96693" w:rsidP="00C96693">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Alumnado</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Dirección</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Luis Montoto, 135 - 2º C</w:t>
            </w: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Teléfono</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617673924</w:t>
            </w:r>
          </w:p>
        </w:tc>
      </w:tr>
      <w:tr w:rsidR="00C96693" w:rsidRP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Fax</w:t>
            </w:r>
          </w:p>
        </w:tc>
        <w:tc>
          <w:tcPr>
            <w:tcW w:w="0" w:type="auto"/>
            <w:hideMark/>
          </w:tcPr>
          <w:p w:rsidR="00C96693" w:rsidRPr="00C96693" w:rsidRDefault="00C96693" w:rsidP="00C9669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s-ES"/>
              </w:rPr>
            </w:pPr>
          </w:p>
        </w:tc>
      </w:tr>
      <w:tr w:rsidR="00C96693" w:rsidRP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Pr="00C96693" w:rsidRDefault="00C96693" w:rsidP="00C96693">
            <w:pPr>
              <w:jc w:val="left"/>
              <w:rPr>
                <w:rFonts w:ascii="Arial" w:eastAsia="Times New Roman" w:hAnsi="Arial" w:cs="Arial"/>
                <w:sz w:val="20"/>
                <w:szCs w:val="20"/>
                <w:lang w:eastAsia="es-ES"/>
              </w:rPr>
            </w:pPr>
            <w:r w:rsidRPr="00C96693">
              <w:rPr>
                <w:rFonts w:ascii="Arial" w:eastAsia="Times New Roman" w:hAnsi="Arial" w:cs="Arial"/>
                <w:sz w:val="20"/>
                <w:szCs w:val="20"/>
                <w:lang w:eastAsia="es-ES"/>
              </w:rPr>
              <w:t>Comentarios</w:t>
            </w:r>
          </w:p>
        </w:tc>
        <w:tc>
          <w:tcPr>
            <w:tcW w:w="0" w:type="auto"/>
            <w:hideMark/>
          </w:tcPr>
          <w:p w:rsidR="00C96693" w:rsidRPr="00C96693" w:rsidRDefault="00C96693" w:rsidP="00C9669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s-ES"/>
              </w:rPr>
            </w:pPr>
            <w:r w:rsidRPr="00C96693">
              <w:rPr>
                <w:rFonts w:ascii="Arial" w:eastAsia="Times New Roman" w:hAnsi="Arial" w:cs="Arial"/>
                <w:sz w:val="20"/>
                <w:szCs w:val="20"/>
                <w:lang w:eastAsia="es-ES"/>
              </w:rPr>
              <w:t>Organización a la que pertenece el alumno desarrollador</w:t>
            </w:r>
            <w:r>
              <w:rPr>
                <w:rFonts w:ascii="Arial" w:eastAsia="Times New Roman" w:hAnsi="Arial" w:cs="Arial"/>
                <w:sz w:val="20"/>
                <w:szCs w:val="20"/>
                <w:lang w:eastAsia="es-ES"/>
              </w:rPr>
              <w:t xml:space="preserve"> y el cliente.</w:t>
            </w:r>
          </w:p>
        </w:tc>
      </w:tr>
      <w:bookmarkEnd w:id="271"/>
    </w:tbl>
    <w:p w:rsidR="001F34E8" w:rsidRPr="00C96693" w:rsidRDefault="001F34E8" w:rsidP="001F34E8"/>
    <w:p w:rsidR="00C96693" w:rsidRDefault="00C96693" w:rsidP="00D723A7">
      <w:pPr>
        <w:pStyle w:val="Ttulo3"/>
      </w:pPr>
      <w:bookmarkStart w:id="272" w:name="_Toc391493277"/>
      <w:r>
        <w:rPr>
          <w:lang w:val="en-US"/>
        </w:rPr>
        <w:t xml:space="preserve">5.2.- </w:t>
      </w:r>
      <w:r w:rsidRPr="00C96693">
        <w:t>Objetivos</w:t>
      </w:r>
      <w:r>
        <w:rPr>
          <w:lang w:val="en-US"/>
        </w:rPr>
        <w:t xml:space="preserve"> del </w:t>
      </w:r>
      <w:r w:rsidRPr="00C96693">
        <w:t>sistema</w:t>
      </w:r>
      <w:bookmarkEnd w:id="272"/>
    </w:p>
    <w:tbl>
      <w:tblPr>
        <w:tblStyle w:val="Listamedia2-nfasis2"/>
        <w:tblW w:w="5000" w:type="pct"/>
        <w:tblLook w:val="04A0" w:firstRow="1" w:lastRow="0" w:firstColumn="1" w:lastColumn="0" w:noHBand="0" w:noVBand="1"/>
      </w:tblPr>
      <w:tblGrid>
        <w:gridCol w:w="1472"/>
        <w:gridCol w:w="7673"/>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273" w:name="OBJ-0001"/>
            <w:r>
              <w:rPr>
                <w:rFonts w:ascii="Arial" w:hAnsi="Arial" w:cs="Arial"/>
                <w:b/>
                <w:bCs/>
                <w:sz w:val="20"/>
                <w:szCs w:val="20"/>
              </w:rPr>
              <w:t>OBJ-0001</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Gestión Usuarios Aplicación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( 22/06/2014 )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Autores</w:t>
            </w:r>
          </w:p>
        </w:tc>
        <w:bookmarkEnd w:id="273"/>
        <w:tc>
          <w:tcPr>
            <w:tcW w:w="0" w:type="auto"/>
            <w:hideMark/>
          </w:tcPr>
          <w:p w:rsidR="00C96693" w:rsidRDefault="00C96693" w:rsidP="00C96693">
            <w:pPr>
              <w:numPr>
                <w:ilvl w:val="0"/>
                <w:numId w:val="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Fuentes</w:t>
            </w:r>
          </w:p>
        </w:tc>
        <w:tc>
          <w:tcPr>
            <w:tcW w:w="0" w:type="auto"/>
            <w:hideMark/>
          </w:tcPr>
          <w:p w:rsidR="00C96693" w:rsidRDefault="00C96693" w:rsidP="00C96693">
            <w:pPr>
              <w:numPr>
                <w:ilvl w:val="0"/>
                <w:numId w:val="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Sara Álvarez Romero</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Descripción</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sz w:val="20"/>
                <w:szCs w:val="20"/>
              </w:rPr>
              <w:t xml:space="preserve">gestionar toda la información referente a los usuarios de la </w:t>
            </w:r>
            <w:r>
              <w:rPr>
                <w:rStyle w:val="nfasis"/>
                <w:rFonts w:ascii="Arial" w:hAnsi="Arial" w:cs="Arial"/>
                <w:sz w:val="20"/>
                <w:szCs w:val="20"/>
              </w:rPr>
              <w:lastRenderedPageBreak/>
              <w:t>aplicación y sus perfiles, incluyendo la capacidad de Alta de usuario, así como la modificación del perfil de un usuario.</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lastRenderedPageBreak/>
              <w:t>Subobjetivos</w:t>
            </w:r>
          </w:p>
        </w:tc>
        <w:tc>
          <w:tcPr>
            <w:tcW w:w="0" w:type="auto"/>
            <w:hideMark/>
          </w:tcPr>
          <w:p w:rsidR="00C96693" w:rsidRDefault="00C96693" w:rsidP="00C96693">
            <w:pPr>
              <w:numPr>
                <w:ilvl w:val="0"/>
                <w:numId w:val="7"/>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274" w:name="OBJ-0002"/>
            <w:r>
              <w:rPr>
                <w:rFonts w:ascii="Arial" w:hAnsi="Arial" w:cs="Arial"/>
                <w:b/>
                <w:bCs/>
                <w:sz w:val="20"/>
                <w:szCs w:val="20"/>
              </w:rPr>
              <w:t>[OBJ-0002] Alta de usuario</w:t>
            </w:r>
            <w:r>
              <w:rPr>
                <w:rFonts w:ascii="Arial" w:hAnsi="Arial" w:cs="Arial"/>
                <w:sz w:val="20"/>
                <w:szCs w:val="20"/>
              </w:rPr>
              <w:t xml:space="preserve">: El sistema deberá </w:t>
            </w:r>
            <w:r>
              <w:rPr>
                <w:rStyle w:val="nfasis"/>
                <w:rFonts w:ascii="Arial" w:hAnsi="Arial" w:cs="Arial"/>
                <w:sz w:val="20"/>
                <w:szCs w:val="20"/>
              </w:rPr>
              <w:t>gestionar el alta de un nuevo usuario en el sistema</w:t>
            </w:r>
            <w:r>
              <w:rPr>
                <w:rFonts w:ascii="Arial" w:hAnsi="Arial" w:cs="Arial"/>
                <w:sz w:val="20"/>
                <w:szCs w:val="20"/>
              </w:rPr>
              <w:t xml:space="preserve"> </w:t>
            </w:r>
          </w:p>
          <w:p w:rsidR="00C96693" w:rsidRDefault="00C96693" w:rsidP="00C96693">
            <w:pPr>
              <w:numPr>
                <w:ilvl w:val="0"/>
                <w:numId w:val="7"/>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275" w:name="OBJ-0003"/>
            <w:bookmarkEnd w:id="274"/>
            <w:r>
              <w:rPr>
                <w:rFonts w:ascii="Arial" w:hAnsi="Arial" w:cs="Arial"/>
                <w:b/>
                <w:bCs/>
                <w:sz w:val="20"/>
                <w:szCs w:val="20"/>
              </w:rPr>
              <w:t>[OBJ-0003] Modificación perfil de usuario</w:t>
            </w:r>
            <w:r>
              <w:rPr>
                <w:rFonts w:ascii="Arial" w:hAnsi="Arial" w:cs="Arial"/>
                <w:sz w:val="20"/>
                <w:szCs w:val="20"/>
              </w:rPr>
              <w:t xml:space="preserve">: El sistema deberá </w:t>
            </w:r>
            <w:r>
              <w:rPr>
                <w:rStyle w:val="nfasis"/>
                <w:rFonts w:ascii="Arial" w:hAnsi="Arial" w:cs="Arial"/>
                <w:sz w:val="20"/>
                <w:szCs w:val="20"/>
              </w:rPr>
              <w:t>gestionar la modificación del perfil de los usuarios.</w:t>
            </w:r>
            <w:r>
              <w:rPr>
                <w:rFonts w:ascii="Arial" w:hAnsi="Arial" w:cs="Arial"/>
                <w:sz w:val="20"/>
                <w:szCs w:val="20"/>
              </w:rPr>
              <w:t xml:space="preserve"> </w:t>
            </w:r>
            <w:bookmarkEnd w:id="275"/>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Importancia</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Estado</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Pr>
        <w:rPr>
          <w:lang w:val="en-US"/>
        </w:rPr>
      </w:pPr>
    </w:p>
    <w:tbl>
      <w:tblPr>
        <w:tblStyle w:val="Listamedia2-nfasis2"/>
        <w:tblW w:w="5000" w:type="pct"/>
        <w:tblLook w:val="04A0" w:firstRow="1" w:lastRow="0" w:firstColumn="1" w:lastColumn="0" w:noHBand="0" w:noVBand="1"/>
      </w:tblPr>
      <w:tblGrid>
        <w:gridCol w:w="1472"/>
        <w:gridCol w:w="7673"/>
      </w:tblGrid>
      <w:tr w:rsidR="00C9669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C96693" w:rsidRDefault="00C96693">
            <w:pPr>
              <w:rPr>
                <w:rFonts w:ascii="Arial" w:hAnsi="Arial" w:cs="Arial"/>
                <w:sz w:val="20"/>
                <w:szCs w:val="20"/>
              </w:rPr>
            </w:pPr>
            <w:bookmarkStart w:id="276" w:name="OBJ-0004"/>
            <w:r>
              <w:rPr>
                <w:rFonts w:ascii="Arial" w:hAnsi="Arial" w:cs="Arial"/>
                <w:b/>
                <w:bCs/>
                <w:sz w:val="20"/>
                <w:szCs w:val="20"/>
              </w:rPr>
              <w:t>OBJ-0004</w:t>
            </w:r>
          </w:p>
        </w:tc>
        <w:tc>
          <w:tcPr>
            <w:tcW w:w="5000" w:type="pct"/>
            <w:hideMark/>
          </w:tcPr>
          <w:p w:rsidR="00C96693" w:rsidRDefault="00C9669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Gestión de Rutas</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Versión</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Autores</w:t>
            </w:r>
          </w:p>
        </w:tc>
        <w:bookmarkEnd w:id="276"/>
        <w:tc>
          <w:tcPr>
            <w:tcW w:w="0" w:type="auto"/>
            <w:hideMark/>
          </w:tcPr>
          <w:p w:rsidR="00C96693" w:rsidRDefault="00C96693" w:rsidP="00C96693">
            <w:pPr>
              <w:numPr>
                <w:ilvl w:val="0"/>
                <w:numId w:val="8"/>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96693">
              <w:rPr>
                <w:rFonts w:ascii="Arial" w:hAnsi="Arial" w:cs="Arial"/>
                <w:sz w:val="20"/>
                <w:szCs w:val="20"/>
              </w:rPr>
              <w:t>Miguel Centeno Muñoz</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Fuentes</w:t>
            </w:r>
          </w:p>
        </w:tc>
        <w:tc>
          <w:tcPr>
            <w:tcW w:w="0" w:type="auto"/>
            <w:hideMark/>
          </w:tcPr>
          <w:p w:rsidR="00C96693" w:rsidRDefault="00C96693" w:rsidP="00C96693">
            <w:pPr>
              <w:numPr>
                <w:ilvl w:val="0"/>
                <w:numId w:val="9"/>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96693">
              <w:rPr>
                <w:rFonts w:ascii="Arial" w:hAnsi="Arial" w:cs="Arial"/>
                <w:sz w:val="20"/>
                <w:szCs w:val="20"/>
              </w:rPr>
              <w:t>Sara Álvarez Romero</w:t>
            </w:r>
            <w:r>
              <w:rPr>
                <w:rFonts w:ascii="Arial" w:hAnsi="Arial" w:cs="Arial"/>
                <w:sz w:val="20"/>
                <w:szCs w:val="20"/>
              </w:rPr>
              <w:t xml:space="preserve"> </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Descripción</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w:t>
            </w:r>
            <w:r>
              <w:rPr>
                <w:rStyle w:val="nfasis"/>
                <w:rFonts w:ascii="Arial" w:hAnsi="Arial" w:cs="Arial"/>
              </w:rPr>
              <w:t>gestionar toda la información referida a las rutas, indluyendo la creación, modificación de las mismas.</w:t>
            </w:r>
            <w:r>
              <w:rPr>
                <w:rFonts w:ascii="Arial" w:hAnsi="Arial" w:cs="Arial"/>
                <w:sz w:val="20"/>
                <w:szCs w:val="20"/>
              </w:rPr>
              <w:t xml:space="preserve"> </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Subobjetivos</w:t>
            </w:r>
          </w:p>
        </w:tc>
        <w:tc>
          <w:tcPr>
            <w:tcW w:w="0" w:type="auto"/>
            <w:hideMark/>
          </w:tcPr>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277" w:name="OBJ-0005"/>
            <w:r>
              <w:rPr>
                <w:rFonts w:ascii="Arial" w:hAnsi="Arial" w:cs="Arial"/>
                <w:b/>
                <w:bCs/>
                <w:sz w:val="20"/>
                <w:szCs w:val="20"/>
              </w:rPr>
              <w:t>[OBJ-0005] Alta de una Ruta</w:t>
            </w:r>
            <w:r>
              <w:rPr>
                <w:rFonts w:ascii="Arial" w:hAnsi="Arial" w:cs="Arial"/>
                <w:sz w:val="20"/>
                <w:szCs w:val="20"/>
              </w:rPr>
              <w:t xml:space="preserve">: El sistema deberá </w:t>
            </w:r>
            <w:r>
              <w:rPr>
                <w:rStyle w:val="nfasis"/>
                <w:rFonts w:ascii="Arial" w:hAnsi="Arial" w:cs="Arial"/>
              </w:rPr>
              <w:t>gestionar el alta de una nueva ruta creada por un usuario en el sistema.</w:t>
            </w:r>
            <w:r>
              <w:rPr>
                <w:rFonts w:ascii="Arial" w:hAnsi="Arial" w:cs="Arial"/>
                <w:sz w:val="20"/>
                <w:szCs w:val="20"/>
              </w:rPr>
              <w:t xml:space="preserve"> </w:t>
            </w:r>
          </w:p>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278" w:name="OBJ-0006"/>
            <w:bookmarkEnd w:id="277"/>
            <w:r>
              <w:rPr>
                <w:rFonts w:ascii="Arial" w:hAnsi="Arial" w:cs="Arial"/>
                <w:b/>
                <w:bCs/>
                <w:sz w:val="20"/>
                <w:szCs w:val="20"/>
              </w:rPr>
              <w:t>[OBJ-0006] Modificación de una Ruta</w:t>
            </w:r>
            <w:r>
              <w:rPr>
                <w:rFonts w:ascii="Arial" w:hAnsi="Arial" w:cs="Arial"/>
                <w:sz w:val="20"/>
                <w:szCs w:val="20"/>
              </w:rPr>
              <w:t xml:space="preserve">: El sistema deberá </w:t>
            </w:r>
            <w:r>
              <w:rPr>
                <w:rStyle w:val="nfasis"/>
                <w:rFonts w:ascii="Arial" w:hAnsi="Arial" w:cs="Arial"/>
              </w:rPr>
              <w:t>gestionar la modificación de los atributos propios de una ruta.</w:t>
            </w:r>
            <w:r>
              <w:rPr>
                <w:rFonts w:ascii="Arial" w:hAnsi="Arial" w:cs="Arial"/>
                <w:sz w:val="20"/>
                <w:szCs w:val="20"/>
              </w:rPr>
              <w:t xml:space="preserve"> </w:t>
            </w:r>
          </w:p>
          <w:p w:rsidR="00C96693" w:rsidRDefault="00C96693" w:rsidP="00C96693">
            <w:pPr>
              <w:numPr>
                <w:ilvl w:val="0"/>
                <w:numId w:val="1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279" w:name="OBJ-0007"/>
            <w:bookmarkEnd w:id="278"/>
            <w:r>
              <w:rPr>
                <w:rFonts w:ascii="Arial" w:hAnsi="Arial" w:cs="Arial"/>
                <w:b/>
                <w:bCs/>
                <w:sz w:val="20"/>
                <w:szCs w:val="20"/>
              </w:rPr>
              <w:t>[OBJ-0007] Eliminación de una Ruta</w:t>
            </w:r>
            <w:r>
              <w:rPr>
                <w:rFonts w:ascii="Arial" w:hAnsi="Arial" w:cs="Arial"/>
                <w:sz w:val="20"/>
                <w:szCs w:val="20"/>
              </w:rPr>
              <w:t xml:space="preserve">: El sistema deberá </w:t>
            </w:r>
            <w:r>
              <w:rPr>
                <w:rStyle w:val="nfasis"/>
                <w:rFonts w:ascii="Arial" w:hAnsi="Arial" w:cs="Arial"/>
              </w:rPr>
              <w:t>gestionar la capacidad de un usuario para eliminar una ruta creada por el del sistema.</w:t>
            </w:r>
            <w:r>
              <w:rPr>
                <w:rFonts w:ascii="Arial" w:hAnsi="Arial" w:cs="Arial"/>
                <w:sz w:val="20"/>
                <w:szCs w:val="20"/>
              </w:rPr>
              <w:t xml:space="preserve"> </w:t>
            </w:r>
            <w:bookmarkEnd w:id="279"/>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Importancia</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Urgencia</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Estado</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C9669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Estabilidad</w:t>
            </w:r>
          </w:p>
        </w:tc>
        <w:tc>
          <w:tcPr>
            <w:tcW w:w="0" w:type="auto"/>
            <w:hideMark/>
          </w:tcPr>
          <w:p w:rsidR="00C96693" w:rsidRDefault="00C9669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C96693" w:rsidTr="00717F1F">
        <w:tc>
          <w:tcPr>
            <w:cnfStyle w:val="001000000000" w:firstRow="0" w:lastRow="0" w:firstColumn="1" w:lastColumn="0" w:oddVBand="0" w:evenVBand="0" w:oddHBand="0" w:evenHBand="0" w:firstRowFirstColumn="0" w:firstRowLastColumn="0" w:lastRowFirstColumn="0" w:lastRowLastColumn="0"/>
            <w:tcW w:w="0" w:type="auto"/>
            <w:hideMark/>
          </w:tcPr>
          <w:p w:rsidR="00C96693" w:rsidRDefault="00C96693">
            <w:pPr>
              <w:rPr>
                <w:rFonts w:ascii="Arial" w:hAnsi="Arial" w:cs="Arial"/>
                <w:sz w:val="20"/>
                <w:szCs w:val="20"/>
              </w:rPr>
            </w:pPr>
            <w:r>
              <w:rPr>
                <w:rFonts w:ascii="Arial" w:hAnsi="Arial" w:cs="Arial"/>
                <w:b/>
                <w:bCs/>
                <w:sz w:val="20"/>
                <w:szCs w:val="20"/>
              </w:rPr>
              <w:t>Comentarios</w:t>
            </w:r>
          </w:p>
        </w:tc>
        <w:tc>
          <w:tcPr>
            <w:tcW w:w="0" w:type="auto"/>
            <w:hideMark/>
          </w:tcPr>
          <w:p w:rsidR="00C96693" w:rsidRDefault="00C9669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C96693" w:rsidRDefault="00C96693" w:rsidP="00C96693"/>
    <w:p w:rsidR="00C96693" w:rsidRDefault="00C96693" w:rsidP="00C96693">
      <w:pPr>
        <w:pStyle w:val="Ttulo2"/>
      </w:pPr>
      <w:bookmarkStart w:id="280" w:name="_Toc391493278"/>
      <w:r>
        <w:t>6.- Elicitación de requisitos</w:t>
      </w:r>
      <w:bookmarkEnd w:id="280"/>
    </w:p>
    <w:p w:rsidR="00C96693" w:rsidRDefault="00C96693" w:rsidP="00C96693">
      <w:r>
        <w:t xml:space="preserve">Se conoce como Elicitación de requisitos a todos los procesos que se realizan anteriormente a la creación del diseño y la implementación de </w:t>
      </w:r>
      <w:r w:rsidR="00950DBB">
        <w:t>un proyecto software. Un requisito es cada una de las funciones que debe realizar el sistema que se quiere realizar. Normalmente se presenta en forma de lista de requisitos.</w:t>
      </w:r>
    </w:p>
    <w:p w:rsidR="00950DBB" w:rsidRDefault="00950DBB" w:rsidP="00C96693">
      <w:r>
        <w:t xml:space="preserve">Para la recopilación de estos requisitos, existen técnicas variadas, desde las más básicas, aplicables a todo tipo de proyectos, como pueden ser las entrevistas, los talleres, las reuniones en grupo… hasta otras herramientas más orientadas a aspectos tecnológicos, aspectos por los que, además pueden ser categorizados los requisitos. Por ejemplo, habrá requisitos de interfaz, requisitos funcionales, o requisitos de información a almacenar. </w:t>
      </w:r>
    </w:p>
    <w:p w:rsidR="00FA0982" w:rsidRDefault="00950DBB" w:rsidP="00D723A7">
      <w:r>
        <w:t xml:space="preserve">Los requisitos y los procesos por los cuáles sean obtenido quedan recogidos habitualmente en un documento de Elicitación de requisitos. Si partimos que el objetivo final del proyecto es, a grandes rasgos, el desarrollo de un aplicación web que presenta rutas en mapas para el desarrollo de </w:t>
      </w:r>
      <w:r>
        <w:lastRenderedPageBreak/>
        <w:t>actividades diversas, veremos que a partir de este concepto muy generalista nos surgirán requisitos más concretos, pudiéndolos seccionar.</w:t>
      </w:r>
    </w:p>
    <w:p w:rsidR="00D723A7" w:rsidRDefault="00D723A7" w:rsidP="00D723A7"/>
    <w:p w:rsidR="00FA0982" w:rsidRDefault="00950DBB" w:rsidP="00D723A7">
      <w:pPr>
        <w:pStyle w:val="Ttulo3"/>
      </w:pPr>
      <w:bookmarkStart w:id="281" w:name="_Toc391493279"/>
      <w:r>
        <w:t>6.1.- Requisitos de información</w:t>
      </w:r>
      <w:bookmarkEnd w:id="281"/>
    </w:p>
    <w:p w:rsidR="00950DBB" w:rsidRDefault="00950DBB" w:rsidP="00950DBB">
      <w:r>
        <w:t xml:space="preserve">Las tablas que se presentan a continuación, hacen referencia a </w:t>
      </w:r>
      <w:r w:rsidR="00FA0982">
        <w:t>requisitos referentes a la información que el sistema debe almacenar.</w:t>
      </w:r>
    </w:p>
    <w:tbl>
      <w:tblPr>
        <w:tblStyle w:val="Listamedia2-nfasis2"/>
        <w:tblW w:w="5000" w:type="pct"/>
        <w:tblLook w:val="04A0" w:firstRow="1" w:lastRow="0" w:firstColumn="1" w:lastColumn="0" w:noHBand="0" w:noVBand="1"/>
      </w:tblPr>
      <w:tblGrid>
        <w:gridCol w:w="1573"/>
        <w:gridCol w:w="7572"/>
      </w:tblGrid>
      <w:tr w:rsidR="00A52B19"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A52B19" w:rsidRDefault="00DD4F37">
            <w:pPr>
              <w:rPr>
                <w:rFonts w:ascii="Arial" w:hAnsi="Arial" w:cs="Arial"/>
                <w:sz w:val="20"/>
                <w:szCs w:val="20"/>
              </w:rPr>
            </w:pPr>
            <w:bookmarkStart w:id="282" w:name="IRQ-0002"/>
            <w:r>
              <w:rPr>
                <w:rFonts w:ascii="Arial" w:hAnsi="Arial" w:cs="Arial"/>
                <w:b/>
                <w:bCs/>
                <w:sz w:val="20"/>
                <w:szCs w:val="20"/>
              </w:rPr>
              <w:t>IRQ-0001</w:t>
            </w:r>
          </w:p>
        </w:tc>
        <w:tc>
          <w:tcPr>
            <w:tcW w:w="4183" w:type="pct"/>
            <w:hideMark/>
          </w:tcPr>
          <w:p w:rsidR="00A52B19" w:rsidRDefault="00A52B19">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Información sobre el perfil del usuario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Versión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Autores</w:t>
            </w:r>
          </w:p>
        </w:tc>
        <w:bookmarkEnd w:id="282"/>
        <w:tc>
          <w:tcPr>
            <w:tcW w:w="0" w:type="auto"/>
            <w:hideMark/>
          </w:tcPr>
          <w:p w:rsidR="00A52B19" w:rsidRDefault="00A52B19" w:rsidP="00A52B19">
            <w:pPr>
              <w:numPr>
                <w:ilvl w:val="0"/>
                <w:numId w:val="22"/>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52B19">
              <w:rPr>
                <w:rFonts w:ascii="Arial" w:hAnsi="Arial" w:cs="Arial"/>
                <w:sz w:val="20"/>
                <w:szCs w:val="20"/>
              </w:rPr>
              <w:t>Miguel Centeno Muñoz</w:t>
            </w:r>
            <w:r>
              <w:rPr>
                <w:rFonts w:ascii="Arial" w:hAnsi="Arial" w:cs="Arial"/>
                <w:sz w:val="20"/>
                <w:szCs w:val="20"/>
              </w:rPr>
              <w:t xml:space="preserve"> </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Fuentes</w:t>
            </w:r>
          </w:p>
        </w:tc>
        <w:tc>
          <w:tcPr>
            <w:tcW w:w="0" w:type="auto"/>
            <w:hideMark/>
          </w:tcPr>
          <w:p w:rsidR="00A52B19" w:rsidRDefault="00A52B19" w:rsidP="00A52B19">
            <w:pPr>
              <w:numPr>
                <w:ilvl w:val="0"/>
                <w:numId w:val="23"/>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A52B19">
              <w:rPr>
                <w:rFonts w:ascii="Arial" w:hAnsi="Arial" w:cs="Arial"/>
                <w:sz w:val="20"/>
                <w:szCs w:val="20"/>
              </w:rPr>
              <w:t>Sara Álvarez Romero</w:t>
            </w:r>
            <w:r>
              <w:rPr>
                <w:rFonts w:ascii="Arial" w:hAnsi="Arial" w:cs="Arial"/>
                <w:sz w:val="20"/>
                <w:szCs w:val="20"/>
              </w:rPr>
              <w:t xml:space="preserve">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Dependencias</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Descripción</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datos identificativos de cada usuario. </w:t>
            </w:r>
            <w:r>
              <w:rPr>
                <w:rFonts w:ascii="Arial" w:hAnsi="Arial" w:cs="Arial"/>
                <w:sz w:val="20"/>
                <w:szCs w:val="20"/>
              </w:rPr>
              <w:t xml:space="preserve">En concreto: </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Datos específicos</w:t>
            </w:r>
          </w:p>
        </w:tc>
        <w:tc>
          <w:tcPr>
            <w:tcW w:w="0" w:type="auto"/>
            <w:hideMark/>
          </w:tcPr>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3" w:name="DAT-0012"/>
            <w:r>
              <w:rPr>
                <w:rFonts w:ascii="Arial" w:hAnsi="Arial" w:cs="Arial"/>
                <w:sz w:val="20"/>
                <w:szCs w:val="20"/>
              </w:rPr>
              <w:t xml:space="preserve">Nombre de usuario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4" w:name="DAT-0013"/>
            <w:bookmarkEnd w:id="283"/>
            <w:r>
              <w:rPr>
                <w:rFonts w:ascii="Arial" w:hAnsi="Arial" w:cs="Arial"/>
                <w:sz w:val="20"/>
                <w:szCs w:val="20"/>
              </w:rPr>
              <w:t xml:space="preserve">Password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5" w:name="DAT-0003"/>
            <w:bookmarkEnd w:id="284"/>
            <w:r>
              <w:rPr>
                <w:rFonts w:ascii="Arial" w:hAnsi="Arial" w:cs="Arial"/>
                <w:sz w:val="20"/>
                <w:szCs w:val="20"/>
              </w:rPr>
              <w:t xml:space="preserve">Email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6" w:name="DAT-0004"/>
            <w:bookmarkEnd w:id="285"/>
            <w:r>
              <w:rPr>
                <w:rFonts w:ascii="Arial" w:hAnsi="Arial" w:cs="Arial"/>
                <w:sz w:val="20"/>
                <w:szCs w:val="20"/>
              </w:rPr>
              <w:t xml:space="preserve">Nombre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7" w:name="DAT-0005"/>
            <w:bookmarkEnd w:id="286"/>
            <w:r>
              <w:rPr>
                <w:rFonts w:ascii="Arial" w:hAnsi="Arial" w:cs="Arial"/>
                <w:sz w:val="20"/>
                <w:szCs w:val="20"/>
              </w:rPr>
              <w:t xml:space="preserve">Apellidos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8" w:name="DAT-0006"/>
            <w:bookmarkEnd w:id="287"/>
            <w:r>
              <w:rPr>
                <w:rFonts w:ascii="Arial" w:hAnsi="Arial" w:cs="Arial"/>
                <w:sz w:val="20"/>
                <w:szCs w:val="20"/>
              </w:rPr>
              <w:t xml:space="preserve">País </w:t>
            </w:r>
          </w:p>
          <w:p w:rsidR="00A52B19" w:rsidRDefault="00A52B19" w:rsidP="00A52B19">
            <w:pPr>
              <w:numPr>
                <w:ilvl w:val="0"/>
                <w:numId w:val="24"/>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89" w:name="DAT-0007"/>
            <w:bookmarkEnd w:id="288"/>
            <w:r>
              <w:rPr>
                <w:rFonts w:ascii="Arial" w:hAnsi="Arial" w:cs="Arial"/>
                <w:sz w:val="20"/>
                <w:szCs w:val="20"/>
              </w:rPr>
              <w:t xml:space="preserve">Foto de perfil </w:t>
            </w:r>
            <w:bookmarkEnd w:id="289"/>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Importancia</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Urgencia</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Estado</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A52B19" w:rsidTr="00717F1F">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Estabilidad</w:t>
            </w:r>
          </w:p>
        </w:tc>
        <w:tc>
          <w:tcPr>
            <w:tcW w:w="0" w:type="auto"/>
            <w:hideMark/>
          </w:tcPr>
          <w:p w:rsidR="00A52B19" w:rsidRDefault="00A52B19">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A52B19"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52B19" w:rsidRDefault="00A52B19">
            <w:pPr>
              <w:rPr>
                <w:rFonts w:ascii="Arial" w:hAnsi="Arial" w:cs="Arial"/>
                <w:sz w:val="20"/>
                <w:szCs w:val="20"/>
              </w:rPr>
            </w:pPr>
            <w:r>
              <w:rPr>
                <w:rFonts w:ascii="Arial" w:hAnsi="Arial" w:cs="Arial"/>
                <w:b/>
                <w:bCs/>
                <w:sz w:val="20"/>
                <w:szCs w:val="20"/>
              </w:rPr>
              <w:t>Comentarios</w:t>
            </w:r>
          </w:p>
        </w:tc>
        <w:tc>
          <w:tcPr>
            <w:tcW w:w="0" w:type="auto"/>
            <w:hideMark/>
          </w:tcPr>
          <w:p w:rsidR="00A52B19" w:rsidRDefault="00A52B19">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FA0982" w:rsidRPr="00950DBB" w:rsidRDefault="00FA0982" w:rsidP="00950DBB"/>
    <w:p w:rsidR="00C96693" w:rsidRDefault="00C96693" w:rsidP="00C96693"/>
    <w:p w:rsidR="00FA0982" w:rsidRDefault="00FA0982" w:rsidP="00C96693"/>
    <w:p w:rsidR="00FA0982" w:rsidRDefault="00FA0982" w:rsidP="00C96693"/>
    <w:p w:rsidR="00FA0982" w:rsidRDefault="00FA0982" w:rsidP="00C96693"/>
    <w:p w:rsidR="00FA0982" w:rsidRDefault="00FA0982" w:rsidP="00C96693"/>
    <w:p w:rsidR="00FA0982" w:rsidRDefault="00FA0982" w:rsidP="00C96693"/>
    <w:p w:rsidR="00FA0982" w:rsidRDefault="00FA0982" w:rsidP="00C96693"/>
    <w:tbl>
      <w:tblPr>
        <w:tblStyle w:val="Listamedia2-nfasis2"/>
        <w:tblW w:w="5000" w:type="pct"/>
        <w:tblLook w:val="04A0" w:firstRow="1" w:lastRow="0" w:firstColumn="1" w:lastColumn="0" w:noHBand="0" w:noVBand="1"/>
      </w:tblPr>
      <w:tblGrid>
        <w:gridCol w:w="1573"/>
        <w:gridCol w:w="7572"/>
      </w:tblGrid>
      <w:tr w:rsidR="00FA0982"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FA0982" w:rsidRDefault="00DD4F37">
            <w:pPr>
              <w:rPr>
                <w:rFonts w:ascii="Arial" w:hAnsi="Arial" w:cs="Arial"/>
                <w:sz w:val="20"/>
                <w:szCs w:val="20"/>
              </w:rPr>
            </w:pPr>
            <w:bookmarkStart w:id="290" w:name="IRQ-0003"/>
            <w:r>
              <w:rPr>
                <w:rFonts w:ascii="Arial" w:hAnsi="Arial" w:cs="Arial"/>
                <w:b/>
                <w:bCs/>
                <w:sz w:val="20"/>
                <w:szCs w:val="20"/>
              </w:rPr>
              <w:t>IRQ-0002</w:t>
            </w:r>
          </w:p>
        </w:tc>
        <w:tc>
          <w:tcPr>
            <w:tcW w:w="4183" w:type="pct"/>
            <w:hideMark/>
          </w:tcPr>
          <w:p w:rsidR="00FA0982" w:rsidRDefault="00FA0982">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Información sobre las Rutas</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Versión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Autores</w:t>
            </w:r>
          </w:p>
        </w:tc>
        <w:bookmarkEnd w:id="290"/>
        <w:tc>
          <w:tcPr>
            <w:tcW w:w="0" w:type="auto"/>
            <w:hideMark/>
          </w:tcPr>
          <w:p w:rsidR="00FA0982" w:rsidRDefault="00FA0982" w:rsidP="00FA0982">
            <w:pPr>
              <w:numPr>
                <w:ilvl w:val="0"/>
                <w:numId w:val="1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A0982">
              <w:rPr>
                <w:rFonts w:ascii="Arial" w:hAnsi="Arial" w:cs="Arial"/>
                <w:sz w:val="20"/>
                <w:szCs w:val="20"/>
              </w:rPr>
              <w:t>Miguel Centeno Muñoz</w:t>
            </w:r>
            <w:r>
              <w:rPr>
                <w:rFonts w:ascii="Arial" w:hAnsi="Arial" w:cs="Arial"/>
                <w:sz w:val="20"/>
                <w:szCs w:val="20"/>
              </w:rPr>
              <w:t xml:space="preserve"> </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Fuentes</w:t>
            </w:r>
          </w:p>
        </w:tc>
        <w:tc>
          <w:tcPr>
            <w:tcW w:w="0" w:type="auto"/>
            <w:hideMark/>
          </w:tcPr>
          <w:p w:rsidR="00FA0982" w:rsidRDefault="00FA0982" w:rsidP="00FA0982">
            <w:pPr>
              <w:numPr>
                <w:ilvl w:val="0"/>
                <w:numId w:val="1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FA0982">
              <w:rPr>
                <w:rFonts w:ascii="Arial" w:hAnsi="Arial" w:cs="Arial"/>
                <w:sz w:val="20"/>
                <w:szCs w:val="20"/>
              </w:rPr>
              <w:t>Sara Álvarez Romero</w:t>
            </w:r>
            <w:r>
              <w:rPr>
                <w:rFonts w:ascii="Arial" w:hAnsi="Arial" w:cs="Arial"/>
                <w:sz w:val="20"/>
                <w:szCs w:val="20"/>
              </w:rPr>
              <w:t xml:space="preserve">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lastRenderedPageBreak/>
              <w:t>Dependencias</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Descripción</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rPr>
              <w:t xml:space="preserve">datos identificactivos e informativos de cada una de las rutas del sistema.. </w:t>
            </w:r>
            <w:r>
              <w:rPr>
                <w:rFonts w:ascii="Arial" w:hAnsi="Arial" w:cs="Arial"/>
                <w:sz w:val="20"/>
                <w:szCs w:val="20"/>
              </w:rPr>
              <w:t xml:space="preserve">En concreto: </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Datos específicos</w:t>
            </w:r>
          </w:p>
        </w:tc>
        <w:tc>
          <w:tcPr>
            <w:tcW w:w="0" w:type="auto"/>
            <w:hideMark/>
          </w:tcPr>
          <w:p w:rsidR="00FA0982" w:rsidRDefault="00FA0982" w:rsidP="00FA0982">
            <w:pPr>
              <w:numPr>
                <w:ilvl w:val="0"/>
                <w:numId w:val="1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91" w:name="DAT-0008"/>
            <w:r>
              <w:rPr>
                <w:rFonts w:ascii="Arial" w:hAnsi="Arial" w:cs="Arial"/>
                <w:sz w:val="20"/>
                <w:szCs w:val="20"/>
              </w:rPr>
              <w:t>Título de la Ruta (</w:t>
            </w:r>
            <w:r>
              <w:rPr>
                <w:rStyle w:val="nfasis"/>
                <w:rFonts w:ascii="Arial" w:hAnsi="Arial" w:cs="Arial"/>
              </w:rPr>
              <w:t xml:space="preserve"> El usuario tiene la capacidad de nombrar cada ruta.</w:t>
            </w:r>
            <w:r>
              <w:rPr>
                <w:rFonts w:ascii="Arial" w:hAnsi="Arial" w:cs="Arial"/>
                <w:sz w:val="20"/>
                <w:szCs w:val="20"/>
              </w:rPr>
              <w:t xml:space="preserve">) </w:t>
            </w:r>
          </w:p>
          <w:p w:rsidR="00FA0982" w:rsidRDefault="00FA0982" w:rsidP="00FA0982">
            <w:pPr>
              <w:numPr>
                <w:ilvl w:val="0"/>
                <w:numId w:val="1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92" w:name="DAT-0009"/>
            <w:bookmarkEnd w:id="291"/>
            <w:r>
              <w:rPr>
                <w:rFonts w:ascii="Arial" w:hAnsi="Arial" w:cs="Arial"/>
                <w:sz w:val="20"/>
                <w:szCs w:val="20"/>
              </w:rPr>
              <w:t xml:space="preserve">Categoría de la Ruta: Mountain Bike, Turística, Gastronómica, Senderismo o Jogging. </w:t>
            </w:r>
          </w:p>
          <w:p w:rsidR="00FA0982" w:rsidRDefault="00FA0982" w:rsidP="00FA0982">
            <w:pPr>
              <w:numPr>
                <w:ilvl w:val="0"/>
                <w:numId w:val="1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93" w:name="DAT-0010"/>
            <w:bookmarkEnd w:id="292"/>
            <w:r>
              <w:rPr>
                <w:rFonts w:ascii="Arial" w:hAnsi="Arial" w:cs="Arial"/>
                <w:sz w:val="20"/>
                <w:szCs w:val="20"/>
              </w:rPr>
              <w:t>Descripción de la ruta. (</w:t>
            </w:r>
            <w:r>
              <w:rPr>
                <w:rStyle w:val="nfasis"/>
                <w:rFonts w:ascii="Arial" w:hAnsi="Arial" w:cs="Arial"/>
              </w:rPr>
              <w:t xml:space="preserve"> El usuario puede escribir una descripción explicativa sobre cada una de sus rutas</w:t>
            </w:r>
            <w:r>
              <w:rPr>
                <w:rFonts w:ascii="Arial" w:hAnsi="Arial" w:cs="Arial"/>
                <w:sz w:val="20"/>
                <w:szCs w:val="20"/>
              </w:rPr>
              <w:t xml:space="preserve">) </w:t>
            </w:r>
          </w:p>
          <w:p w:rsidR="00FA0982" w:rsidRDefault="00FA0982" w:rsidP="00FA0982">
            <w:pPr>
              <w:numPr>
                <w:ilvl w:val="0"/>
                <w:numId w:val="1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294" w:name="DAT-0011"/>
            <w:bookmarkEnd w:id="293"/>
            <w:r>
              <w:rPr>
                <w:rFonts w:ascii="Arial" w:hAnsi="Arial" w:cs="Arial"/>
                <w:sz w:val="20"/>
                <w:szCs w:val="20"/>
              </w:rPr>
              <w:t>Fichero de la Ruta (</w:t>
            </w:r>
            <w:r>
              <w:rPr>
                <w:rStyle w:val="nfasis"/>
                <w:rFonts w:ascii="Arial" w:hAnsi="Arial" w:cs="Arial"/>
              </w:rPr>
              <w:t xml:space="preserve"> la ruta específica al fichero físico, así como el fichero en si.</w:t>
            </w:r>
            <w:r>
              <w:rPr>
                <w:rFonts w:ascii="Arial" w:hAnsi="Arial" w:cs="Arial"/>
                <w:sz w:val="20"/>
                <w:szCs w:val="20"/>
              </w:rPr>
              <w:t xml:space="preserve">) </w:t>
            </w:r>
            <w:bookmarkEnd w:id="294"/>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Importancia</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Urgencia</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Estado</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FA0982" w:rsidTr="00717F1F">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Estabilidad</w:t>
            </w:r>
          </w:p>
        </w:tc>
        <w:tc>
          <w:tcPr>
            <w:tcW w:w="0" w:type="auto"/>
            <w:hideMark/>
          </w:tcPr>
          <w:p w:rsidR="00FA0982" w:rsidRDefault="00FA098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FA0982"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A0982" w:rsidRDefault="00FA0982">
            <w:pPr>
              <w:rPr>
                <w:rFonts w:ascii="Arial" w:hAnsi="Arial" w:cs="Arial"/>
                <w:sz w:val="20"/>
                <w:szCs w:val="20"/>
              </w:rPr>
            </w:pPr>
            <w:r>
              <w:rPr>
                <w:rFonts w:ascii="Arial" w:hAnsi="Arial" w:cs="Arial"/>
                <w:b/>
                <w:bCs/>
                <w:sz w:val="20"/>
                <w:szCs w:val="20"/>
              </w:rPr>
              <w:t>Comentarios</w:t>
            </w:r>
          </w:p>
        </w:tc>
        <w:tc>
          <w:tcPr>
            <w:tcW w:w="0" w:type="auto"/>
            <w:hideMark/>
          </w:tcPr>
          <w:p w:rsidR="00FA0982" w:rsidRDefault="00FA098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723A7" w:rsidRDefault="00D723A7" w:rsidP="00D723A7">
      <w:pPr>
        <w:pStyle w:val="Ttulo3"/>
        <w:rPr>
          <w:rFonts w:eastAsiaTheme="minorHAnsi" w:cstheme="minorBidi"/>
          <w:b w:val="0"/>
          <w:bCs w:val="0"/>
          <w:color w:val="auto"/>
          <w:sz w:val="22"/>
        </w:rPr>
      </w:pPr>
      <w:bookmarkStart w:id="295" w:name="_Toc391493280"/>
    </w:p>
    <w:p w:rsidR="00DA0563" w:rsidRDefault="00DA0563" w:rsidP="00D723A7">
      <w:pPr>
        <w:pStyle w:val="Ttulo3"/>
      </w:pPr>
      <w:r>
        <w:t>6.2.- Reglas de negocio y restricciones</w:t>
      </w:r>
      <w:bookmarkEnd w:id="295"/>
    </w:p>
    <w:tbl>
      <w:tblPr>
        <w:tblStyle w:val="Listamedia2-nfasis2"/>
        <w:tblW w:w="5000" w:type="pct"/>
        <w:tblLook w:val="04A0" w:firstRow="1" w:lastRow="0" w:firstColumn="1" w:lastColumn="0" w:noHBand="0" w:noVBand="1"/>
      </w:tblPr>
      <w:tblGrid>
        <w:gridCol w:w="1573"/>
        <w:gridCol w:w="7572"/>
      </w:tblGrid>
      <w:tr w:rsidR="00DA0563"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DA0563" w:rsidRDefault="00DA0563">
            <w:pPr>
              <w:rPr>
                <w:rFonts w:ascii="Arial" w:hAnsi="Arial" w:cs="Arial"/>
                <w:sz w:val="20"/>
                <w:szCs w:val="20"/>
              </w:rPr>
            </w:pPr>
            <w:bookmarkStart w:id="296" w:name="CRQ-0001"/>
            <w:r>
              <w:rPr>
                <w:rFonts w:ascii="Arial" w:hAnsi="Arial" w:cs="Arial"/>
                <w:b/>
                <w:bCs/>
                <w:sz w:val="20"/>
                <w:szCs w:val="20"/>
              </w:rPr>
              <w:t>CRQ-0001</w:t>
            </w:r>
          </w:p>
        </w:tc>
        <w:tc>
          <w:tcPr>
            <w:tcW w:w="5000" w:type="pct"/>
            <w:hideMark/>
          </w:tcPr>
          <w:p w:rsidR="00DA0563" w:rsidRDefault="00DA056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Unicidad de los nombres de usuario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Versión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( 23/06/2014 )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Autores</w:t>
            </w:r>
          </w:p>
        </w:tc>
        <w:bookmarkEnd w:id="296"/>
        <w:tc>
          <w:tcPr>
            <w:tcW w:w="0" w:type="auto"/>
            <w:hideMark/>
          </w:tcPr>
          <w:p w:rsidR="00DA0563" w:rsidRDefault="00DA0563" w:rsidP="00DA0563">
            <w:pPr>
              <w:numPr>
                <w:ilvl w:val="0"/>
                <w:numId w:val="20"/>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0563">
              <w:rPr>
                <w:rFonts w:ascii="Arial" w:hAnsi="Arial" w:cs="Arial"/>
                <w:sz w:val="20"/>
                <w:szCs w:val="20"/>
              </w:rPr>
              <w:t>Miguel Centeno Muñoz</w:t>
            </w:r>
            <w:r>
              <w:rPr>
                <w:rFonts w:ascii="Arial" w:hAnsi="Arial" w:cs="Arial"/>
                <w:sz w:val="20"/>
                <w:szCs w:val="20"/>
              </w:rPr>
              <w:t xml:space="preserve"> </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Fuentes</w:t>
            </w:r>
          </w:p>
        </w:tc>
        <w:tc>
          <w:tcPr>
            <w:tcW w:w="0" w:type="auto"/>
            <w:hideMark/>
          </w:tcPr>
          <w:p w:rsidR="00DA0563" w:rsidRDefault="00DA0563" w:rsidP="00DA0563">
            <w:pPr>
              <w:numPr>
                <w:ilvl w:val="0"/>
                <w:numId w:val="21"/>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0563">
              <w:rPr>
                <w:rFonts w:ascii="Arial" w:hAnsi="Arial" w:cs="Arial"/>
                <w:sz w:val="20"/>
                <w:szCs w:val="20"/>
              </w:rPr>
              <w:t>Sara Álvarez Romero</w:t>
            </w:r>
            <w:r>
              <w:rPr>
                <w:rFonts w:ascii="Arial" w:hAnsi="Arial" w:cs="Arial"/>
                <w:sz w:val="20"/>
                <w:szCs w:val="20"/>
              </w:rP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Dependencias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Descripción</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La información almacenada por el sistema deberá satisfacer la siguiente restricción: </w:t>
            </w:r>
            <w:r>
              <w:rPr>
                <w:rStyle w:val="nfasis"/>
                <w:rFonts w:ascii="Arial" w:hAnsi="Arial" w:cs="Arial"/>
                <w:sz w:val="20"/>
                <w:szCs w:val="20"/>
              </w:rPr>
              <w:t>La información que el sistema almacene como nombr de usuario de un usuario debe ser única.</w:t>
            </w:r>
            <w:r>
              <w:rPr>
                <w:rFonts w:ascii="Arial" w:hAnsi="Arial" w:cs="Arial"/>
                <w:sz w:val="20"/>
                <w:szCs w:val="20"/>
              </w:rPr>
              <w:t xml:space="preserve"> </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Importancia</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Urgencia</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hay presión</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Estado</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DA0563"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Estabilidad</w:t>
            </w:r>
          </w:p>
        </w:tc>
        <w:tc>
          <w:tcPr>
            <w:tcW w:w="0" w:type="auto"/>
            <w:hideMark/>
          </w:tcPr>
          <w:p w:rsidR="00DA0563" w:rsidRDefault="00DA0563">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r w:rsidR="00DA0563" w:rsidTr="00717F1F">
        <w:tc>
          <w:tcPr>
            <w:cnfStyle w:val="001000000000" w:firstRow="0" w:lastRow="0" w:firstColumn="1" w:lastColumn="0" w:oddVBand="0" w:evenVBand="0" w:oddHBand="0" w:evenHBand="0" w:firstRowFirstColumn="0" w:firstRowLastColumn="0" w:lastRowFirstColumn="0" w:lastRowLastColumn="0"/>
            <w:tcW w:w="0" w:type="auto"/>
            <w:hideMark/>
          </w:tcPr>
          <w:p w:rsidR="00DA0563" w:rsidRDefault="00DA0563">
            <w:pPr>
              <w:rPr>
                <w:rFonts w:ascii="Arial" w:hAnsi="Arial" w:cs="Arial"/>
                <w:sz w:val="20"/>
                <w:szCs w:val="20"/>
              </w:rPr>
            </w:pPr>
            <w:r>
              <w:rPr>
                <w:rFonts w:ascii="Arial" w:hAnsi="Arial" w:cs="Arial"/>
                <w:b/>
                <w:bCs/>
                <w:sz w:val="20"/>
                <w:szCs w:val="20"/>
              </w:rPr>
              <w:t>Comentarios</w:t>
            </w:r>
          </w:p>
        </w:tc>
        <w:tc>
          <w:tcPr>
            <w:tcW w:w="0" w:type="auto"/>
            <w:hideMark/>
          </w:tcPr>
          <w:p w:rsidR="00DA0563" w:rsidRDefault="00DA0563">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D723A7" w:rsidRDefault="00D723A7" w:rsidP="00D723A7">
      <w:pPr>
        <w:pStyle w:val="Ttulo3"/>
        <w:rPr>
          <w:rFonts w:eastAsiaTheme="minorHAnsi" w:cstheme="minorBidi"/>
          <w:b w:val="0"/>
          <w:bCs w:val="0"/>
          <w:color w:val="auto"/>
          <w:sz w:val="22"/>
        </w:rPr>
      </w:pPr>
      <w:bookmarkStart w:id="297" w:name="_Toc391493281"/>
    </w:p>
    <w:p w:rsidR="00DA0563" w:rsidRDefault="00DA0563" w:rsidP="00D723A7">
      <w:pPr>
        <w:pStyle w:val="Ttulo3"/>
      </w:pPr>
      <w:r>
        <w:t>6.3.- Requisitos funcionales</w:t>
      </w:r>
      <w:bookmarkEnd w:id="297"/>
    </w:p>
    <w:p w:rsidR="00DA0563" w:rsidRDefault="00DA0563" w:rsidP="00DA0563">
      <w:r>
        <w:t>A continuación se representan los requisitos funcionales que deberá satisfacer la aplicación a desarrollar. Se categorizan en Subsistemas diferenciados por la información con la que tratan.</w:t>
      </w:r>
    </w:p>
    <w:p w:rsidR="00326FDB" w:rsidRDefault="00326FDB" w:rsidP="00D723A7">
      <w:pPr>
        <w:pStyle w:val="Ttulo4"/>
        <w:ind w:firstLine="708"/>
      </w:pPr>
      <w:bookmarkStart w:id="298" w:name="_Toc391493282"/>
      <w:r>
        <w:t>6.3.1 Diagrama de subsistemas del sistema</w:t>
      </w:r>
      <w:bookmarkEnd w:id="298"/>
    </w:p>
    <w:p w:rsidR="00326FDB" w:rsidRDefault="00A52B19" w:rsidP="00326FDB">
      <w:r>
        <w:rPr>
          <w:noProof/>
          <w:lang w:eastAsia="es-ES"/>
        </w:rPr>
        <w:drawing>
          <wp:anchor distT="0" distB="0" distL="114300" distR="114300" simplePos="0" relativeHeight="251670528" behindDoc="1" locked="0" layoutInCell="1" allowOverlap="1">
            <wp:simplePos x="0" y="0"/>
            <wp:positionH relativeFrom="column">
              <wp:posOffset>1529715</wp:posOffset>
            </wp:positionH>
            <wp:positionV relativeFrom="paragraph">
              <wp:posOffset>75565</wp:posOffset>
            </wp:positionV>
            <wp:extent cx="2524125" cy="2800350"/>
            <wp:effectExtent l="0" t="0" r="9525" b="0"/>
            <wp:wrapThrough wrapText="bothSides">
              <wp:wrapPolygon edited="0">
                <wp:start x="0" y="0"/>
                <wp:lineTo x="0" y="21453"/>
                <wp:lineTo x="21518" y="21453"/>
                <wp:lineTo x="21518" y="0"/>
                <wp:lineTo x="0" y="0"/>
              </wp:wrapPolygon>
            </wp:wrapThrough>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subsistemas de la aplicacion.png"/>
                    <pic:cNvPicPr/>
                  </pic:nvPicPr>
                  <pic:blipFill>
                    <a:blip r:embed="rId20">
                      <a:extLst>
                        <a:ext uri="{28A0092B-C50C-407E-A947-70E740481C1C}">
                          <a14:useLocalDpi xmlns:a14="http://schemas.microsoft.com/office/drawing/2010/main" val="0"/>
                        </a:ext>
                      </a:extLst>
                    </a:blip>
                    <a:stretch>
                      <a:fillRect/>
                    </a:stretch>
                  </pic:blipFill>
                  <pic:spPr>
                    <a:xfrm>
                      <a:off x="0" y="0"/>
                      <a:ext cx="2524125" cy="2800350"/>
                    </a:xfrm>
                    <a:prstGeom prst="rect">
                      <a:avLst/>
                    </a:prstGeom>
                  </pic:spPr>
                </pic:pic>
              </a:graphicData>
            </a:graphic>
            <wp14:sizeRelH relativeFrom="page">
              <wp14:pctWidth>0</wp14:pctWidth>
            </wp14:sizeRelH>
            <wp14:sizeRelV relativeFrom="page">
              <wp14:pctHeight>0</wp14:pctHeight>
            </wp14:sizeRelV>
          </wp:anchor>
        </w:drawing>
      </w:r>
    </w:p>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326FDB" w:rsidP="00326FDB"/>
    <w:p w:rsidR="00326FDB" w:rsidRDefault="00A52B19" w:rsidP="00A72EF1">
      <w:pPr>
        <w:pStyle w:val="western"/>
        <w:jc w:val="center"/>
      </w:pPr>
      <w:r>
        <w:rPr>
          <w:sz w:val="18"/>
          <w:szCs w:val="18"/>
        </w:rPr>
        <w:t>Imagen X: Diagrama subsistemas de la aplicación</w:t>
      </w:r>
    </w:p>
    <w:p w:rsidR="00D723A7" w:rsidRDefault="00D723A7" w:rsidP="00D723A7">
      <w:pPr>
        <w:pStyle w:val="Ttulo4"/>
        <w:rPr>
          <w:rFonts w:asciiTheme="minorHAnsi" w:eastAsiaTheme="minorHAnsi" w:hAnsiTheme="minorHAnsi" w:cstheme="minorBidi"/>
          <w:b w:val="0"/>
          <w:bCs w:val="0"/>
          <w:i w:val="0"/>
          <w:iCs w:val="0"/>
          <w:color w:val="auto"/>
          <w:sz w:val="22"/>
        </w:rPr>
      </w:pPr>
      <w:bookmarkStart w:id="299" w:name="_Toc391493283"/>
    </w:p>
    <w:p w:rsidR="00326FDB" w:rsidRDefault="00326FDB" w:rsidP="00D723A7">
      <w:pPr>
        <w:pStyle w:val="Ttulo4"/>
        <w:ind w:firstLine="708"/>
      </w:pPr>
      <w:r>
        <w:t>6.3.2.- Diagramas de casos de uso</w:t>
      </w:r>
      <w:bookmarkEnd w:id="299"/>
    </w:p>
    <w:p w:rsidR="00A52B19" w:rsidRDefault="00A52B19" w:rsidP="00D723A7">
      <w:pPr>
        <w:pStyle w:val="Ttulo5"/>
        <w:ind w:left="708" w:firstLine="708"/>
      </w:pPr>
      <w:r>
        <w:t>6.3.2.1</w:t>
      </w:r>
      <w:r w:rsidR="00A72EF1">
        <w:t>.-</w:t>
      </w:r>
      <w:r>
        <w:t xml:space="preserve"> Subsistema de Gestión de Usuarios</w:t>
      </w:r>
    </w:p>
    <w:p w:rsidR="00A52B19" w:rsidRDefault="00A52B19" w:rsidP="00A52B19">
      <w:r>
        <w:t>En el Subsistema de Gestión de Usuarios se gestiona toda la información referente al perfil d</w:t>
      </w:r>
      <w:r w:rsidR="00A72EF1">
        <w:t>e los usuarios de la aplicación, incluyendo modificación de la contraseña y los datos identificativos.</w:t>
      </w:r>
    </w:p>
    <w:p w:rsidR="00A72EF1" w:rsidRDefault="00A72EF1" w:rsidP="00A72EF1">
      <w:pPr>
        <w:pStyle w:val="western"/>
        <w:jc w:val="center"/>
        <w:rPr>
          <w:sz w:val="18"/>
          <w:szCs w:val="18"/>
        </w:rPr>
      </w:pPr>
      <w:r>
        <w:rPr>
          <w:noProof/>
        </w:rPr>
        <w:drawing>
          <wp:anchor distT="0" distB="0" distL="114300" distR="114300" simplePos="0" relativeHeight="251671552" behindDoc="1" locked="0" layoutInCell="1" allowOverlap="1" wp14:anchorId="7FC84E3B" wp14:editId="426E38CD">
            <wp:simplePos x="0" y="0"/>
            <wp:positionH relativeFrom="column">
              <wp:posOffset>697230</wp:posOffset>
            </wp:positionH>
            <wp:positionV relativeFrom="paragraph">
              <wp:posOffset>167640</wp:posOffset>
            </wp:positionV>
            <wp:extent cx="4486275" cy="2298700"/>
            <wp:effectExtent l="0" t="0" r="9525" b="6350"/>
            <wp:wrapThrough wrapText="bothSides">
              <wp:wrapPolygon edited="0">
                <wp:start x="0" y="0"/>
                <wp:lineTo x="0" y="21481"/>
                <wp:lineTo x="21554" y="21481"/>
                <wp:lineTo x="21554"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usuarios.png"/>
                    <pic:cNvPicPr/>
                  </pic:nvPicPr>
                  <pic:blipFill>
                    <a:blip r:embed="rId21">
                      <a:extLst>
                        <a:ext uri="{28A0092B-C50C-407E-A947-70E740481C1C}">
                          <a14:useLocalDpi xmlns:a14="http://schemas.microsoft.com/office/drawing/2010/main" val="0"/>
                        </a:ext>
                      </a:extLst>
                    </a:blip>
                    <a:stretch>
                      <a:fillRect/>
                    </a:stretch>
                  </pic:blipFill>
                  <pic:spPr>
                    <a:xfrm>
                      <a:off x="0" y="0"/>
                      <a:ext cx="4486275" cy="2298700"/>
                    </a:xfrm>
                    <a:prstGeom prst="rect">
                      <a:avLst/>
                    </a:prstGeom>
                  </pic:spPr>
                </pic:pic>
              </a:graphicData>
            </a:graphic>
            <wp14:sizeRelH relativeFrom="page">
              <wp14:pctWidth>0</wp14:pctWidth>
            </wp14:sizeRelH>
            <wp14:sizeRelV relativeFrom="page">
              <wp14:pctHeight>0</wp14:pctHeight>
            </wp14:sizeRelV>
          </wp:anchor>
        </w:drawing>
      </w: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rPr>
          <w:sz w:val="18"/>
          <w:szCs w:val="18"/>
        </w:rPr>
      </w:pPr>
    </w:p>
    <w:p w:rsidR="00A72EF1" w:rsidRDefault="00A72EF1" w:rsidP="00A72EF1">
      <w:pPr>
        <w:pStyle w:val="western"/>
        <w:jc w:val="center"/>
      </w:pPr>
      <w:r>
        <w:rPr>
          <w:sz w:val="18"/>
          <w:szCs w:val="18"/>
        </w:rPr>
        <w:t>Imagen X: Subsistema de gestión de usuarios</w:t>
      </w:r>
    </w:p>
    <w:p w:rsidR="00A72EF1" w:rsidRDefault="00A72EF1" w:rsidP="00D723A7">
      <w:pPr>
        <w:pStyle w:val="Ttulo5"/>
        <w:ind w:left="708" w:firstLine="708"/>
      </w:pPr>
      <w:r>
        <w:t>6.3.2.2.- Subsistema de Gestión de Rutas</w:t>
      </w:r>
    </w:p>
    <w:p w:rsidR="00A72EF1" w:rsidRDefault="006439C4" w:rsidP="00A72EF1">
      <w:r>
        <w:rPr>
          <w:noProof/>
          <w:lang w:eastAsia="es-ES"/>
        </w:rPr>
        <w:lastRenderedPageBreak/>
        <w:drawing>
          <wp:anchor distT="0" distB="0" distL="114300" distR="114300" simplePos="0" relativeHeight="251672576" behindDoc="1" locked="0" layoutInCell="1" allowOverlap="1" wp14:anchorId="7A6735CF" wp14:editId="64883491">
            <wp:simplePos x="0" y="0"/>
            <wp:positionH relativeFrom="column">
              <wp:posOffset>62865</wp:posOffset>
            </wp:positionH>
            <wp:positionV relativeFrom="paragraph">
              <wp:posOffset>679450</wp:posOffset>
            </wp:positionV>
            <wp:extent cx="5544185" cy="4181475"/>
            <wp:effectExtent l="0" t="0" r="0" b="9525"/>
            <wp:wrapThrough wrapText="bothSides">
              <wp:wrapPolygon edited="0">
                <wp:start x="0" y="0"/>
                <wp:lineTo x="0" y="21551"/>
                <wp:lineTo x="21523" y="21551"/>
                <wp:lineTo x="21523" y="0"/>
                <wp:lineTo x="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a de gestion de rutas.png"/>
                    <pic:cNvPicPr/>
                  </pic:nvPicPr>
                  <pic:blipFill>
                    <a:blip r:embed="rId22">
                      <a:extLst>
                        <a:ext uri="{28A0092B-C50C-407E-A947-70E740481C1C}">
                          <a14:useLocalDpi xmlns:a14="http://schemas.microsoft.com/office/drawing/2010/main" val="0"/>
                        </a:ext>
                      </a:extLst>
                    </a:blip>
                    <a:stretch>
                      <a:fillRect/>
                    </a:stretch>
                  </pic:blipFill>
                  <pic:spPr>
                    <a:xfrm>
                      <a:off x="0" y="0"/>
                      <a:ext cx="5544185" cy="4181475"/>
                    </a:xfrm>
                    <a:prstGeom prst="rect">
                      <a:avLst/>
                    </a:prstGeom>
                  </pic:spPr>
                </pic:pic>
              </a:graphicData>
            </a:graphic>
            <wp14:sizeRelH relativeFrom="page">
              <wp14:pctWidth>0</wp14:pctWidth>
            </wp14:sizeRelH>
            <wp14:sizeRelV relativeFrom="page">
              <wp14:pctHeight>0</wp14:pctHeight>
            </wp14:sizeRelV>
          </wp:anchor>
        </w:drawing>
      </w:r>
      <w:r w:rsidR="00A72EF1">
        <w:t>En el Subsistema de Gestión de Rutas se gestiona toda la información referente a las rutas de la aplicación, incluyendo alta, modificación y eliminación de las mismas.</w:t>
      </w:r>
    </w:p>
    <w:p w:rsidR="00A72EF1" w:rsidRDefault="00A72EF1" w:rsidP="00A72EF1">
      <w:pPr>
        <w:pStyle w:val="western"/>
        <w:jc w:val="center"/>
      </w:pPr>
      <w:r>
        <w:rPr>
          <w:sz w:val="18"/>
          <w:szCs w:val="18"/>
        </w:rPr>
        <w:t>Imagen X: Subsistema de gestión de rutas</w:t>
      </w:r>
    </w:p>
    <w:p w:rsidR="006439C4" w:rsidRDefault="006439C4" w:rsidP="00A52B19"/>
    <w:p w:rsidR="006439C4" w:rsidRDefault="006439C4" w:rsidP="00D723A7">
      <w:pPr>
        <w:pStyle w:val="Ttulo4"/>
        <w:ind w:firstLine="708"/>
      </w:pPr>
      <w:bookmarkStart w:id="300" w:name="_Toc391493284"/>
      <w:r>
        <w:t>6.3.2.- Definición de actores</w:t>
      </w:r>
      <w:bookmarkEnd w:id="300"/>
    </w:p>
    <w:p w:rsidR="00794F0E" w:rsidRPr="00794F0E" w:rsidRDefault="00794F0E" w:rsidP="00794F0E"/>
    <w:tbl>
      <w:tblPr>
        <w:tblStyle w:val="Listamedia2-nfasis2"/>
        <w:tblW w:w="5000" w:type="pct"/>
        <w:tblLook w:val="04A0" w:firstRow="1" w:lastRow="0" w:firstColumn="1" w:lastColumn="0" w:noHBand="0" w:noVBand="1"/>
      </w:tblPr>
      <w:tblGrid>
        <w:gridCol w:w="1439"/>
        <w:gridCol w:w="7706"/>
      </w:tblGrid>
      <w:tr w:rsidR="006439C4"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6439C4" w:rsidRDefault="006439C4">
            <w:pPr>
              <w:rPr>
                <w:rFonts w:ascii="Arial" w:hAnsi="Arial" w:cs="Arial"/>
                <w:sz w:val="20"/>
                <w:szCs w:val="20"/>
              </w:rPr>
            </w:pPr>
            <w:bookmarkStart w:id="301" w:name="ACT-0001"/>
            <w:r>
              <w:rPr>
                <w:rFonts w:ascii="Arial" w:hAnsi="Arial" w:cs="Arial"/>
                <w:b/>
                <w:bCs/>
                <w:sz w:val="20"/>
                <w:szCs w:val="20"/>
              </w:rPr>
              <w:t>ACT-0001</w:t>
            </w:r>
          </w:p>
        </w:tc>
        <w:tc>
          <w:tcPr>
            <w:tcW w:w="5000" w:type="pct"/>
            <w:hideMark/>
          </w:tcPr>
          <w:p w:rsidR="006439C4" w:rsidRDefault="006439C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Usuario</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Versión</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Autores</w:t>
            </w:r>
          </w:p>
        </w:tc>
        <w:bookmarkEnd w:id="301"/>
        <w:tc>
          <w:tcPr>
            <w:tcW w:w="0" w:type="auto"/>
            <w:hideMark/>
          </w:tcPr>
          <w:p w:rsidR="006439C4" w:rsidRDefault="006439C4" w:rsidP="006439C4">
            <w:pPr>
              <w:numPr>
                <w:ilvl w:val="0"/>
                <w:numId w:val="2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439C4">
              <w:rPr>
                <w:rFonts w:ascii="Arial" w:hAnsi="Arial" w:cs="Arial"/>
                <w:sz w:val="20"/>
                <w:szCs w:val="20"/>
              </w:rPr>
              <w:t>Miguel Centeno Muñoz</w:t>
            </w:r>
            <w:r>
              <w:rPr>
                <w:rFonts w:ascii="Arial" w:hAnsi="Arial" w:cs="Arial"/>
                <w:sz w:val="20"/>
                <w:szCs w:val="20"/>
              </w:rP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Fuentes</w:t>
            </w:r>
          </w:p>
        </w:tc>
        <w:tc>
          <w:tcPr>
            <w:tcW w:w="0" w:type="auto"/>
            <w:hideMark/>
          </w:tcPr>
          <w:p w:rsidR="006439C4" w:rsidRDefault="006439C4" w:rsidP="006439C4">
            <w:pPr>
              <w:numPr>
                <w:ilvl w:val="0"/>
                <w:numId w:val="2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439C4">
              <w:rPr>
                <w:rFonts w:ascii="Arial" w:hAnsi="Arial" w:cs="Arial"/>
                <w:sz w:val="20"/>
                <w:szCs w:val="20"/>
              </w:rPr>
              <w:t>Sara Álvarez Romero</w:t>
            </w:r>
            <w:r>
              <w:rPr>
                <w:rFonts w:ascii="Arial" w:hAnsi="Arial" w:cs="Arial"/>
                <w:sz w:val="20"/>
                <w:szCs w:val="20"/>
              </w:rPr>
              <w:t xml:space="preserve"> </w:t>
            </w:r>
          </w:p>
        </w:tc>
      </w:tr>
      <w:tr w:rsidR="006439C4" w:rsidTr="00717F1F">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Descripción</w:t>
            </w:r>
          </w:p>
        </w:tc>
        <w:tc>
          <w:tcPr>
            <w:tcW w:w="0" w:type="auto"/>
            <w:hideMark/>
          </w:tcPr>
          <w:p w:rsidR="006439C4" w:rsidRDefault="006439C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Este actor representa </w:t>
            </w:r>
            <w:r>
              <w:rPr>
                <w:rStyle w:val="nfasis"/>
                <w:rFonts w:ascii="Arial" w:hAnsi="Arial" w:cs="Arial"/>
                <w:sz w:val="20"/>
                <w:szCs w:val="20"/>
              </w:rPr>
              <w:t>el usuario registrado en el sistema</w:t>
            </w:r>
            <w:r>
              <w:rPr>
                <w:rFonts w:ascii="Arial" w:hAnsi="Arial" w:cs="Arial"/>
                <w:sz w:val="20"/>
                <w:szCs w:val="20"/>
              </w:rPr>
              <w:t xml:space="preserve"> </w:t>
            </w:r>
          </w:p>
        </w:tc>
      </w:tr>
      <w:tr w:rsidR="006439C4"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439C4" w:rsidRDefault="006439C4">
            <w:pPr>
              <w:rPr>
                <w:rFonts w:ascii="Arial" w:hAnsi="Arial" w:cs="Arial"/>
                <w:sz w:val="20"/>
                <w:szCs w:val="20"/>
              </w:rPr>
            </w:pPr>
            <w:r>
              <w:rPr>
                <w:rFonts w:ascii="Arial" w:hAnsi="Arial" w:cs="Arial"/>
                <w:b/>
                <w:bCs/>
                <w:sz w:val="20"/>
                <w:szCs w:val="20"/>
              </w:rPr>
              <w:t>Comentarios</w:t>
            </w:r>
          </w:p>
        </w:tc>
        <w:tc>
          <w:tcPr>
            <w:tcW w:w="0" w:type="auto"/>
            <w:hideMark/>
          </w:tcPr>
          <w:p w:rsidR="006439C4" w:rsidRDefault="006439C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bl>
    <w:p w:rsidR="006439C4" w:rsidRDefault="006439C4" w:rsidP="006439C4"/>
    <w:p w:rsidR="00533654" w:rsidRDefault="00533654" w:rsidP="006439C4"/>
    <w:p w:rsidR="00533654" w:rsidRDefault="00533654" w:rsidP="006439C4"/>
    <w:p w:rsidR="00533654" w:rsidRDefault="00533654" w:rsidP="006439C4"/>
    <w:p w:rsidR="00533654" w:rsidRDefault="00533654" w:rsidP="00D723A7">
      <w:pPr>
        <w:pStyle w:val="Ttulo4"/>
        <w:ind w:firstLine="708"/>
      </w:pPr>
      <w:bookmarkStart w:id="302" w:name="_Toc391493285"/>
      <w:r>
        <w:lastRenderedPageBreak/>
        <w:t>6.3.3.- Casos de uso del sistema</w:t>
      </w:r>
      <w:bookmarkEnd w:id="302"/>
    </w:p>
    <w:p w:rsidR="00533654" w:rsidRDefault="00533654" w:rsidP="00533654">
      <w:pPr>
        <w:pStyle w:val="Ttulo5"/>
        <w:ind w:left="708" w:firstLine="708"/>
      </w:pPr>
      <w:r>
        <w:t>6.3.3.1.- Subsistema de gestión de usuarios</w:t>
      </w:r>
    </w:p>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03" w:name="UC-0001"/>
            <w:r>
              <w:rPr>
                <w:rFonts w:ascii="Arial" w:hAnsi="Arial" w:cs="Arial"/>
                <w:b/>
                <w:bCs/>
                <w:sz w:val="20"/>
                <w:szCs w:val="20"/>
              </w:rPr>
              <w:t>UC-0001</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Identificación de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03"/>
        <w:tc>
          <w:tcPr>
            <w:tcW w:w="0" w:type="auto"/>
            <w:gridSpan w:val="2"/>
            <w:hideMark/>
          </w:tcPr>
          <w:p w:rsidR="005C7CFD" w:rsidRDefault="005C7CFD" w:rsidP="005C7CFD">
            <w:pPr>
              <w:numPr>
                <w:ilvl w:val="0"/>
                <w:numId w:val="3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3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abstracto durante la realización de los siguientes casos de uso: </w:t>
            </w:r>
            <w:r w:rsidRPr="005C7CFD">
              <w:rPr>
                <w:rFonts w:ascii="Arial" w:hAnsi="Arial" w:cs="Arial"/>
                <w:sz w:val="20"/>
                <w:szCs w:val="20"/>
              </w:rPr>
              <w:t>[UC-0002] Modificación contraseña</w:t>
            </w:r>
            <w:r>
              <w:rPr>
                <w:rFonts w:ascii="Arial" w:hAnsi="Arial" w:cs="Arial"/>
                <w:sz w:val="20"/>
                <w:szCs w:val="20"/>
              </w:rPr>
              <w:t xml:space="preserve">, </w:t>
            </w:r>
            <w:r w:rsidRPr="005C7CFD">
              <w:rPr>
                <w:rFonts w:ascii="Arial" w:hAnsi="Arial" w:cs="Arial"/>
                <w:sz w:val="20"/>
                <w:szCs w:val="20"/>
              </w:rPr>
              <w:t>[UC-0003] Modificación informaciñón del usuario</w:t>
            </w:r>
            <w:r>
              <w:rPr>
                <w:rFonts w:ascii="Arial" w:hAnsi="Arial" w:cs="Arial"/>
                <w:sz w:val="20"/>
                <w:szCs w:val="20"/>
              </w:rPr>
              <w:t xml:space="preserve">, </w:t>
            </w:r>
            <w:r w:rsidRPr="005C7CFD">
              <w:rPr>
                <w:rFonts w:ascii="Arial" w:hAnsi="Arial" w:cs="Arial"/>
                <w:sz w:val="20"/>
                <w:szCs w:val="20"/>
              </w:rPr>
              <w:t>[UC-0004] Alta ruta</w:t>
            </w:r>
            <w:r>
              <w:rPr>
                <w:rFonts w:ascii="Arial" w:hAnsi="Arial" w:cs="Arial"/>
                <w:sz w:val="20"/>
                <w:szCs w:val="20"/>
              </w:rPr>
              <w:t xml:space="preserve">, </w:t>
            </w:r>
            <w:r w:rsidRPr="005C7CFD">
              <w:rPr>
                <w:rFonts w:ascii="Arial" w:hAnsi="Arial" w:cs="Arial"/>
                <w:sz w:val="20"/>
                <w:szCs w:val="20"/>
              </w:rPr>
              <w:t>[UC-0005] Modificación ruta</w:t>
            </w:r>
            <w:r>
              <w:rPr>
                <w:rFonts w:ascii="Arial" w:hAnsi="Arial" w:cs="Arial"/>
                <w:sz w:val="20"/>
                <w:szCs w:val="20"/>
              </w:rPr>
              <w:t xml:space="preserve">, </w:t>
            </w:r>
            <w:r w:rsidRPr="005C7CFD">
              <w:rPr>
                <w:rFonts w:ascii="Arial" w:hAnsi="Arial" w:cs="Arial"/>
                <w:sz w:val="20"/>
                <w:szCs w:val="20"/>
              </w:rPr>
              <w:t>[UC-0006] Eliminación ruta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04" w:name="STP-0014"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los datos de identificación del usuario</w:t>
            </w:r>
            <w:r>
              <w:rPr>
                <w:rFonts w:ascii="Arial" w:hAnsi="Arial" w:cs="Arial"/>
                <w:sz w:val="20"/>
                <w:szCs w:val="20"/>
              </w:rPr>
              <w:t xml:space="preserve"> </w:t>
            </w:r>
          </w:p>
        </w:tc>
      </w:tr>
      <w:bookmarkEnd w:id="304"/>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05" w:name="STP-0015"/>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05"/>
            <w:r w:rsidRPr="005C7CFD">
              <w:rPr>
                <w:rFonts w:ascii="Arial" w:hAnsi="Arial" w:cs="Arial"/>
                <w:sz w:val="20"/>
                <w:szCs w:val="20"/>
              </w:rPr>
              <w:t xml:space="preserve"> Usuario (ACT-0001) </w:t>
            </w:r>
            <w:r>
              <w:rPr>
                <w:rStyle w:val="nfasis"/>
                <w:rFonts w:ascii="Arial" w:hAnsi="Arial" w:cs="Arial"/>
                <w:sz w:val="20"/>
                <w:szCs w:val="20"/>
              </w:rPr>
              <w:t>introduce los datos de identificación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06" w:name="STP-0016"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los datos introducidos por el usuario mostrando un mensaje de confirmación</w:t>
            </w:r>
            <w:r>
              <w:rPr>
                <w:rFonts w:ascii="Arial" w:hAnsi="Arial" w:cs="Arial"/>
                <w:sz w:val="20"/>
                <w:szCs w:val="20"/>
              </w:rPr>
              <w:t xml:space="preserve"> </w:t>
            </w:r>
          </w:p>
        </w:tc>
      </w:tr>
      <w:bookmarkEnd w:id="30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Usuario reconocido por la aplicación, asignándosele sus respectivos permisos.</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Excepciones</w:t>
            </w: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07" w:name="STX-000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alguno de los datos aportados por el usuario no es correcto, </w:t>
            </w:r>
            <w:r>
              <w:rPr>
                <w:rFonts w:ascii="Arial" w:hAnsi="Arial" w:cs="Arial"/>
                <w:sz w:val="20"/>
                <w:szCs w:val="20"/>
              </w:rPr>
              <w:t>el sistema</w:t>
            </w:r>
            <w:r>
              <w:rPr>
                <w:rStyle w:val="nfasis"/>
                <w:rFonts w:ascii="Arial" w:hAnsi="Arial" w:cs="Arial"/>
                <w:sz w:val="20"/>
                <w:szCs w:val="20"/>
              </w:rPr>
              <w:t xml:space="preserve"> muestra un mensaje informando de la no-correcta introducción de los datos de usuario.El sistema permite modificar los datos introducidos erroneamente.</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307"/>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08" w:name="UC-0002"/>
            <w:r>
              <w:rPr>
                <w:rFonts w:ascii="Arial" w:hAnsi="Arial" w:cs="Arial"/>
                <w:b/>
                <w:bCs/>
                <w:sz w:val="20"/>
                <w:szCs w:val="20"/>
              </w:rPr>
              <w:lastRenderedPageBreak/>
              <w:t>UC-0002</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contraseña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( 21/06/2014 )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08"/>
        <w:tc>
          <w:tcPr>
            <w:tcW w:w="0" w:type="auto"/>
            <w:gridSpan w:val="2"/>
            <w:hideMark/>
          </w:tcPr>
          <w:p w:rsidR="005C7CFD" w:rsidRDefault="005C7CFD" w:rsidP="005C7CFD">
            <w:pPr>
              <w:numPr>
                <w:ilvl w:val="0"/>
                <w:numId w:val="33"/>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34"/>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[OBJ-0001] Gestión Usuarios Aplicación</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cuando un usuario solicite cambiar su contraseña.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09" w:name="STP-0040"/>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09"/>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10" w:name="STP-0041"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una nueva contraseña (por duplicado para evitar confusiones)</w:t>
            </w:r>
            <w:r>
              <w:rPr>
                <w:rFonts w:ascii="Arial" w:hAnsi="Arial" w:cs="Arial"/>
                <w:sz w:val="20"/>
                <w:szCs w:val="20"/>
              </w:rPr>
              <w:t xml:space="preserve"> </w:t>
            </w:r>
          </w:p>
        </w:tc>
      </w:tr>
      <w:bookmarkEnd w:id="310"/>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1" w:name="STP-0042"/>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11"/>
            <w:r w:rsidRPr="005C7CFD">
              <w:rPr>
                <w:rFonts w:ascii="Arial" w:hAnsi="Arial" w:cs="Arial"/>
                <w:sz w:val="20"/>
                <w:szCs w:val="20"/>
              </w:rPr>
              <w:t xml:space="preserve"> Usuario (ACT-0001) </w:t>
            </w:r>
            <w:r>
              <w:rPr>
                <w:rStyle w:val="nfasis"/>
                <w:rFonts w:ascii="Arial" w:hAnsi="Arial" w:cs="Arial"/>
              </w:rPr>
              <w:t>introduce la nueva contraseña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12" w:name="STP-0043"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 y asigna nueva contraseña al usuario y muestra confirmación por pantalla</w:t>
            </w:r>
            <w:r>
              <w:rPr>
                <w:rFonts w:ascii="Arial" w:hAnsi="Arial" w:cs="Arial"/>
                <w:sz w:val="20"/>
                <w:szCs w:val="20"/>
              </w:rPr>
              <w:t xml:space="preserve"> </w:t>
            </w:r>
          </w:p>
        </w:tc>
      </w:tr>
      <w:bookmarkEnd w:id="312"/>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asigna una nueva contraseña al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13" w:name="UC-0003"/>
            <w:r>
              <w:rPr>
                <w:rFonts w:ascii="Arial" w:hAnsi="Arial" w:cs="Arial"/>
                <w:b/>
                <w:bCs/>
                <w:sz w:val="20"/>
                <w:szCs w:val="20"/>
              </w:rPr>
              <w:t>UC-0003</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informaciñón del usuario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13"/>
        <w:tc>
          <w:tcPr>
            <w:tcW w:w="0" w:type="auto"/>
            <w:gridSpan w:val="2"/>
            <w:hideMark/>
          </w:tcPr>
          <w:p w:rsidR="005C7CFD" w:rsidRDefault="005C7CFD" w:rsidP="005C7CFD">
            <w:pPr>
              <w:numPr>
                <w:ilvl w:val="0"/>
                <w:numId w:val="35"/>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36"/>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[IRQ-0001] Información sobre Usuario</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[OBJ-0003] Modificación perfil de usuario</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la modificación/actualización de los datos de su perfil</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Ninguno</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4" w:name="STP-0044"/>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14"/>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15" w:name="STP-0045"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al usuario los datos del perfil que desea actualizar</w:t>
            </w:r>
            <w:r>
              <w:rPr>
                <w:rFonts w:ascii="Arial" w:hAnsi="Arial" w:cs="Arial"/>
                <w:sz w:val="20"/>
                <w:szCs w:val="20"/>
              </w:rPr>
              <w:t xml:space="preserve"> </w:t>
            </w:r>
          </w:p>
        </w:tc>
      </w:tr>
      <w:bookmarkEnd w:id="315"/>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16" w:name="STP-0046"/>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16"/>
            <w:r w:rsidRPr="005C7CFD">
              <w:rPr>
                <w:rFonts w:ascii="Arial" w:hAnsi="Arial" w:cs="Arial"/>
                <w:sz w:val="20"/>
                <w:szCs w:val="20"/>
              </w:rPr>
              <w:t xml:space="preserve"> Usuario (ACT-0001) </w:t>
            </w:r>
            <w:r>
              <w:rPr>
                <w:rStyle w:val="nfasis"/>
                <w:rFonts w:ascii="Arial" w:hAnsi="Arial" w:cs="Arial"/>
              </w:rPr>
              <w:t>rellena los datos del perfil que desea actualizar</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17" w:name="STP-0047"/>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dato identificativo a modificar es foto de perfil, </w:t>
            </w:r>
            <w:r>
              <w:rPr>
                <w:rFonts w:ascii="Arial" w:hAnsi="Arial" w:cs="Arial"/>
                <w:sz w:val="20"/>
                <w:szCs w:val="20"/>
              </w:rPr>
              <w:t>el actor</w:t>
            </w:r>
            <w:bookmarkEnd w:id="317"/>
            <w:r w:rsidRPr="005C7CFD">
              <w:rPr>
                <w:rFonts w:ascii="Arial" w:hAnsi="Arial" w:cs="Arial"/>
                <w:sz w:val="20"/>
                <w:szCs w:val="20"/>
              </w:rPr>
              <w:t xml:space="preserve"> Usuario (ACT-0001) </w:t>
            </w:r>
            <w:r>
              <w:rPr>
                <w:rStyle w:val="nfasis"/>
                <w:rFonts w:ascii="Arial" w:hAnsi="Arial" w:cs="Arial"/>
              </w:rPr>
              <w:t>provee el fichero con la foto de perfil, buscándolo en su equipo mediante explorador de archivos</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18" w:name="STP-0048"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registra/actualiza los datos identificativos facilitados mostrando confirmación del proceso por pantalla</w:t>
            </w:r>
            <w:r>
              <w:rPr>
                <w:rFonts w:ascii="Arial" w:hAnsi="Arial" w:cs="Arial"/>
                <w:sz w:val="20"/>
                <w:szCs w:val="20"/>
              </w:rPr>
              <w:t xml:space="preserve"> </w:t>
            </w:r>
          </w:p>
        </w:tc>
      </w:tr>
      <w:bookmarkEnd w:id="318"/>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717F1F" w:rsidRDefault="00717F1F" w:rsidP="00D723A7">
      <w:pPr>
        <w:pStyle w:val="Ttulo5"/>
        <w:ind w:left="708" w:firstLine="708"/>
      </w:pPr>
    </w:p>
    <w:p w:rsidR="005C7CFD" w:rsidRDefault="005C7CFD" w:rsidP="00D723A7">
      <w:pPr>
        <w:pStyle w:val="Ttulo5"/>
        <w:ind w:left="708" w:firstLine="708"/>
      </w:pPr>
      <w:r>
        <w:t>6.3.3.2.- Subsistema de gestión de rutas</w:t>
      </w:r>
    </w:p>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19" w:name="UC-0004"/>
            <w:r>
              <w:rPr>
                <w:rFonts w:ascii="Arial" w:hAnsi="Arial" w:cs="Arial"/>
                <w:b/>
                <w:bCs/>
                <w:sz w:val="20"/>
                <w:szCs w:val="20"/>
              </w:rPr>
              <w:t>UC-0004</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Alta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19"/>
        <w:tc>
          <w:tcPr>
            <w:tcW w:w="0" w:type="auto"/>
            <w:gridSpan w:val="2"/>
            <w:hideMark/>
          </w:tcPr>
          <w:p w:rsidR="005C7CFD" w:rsidRDefault="005C7CFD" w:rsidP="005C7CFD">
            <w:pPr>
              <w:numPr>
                <w:ilvl w:val="0"/>
                <w:numId w:val="37"/>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38"/>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[OBJ-0005] Alta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usuario solicita que desea registrar una nueva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0" w:name="STP-0049"/>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20"/>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21" w:name="STP-0050"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solicita al usuario información referente a la ruta que se desea añadir</w:t>
            </w:r>
            <w:r>
              <w:rPr>
                <w:rFonts w:ascii="Arial" w:hAnsi="Arial" w:cs="Arial"/>
                <w:sz w:val="20"/>
                <w:szCs w:val="20"/>
              </w:rPr>
              <w:t xml:space="preserve"> </w:t>
            </w:r>
          </w:p>
        </w:tc>
      </w:tr>
      <w:bookmarkEnd w:id="321"/>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2" w:name="STP-0051"/>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22"/>
            <w:r w:rsidRPr="005C7CFD">
              <w:rPr>
                <w:rFonts w:ascii="Arial" w:hAnsi="Arial" w:cs="Arial"/>
                <w:sz w:val="20"/>
                <w:szCs w:val="20"/>
              </w:rPr>
              <w:t xml:space="preserve"> Usuario (ACT-0001) </w:t>
            </w:r>
            <w:r>
              <w:rPr>
                <w:rStyle w:val="nfasis"/>
                <w:rFonts w:ascii="Arial" w:hAnsi="Arial" w:cs="Arial"/>
                <w:sz w:val="20"/>
                <w:szCs w:val="20"/>
              </w:rPr>
              <w:t>provee la información necesaria para registrar una nueva ruta</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23" w:name="STP-0052"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registra el alta de la nueva ruta así como muestra un mensaje por pantalla de confirmación</w:t>
            </w:r>
            <w:r>
              <w:rPr>
                <w:rFonts w:ascii="Arial" w:hAnsi="Arial" w:cs="Arial"/>
                <w:sz w:val="20"/>
                <w:szCs w:val="20"/>
              </w:rPr>
              <w:t xml:space="preserve"> </w:t>
            </w:r>
          </w:p>
        </w:tc>
      </w:tr>
      <w:bookmarkEnd w:id="323"/>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Nueva ruta queda registrada en el sistema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24" w:name="UC-0005"/>
            <w:r>
              <w:rPr>
                <w:rFonts w:ascii="Arial" w:hAnsi="Arial" w:cs="Arial"/>
                <w:b/>
                <w:bCs/>
                <w:sz w:val="20"/>
                <w:szCs w:val="20"/>
              </w:rPr>
              <w:t>UC-0005</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Modificación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24"/>
        <w:tc>
          <w:tcPr>
            <w:tcW w:w="0" w:type="auto"/>
            <w:gridSpan w:val="2"/>
            <w:hideMark/>
          </w:tcPr>
          <w:p w:rsidR="005C7CFD" w:rsidRDefault="005C7CFD" w:rsidP="005C7CFD">
            <w:pPr>
              <w:numPr>
                <w:ilvl w:val="0"/>
                <w:numId w:val="39"/>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40"/>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[OBJ-0006] Modificación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modificar la información referente a una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5" w:name="STP-0053"/>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25"/>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26" w:name="STP-0054"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los atributos de la ruta que el usuario desea modificar</w:t>
            </w:r>
            <w:r>
              <w:rPr>
                <w:rFonts w:ascii="Arial" w:hAnsi="Arial" w:cs="Arial"/>
                <w:sz w:val="20"/>
                <w:szCs w:val="20"/>
              </w:rPr>
              <w:t xml:space="preserve"> </w:t>
            </w:r>
          </w:p>
        </w:tc>
      </w:tr>
      <w:bookmarkEnd w:id="326"/>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27" w:name="STP-0055"/>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el atributo de la ruta que desea modificar es fichero ruta, </w:t>
            </w:r>
            <w:r>
              <w:rPr>
                <w:rFonts w:ascii="Arial" w:hAnsi="Arial" w:cs="Arial"/>
                <w:sz w:val="20"/>
                <w:szCs w:val="20"/>
              </w:rPr>
              <w:t>el actor</w:t>
            </w:r>
            <w:bookmarkEnd w:id="327"/>
            <w:r w:rsidRPr="005C7CFD">
              <w:rPr>
                <w:rFonts w:ascii="Arial" w:hAnsi="Arial" w:cs="Arial"/>
                <w:sz w:val="20"/>
                <w:szCs w:val="20"/>
              </w:rPr>
              <w:t xml:space="preserve"> Usuario (ACT-0001) </w:t>
            </w:r>
            <w:r>
              <w:rPr>
                <w:rStyle w:val="nfasis"/>
                <w:rFonts w:ascii="Arial" w:hAnsi="Arial" w:cs="Arial"/>
              </w:rPr>
              <w:t>busca el nuevo fichero a registrar en su equipo mediante el explorador de archivos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28" w:name="STP-0056" w:colFirst="2" w:colLast="2"/>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el sistema registra los cambios realizados por el usuario a la ruta mostrando un mensaje de confirmación</w:t>
            </w:r>
            <w:r>
              <w:rPr>
                <w:rFonts w:ascii="Arial" w:hAnsi="Arial" w:cs="Arial"/>
                <w:sz w:val="20"/>
                <w:szCs w:val="20"/>
              </w:rPr>
              <w:t xml:space="preserve"> </w:t>
            </w:r>
          </w:p>
        </w:tc>
      </w:tr>
      <w:bookmarkEnd w:id="328"/>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tbl>
      <w:tblPr>
        <w:tblStyle w:val="Listamedia2-nfasis2"/>
        <w:tblW w:w="5000" w:type="pct"/>
        <w:tblLook w:val="04A0" w:firstRow="1" w:lastRow="0" w:firstColumn="1" w:lastColumn="0" w:noHBand="0" w:noVBand="1"/>
      </w:tblPr>
      <w:tblGrid>
        <w:gridCol w:w="1594"/>
        <w:gridCol w:w="695"/>
        <w:gridCol w:w="6856"/>
      </w:tblGrid>
      <w:tr w:rsidR="005C7CFD" w:rsidTr="00717F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rsidR="005C7CFD" w:rsidRDefault="005C7CFD">
            <w:pPr>
              <w:rPr>
                <w:rFonts w:ascii="Arial" w:hAnsi="Arial" w:cs="Arial"/>
                <w:sz w:val="20"/>
                <w:szCs w:val="20"/>
              </w:rPr>
            </w:pPr>
            <w:bookmarkStart w:id="329" w:name="UC-0006"/>
            <w:r>
              <w:rPr>
                <w:rFonts w:ascii="Arial" w:hAnsi="Arial" w:cs="Arial"/>
                <w:b/>
                <w:bCs/>
                <w:sz w:val="20"/>
                <w:szCs w:val="20"/>
              </w:rPr>
              <w:lastRenderedPageBreak/>
              <w:t>UC-0006</w:t>
            </w:r>
          </w:p>
        </w:tc>
        <w:tc>
          <w:tcPr>
            <w:tcW w:w="4183" w:type="pct"/>
            <w:gridSpan w:val="2"/>
            <w:hideMark/>
          </w:tcPr>
          <w:p w:rsidR="005C7CFD" w:rsidRDefault="005C7CFD">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b/>
                <w:bCs/>
                <w:sz w:val="20"/>
                <w:szCs w:val="20"/>
              </w:rPr>
              <w:t>Eliminación ruta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Versión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1.0 ( 25/06/2014 )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Autores</w:t>
            </w:r>
          </w:p>
        </w:tc>
        <w:bookmarkEnd w:id="329"/>
        <w:tc>
          <w:tcPr>
            <w:tcW w:w="0" w:type="auto"/>
            <w:gridSpan w:val="2"/>
            <w:hideMark/>
          </w:tcPr>
          <w:p w:rsidR="005C7CFD" w:rsidRDefault="005C7CFD" w:rsidP="005C7CFD">
            <w:pPr>
              <w:numPr>
                <w:ilvl w:val="0"/>
                <w:numId w:val="41"/>
              </w:numPr>
              <w:spacing w:before="100" w:beforeAutospacing="1" w:after="100" w:afterAutospacing="1"/>
              <w:ind w:left="240"/>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C7CFD">
              <w:rPr>
                <w:rFonts w:ascii="Arial" w:hAnsi="Arial" w:cs="Arial"/>
                <w:sz w:val="20"/>
                <w:szCs w:val="20"/>
              </w:rPr>
              <w:t>Miguel Centeno Muñoz</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Fuentes</w:t>
            </w:r>
          </w:p>
        </w:tc>
        <w:tc>
          <w:tcPr>
            <w:tcW w:w="0" w:type="auto"/>
            <w:gridSpan w:val="2"/>
            <w:hideMark/>
          </w:tcPr>
          <w:p w:rsidR="005C7CFD" w:rsidRDefault="005C7CFD" w:rsidP="005C7CFD">
            <w:pPr>
              <w:numPr>
                <w:ilvl w:val="0"/>
                <w:numId w:val="42"/>
              </w:numPr>
              <w:spacing w:before="100" w:beforeAutospacing="1" w:after="100" w:afterAutospacing="1"/>
              <w:ind w:left="240"/>
              <w:jc w:val="left"/>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C7CFD">
              <w:rPr>
                <w:rFonts w:ascii="Arial" w:hAnsi="Arial" w:cs="Arial"/>
                <w:sz w:val="20"/>
                <w:szCs w:val="20"/>
              </w:rPr>
              <w:t>Sergio Segura Rueda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Dependencias</w:t>
            </w:r>
          </w:p>
        </w:tc>
        <w:tc>
          <w:tcPr>
            <w:tcW w:w="0" w:type="auto"/>
            <w:gridSpan w:val="2"/>
            <w:hideMark/>
          </w:tcPr>
          <w:p w:rsidR="005C7CFD" w:rsidRDefault="005C7CFD">
            <w:pPr>
              <w:jc w:val="lef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[IRQ-0002] Información sobre Rutas</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[OBJ-0007] Eliminación de una Ruta</w:t>
            </w:r>
            <w:r>
              <w:rPr>
                <w:rFonts w:ascii="Arial" w:hAnsi="Arial" w:cs="Arial"/>
                <w:sz w:val="20"/>
                <w:szCs w:val="20"/>
              </w:rPr>
              <w:t xml:space="preserve"> </w:t>
            </w:r>
          </w:p>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5C7CFD">
              <w:rPr>
                <w:rFonts w:ascii="Arial" w:hAnsi="Arial" w:cs="Arial"/>
                <w:sz w:val="20"/>
                <w:szCs w:val="20"/>
              </w:rPr>
              <w:t>[OBJ-0004] Gestión de Rutas</w:t>
            </w:r>
            <w:r>
              <w:rPr>
                <w:rFonts w:ascii="Arial" w:hAnsi="Arial" w:cs="Arial"/>
                <w:sz w:val="20"/>
                <w:szCs w:val="20"/>
              </w:rPr>
              <w:t xml:space="preserve">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Descripción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rPr>
              <w:t>el usuario solicita que desea eliminar una ruta</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Precondición</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Ninguna</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hideMark/>
          </w:tcPr>
          <w:p w:rsidR="005C7CFD" w:rsidRDefault="005C7CFD">
            <w:pPr>
              <w:rPr>
                <w:rFonts w:ascii="Arial" w:hAnsi="Arial" w:cs="Arial"/>
                <w:sz w:val="20"/>
                <w:szCs w:val="20"/>
              </w:rPr>
            </w:pPr>
            <w:r>
              <w:rPr>
                <w:rFonts w:ascii="Arial" w:hAnsi="Arial" w:cs="Arial"/>
                <w:b/>
                <w:bCs/>
                <w:sz w:val="20"/>
                <w:szCs w:val="20"/>
              </w:rPr>
              <w:t>Secuencia normal</w:t>
            </w: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Paso</w:t>
            </w:r>
          </w:p>
        </w:tc>
        <w:tc>
          <w:tcPr>
            <w:tcW w:w="3803" w:type="pct"/>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Pr>
                <w:rFonts w:ascii="Arial" w:hAnsi="Arial" w:cs="Arial"/>
                <w:b/>
                <w:bCs/>
                <w:sz w:val="20"/>
                <w:szCs w:val="20"/>
              </w:rPr>
              <w:t>Acción</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bookmarkStart w:id="330" w:name="STP-0057"/>
            <w:r>
              <w:rPr>
                <w:rFonts w:ascii="Arial" w:hAnsi="Arial" w:cs="Arial"/>
                <w:sz w:val="20"/>
                <w:szCs w:val="20"/>
              </w:rPr>
              <w:t>1</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Se realiza el caso de uso </w:t>
            </w:r>
            <w:bookmarkEnd w:id="330"/>
            <w:r w:rsidRPr="005C7CFD">
              <w:rPr>
                <w:rFonts w:ascii="Arial" w:hAnsi="Arial" w:cs="Arial"/>
                <w:sz w:val="20"/>
                <w:szCs w:val="20"/>
              </w:rPr>
              <w:t xml:space="preserve">Identificación de usuario (UC-0001) </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31" w:name="STP-0058"/>
            <w:r>
              <w:rPr>
                <w:rFonts w:ascii="Arial" w:hAnsi="Arial" w:cs="Arial"/>
                <w:sz w:val="20"/>
                <w:szCs w:val="20"/>
              </w:rPr>
              <w:t>2</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actor</w:t>
            </w:r>
            <w:bookmarkEnd w:id="331"/>
            <w:r w:rsidRPr="005C7CFD">
              <w:rPr>
                <w:rFonts w:ascii="Arial" w:hAnsi="Arial" w:cs="Arial"/>
                <w:sz w:val="20"/>
                <w:szCs w:val="20"/>
              </w:rPr>
              <w:t xml:space="preserve"> Usuario (ACT-0001) </w:t>
            </w:r>
            <w:r>
              <w:rPr>
                <w:rStyle w:val="nfasis"/>
                <w:rFonts w:ascii="Arial" w:hAnsi="Arial" w:cs="Arial"/>
              </w:rPr>
              <w:t>selecciona la ruta que desea eliminar haciendo click en el botón designado para eliminar ruta en la pantalla de gestión de las rutas del usuario</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2" w:name="STP-0059"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w:t>
            </w:r>
            <w:r>
              <w:rPr>
                <w:rStyle w:val="nfasis"/>
                <w:rFonts w:ascii="Arial" w:hAnsi="Arial" w:cs="Arial"/>
              </w:rPr>
              <w:t xml:space="preserve"> solicita confirmación de que se quiere eliminar la ruta seleccionada</w:t>
            </w:r>
            <w:r>
              <w:rPr>
                <w:rFonts w:ascii="Arial" w:hAnsi="Arial" w:cs="Arial"/>
                <w:sz w:val="20"/>
                <w:szCs w:val="20"/>
              </w:rPr>
              <w:t xml:space="preserve"> </w:t>
            </w:r>
          </w:p>
        </w:tc>
      </w:tr>
      <w:bookmarkEnd w:id="332"/>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33" w:name="STP-0060"/>
            <w:r>
              <w:rPr>
                <w:rFonts w:ascii="Arial" w:hAnsi="Arial" w:cs="Arial"/>
                <w:sz w:val="20"/>
                <w:szCs w:val="20"/>
              </w:rPr>
              <w:t>4</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quiere eliminar la ruta , </w:t>
            </w:r>
            <w:r>
              <w:rPr>
                <w:rFonts w:ascii="Arial" w:hAnsi="Arial" w:cs="Arial"/>
                <w:sz w:val="20"/>
                <w:szCs w:val="20"/>
              </w:rPr>
              <w:t>el actor</w:t>
            </w:r>
            <w:bookmarkEnd w:id="333"/>
            <w:r w:rsidRPr="005C7CFD">
              <w:rPr>
                <w:rFonts w:ascii="Arial" w:hAnsi="Arial" w:cs="Arial"/>
                <w:sz w:val="20"/>
                <w:szCs w:val="20"/>
              </w:rPr>
              <w:t xml:space="preserve"> Usuario (ACT-0001) </w:t>
            </w:r>
            <w:r>
              <w:rPr>
                <w:rStyle w:val="nfasis"/>
                <w:rFonts w:ascii="Arial" w:hAnsi="Arial" w:cs="Arial"/>
              </w:rPr>
              <w:t>confirma la eliminación de la ruta en cuestión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4" w:name="STP-0061"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5</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ha confirmado la eliminación de la ruta, </w:t>
            </w:r>
            <w:r>
              <w:rPr>
                <w:rFonts w:ascii="Arial" w:hAnsi="Arial" w:cs="Arial"/>
                <w:sz w:val="20"/>
                <w:szCs w:val="20"/>
              </w:rPr>
              <w:t>el sistema</w:t>
            </w:r>
            <w:r>
              <w:rPr>
                <w:rStyle w:val="nfasis"/>
                <w:rFonts w:ascii="Arial" w:hAnsi="Arial" w:cs="Arial"/>
              </w:rPr>
              <w:t xml:space="preserve"> elimina la ruta en cuestión mostrando un mensaje de confirmación</w:t>
            </w:r>
            <w:r>
              <w:rPr>
                <w:rFonts w:ascii="Arial" w:hAnsi="Arial" w:cs="Arial"/>
                <w:sz w:val="20"/>
                <w:szCs w:val="20"/>
              </w:rPr>
              <w:t xml:space="preserve"> </w:t>
            </w:r>
          </w:p>
        </w:tc>
      </w:tr>
      <w:bookmarkEnd w:id="334"/>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p>
        </w:tc>
        <w:tc>
          <w:tcPr>
            <w:tcW w:w="0" w:type="auto"/>
            <w:hideMark/>
          </w:tcPr>
          <w:p w:rsidR="005C7CFD" w:rsidRDefault="005C7CF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bookmarkStart w:id="335" w:name="STP-0062"/>
            <w:r>
              <w:rPr>
                <w:rFonts w:ascii="Arial" w:hAnsi="Arial" w:cs="Arial"/>
                <w:sz w:val="20"/>
                <w:szCs w:val="20"/>
              </w:rPr>
              <w:t>6</w:t>
            </w:r>
          </w:p>
        </w:tc>
        <w:tc>
          <w:tcPr>
            <w:tcW w:w="0" w:type="auto"/>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no quiere eliminar la ruta en cuestión, </w:t>
            </w:r>
            <w:r>
              <w:rPr>
                <w:rFonts w:ascii="Arial" w:hAnsi="Arial" w:cs="Arial"/>
                <w:sz w:val="20"/>
                <w:szCs w:val="20"/>
              </w:rPr>
              <w:t>el actor</w:t>
            </w:r>
            <w:bookmarkEnd w:id="335"/>
            <w:r w:rsidRPr="005C7CFD">
              <w:rPr>
                <w:rFonts w:ascii="Arial" w:hAnsi="Arial" w:cs="Arial"/>
                <w:sz w:val="20"/>
                <w:szCs w:val="20"/>
              </w:rPr>
              <w:t xml:space="preserve"> Usuario (ACT-0001) </w:t>
            </w:r>
            <w:r>
              <w:rPr>
                <w:rStyle w:val="nfasis"/>
                <w:rFonts w:ascii="Arial" w:hAnsi="Arial" w:cs="Arial"/>
              </w:rPr>
              <w:t>cancela el proceso de eliminación haciendo uso del botón desiegnado a tal función</w:t>
            </w:r>
            <w:r>
              <w:rPr>
                <w:rFonts w:ascii="Arial" w:hAnsi="Arial" w:cs="Arial"/>
                <w:sz w:val="20"/>
                <w:szCs w:val="20"/>
              </w:rPr>
              <w:t xml:space="preserve"> </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vMerge/>
            <w:hideMark/>
          </w:tcPr>
          <w:p w:rsidR="005C7CFD" w:rsidRDefault="005C7CFD">
            <w:pPr>
              <w:rPr>
                <w:rFonts w:ascii="Arial" w:hAnsi="Arial" w:cs="Arial"/>
                <w:sz w:val="20"/>
                <w:szCs w:val="20"/>
              </w:rPr>
            </w:pPr>
            <w:bookmarkStart w:id="336" w:name="STP-0063" w:colFirst="2" w:colLast="2"/>
          </w:p>
        </w:tc>
        <w:tc>
          <w:tcPr>
            <w:tcW w:w="0" w:type="auto"/>
            <w:hideMark/>
          </w:tcPr>
          <w:p w:rsidR="005C7CFD" w:rsidRDefault="005C7CF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7</w:t>
            </w:r>
          </w:p>
        </w:tc>
        <w:tc>
          <w:tcPr>
            <w:tcW w:w="0" w:type="auto"/>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w:t>
            </w:r>
            <w:r>
              <w:rPr>
                <w:rStyle w:val="nfasis"/>
                <w:rFonts w:ascii="Arial" w:hAnsi="Arial" w:cs="Arial"/>
              </w:rPr>
              <w:t xml:space="preserve"> cliente cancela eliminación de la ruta, </w:t>
            </w:r>
            <w:r>
              <w:rPr>
                <w:rFonts w:ascii="Arial" w:hAnsi="Arial" w:cs="Arial"/>
                <w:sz w:val="20"/>
                <w:szCs w:val="20"/>
              </w:rPr>
              <w:t>el sistema</w:t>
            </w:r>
            <w:r>
              <w:rPr>
                <w:rStyle w:val="nfasis"/>
                <w:rFonts w:ascii="Arial" w:hAnsi="Arial" w:cs="Arial"/>
              </w:rPr>
              <w:t xml:space="preserve"> sistema muestra un mensaje confirmando la no-eliminación de la ruta</w:t>
            </w:r>
            <w:r>
              <w:rPr>
                <w:rFonts w:ascii="Arial" w:hAnsi="Arial" w:cs="Arial"/>
                <w:sz w:val="20"/>
                <w:szCs w:val="20"/>
              </w:rPr>
              <w:t xml:space="preserve"> </w:t>
            </w:r>
          </w:p>
        </w:tc>
      </w:tr>
      <w:bookmarkEnd w:id="336"/>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Postcondición</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ruta queda eliminada del sistema</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Importancia</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vital</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Urgencia</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inmediatamente</w:t>
            </w:r>
          </w:p>
        </w:tc>
      </w:tr>
      <w:tr w:rsidR="005C7CFD" w:rsidTr="00717F1F">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Estado</w:t>
            </w:r>
          </w:p>
        </w:tc>
        <w:tc>
          <w:tcPr>
            <w:tcW w:w="0" w:type="auto"/>
            <w:gridSpan w:val="2"/>
            <w:hideMark/>
          </w:tcPr>
          <w:p w:rsidR="005C7CFD" w:rsidRDefault="005C7CFD">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construcción</w:t>
            </w:r>
          </w:p>
        </w:tc>
      </w:tr>
      <w:tr w:rsidR="005C7CFD" w:rsidTr="00717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7CFD" w:rsidRDefault="005C7CFD">
            <w:pPr>
              <w:rPr>
                <w:rFonts w:ascii="Arial" w:hAnsi="Arial" w:cs="Arial"/>
                <w:sz w:val="20"/>
                <w:szCs w:val="20"/>
              </w:rPr>
            </w:pPr>
            <w:r>
              <w:rPr>
                <w:rFonts w:ascii="Arial" w:hAnsi="Arial" w:cs="Arial"/>
                <w:b/>
                <w:bCs/>
                <w:sz w:val="20"/>
                <w:szCs w:val="20"/>
              </w:rPr>
              <w:t>Estabilidad</w:t>
            </w:r>
          </w:p>
        </w:tc>
        <w:tc>
          <w:tcPr>
            <w:tcW w:w="0" w:type="auto"/>
            <w:gridSpan w:val="2"/>
            <w:hideMark/>
          </w:tcPr>
          <w:p w:rsidR="005C7CFD" w:rsidRDefault="005C7CFD">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alta</w:t>
            </w:r>
          </w:p>
        </w:tc>
      </w:tr>
    </w:tbl>
    <w:p w:rsidR="005C7CFD" w:rsidRDefault="005C7CFD"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533654"/>
    <w:p w:rsidR="00131968" w:rsidRDefault="00131968" w:rsidP="00D723A7">
      <w:pPr>
        <w:pStyle w:val="Ttulo3"/>
      </w:pPr>
      <w:bookmarkStart w:id="337" w:name="_Toc391493286"/>
      <w:r>
        <w:lastRenderedPageBreak/>
        <w:t>6.3.- Requisitos no funcionales</w:t>
      </w:r>
      <w:bookmarkEnd w:id="337"/>
    </w:p>
    <w:p w:rsidR="00131968" w:rsidRDefault="00131968" w:rsidP="00D723A7">
      <w:pPr>
        <w:pStyle w:val="Ttulo3"/>
      </w:pPr>
      <w:bookmarkStart w:id="338" w:name="_Toc391493287"/>
      <w:r>
        <w:t>6.4.- Matriz de rastreabilidad requisitos-objetivos</w:t>
      </w:r>
      <w:bookmarkEnd w:id="338"/>
    </w:p>
    <w:p w:rsidR="00131968" w:rsidRDefault="00131968" w:rsidP="00D723A7">
      <w:pPr>
        <w:pStyle w:val="Ttulo3"/>
      </w:pPr>
      <w:bookmarkStart w:id="339" w:name="_Toc391493288"/>
      <w:r>
        <w:t>6.5.- Matriz de rastreabilidad casos de uso-objetivos</w:t>
      </w:r>
      <w:bookmarkEnd w:id="339"/>
    </w:p>
    <w:p w:rsidR="00131968" w:rsidRDefault="00131968" w:rsidP="00131968">
      <w:pPr>
        <w:pStyle w:val="Ttulo2"/>
      </w:pPr>
      <w:bookmarkStart w:id="340" w:name="_Toc391493289"/>
      <w:r>
        <w:t>7.- Análisis de requisitos</w:t>
      </w:r>
      <w:bookmarkEnd w:id="340"/>
    </w:p>
    <w:p w:rsidR="00131968" w:rsidRDefault="00131968" w:rsidP="00D723A7">
      <w:pPr>
        <w:pStyle w:val="Ttulo3"/>
      </w:pPr>
      <w:bookmarkStart w:id="341" w:name="_Toc391493290"/>
      <w:r>
        <w:t>7.1.- Modelo estático del sistema</w:t>
      </w:r>
      <w:bookmarkEnd w:id="341"/>
    </w:p>
    <w:p w:rsidR="00131968" w:rsidRDefault="00D723A7" w:rsidP="00131968">
      <w:pPr>
        <w:pStyle w:val="Ttulo4"/>
      </w:pPr>
      <w:bookmarkStart w:id="342" w:name="_Toc391493291"/>
      <w:r>
        <w:tab/>
      </w:r>
      <w:r w:rsidR="00131968">
        <w:t>7.1.1.- Diagramas de tipos</w:t>
      </w:r>
      <w:bookmarkEnd w:id="342"/>
    </w:p>
    <w:p w:rsidR="00131968" w:rsidRDefault="00D723A7" w:rsidP="00131968">
      <w:pPr>
        <w:pStyle w:val="Ttulo5"/>
      </w:pPr>
      <w:r>
        <w:tab/>
      </w:r>
      <w:r>
        <w:tab/>
      </w:r>
      <w:r w:rsidR="00131968">
        <w:t>7.1.1.1.- Subsistema de gestión de usuarios</w:t>
      </w:r>
    </w:p>
    <w:p w:rsidR="00131968" w:rsidRDefault="00131968" w:rsidP="00131968">
      <w:pPr>
        <w:pStyle w:val="Ttulo5"/>
      </w:pPr>
      <w:r>
        <w:tab/>
      </w:r>
      <w:r>
        <w:tab/>
        <w:t>7.1.1.2.- Subsistema de gestión de rutas</w:t>
      </w:r>
    </w:p>
    <w:p w:rsidR="00131968" w:rsidRDefault="00D723A7" w:rsidP="00131968">
      <w:pPr>
        <w:pStyle w:val="Ttulo4"/>
      </w:pPr>
      <w:bookmarkStart w:id="343" w:name="_Toc391493292"/>
      <w:r>
        <w:tab/>
      </w:r>
      <w:r w:rsidR="00131968">
        <w:t>7.1.2.- Escenario de prueba</w:t>
      </w:r>
      <w:bookmarkEnd w:id="343"/>
    </w:p>
    <w:p w:rsidR="00131968" w:rsidRDefault="00D723A7" w:rsidP="00131968">
      <w:pPr>
        <w:pStyle w:val="Ttulo4"/>
      </w:pPr>
      <w:bookmarkStart w:id="344" w:name="_Toc391493293"/>
      <w:r>
        <w:tab/>
      </w:r>
      <w:r w:rsidR="00131968">
        <w:t>7.1.3.- Tipos</w:t>
      </w:r>
      <w:bookmarkEnd w:id="344"/>
    </w:p>
    <w:p w:rsidR="00131968" w:rsidRDefault="00131968" w:rsidP="00131968">
      <w:pPr>
        <w:pStyle w:val="Ttulo5"/>
      </w:pPr>
      <w:r>
        <w:tab/>
      </w:r>
      <w:r>
        <w:tab/>
        <w:t>7.1.3.1.- Subsistema de gestión de usuarios</w:t>
      </w:r>
    </w:p>
    <w:p w:rsidR="00131968" w:rsidRDefault="00131968" w:rsidP="00131968">
      <w:pPr>
        <w:pStyle w:val="Ttulo5"/>
      </w:pPr>
      <w:r>
        <w:tab/>
      </w:r>
      <w:r>
        <w:tab/>
        <w:t>7.1.3.2.- Subsistema de gestión de rutas</w:t>
      </w:r>
    </w:p>
    <w:p w:rsidR="00131968" w:rsidRDefault="00131968" w:rsidP="00D723A7">
      <w:pPr>
        <w:pStyle w:val="Ttulo3"/>
      </w:pPr>
      <w:bookmarkStart w:id="345" w:name="_Toc391493294"/>
      <w:r>
        <w:t>7.2.- Modelo dinámico del sistema</w:t>
      </w:r>
      <w:bookmarkEnd w:id="345"/>
    </w:p>
    <w:p w:rsidR="00131968" w:rsidRDefault="00D723A7" w:rsidP="00131968">
      <w:pPr>
        <w:pStyle w:val="Ttulo4"/>
      </w:pPr>
      <w:bookmarkStart w:id="346" w:name="_Toc391493295"/>
      <w:r>
        <w:tab/>
      </w:r>
      <w:r w:rsidR="00131968">
        <w:t>7.2.1.- Subsistema de gestión de usuarios</w:t>
      </w:r>
      <w:bookmarkEnd w:id="346"/>
    </w:p>
    <w:p w:rsidR="00131968" w:rsidRDefault="00D723A7" w:rsidP="00131968">
      <w:pPr>
        <w:pStyle w:val="Ttulo4"/>
      </w:pPr>
      <w:bookmarkStart w:id="347" w:name="_Toc391493296"/>
      <w:r>
        <w:tab/>
      </w:r>
      <w:r w:rsidR="00131968">
        <w:t>7.2.2.- Subsistema de gestión de rutas</w:t>
      </w:r>
      <w:bookmarkEnd w:id="347"/>
    </w:p>
    <w:p w:rsidR="00131968" w:rsidRDefault="00131968" w:rsidP="00131968">
      <w:pPr>
        <w:pStyle w:val="Ttulo3"/>
      </w:pPr>
      <w:bookmarkStart w:id="348" w:name="_Toc391493297"/>
      <w:r>
        <w:t>7.3.- Prototipos de interfaz de usuario</w:t>
      </w:r>
      <w:bookmarkEnd w:id="348"/>
    </w:p>
    <w:p w:rsidR="00131968" w:rsidRDefault="00131968" w:rsidP="00131968">
      <w:pPr>
        <w:rPr>
          <w:color w:val="FF0000"/>
        </w:rPr>
      </w:pPr>
      <w:r w:rsidRPr="00131968">
        <w:rPr>
          <w:color w:val="FF0000"/>
        </w:rPr>
        <w:t xml:space="preserve">A continuación mostraremos las vistas más importantes que conformarán nuestra aplicación. Para la realización de estos diseños hemos usado el software </w:t>
      </w:r>
      <w:r w:rsidRPr="00131968">
        <w:rPr>
          <w:i/>
          <w:iCs/>
          <w:color w:val="FF0000"/>
        </w:rPr>
        <w:t xml:space="preserve">Moqups </w:t>
      </w:r>
      <w:r w:rsidRPr="00131968">
        <w:rPr>
          <w:color w:val="FF0000"/>
        </w:rPr>
        <w:t>en su versión de prueba. Estos prototipos han sido obtenidos tras varias reuniones con el cliente y a partir de los requisitos obtenidos. Serán utilizados como medio de comunicación con el cliente, como una forma sencilla para él de comprobar que los requisitos que nos está pidiendo aparecen todos en las interfaces mostradas. Por nuestra parte, serán usados para cerciorarnos de que lo que nos está pidiendo se adecua a lo que hemos entendido a partir de los requisitos, y también para comprobar si existen inconsistencias en los requisitos obtenidos o si es necesario añadir o eliminar alguno.</w:t>
      </w:r>
    </w:p>
    <w:p w:rsidR="00131968" w:rsidRDefault="00131968" w:rsidP="00131968">
      <w:pPr>
        <w:pStyle w:val="Ttulo4"/>
        <w:ind w:firstLine="708"/>
      </w:pPr>
    </w:p>
    <w:p w:rsidR="00131968" w:rsidRDefault="00131968" w:rsidP="00131968">
      <w:pPr>
        <w:pStyle w:val="Ttulo4"/>
      </w:pPr>
    </w:p>
    <w:p w:rsidR="00131968" w:rsidRDefault="00131968" w:rsidP="00131968"/>
    <w:p w:rsidR="00A02730" w:rsidRPr="00131968" w:rsidRDefault="00A02730" w:rsidP="00131968"/>
    <w:p w:rsidR="00131968" w:rsidRPr="00131968" w:rsidRDefault="00131968" w:rsidP="00131968">
      <w:pPr>
        <w:pStyle w:val="Ttulo4"/>
        <w:ind w:firstLine="708"/>
      </w:pPr>
      <w:bookmarkStart w:id="349" w:name="_Toc391493298"/>
      <w:r>
        <w:lastRenderedPageBreak/>
        <w:t xml:space="preserve">7.3.1.- Pantalla de </w:t>
      </w:r>
      <w:r w:rsidR="00A02730">
        <w:t>inicio y búsqueda</w:t>
      </w:r>
      <w:bookmarkEnd w:id="349"/>
    </w:p>
    <w:p w:rsidR="00131968" w:rsidRDefault="00A02730" w:rsidP="00131968">
      <w:pPr>
        <w:rPr>
          <w:color w:val="FF0000"/>
        </w:rPr>
      </w:pPr>
      <w:r>
        <w:rPr>
          <w:color w:val="FF0000"/>
        </w:rPr>
        <w:t>texto</w:t>
      </w:r>
    </w:p>
    <w:p w:rsidR="00131968" w:rsidRPr="00131968" w:rsidRDefault="00131968" w:rsidP="00131968">
      <w:pPr>
        <w:rPr>
          <w:color w:val="FF0000"/>
        </w:rPr>
      </w:pPr>
      <w:r>
        <w:rPr>
          <w:noProof/>
          <w:color w:val="FF0000"/>
          <w:lang w:eastAsia="es-ES"/>
        </w:rPr>
        <w:drawing>
          <wp:inline distT="0" distB="0" distL="0" distR="0">
            <wp:extent cx="5248275" cy="2050172"/>
            <wp:effectExtent l="0" t="0" r="0" b="762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amp;_Search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Pr="00131968" w:rsidRDefault="00A02730" w:rsidP="00A02730">
      <w:pPr>
        <w:pStyle w:val="Ttulo4"/>
        <w:ind w:firstLine="708"/>
      </w:pPr>
      <w:bookmarkStart w:id="350" w:name="_Toc391493299"/>
      <w:r>
        <w:t>7.3.2.- Pantalla de login</w:t>
      </w:r>
      <w:bookmarkEnd w:id="350"/>
    </w:p>
    <w:p w:rsidR="00131968"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14:anchorId="144DC539" wp14:editId="0693D6AE">
            <wp:extent cx="5248275" cy="2050172"/>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6040" cy="2057112"/>
                    </a:xfrm>
                    <a:prstGeom prst="rect">
                      <a:avLst/>
                    </a:prstGeom>
                  </pic:spPr>
                </pic:pic>
              </a:graphicData>
            </a:graphic>
          </wp:inline>
        </w:drawing>
      </w: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Default="00A02730" w:rsidP="00A02730">
      <w:pPr>
        <w:pStyle w:val="Ttulo4"/>
        <w:ind w:firstLine="708"/>
      </w:pPr>
    </w:p>
    <w:p w:rsidR="00A02730" w:rsidRPr="00A02730" w:rsidRDefault="00A02730" w:rsidP="00A02730"/>
    <w:p w:rsidR="00A02730" w:rsidRDefault="00A02730" w:rsidP="00A02730">
      <w:pPr>
        <w:pStyle w:val="Ttulo4"/>
        <w:ind w:firstLine="708"/>
      </w:pPr>
      <w:bookmarkStart w:id="351" w:name="_Toc391493300"/>
      <w:r>
        <w:lastRenderedPageBreak/>
        <w:t>7.3.3.- Pantalla de registro de usuario</w:t>
      </w:r>
      <w:bookmarkEnd w:id="351"/>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438775" cy="4079234"/>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 (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43205" cy="4082556"/>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Pr>
        <w:pStyle w:val="Ttulo4"/>
        <w:ind w:firstLine="708"/>
      </w:pPr>
    </w:p>
    <w:p w:rsidR="00A02730" w:rsidRPr="00A02730" w:rsidRDefault="00A02730" w:rsidP="00A02730"/>
    <w:p w:rsidR="00A02730" w:rsidRDefault="00A02730" w:rsidP="00A02730">
      <w:pPr>
        <w:pStyle w:val="Ttulo4"/>
      </w:pPr>
    </w:p>
    <w:p w:rsidR="00A02730" w:rsidRDefault="00A02730" w:rsidP="00A02730"/>
    <w:p w:rsidR="00A02730" w:rsidRPr="00A02730" w:rsidRDefault="00A02730" w:rsidP="00A02730"/>
    <w:p w:rsidR="00A02730" w:rsidRPr="00131968" w:rsidRDefault="00A02730" w:rsidP="00A02730">
      <w:pPr>
        <w:pStyle w:val="Ttulo4"/>
        <w:ind w:firstLine="708"/>
      </w:pPr>
      <w:bookmarkStart w:id="352" w:name="_Toc391493301"/>
      <w:r>
        <w:lastRenderedPageBreak/>
        <w:t>7.3.4.- Pantalla Mis Rutas</w:t>
      </w:r>
      <w:bookmarkEnd w:id="352"/>
    </w:p>
    <w:p w:rsidR="00A02730" w:rsidRP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505450" cy="4129241"/>
            <wp:effectExtent l="0" t="0" r="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My_Paths (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211" cy="4133562"/>
                    </a:xfrm>
                    <a:prstGeom prst="rect">
                      <a:avLst/>
                    </a:prstGeom>
                  </pic:spPr>
                </pic:pic>
              </a:graphicData>
            </a:graphic>
          </wp:inline>
        </w:drawing>
      </w:r>
    </w:p>
    <w:p w:rsidR="00A02730" w:rsidRDefault="00A02730" w:rsidP="00A02730">
      <w:pPr>
        <w:pStyle w:val="Ttulo4"/>
        <w:ind w:firstLine="708"/>
      </w:pPr>
    </w:p>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Default="00A02730" w:rsidP="00A02730"/>
    <w:p w:rsidR="00A02730" w:rsidRPr="00A02730" w:rsidRDefault="00A02730" w:rsidP="00A02730"/>
    <w:p w:rsidR="00A02730" w:rsidRDefault="00A02730" w:rsidP="00A02730">
      <w:pPr>
        <w:pStyle w:val="Ttulo4"/>
        <w:ind w:firstLine="708"/>
      </w:pPr>
    </w:p>
    <w:p w:rsidR="00A02730" w:rsidRPr="00A02730" w:rsidRDefault="00A02730" w:rsidP="00A02730"/>
    <w:p w:rsidR="00A02730" w:rsidRPr="00131968" w:rsidRDefault="00A02730" w:rsidP="00A02730">
      <w:pPr>
        <w:pStyle w:val="Ttulo4"/>
        <w:ind w:firstLine="708"/>
      </w:pPr>
      <w:bookmarkStart w:id="353" w:name="_Toc391493302"/>
      <w:r>
        <w:lastRenderedPageBreak/>
        <w:t>7.3.5.- Pantalla Añadir Ruta</w:t>
      </w:r>
      <w:bookmarkEnd w:id="353"/>
    </w:p>
    <w:p w:rsidR="00A02730" w:rsidRDefault="00A02730" w:rsidP="00A02730">
      <w:pPr>
        <w:rPr>
          <w:color w:val="FF0000"/>
        </w:rPr>
      </w:pPr>
      <w:r w:rsidRPr="00A02730">
        <w:rPr>
          <w:color w:val="FF0000"/>
        </w:rPr>
        <w:t>Texto</w:t>
      </w:r>
    </w:p>
    <w:p w:rsidR="00A02730" w:rsidRPr="00A02730" w:rsidRDefault="00A02730" w:rsidP="00A02730">
      <w:pPr>
        <w:rPr>
          <w:color w:val="FF0000"/>
        </w:rPr>
      </w:pPr>
      <w:r>
        <w:rPr>
          <w:noProof/>
          <w:color w:val="FF0000"/>
          <w:lang w:eastAsia="es-ES"/>
        </w:rPr>
        <w:drawing>
          <wp:inline distT="0" distB="0" distL="0" distR="0">
            <wp:extent cx="5514975" cy="413638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Add_Path (1).png"/>
                    <pic:cNvPicPr/>
                  </pic:nvPicPr>
                  <pic:blipFill>
                    <a:blip r:embed="rId27">
                      <a:extLst>
                        <a:ext uri="{28A0092B-C50C-407E-A947-70E740481C1C}">
                          <a14:useLocalDpi xmlns:a14="http://schemas.microsoft.com/office/drawing/2010/main" val="0"/>
                        </a:ext>
                      </a:extLst>
                    </a:blip>
                    <a:stretch>
                      <a:fillRect/>
                    </a:stretch>
                  </pic:blipFill>
                  <pic:spPr>
                    <a:xfrm>
                      <a:off x="0" y="0"/>
                      <a:ext cx="5520746" cy="4140713"/>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54" w:name="_Toc391493303"/>
      <w:r>
        <w:lastRenderedPageBreak/>
        <w:t>7.3.6.- Pantalla Editar Perfil</w:t>
      </w:r>
      <w:bookmarkEnd w:id="354"/>
    </w:p>
    <w:p w:rsidR="00A02730" w:rsidRDefault="00A02730" w:rsidP="00A02730">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Edit_Profile (3).png"/>
                    <pic:cNvPicPr/>
                  </pic:nvPicPr>
                  <pic:blipFill>
                    <a:blip r:embed="rId28">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55" w:name="_Toc391493304"/>
      <w:r>
        <w:lastRenderedPageBreak/>
        <w:t>7.3.7.- Pantalla Búsqueda (Usuario logado)</w:t>
      </w:r>
      <w:bookmarkEnd w:id="355"/>
    </w:p>
    <w:p w:rsidR="00A02730" w:rsidRDefault="00A02730" w:rsidP="00A02730">
      <w:pPr>
        <w:rPr>
          <w:color w:val="FF0000"/>
        </w:rPr>
      </w:pPr>
      <w:r w:rsidRPr="00A02730">
        <w:rPr>
          <w:color w:val="FF0000"/>
        </w:rPr>
        <w:t>Texto</w:t>
      </w:r>
    </w:p>
    <w:p w:rsidR="00A02730" w:rsidRDefault="00A02730" w:rsidP="00A02730">
      <w:pPr>
        <w:rPr>
          <w:color w:val="FF0000"/>
        </w:rPr>
      </w:pPr>
      <w:r>
        <w:rPr>
          <w:noProof/>
          <w:color w:val="FF0000"/>
          <w:lang w:eastAsia="es-ES"/>
        </w:rPr>
        <w:drawing>
          <wp:inline distT="0" distB="0" distL="0" distR="0">
            <wp:extent cx="5669915" cy="2214880"/>
            <wp:effectExtent l="0" t="0" r="698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Search (2).png"/>
                    <pic:cNvPicPr/>
                  </pic:nvPicPr>
                  <pic:blipFill>
                    <a:blip r:embed="rId29">
                      <a:extLst>
                        <a:ext uri="{28A0092B-C50C-407E-A947-70E740481C1C}">
                          <a14:useLocalDpi xmlns:a14="http://schemas.microsoft.com/office/drawing/2010/main" val="0"/>
                        </a:ext>
                      </a:extLst>
                    </a:blip>
                    <a:stretch>
                      <a:fillRect/>
                    </a:stretch>
                  </pic:blipFill>
                  <pic:spPr>
                    <a:xfrm>
                      <a:off x="0" y="0"/>
                      <a:ext cx="5669915" cy="2214880"/>
                    </a:xfrm>
                    <a:prstGeom prst="rect">
                      <a:avLst/>
                    </a:prstGeom>
                  </pic:spPr>
                </pic:pic>
              </a:graphicData>
            </a:graphic>
          </wp:inline>
        </w:drawing>
      </w:r>
    </w:p>
    <w:p w:rsidR="00A02730" w:rsidRPr="00131968" w:rsidRDefault="00A02730" w:rsidP="00A02730">
      <w:pPr>
        <w:pStyle w:val="Ttulo4"/>
        <w:ind w:firstLine="708"/>
      </w:pPr>
      <w:bookmarkStart w:id="356" w:name="_Toc391493305"/>
      <w:r>
        <w:t>7.3.8.- Pantalla Resultados Búsqueda (Usuario logado)</w:t>
      </w:r>
      <w:bookmarkEnd w:id="356"/>
    </w:p>
    <w:p w:rsidR="00A02730" w:rsidRDefault="00A02730" w:rsidP="00131968">
      <w:pPr>
        <w:rPr>
          <w:color w:val="FF0000"/>
        </w:rPr>
      </w:pPr>
      <w:r w:rsidRPr="00A02730">
        <w:rPr>
          <w:color w:val="FF0000"/>
        </w:rPr>
        <w:t>Texto</w:t>
      </w:r>
    </w:p>
    <w:p w:rsidR="00A02730" w:rsidRDefault="00A02730" w:rsidP="00131968">
      <w:pPr>
        <w:rPr>
          <w:color w:val="FF0000"/>
        </w:rPr>
      </w:pPr>
      <w:r>
        <w:rPr>
          <w:noProof/>
          <w:color w:val="FF0000"/>
          <w:lang w:eastAsia="es-ES"/>
        </w:rPr>
        <w:drawing>
          <wp:inline distT="0" distB="0" distL="0" distR="0">
            <wp:extent cx="5669915" cy="4252595"/>
            <wp:effectExtent l="0" t="0" r="698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ged_-__Searched_-__List (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Default="00A02730" w:rsidP="00131968">
      <w:pPr>
        <w:rPr>
          <w:color w:val="FF0000"/>
        </w:rPr>
      </w:pPr>
    </w:p>
    <w:p w:rsidR="00A02730" w:rsidRDefault="00A02730" w:rsidP="00131968">
      <w:pPr>
        <w:rPr>
          <w:color w:val="FF0000"/>
        </w:rPr>
      </w:pPr>
    </w:p>
    <w:p w:rsidR="00A02730" w:rsidRDefault="00A02730" w:rsidP="00131968">
      <w:pPr>
        <w:rPr>
          <w:color w:val="FF0000"/>
        </w:rPr>
      </w:pPr>
    </w:p>
    <w:p w:rsidR="00A02730" w:rsidRPr="00131968" w:rsidRDefault="00A02730" w:rsidP="00A02730">
      <w:pPr>
        <w:pStyle w:val="Ttulo4"/>
        <w:ind w:firstLine="708"/>
      </w:pPr>
      <w:bookmarkStart w:id="357" w:name="_Toc391493306"/>
      <w:r>
        <w:lastRenderedPageBreak/>
        <w:t xml:space="preserve">7.3.9.- Pantalla Resultados Búsqueda (Usuario </w:t>
      </w:r>
      <w:r w:rsidR="00B7686C">
        <w:t>NO logado</w:t>
      </w:r>
      <w:r>
        <w:t>)</w:t>
      </w:r>
      <w:bookmarkEnd w:id="357"/>
    </w:p>
    <w:p w:rsidR="00A02730" w:rsidRDefault="00A02730" w:rsidP="00A02730">
      <w:pPr>
        <w:rPr>
          <w:color w:val="FF0000"/>
        </w:rPr>
      </w:pPr>
      <w:r w:rsidRPr="00A02730">
        <w:rPr>
          <w:color w:val="FF0000"/>
        </w:rPr>
        <w:t>Texto</w:t>
      </w:r>
    </w:p>
    <w:p w:rsidR="00B7686C" w:rsidRDefault="00B7686C" w:rsidP="00A02730">
      <w:pPr>
        <w:rPr>
          <w:color w:val="FF0000"/>
        </w:rPr>
      </w:pPr>
      <w:r>
        <w:rPr>
          <w:noProof/>
          <w:color w:val="FF0000"/>
          <w:lang w:eastAsia="es-ES"/>
        </w:rPr>
        <w:drawing>
          <wp:inline distT="0" distB="0" distL="0" distR="0">
            <wp:extent cx="5669915" cy="4252595"/>
            <wp:effectExtent l="0" t="0" r="6985"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gged_-__Searched_-__List (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69915" cy="4252595"/>
                    </a:xfrm>
                    <a:prstGeom prst="rect">
                      <a:avLst/>
                    </a:prstGeom>
                  </pic:spPr>
                </pic:pic>
              </a:graphicData>
            </a:graphic>
          </wp:inline>
        </w:drawing>
      </w:r>
    </w:p>
    <w:p w:rsidR="00A02730" w:rsidRPr="00A02730" w:rsidRDefault="00A02730" w:rsidP="00131968">
      <w:pPr>
        <w:rPr>
          <w:color w:val="FF0000"/>
        </w:rPr>
      </w:pPr>
    </w:p>
    <w:sectPr w:rsidR="00A02730" w:rsidRPr="00A02730" w:rsidSect="00E65DAB">
      <w:type w:val="continuous"/>
      <w:pgSz w:w="11906" w:h="16838"/>
      <w:pgMar w:top="1418" w:right="1276"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614B" w:rsidRDefault="0074614B" w:rsidP="008025FB">
      <w:pPr>
        <w:spacing w:after="0" w:line="240" w:lineRule="auto"/>
      </w:pPr>
      <w:r>
        <w:separator/>
      </w:r>
    </w:p>
  </w:endnote>
  <w:endnote w:type="continuationSeparator" w:id="0">
    <w:p w:rsidR="0074614B" w:rsidRDefault="0074614B" w:rsidP="0080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9381223"/>
      <w:docPartObj>
        <w:docPartGallery w:val="Page Numbers (Bottom of Page)"/>
        <w:docPartUnique/>
      </w:docPartObj>
    </w:sdtPr>
    <w:sdtContent>
      <w:p w:rsidR="00236C38" w:rsidRDefault="00236C38" w:rsidP="001C3614">
        <w:pPr>
          <w:pStyle w:val="Piedepgina"/>
        </w:pPr>
        <w:r>
          <w:fldChar w:fldCharType="begin"/>
        </w:r>
        <w:r>
          <w:instrText>PAGE   \* MERGEFORMAT</w:instrText>
        </w:r>
        <w:r>
          <w:fldChar w:fldCharType="separate"/>
        </w:r>
        <w:r>
          <w:rPr>
            <w:noProof/>
          </w:rPr>
          <w:t>4</w:t>
        </w:r>
        <w:r>
          <w:fldChar w:fldCharType="end"/>
        </w:r>
      </w:p>
    </w:sdtContent>
  </w:sdt>
  <w:p w:rsidR="00236C38" w:rsidRDefault="00236C3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39495"/>
      <w:docPartObj>
        <w:docPartGallery w:val="Page Numbers (Bottom of Page)"/>
        <w:docPartUnique/>
      </w:docPartObj>
    </w:sdtPr>
    <w:sdtContent>
      <w:p w:rsidR="00236C38" w:rsidRDefault="00236C38">
        <w:pPr>
          <w:pStyle w:val="Piedepgina"/>
          <w:jc w:val="right"/>
        </w:pPr>
        <w:r>
          <w:fldChar w:fldCharType="begin"/>
        </w:r>
        <w:r>
          <w:instrText>PAGE   \* MERGEFORMAT</w:instrText>
        </w:r>
        <w:r>
          <w:fldChar w:fldCharType="separate"/>
        </w:r>
        <w:r w:rsidR="00FA3726">
          <w:rPr>
            <w:noProof/>
          </w:rPr>
          <w:t>25</w:t>
        </w:r>
        <w:r>
          <w:fldChar w:fldCharType="end"/>
        </w:r>
      </w:p>
    </w:sdtContent>
  </w:sdt>
  <w:p w:rsidR="00236C38" w:rsidRDefault="00236C3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614B" w:rsidRDefault="0074614B" w:rsidP="008025FB">
      <w:pPr>
        <w:spacing w:after="0" w:line="240" w:lineRule="auto"/>
      </w:pPr>
      <w:r>
        <w:separator/>
      </w:r>
    </w:p>
  </w:footnote>
  <w:footnote w:type="continuationSeparator" w:id="0">
    <w:p w:rsidR="0074614B" w:rsidRDefault="0074614B" w:rsidP="008025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76A00"/>
    <w:multiLevelType w:val="hybridMultilevel"/>
    <w:tmpl w:val="9DECEDC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nsid w:val="04CD5927"/>
    <w:multiLevelType w:val="multilevel"/>
    <w:tmpl w:val="D4926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CD19AF"/>
    <w:multiLevelType w:val="multilevel"/>
    <w:tmpl w:val="1514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856FC"/>
    <w:multiLevelType w:val="multilevel"/>
    <w:tmpl w:val="B550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B80D94"/>
    <w:multiLevelType w:val="multilevel"/>
    <w:tmpl w:val="426E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BB0F1A"/>
    <w:multiLevelType w:val="multilevel"/>
    <w:tmpl w:val="11BC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05BBD"/>
    <w:multiLevelType w:val="multilevel"/>
    <w:tmpl w:val="75ACB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DA07AC"/>
    <w:multiLevelType w:val="multilevel"/>
    <w:tmpl w:val="F7E84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87381"/>
    <w:multiLevelType w:val="hybridMultilevel"/>
    <w:tmpl w:val="DC345C54"/>
    <w:lvl w:ilvl="0" w:tplc="DB10AACC">
      <w:start w:val="3"/>
      <w:numFmt w:val="bullet"/>
      <w:lvlText w:val="-"/>
      <w:lvlJc w:val="left"/>
      <w:pPr>
        <w:ind w:left="720" w:hanging="360"/>
      </w:pPr>
      <w:rPr>
        <w:rFonts w:ascii="Arial" w:eastAsia="Times New Roman"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1E041C7"/>
    <w:multiLevelType w:val="multilevel"/>
    <w:tmpl w:val="6E16A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2886C5D"/>
    <w:multiLevelType w:val="multilevel"/>
    <w:tmpl w:val="1862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EC6CCA"/>
    <w:multiLevelType w:val="multilevel"/>
    <w:tmpl w:val="915C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3C3ADF"/>
    <w:multiLevelType w:val="multilevel"/>
    <w:tmpl w:val="8608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F3C41C8"/>
    <w:multiLevelType w:val="multilevel"/>
    <w:tmpl w:val="C6A2D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2C166A"/>
    <w:multiLevelType w:val="hybridMultilevel"/>
    <w:tmpl w:val="47423790"/>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667800"/>
    <w:multiLevelType w:val="hybridMultilevel"/>
    <w:tmpl w:val="48E288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81127EC"/>
    <w:multiLevelType w:val="multilevel"/>
    <w:tmpl w:val="AB5EB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E11751"/>
    <w:multiLevelType w:val="multilevel"/>
    <w:tmpl w:val="4450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B7D6D3B"/>
    <w:multiLevelType w:val="multilevel"/>
    <w:tmpl w:val="77DA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CC4DC2"/>
    <w:multiLevelType w:val="multilevel"/>
    <w:tmpl w:val="9C2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F25BC"/>
    <w:multiLevelType w:val="multilevel"/>
    <w:tmpl w:val="C56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0FF46CD"/>
    <w:multiLevelType w:val="multilevel"/>
    <w:tmpl w:val="B1BE5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36707DB"/>
    <w:multiLevelType w:val="multilevel"/>
    <w:tmpl w:val="3C2CE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4041AF4"/>
    <w:multiLevelType w:val="multilevel"/>
    <w:tmpl w:val="4BAA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4F5C26"/>
    <w:multiLevelType w:val="multilevel"/>
    <w:tmpl w:val="F018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5507CD"/>
    <w:multiLevelType w:val="multilevel"/>
    <w:tmpl w:val="014A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5CF6A0F"/>
    <w:multiLevelType w:val="multilevel"/>
    <w:tmpl w:val="08F0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6B07BF"/>
    <w:multiLevelType w:val="multilevel"/>
    <w:tmpl w:val="B6209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8732FD3"/>
    <w:multiLevelType w:val="multilevel"/>
    <w:tmpl w:val="E766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5A1040"/>
    <w:multiLevelType w:val="multilevel"/>
    <w:tmpl w:val="1D24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CF5297E"/>
    <w:multiLevelType w:val="multilevel"/>
    <w:tmpl w:val="271A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F040487"/>
    <w:multiLevelType w:val="multilevel"/>
    <w:tmpl w:val="C2C20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9C2C6D"/>
    <w:multiLevelType w:val="multilevel"/>
    <w:tmpl w:val="006CA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EA349C"/>
    <w:multiLevelType w:val="multilevel"/>
    <w:tmpl w:val="F9BE8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3470280"/>
    <w:multiLevelType w:val="hybridMultilevel"/>
    <w:tmpl w:val="24E27814"/>
    <w:lvl w:ilvl="0" w:tplc="DB10AACC">
      <w:start w:val="3"/>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9309E9"/>
    <w:multiLevelType w:val="multilevel"/>
    <w:tmpl w:val="AADE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C1260F2"/>
    <w:multiLevelType w:val="multilevel"/>
    <w:tmpl w:val="EA0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C1D1B5D"/>
    <w:multiLevelType w:val="multilevel"/>
    <w:tmpl w:val="CCE4F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C643AD2"/>
    <w:multiLevelType w:val="multilevel"/>
    <w:tmpl w:val="9EB4E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DB823C8"/>
    <w:multiLevelType w:val="multilevel"/>
    <w:tmpl w:val="BD3E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49B572B"/>
    <w:multiLevelType w:val="multilevel"/>
    <w:tmpl w:val="B48E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E3D7991"/>
    <w:multiLevelType w:val="multilevel"/>
    <w:tmpl w:val="E0E2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DD0C03"/>
    <w:multiLevelType w:val="multilevel"/>
    <w:tmpl w:val="2372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4A52B5F"/>
    <w:multiLevelType w:val="multilevel"/>
    <w:tmpl w:val="0EBE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74A1187"/>
    <w:multiLevelType w:val="multilevel"/>
    <w:tmpl w:val="2A88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1A47EC"/>
    <w:multiLevelType w:val="multilevel"/>
    <w:tmpl w:val="F10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num>
  <w:num w:numId="3">
    <w:abstractNumId w:val="16"/>
  </w:num>
  <w:num w:numId="4">
    <w:abstractNumId w:val="38"/>
  </w:num>
  <w:num w:numId="5">
    <w:abstractNumId w:val="28"/>
  </w:num>
  <w:num w:numId="6">
    <w:abstractNumId w:val="18"/>
  </w:num>
  <w:num w:numId="7">
    <w:abstractNumId w:val="45"/>
  </w:num>
  <w:num w:numId="8">
    <w:abstractNumId w:val="3"/>
  </w:num>
  <w:num w:numId="9">
    <w:abstractNumId w:val="19"/>
  </w:num>
  <w:num w:numId="10">
    <w:abstractNumId w:val="31"/>
  </w:num>
  <w:num w:numId="11">
    <w:abstractNumId w:val="17"/>
  </w:num>
  <w:num w:numId="12">
    <w:abstractNumId w:val="12"/>
  </w:num>
  <w:num w:numId="13">
    <w:abstractNumId w:val="44"/>
  </w:num>
  <w:num w:numId="14">
    <w:abstractNumId w:val="2"/>
  </w:num>
  <w:num w:numId="15">
    <w:abstractNumId w:val="41"/>
  </w:num>
  <w:num w:numId="16">
    <w:abstractNumId w:val="5"/>
  </w:num>
  <w:num w:numId="17">
    <w:abstractNumId w:val="32"/>
  </w:num>
  <w:num w:numId="18">
    <w:abstractNumId w:val="24"/>
  </w:num>
  <w:num w:numId="19">
    <w:abstractNumId w:val="27"/>
  </w:num>
  <w:num w:numId="20">
    <w:abstractNumId w:val="43"/>
  </w:num>
  <w:num w:numId="21">
    <w:abstractNumId w:val="40"/>
  </w:num>
  <w:num w:numId="22">
    <w:abstractNumId w:val="23"/>
  </w:num>
  <w:num w:numId="23">
    <w:abstractNumId w:val="26"/>
  </w:num>
  <w:num w:numId="24">
    <w:abstractNumId w:val="13"/>
  </w:num>
  <w:num w:numId="25">
    <w:abstractNumId w:val="39"/>
  </w:num>
  <w:num w:numId="26">
    <w:abstractNumId w:val="35"/>
  </w:num>
  <w:num w:numId="27">
    <w:abstractNumId w:val="20"/>
  </w:num>
  <w:num w:numId="28">
    <w:abstractNumId w:val="36"/>
  </w:num>
  <w:num w:numId="29">
    <w:abstractNumId w:val="21"/>
  </w:num>
  <w:num w:numId="30">
    <w:abstractNumId w:val="11"/>
  </w:num>
  <w:num w:numId="31">
    <w:abstractNumId w:val="4"/>
  </w:num>
  <w:num w:numId="32">
    <w:abstractNumId w:val="42"/>
  </w:num>
  <w:num w:numId="33">
    <w:abstractNumId w:val="1"/>
  </w:num>
  <w:num w:numId="34">
    <w:abstractNumId w:val="9"/>
  </w:num>
  <w:num w:numId="35">
    <w:abstractNumId w:val="30"/>
  </w:num>
  <w:num w:numId="36">
    <w:abstractNumId w:val="25"/>
  </w:num>
  <w:num w:numId="37">
    <w:abstractNumId w:val="33"/>
  </w:num>
  <w:num w:numId="38">
    <w:abstractNumId w:val="10"/>
  </w:num>
  <w:num w:numId="39">
    <w:abstractNumId w:val="6"/>
  </w:num>
  <w:num w:numId="40">
    <w:abstractNumId w:val="29"/>
  </w:num>
  <w:num w:numId="41">
    <w:abstractNumId w:val="37"/>
  </w:num>
  <w:num w:numId="42">
    <w:abstractNumId w:val="7"/>
  </w:num>
  <w:num w:numId="43">
    <w:abstractNumId w:val="8"/>
  </w:num>
  <w:num w:numId="44">
    <w:abstractNumId w:val="14"/>
  </w:num>
  <w:num w:numId="45">
    <w:abstractNumId w:val="0"/>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visionView w:markup="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C82"/>
    <w:rsid w:val="00022393"/>
    <w:rsid w:val="00081E3E"/>
    <w:rsid w:val="000E308B"/>
    <w:rsid w:val="000E7EBC"/>
    <w:rsid w:val="000F17A0"/>
    <w:rsid w:val="000F23EE"/>
    <w:rsid w:val="00131968"/>
    <w:rsid w:val="00183FD1"/>
    <w:rsid w:val="001965EC"/>
    <w:rsid w:val="001C3614"/>
    <w:rsid w:val="001C70F8"/>
    <w:rsid w:val="001D2079"/>
    <w:rsid w:val="001F34E8"/>
    <w:rsid w:val="00205AD3"/>
    <w:rsid w:val="00236C38"/>
    <w:rsid w:val="00297D35"/>
    <w:rsid w:val="002E6A9B"/>
    <w:rsid w:val="00306D95"/>
    <w:rsid w:val="00321F09"/>
    <w:rsid w:val="00326FDB"/>
    <w:rsid w:val="0036114B"/>
    <w:rsid w:val="00375A7C"/>
    <w:rsid w:val="003A2996"/>
    <w:rsid w:val="00477923"/>
    <w:rsid w:val="00491FC5"/>
    <w:rsid w:val="004B4ED0"/>
    <w:rsid w:val="004E740B"/>
    <w:rsid w:val="00533654"/>
    <w:rsid w:val="0053437C"/>
    <w:rsid w:val="0056183D"/>
    <w:rsid w:val="0058492D"/>
    <w:rsid w:val="005C7CFD"/>
    <w:rsid w:val="00617CD5"/>
    <w:rsid w:val="00626C96"/>
    <w:rsid w:val="006439C4"/>
    <w:rsid w:val="0067624C"/>
    <w:rsid w:val="006E5F9B"/>
    <w:rsid w:val="00717F1F"/>
    <w:rsid w:val="007207E1"/>
    <w:rsid w:val="00742A11"/>
    <w:rsid w:val="0074614B"/>
    <w:rsid w:val="00794F0E"/>
    <w:rsid w:val="008025FB"/>
    <w:rsid w:val="00857173"/>
    <w:rsid w:val="00895C22"/>
    <w:rsid w:val="00924D31"/>
    <w:rsid w:val="00926156"/>
    <w:rsid w:val="00942288"/>
    <w:rsid w:val="00950DBB"/>
    <w:rsid w:val="009A4F7C"/>
    <w:rsid w:val="009F53FF"/>
    <w:rsid w:val="00A02730"/>
    <w:rsid w:val="00A239FA"/>
    <w:rsid w:val="00A25B33"/>
    <w:rsid w:val="00A52B19"/>
    <w:rsid w:val="00A72EF1"/>
    <w:rsid w:val="00AA02BF"/>
    <w:rsid w:val="00AC14B7"/>
    <w:rsid w:val="00AD74E0"/>
    <w:rsid w:val="00B46411"/>
    <w:rsid w:val="00B5317B"/>
    <w:rsid w:val="00B74812"/>
    <w:rsid w:val="00B7686C"/>
    <w:rsid w:val="00B92A97"/>
    <w:rsid w:val="00C13764"/>
    <w:rsid w:val="00C66C33"/>
    <w:rsid w:val="00C96693"/>
    <w:rsid w:val="00D03D46"/>
    <w:rsid w:val="00D36CA0"/>
    <w:rsid w:val="00D6257A"/>
    <w:rsid w:val="00D723A7"/>
    <w:rsid w:val="00D87C82"/>
    <w:rsid w:val="00D975D4"/>
    <w:rsid w:val="00DA0563"/>
    <w:rsid w:val="00DA5075"/>
    <w:rsid w:val="00DC7381"/>
    <w:rsid w:val="00DD31DF"/>
    <w:rsid w:val="00DD4F37"/>
    <w:rsid w:val="00E0760D"/>
    <w:rsid w:val="00E65DAB"/>
    <w:rsid w:val="00EC1B35"/>
    <w:rsid w:val="00EC4F1C"/>
    <w:rsid w:val="00F63E12"/>
    <w:rsid w:val="00F6720E"/>
    <w:rsid w:val="00FA0982"/>
    <w:rsid w:val="00FA3726"/>
    <w:rsid w:val="00FB79F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C22"/>
    <w:pPr>
      <w:jc w:val="both"/>
    </w:pPr>
  </w:style>
  <w:style w:type="paragraph" w:styleId="Ttulo1">
    <w:name w:val="heading 1"/>
    <w:basedOn w:val="Normal"/>
    <w:next w:val="Normal"/>
    <w:link w:val="Ttulo1Car"/>
    <w:uiPriority w:val="9"/>
    <w:qFormat/>
    <w:rsid w:val="00491FC5"/>
    <w:pPr>
      <w:keepNext/>
      <w:keepLines/>
      <w:spacing w:before="480" w:after="0"/>
      <w:outlineLvl w:val="0"/>
    </w:pPr>
    <w:rPr>
      <w:rFonts w:eastAsiaTheme="majorEastAsia" w:cstheme="majorBidi"/>
      <w:b/>
      <w:bCs/>
      <w:color w:val="C0504D" w:themeColor="accent2"/>
      <w:sz w:val="40"/>
      <w:szCs w:val="28"/>
    </w:rPr>
  </w:style>
  <w:style w:type="paragraph" w:styleId="Ttulo2">
    <w:name w:val="heading 2"/>
    <w:basedOn w:val="Normal"/>
    <w:next w:val="Normal"/>
    <w:link w:val="Ttulo2Car"/>
    <w:uiPriority w:val="9"/>
    <w:unhideWhenUsed/>
    <w:qFormat/>
    <w:rsid w:val="00491FC5"/>
    <w:pPr>
      <w:keepNext/>
      <w:keepLines/>
      <w:spacing w:before="200" w:after="0"/>
      <w:outlineLvl w:val="1"/>
    </w:pPr>
    <w:rPr>
      <w:rFonts w:eastAsiaTheme="majorEastAsia" w:cstheme="majorBidi"/>
      <w:b/>
      <w:bCs/>
      <w:color w:val="C0504D" w:themeColor="accent2"/>
      <w:sz w:val="36"/>
      <w:szCs w:val="26"/>
    </w:rPr>
  </w:style>
  <w:style w:type="paragraph" w:styleId="Ttulo3">
    <w:name w:val="heading 3"/>
    <w:basedOn w:val="Normal"/>
    <w:next w:val="Normal"/>
    <w:link w:val="Ttulo3Car"/>
    <w:uiPriority w:val="9"/>
    <w:unhideWhenUsed/>
    <w:qFormat/>
    <w:rsid w:val="00D975D4"/>
    <w:pPr>
      <w:keepNext/>
      <w:keepLines/>
      <w:spacing w:before="240" w:after="120"/>
      <w:outlineLvl w:val="2"/>
    </w:pPr>
    <w:rPr>
      <w:rFonts w:eastAsiaTheme="majorEastAsia" w:cstheme="majorBidi"/>
      <w:b/>
      <w:bCs/>
      <w:color w:val="C0504D" w:themeColor="accent2"/>
      <w:sz w:val="32"/>
    </w:rPr>
  </w:style>
  <w:style w:type="paragraph" w:styleId="Ttulo4">
    <w:name w:val="heading 4"/>
    <w:basedOn w:val="Normal"/>
    <w:next w:val="Normal"/>
    <w:link w:val="Ttulo4Car"/>
    <w:uiPriority w:val="9"/>
    <w:unhideWhenUsed/>
    <w:qFormat/>
    <w:rsid w:val="00895C22"/>
    <w:pPr>
      <w:keepNext/>
      <w:keepLines/>
      <w:spacing w:before="120" w:after="0"/>
      <w:outlineLvl w:val="3"/>
    </w:pPr>
    <w:rPr>
      <w:rFonts w:asciiTheme="majorHAnsi" w:eastAsiaTheme="majorEastAsia" w:hAnsiTheme="majorHAnsi" w:cstheme="majorBidi"/>
      <w:b/>
      <w:bCs/>
      <w:i/>
      <w:iCs/>
      <w:color w:val="C0504D" w:themeColor="accent2"/>
      <w:sz w:val="28"/>
    </w:rPr>
  </w:style>
  <w:style w:type="paragraph" w:styleId="Ttulo5">
    <w:name w:val="heading 5"/>
    <w:basedOn w:val="Normal"/>
    <w:next w:val="Normal"/>
    <w:link w:val="Ttulo5Car"/>
    <w:uiPriority w:val="9"/>
    <w:unhideWhenUsed/>
    <w:qFormat/>
    <w:rsid w:val="00A52B19"/>
    <w:pPr>
      <w:keepNext/>
      <w:keepLines/>
      <w:spacing w:before="200"/>
      <w:outlineLvl w:val="4"/>
    </w:pPr>
    <w:rPr>
      <w:rFonts w:asciiTheme="majorHAnsi" w:eastAsiaTheme="majorEastAsia" w:hAnsiTheme="majorHAnsi" w:cstheme="majorBidi"/>
      <w:i/>
      <w:color w:val="943634" w:themeColor="accent2"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87C82"/>
    <w:pPr>
      <w:autoSpaceDE w:val="0"/>
      <w:autoSpaceDN w:val="0"/>
      <w:adjustRightInd w:val="0"/>
      <w:spacing w:after="0" w:line="240" w:lineRule="auto"/>
    </w:pPr>
    <w:rPr>
      <w:rFonts w:ascii="Arial" w:hAnsi="Arial" w:cs="Arial"/>
      <w:color w:val="000000"/>
      <w:sz w:val="24"/>
      <w:szCs w:val="24"/>
    </w:rPr>
  </w:style>
  <w:style w:type="paragraph" w:styleId="Textodeglobo">
    <w:name w:val="Balloon Text"/>
    <w:basedOn w:val="Normal"/>
    <w:link w:val="TextodegloboCar"/>
    <w:uiPriority w:val="99"/>
    <w:semiHidden/>
    <w:unhideWhenUsed/>
    <w:rsid w:val="00D87C8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87C82"/>
    <w:rPr>
      <w:rFonts w:ascii="Tahoma" w:hAnsi="Tahoma" w:cs="Tahoma"/>
      <w:sz w:val="16"/>
      <w:szCs w:val="16"/>
    </w:rPr>
  </w:style>
  <w:style w:type="paragraph" w:styleId="Encabezado">
    <w:name w:val="header"/>
    <w:basedOn w:val="Normal"/>
    <w:link w:val="EncabezadoCar"/>
    <w:uiPriority w:val="99"/>
    <w:unhideWhenUsed/>
    <w:rsid w:val="008025F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25FB"/>
  </w:style>
  <w:style w:type="paragraph" w:styleId="Piedepgina">
    <w:name w:val="footer"/>
    <w:basedOn w:val="Normal"/>
    <w:link w:val="PiedepginaCar"/>
    <w:uiPriority w:val="99"/>
    <w:unhideWhenUsed/>
    <w:rsid w:val="008025F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25FB"/>
  </w:style>
  <w:style w:type="character" w:customStyle="1" w:styleId="Ttulo1Car">
    <w:name w:val="Título 1 Car"/>
    <w:basedOn w:val="Fuentedeprrafopredeter"/>
    <w:link w:val="Ttulo1"/>
    <w:uiPriority w:val="9"/>
    <w:rsid w:val="00491FC5"/>
    <w:rPr>
      <w:rFonts w:eastAsiaTheme="majorEastAsia" w:cstheme="majorBidi"/>
      <w:b/>
      <w:bCs/>
      <w:color w:val="C0504D" w:themeColor="accent2"/>
      <w:sz w:val="40"/>
      <w:szCs w:val="28"/>
    </w:rPr>
  </w:style>
  <w:style w:type="paragraph" w:styleId="HTMLconformatoprevio">
    <w:name w:val="HTML Preformatted"/>
    <w:basedOn w:val="Normal"/>
    <w:link w:val="HTMLconformatoprevioCar"/>
    <w:uiPriority w:val="99"/>
    <w:semiHidden/>
    <w:unhideWhenUsed/>
    <w:rsid w:val="00802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8025FB"/>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491FC5"/>
    <w:rPr>
      <w:rFonts w:eastAsiaTheme="majorEastAsia" w:cstheme="majorBidi"/>
      <w:b/>
      <w:bCs/>
      <w:color w:val="C0504D" w:themeColor="accent2"/>
      <w:sz w:val="36"/>
      <w:szCs w:val="26"/>
    </w:rPr>
  </w:style>
  <w:style w:type="paragraph" w:styleId="TtulodeTDC">
    <w:name w:val="TOC Heading"/>
    <w:basedOn w:val="Ttulo1"/>
    <w:next w:val="Normal"/>
    <w:uiPriority w:val="39"/>
    <w:semiHidden/>
    <w:unhideWhenUsed/>
    <w:qFormat/>
    <w:rsid w:val="004B4ED0"/>
    <w:pPr>
      <w:outlineLvl w:val="9"/>
    </w:pPr>
    <w:rPr>
      <w:sz w:val="28"/>
      <w:lang w:eastAsia="es-ES"/>
    </w:rPr>
  </w:style>
  <w:style w:type="paragraph" w:styleId="TDC2">
    <w:name w:val="toc 2"/>
    <w:basedOn w:val="Ttulo4"/>
    <w:next w:val="Normal"/>
    <w:autoRedefine/>
    <w:uiPriority w:val="39"/>
    <w:unhideWhenUsed/>
    <w:qFormat/>
    <w:rsid w:val="006E5F9B"/>
    <w:pPr>
      <w:spacing w:before="240" w:after="240"/>
      <w:ind w:left="215"/>
    </w:pPr>
    <w:rPr>
      <w:rFonts w:asciiTheme="minorHAnsi" w:eastAsiaTheme="minorEastAsia" w:hAnsiTheme="minorHAnsi"/>
      <w:sz w:val="24"/>
      <w:lang w:eastAsia="es-ES"/>
    </w:rPr>
  </w:style>
  <w:style w:type="paragraph" w:styleId="TDC1">
    <w:name w:val="toc 1"/>
    <w:next w:val="Normal"/>
    <w:autoRedefine/>
    <w:uiPriority w:val="39"/>
    <w:unhideWhenUsed/>
    <w:qFormat/>
    <w:rsid w:val="00491FC5"/>
    <w:pPr>
      <w:spacing w:before="240" w:after="0"/>
    </w:pPr>
    <w:rPr>
      <w:rFonts w:eastAsiaTheme="minorEastAsia" w:cstheme="majorBidi"/>
      <w:b/>
      <w:bCs/>
      <w:color w:val="C0504D" w:themeColor="accent2"/>
      <w:sz w:val="28"/>
      <w:szCs w:val="26"/>
      <w:lang w:eastAsia="es-ES"/>
    </w:rPr>
  </w:style>
  <w:style w:type="paragraph" w:styleId="TDC3">
    <w:name w:val="toc 3"/>
    <w:basedOn w:val="Normal"/>
    <w:next w:val="Normal"/>
    <w:autoRedefine/>
    <w:uiPriority w:val="39"/>
    <w:unhideWhenUsed/>
    <w:qFormat/>
    <w:rsid w:val="004B4ED0"/>
    <w:pPr>
      <w:spacing w:after="100"/>
      <w:ind w:left="440"/>
    </w:pPr>
    <w:rPr>
      <w:rFonts w:eastAsiaTheme="minorEastAsia"/>
      <w:lang w:eastAsia="es-ES"/>
    </w:rPr>
  </w:style>
  <w:style w:type="character" w:customStyle="1" w:styleId="Ttulo3Car">
    <w:name w:val="Título 3 Car"/>
    <w:basedOn w:val="Fuentedeprrafopredeter"/>
    <w:link w:val="Ttulo3"/>
    <w:uiPriority w:val="9"/>
    <w:rsid w:val="00D975D4"/>
    <w:rPr>
      <w:rFonts w:eastAsiaTheme="majorEastAsia" w:cstheme="majorBidi"/>
      <w:b/>
      <w:bCs/>
      <w:color w:val="C0504D" w:themeColor="accent2"/>
      <w:sz w:val="32"/>
    </w:rPr>
  </w:style>
  <w:style w:type="paragraph" w:styleId="NormalWeb">
    <w:name w:val="Normal (Web)"/>
    <w:basedOn w:val="Normal"/>
    <w:uiPriority w:val="99"/>
    <w:unhideWhenUsed/>
    <w:rsid w:val="001965EC"/>
    <w:pPr>
      <w:spacing w:before="100" w:beforeAutospacing="1" w:after="119" w:line="240" w:lineRule="auto"/>
    </w:pPr>
    <w:rPr>
      <w:rFonts w:ascii="Times New Roman" w:eastAsia="Times New Roman" w:hAnsi="Times New Roman" w:cs="Times New Roman"/>
      <w:szCs w:val="24"/>
      <w:lang w:eastAsia="es-ES"/>
    </w:rPr>
  </w:style>
  <w:style w:type="character" w:customStyle="1" w:styleId="Ttulo4Car">
    <w:name w:val="Título 4 Car"/>
    <w:basedOn w:val="Fuentedeprrafopredeter"/>
    <w:link w:val="Ttulo4"/>
    <w:uiPriority w:val="9"/>
    <w:rsid w:val="00895C22"/>
    <w:rPr>
      <w:rFonts w:asciiTheme="majorHAnsi" w:eastAsiaTheme="majorEastAsia" w:hAnsiTheme="majorHAnsi" w:cstheme="majorBidi"/>
      <w:b/>
      <w:bCs/>
      <w:i/>
      <w:iCs/>
      <w:color w:val="C0504D" w:themeColor="accent2"/>
      <w:sz w:val="28"/>
    </w:rPr>
  </w:style>
  <w:style w:type="table" w:styleId="Sombreadomedio1-nfasis1">
    <w:name w:val="Medium Shading 1 Accent 1"/>
    <w:basedOn w:val="Tablanormal"/>
    <w:uiPriority w:val="63"/>
    <w:rsid w:val="00B7481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0F17A0"/>
    <w:rPr>
      <w:color w:val="0000FF" w:themeColor="hyperlink"/>
      <w:u w:val="single"/>
    </w:rPr>
  </w:style>
  <w:style w:type="paragraph" w:styleId="TDC4">
    <w:name w:val="toc 4"/>
    <w:basedOn w:val="Normal"/>
    <w:next w:val="Normal"/>
    <w:autoRedefine/>
    <w:uiPriority w:val="39"/>
    <w:unhideWhenUsed/>
    <w:rsid w:val="000F17A0"/>
    <w:pPr>
      <w:spacing w:after="100"/>
      <w:ind w:left="660"/>
    </w:pPr>
  </w:style>
  <w:style w:type="table" w:styleId="Sombreadomedio1-nfasis2">
    <w:name w:val="Medium Shading 1 Accent 2"/>
    <w:basedOn w:val="Tablanormal"/>
    <w:uiPriority w:val="63"/>
    <w:rsid w:val="00491FC5"/>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western">
    <w:name w:val="western"/>
    <w:basedOn w:val="Normal"/>
    <w:rsid w:val="0067624C"/>
    <w:pPr>
      <w:spacing w:before="100" w:beforeAutospacing="1" w:after="119" w:line="240" w:lineRule="auto"/>
    </w:pPr>
    <w:rPr>
      <w:rFonts w:ascii="Arial" w:eastAsia="Times New Roman" w:hAnsi="Arial" w:cs="Arial"/>
      <w:szCs w:val="24"/>
      <w:lang w:eastAsia="es-ES"/>
    </w:rPr>
  </w:style>
  <w:style w:type="table" w:styleId="Sombreadoclaro-nfasis2">
    <w:name w:val="Light Shading Accent 2"/>
    <w:basedOn w:val="Tablanormal"/>
    <w:uiPriority w:val="60"/>
    <w:rsid w:val="00C9669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Cuadrculaclara-nfasis2">
    <w:name w:val="Light Grid Accent 2"/>
    <w:basedOn w:val="Tablanormal"/>
    <w:uiPriority w:val="62"/>
    <w:rsid w:val="00C9669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character" w:styleId="nfasis">
    <w:name w:val="Emphasis"/>
    <w:basedOn w:val="Fuentedeprrafopredeter"/>
    <w:uiPriority w:val="20"/>
    <w:qFormat/>
    <w:rsid w:val="00C96693"/>
    <w:rPr>
      <w:i/>
      <w:iCs/>
    </w:rPr>
  </w:style>
  <w:style w:type="table" w:styleId="Sombreadomedio2-nfasis2">
    <w:name w:val="Medium Shading 2 Accent 2"/>
    <w:basedOn w:val="Tablanormal"/>
    <w:uiPriority w:val="64"/>
    <w:rsid w:val="00C9669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Ttulo5Car">
    <w:name w:val="Título 5 Car"/>
    <w:basedOn w:val="Fuentedeprrafopredeter"/>
    <w:link w:val="Ttulo5"/>
    <w:uiPriority w:val="9"/>
    <w:rsid w:val="00A52B19"/>
    <w:rPr>
      <w:rFonts w:asciiTheme="majorHAnsi" w:eastAsiaTheme="majorEastAsia" w:hAnsiTheme="majorHAnsi" w:cstheme="majorBidi"/>
      <w:i/>
      <w:color w:val="943634" w:themeColor="accent2" w:themeShade="BF"/>
    </w:rPr>
  </w:style>
  <w:style w:type="table" w:styleId="Listamedia1-nfasis2">
    <w:name w:val="Medium List 1 Accent 2"/>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2-nfasis2">
    <w:name w:val="Medium List 2 Accent 2"/>
    <w:basedOn w:val="Tablanormal"/>
    <w:uiPriority w:val="66"/>
    <w:rsid w:val="00717F1F"/>
    <w:pPr>
      <w:spacing w:after="0" w:line="240" w:lineRule="auto"/>
    </w:pPr>
    <w:rPr>
      <w:rFonts w:eastAsiaTheme="majorEastAsia"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59"/>
    <w:rsid w:val="00717F1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media1-nfasis5">
    <w:name w:val="Medium List 1 Accent 5"/>
    <w:basedOn w:val="Tablanormal"/>
    <w:uiPriority w:val="65"/>
    <w:rsid w:val="00717F1F"/>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Prrafodelista">
    <w:name w:val="List Paragraph"/>
    <w:basedOn w:val="Normal"/>
    <w:uiPriority w:val="34"/>
    <w:qFormat/>
    <w:rsid w:val="00DD31DF"/>
    <w:pPr>
      <w:ind w:left="720"/>
      <w:contextualSpacing/>
    </w:pPr>
  </w:style>
  <w:style w:type="character" w:styleId="CdigoHTML">
    <w:name w:val="HTML Code"/>
    <w:basedOn w:val="Fuentedeprrafopredeter"/>
    <w:uiPriority w:val="99"/>
    <w:semiHidden/>
    <w:unhideWhenUsed/>
    <w:rsid w:val="00924D31"/>
    <w:rPr>
      <w:rFonts w:ascii="Courier New" w:eastAsia="Times New Roman" w:hAnsi="Courier New" w:cs="Courier New"/>
      <w:sz w:val="20"/>
      <w:szCs w:val="20"/>
    </w:rPr>
  </w:style>
  <w:style w:type="character" w:customStyle="1" w:styleId="code">
    <w:name w:val="code"/>
    <w:basedOn w:val="Fuentedeprrafopredeter"/>
    <w:rsid w:val="00EC1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2202">
      <w:bodyDiv w:val="1"/>
      <w:marLeft w:val="0"/>
      <w:marRight w:val="0"/>
      <w:marTop w:val="0"/>
      <w:marBottom w:val="0"/>
      <w:divBdr>
        <w:top w:val="none" w:sz="0" w:space="0" w:color="auto"/>
        <w:left w:val="none" w:sz="0" w:space="0" w:color="auto"/>
        <w:bottom w:val="none" w:sz="0" w:space="0" w:color="auto"/>
        <w:right w:val="none" w:sz="0" w:space="0" w:color="auto"/>
      </w:divBdr>
    </w:div>
    <w:div w:id="20862923">
      <w:bodyDiv w:val="1"/>
      <w:marLeft w:val="0"/>
      <w:marRight w:val="0"/>
      <w:marTop w:val="0"/>
      <w:marBottom w:val="0"/>
      <w:divBdr>
        <w:top w:val="none" w:sz="0" w:space="0" w:color="auto"/>
        <w:left w:val="none" w:sz="0" w:space="0" w:color="auto"/>
        <w:bottom w:val="none" w:sz="0" w:space="0" w:color="auto"/>
        <w:right w:val="none" w:sz="0" w:space="0" w:color="auto"/>
      </w:divBdr>
    </w:div>
    <w:div w:id="35860819">
      <w:bodyDiv w:val="1"/>
      <w:marLeft w:val="0"/>
      <w:marRight w:val="0"/>
      <w:marTop w:val="0"/>
      <w:marBottom w:val="0"/>
      <w:divBdr>
        <w:top w:val="none" w:sz="0" w:space="0" w:color="auto"/>
        <w:left w:val="none" w:sz="0" w:space="0" w:color="auto"/>
        <w:bottom w:val="none" w:sz="0" w:space="0" w:color="auto"/>
        <w:right w:val="none" w:sz="0" w:space="0" w:color="auto"/>
      </w:divBdr>
    </w:div>
    <w:div w:id="164633105">
      <w:bodyDiv w:val="1"/>
      <w:marLeft w:val="0"/>
      <w:marRight w:val="0"/>
      <w:marTop w:val="0"/>
      <w:marBottom w:val="0"/>
      <w:divBdr>
        <w:top w:val="none" w:sz="0" w:space="0" w:color="auto"/>
        <w:left w:val="none" w:sz="0" w:space="0" w:color="auto"/>
        <w:bottom w:val="none" w:sz="0" w:space="0" w:color="auto"/>
        <w:right w:val="none" w:sz="0" w:space="0" w:color="auto"/>
      </w:divBdr>
    </w:div>
    <w:div w:id="245117202">
      <w:bodyDiv w:val="1"/>
      <w:marLeft w:val="0"/>
      <w:marRight w:val="0"/>
      <w:marTop w:val="0"/>
      <w:marBottom w:val="0"/>
      <w:divBdr>
        <w:top w:val="none" w:sz="0" w:space="0" w:color="auto"/>
        <w:left w:val="none" w:sz="0" w:space="0" w:color="auto"/>
        <w:bottom w:val="none" w:sz="0" w:space="0" w:color="auto"/>
        <w:right w:val="none" w:sz="0" w:space="0" w:color="auto"/>
      </w:divBdr>
    </w:div>
    <w:div w:id="299921279">
      <w:bodyDiv w:val="1"/>
      <w:marLeft w:val="0"/>
      <w:marRight w:val="0"/>
      <w:marTop w:val="0"/>
      <w:marBottom w:val="0"/>
      <w:divBdr>
        <w:top w:val="none" w:sz="0" w:space="0" w:color="auto"/>
        <w:left w:val="none" w:sz="0" w:space="0" w:color="auto"/>
        <w:bottom w:val="none" w:sz="0" w:space="0" w:color="auto"/>
        <w:right w:val="none" w:sz="0" w:space="0" w:color="auto"/>
      </w:divBdr>
    </w:div>
    <w:div w:id="318854082">
      <w:bodyDiv w:val="1"/>
      <w:marLeft w:val="0"/>
      <w:marRight w:val="0"/>
      <w:marTop w:val="0"/>
      <w:marBottom w:val="0"/>
      <w:divBdr>
        <w:top w:val="none" w:sz="0" w:space="0" w:color="auto"/>
        <w:left w:val="none" w:sz="0" w:space="0" w:color="auto"/>
        <w:bottom w:val="none" w:sz="0" w:space="0" w:color="auto"/>
        <w:right w:val="none" w:sz="0" w:space="0" w:color="auto"/>
      </w:divBdr>
    </w:div>
    <w:div w:id="385764209">
      <w:bodyDiv w:val="1"/>
      <w:marLeft w:val="0"/>
      <w:marRight w:val="0"/>
      <w:marTop w:val="0"/>
      <w:marBottom w:val="0"/>
      <w:divBdr>
        <w:top w:val="none" w:sz="0" w:space="0" w:color="auto"/>
        <w:left w:val="none" w:sz="0" w:space="0" w:color="auto"/>
        <w:bottom w:val="none" w:sz="0" w:space="0" w:color="auto"/>
        <w:right w:val="none" w:sz="0" w:space="0" w:color="auto"/>
      </w:divBdr>
    </w:div>
    <w:div w:id="434402647">
      <w:bodyDiv w:val="1"/>
      <w:marLeft w:val="0"/>
      <w:marRight w:val="0"/>
      <w:marTop w:val="0"/>
      <w:marBottom w:val="0"/>
      <w:divBdr>
        <w:top w:val="none" w:sz="0" w:space="0" w:color="auto"/>
        <w:left w:val="none" w:sz="0" w:space="0" w:color="auto"/>
        <w:bottom w:val="none" w:sz="0" w:space="0" w:color="auto"/>
        <w:right w:val="none" w:sz="0" w:space="0" w:color="auto"/>
      </w:divBdr>
    </w:div>
    <w:div w:id="438525056">
      <w:bodyDiv w:val="1"/>
      <w:marLeft w:val="0"/>
      <w:marRight w:val="0"/>
      <w:marTop w:val="0"/>
      <w:marBottom w:val="0"/>
      <w:divBdr>
        <w:top w:val="none" w:sz="0" w:space="0" w:color="auto"/>
        <w:left w:val="none" w:sz="0" w:space="0" w:color="auto"/>
        <w:bottom w:val="none" w:sz="0" w:space="0" w:color="auto"/>
        <w:right w:val="none" w:sz="0" w:space="0" w:color="auto"/>
      </w:divBdr>
    </w:div>
    <w:div w:id="472410899">
      <w:bodyDiv w:val="1"/>
      <w:marLeft w:val="0"/>
      <w:marRight w:val="0"/>
      <w:marTop w:val="0"/>
      <w:marBottom w:val="0"/>
      <w:divBdr>
        <w:top w:val="none" w:sz="0" w:space="0" w:color="auto"/>
        <w:left w:val="none" w:sz="0" w:space="0" w:color="auto"/>
        <w:bottom w:val="none" w:sz="0" w:space="0" w:color="auto"/>
        <w:right w:val="none" w:sz="0" w:space="0" w:color="auto"/>
      </w:divBdr>
    </w:div>
    <w:div w:id="476726568">
      <w:bodyDiv w:val="1"/>
      <w:marLeft w:val="0"/>
      <w:marRight w:val="0"/>
      <w:marTop w:val="0"/>
      <w:marBottom w:val="0"/>
      <w:divBdr>
        <w:top w:val="none" w:sz="0" w:space="0" w:color="auto"/>
        <w:left w:val="none" w:sz="0" w:space="0" w:color="auto"/>
        <w:bottom w:val="none" w:sz="0" w:space="0" w:color="auto"/>
        <w:right w:val="none" w:sz="0" w:space="0" w:color="auto"/>
      </w:divBdr>
    </w:div>
    <w:div w:id="497379228">
      <w:bodyDiv w:val="1"/>
      <w:marLeft w:val="0"/>
      <w:marRight w:val="0"/>
      <w:marTop w:val="0"/>
      <w:marBottom w:val="0"/>
      <w:divBdr>
        <w:top w:val="none" w:sz="0" w:space="0" w:color="auto"/>
        <w:left w:val="none" w:sz="0" w:space="0" w:color="auto"/>
        <w:bottom w:val="none" w:sz="0" w:space="0" w:color="auto"/>
        <w:right w:val="none" w:sz="0" w:space="0" w:color="auto"/>
      </w:divBdr>
    </w:div>
    <w:div w:id="594826704">
      <w:bodyDiv w:val="1"/>
      <w:marLeft w:val="0"/>
      <w:marRight w:val="0"/>
      <w:marTop w:val="0"/>
      <w:marBottom w:val="0"/>
      <w:divBdr>
        <w:top w:val="none" w:sz="0" w:space="0" w:color="auto"/>
        <w:left w:val="none" w:sz="0" w:space="0" w:color="auto"/>
        <w:bottom w:val="none" w:sz="0" w:space="0" w:color="auto"/>
        <w:right w:val="none" w:sz="0" w:space="0" w:color="auto"/>
      </w:divBdr>
    </w:div>
    <w:div w:id="629632961">
      <w:bodyDiv w:val="1"/>
      <w:marLeft w:val="0"/>
      <w:marRight w:val="0"/>
      <w:marTop w:val="0"/>
      <w:marBottom w:val="0"/>
      <w:divBdr>
        <w:top w:val="none" w:sz="0" w:space="0" w:color="auto"/>
        <w:left w:val="none" w:sz="0" w:space="0" w:color="auto"/>
        <w:bottom w:val="none" w:sz="0" w:space="0" w:color="auto"/>
        <w:right w:val="none" w:sz="0" w:space="0" w:color="auto"/>
      </w:divBdr>
    </w:div>
    <w:div w:id="645550213">
      <w:bodyDiv w:val="1"/>
      <w:marLeft w:val="0"/>
      <w:marRight w:val="0"/>
      <w:marTop w:val="0"/>
      <w:marBottom w:val="0"/>
      <w:divBdr>
        <w:top w:val="none" w:sz="0" w:space="0" w:color="auto"/>
        <w:left w:val="none" w:sz="0" w:space="0" w:color="auto"/>
        <w:bottom w:val="none" w:sz="0" w:space="0" w:color="auto"/>
        <w:right w:val="none" w:sz="0" w:space="0" w:color="auto"/>
      </w:divBdr>
    </w:div>
    <w:div w:id="682634100">
      <w:bodyDiv w:val="1"/>
      <w:marLeft w:val="0"/>
      <w:marRight w:val="0"/>
      <w:marTop w:val="0"/>
      <w:marBottom w:val="0"/>
      <w:divBdr>
        <w:top w:val="none" w:sz="0" w:space="0" w:color="auto"/>
        <w:left w:val="none" w:sz="0" w:space="0" w:color="auto"/>
        <w:bottom w:val="none" w:sz="0" w:space="0" w:color="auto"/>
        <w:right w:val="none" w:sz="0" w:space="0" w:color="auto"/>
      </w:divBdr>
    </w:div>
    <w:div w:id="695272065">
      <w:bodyDiv w:val="1"/>
      <w:marLeft w:val="0"/>
      <w:marRight w:val="0"/>
      <w:marTop w:val="0"/>
      <w:marBottom w:val="0"/>
      <w:divBdr>
        <w:top w:val="none" w:sz="0" w:space="0" w:color="auto"/>
        <w:left w:val="none" w:sz="0" w:space="0" w:color="auto"/>
        <w:bottom w:val="none" w:sz="0" w:space="0" w:color="auto"/>
        <w:right w:val="none" w:sz="0" w:space="0" w:color="auto"/>
      </w:divBdr>
    </w:div>
    <w:div w:id="724988801">
      <w:bodyDiv w:val="1"/>
      <w:marLeft w:val="0"/>
      <w:marRight w:val="0"/>
      <w:marTop w:val="0"/>
      <w:marBottom w:val="0"/>
      <w:divBdr>
        <w:top w:val="none" w:sz="0" w:space="0" w:color="auto"/>
        <w:left w:val="none" w:sz="0" w:space="0" w:color="auto"/>
        <w:bottom w:val="none" w:sz="0" w:space="0" w:color="auto"/>
        <w:right w:val="none" w:sz="0" w:space="0" w:color="auto"/>
      </w:divBdr>
    </w:div>
    <w:div w:id="911819470">
      <w:bodyDiv w:val="1"/>
      <w:marLeft w:val="0"/>
      <w:marRight w:val="0"/>
      <w:marTop w:val="0"/>
      <w:marBottom w:val="0"/>
      <w:divBdr>
        <w:top w:val="none" w:sz="0" w:space="0" w:color="auto"/>
        <w:left w:val="none" w:sz="0" w:space="0" w:color="auto"/>
        <w:bottom w:val="none" w:sz="0" w:space="0" w:color="auto"/>
        <w:right w:val="none" w:sz="0" w:space="0" w:color="auto"/>
      </w:divBdr>
    </w:div>
    <w:div w:id="1011183138">
      <w:bodyDiv w:val="1"/>
      <w:marLeft w:val="0"/>
      <w:marRight w:val="0"/>
      <w:marTop w:val="0"/>
      <w:marBottom w:val="0"/>
      <w:divBdr>
        <w:top w:val="none" w:sz="0" w:space="0" w:color="auto"/>
        <w:left w:val="none" w:sz="0" w:space="0" w:color="auto"/>
        <w:bottom w:val="none" w:sz="0" w:space="0" w:color="auto"/>
        <w:right w:val="none" w:sz="0" w:space="0" w:color="auto"/>
      </w:divBdr>
    </w:div>
    <w:div w:id="1028604534">
      <w:bodyDiv w:val="1"/>
      <w:marLeft w:val="0"/>
      <w:marRight w:val="0"/>
      <w:marTop w:val="0"/>
      <w:marBottom w:val="0"/>
      <w:divBdr>
        <w:top w:val="none" w:sz="0" w:space="0" w:color="auto"/>
        <w:left w:val="none" w:sz="0" w:space="0" w:color="auto"/>
        <w:bottom w:val="none" w:sz="0" w:space="0" w:color="auto"/>
        <w:right w:val="none" w:sz="0" w:space="0" w:color="auto"/>
      </w:divBdr>
    </w:div>
    <w:div w:id="1108083473">
      <w:bodyDiv w:val="1"/>
      <w:marLeft w:val="0"/>
      <w:marRight w:val="0"/>
      <w:marTop w:val="0"/>
      <w:marBottom w:val="0"/>
      <w:divBdr>
        <w:top w:val="none" w:sz="0" w:space="0" w:color="auto"/>
        <w:left w:val="none" w:sz="0" w:space="0" w:color="auto"/>
        <w:bottom w:val="none" w:sz="0" w:space="0" w:color="auto"/>
        <w:right w:val="none" w:sz="0" w:space="0" w:color="auto"/>
      </w:divBdr>
    </w:div>
    <w:div w:id="1125805192">
      <w:bodyDiv w:val="1"/>
      <w:marLeft w:val="0"/>
      <w:marRight w:val="0"/>
      <w:marTop w:val="0"/>
      <w:marBottom w:val="0"/>
      <w:divBdr>
        <w:top w:val="none" w:sz="0" w:space="0" w:color="auto"/>
        <w:left w:val="none" w:sz="0" w:space="0" w:color="auto"/>
        <w:bottom w:val="none" w:sz="0" w:space="0" w:color="auto"/>
        <w:right w:val="none" w:sz="0" w:space="0" w:color="auto"/>
      </w:divBdr>
    </w:div>
    <w:div w:id="1140418045">
      <w:bodyDiv w:val="1"/>
      <w:marLeft w:val="0"/>
      <w:marRight w:val="0"/>
      <w:marTop w:val="0"/>
      <w:marBottom w:val="0"/>
      <w:divBdr>
        <w:top w:val="none" w:sz="0" w:space="0" w:color="auto"/>
        <w:left w:val="none" w:sz="0" w:space="0" w:color="auto"/>
        <w:bottom w:val="none" w:sz="0" w:space="0" w:color="auto"/>
        <w:right w:val="none" w:sz="0" w:space="0" w:color="auto"/>
      </w:divBdr>
    </w:div>
    <w:div w:id="1146553276">
      <w:bodyDiv w:val="1"/>
      <w:marLeft w:val="0"/>
      <w:marRight w:val="0"/>
      <w:marTop w:val="0"/>
      <w:marBottom w:val="0"/>
      <w:divBdr>
        <w:top w:val="none" w:sz="0" w:space="0" w:color="auto"/>
        <w:left w:val="none" w:sz="0" w:space="0" w:color="auto"/>
        <w:bottom w:val="none" w:sz="0" w:space="0" w:color="auto"/>
        <w:right w:val="none" w:sz="0" w:space="0" w:color="auto"/>
      </w:divBdr>
    </w:div>
    <w:div w:id="1175730045">
      <w:bodyDiv w:val="1"/>
      <w:marLeft w:val="0"/>
      <w:marRight w:val="0"/>
      <w:marTop w:val="0"/>
      <w:marBottom w:val="0"/>
      <w:divBdr>
        <w:top w:val="none" w:sz="0" w:space="0" w:color="auto"/>
        <w:left w:val="none" w:sz="0" w:space="0" w:color="auto"/>
        <w:bottom w:val="none" w:sz="0" w:space="0" w:color="auto"/>
        <w:right w:val="none" w:sz="0" w:space="0" w:color="auto"/>
      </w:divBdr>
    </w:div>
    <w:div w:id="1200363950">
      <w:bodyDiv w:val="1"/>
      <w:marLeft w:val="0"/>
      <w:marRight w:val="0"/>
      <w:marTop w:val="0"/>
      <w:marBottom w:val="0"/>
      <w:divBdr>
        <w:top w:val="none" w:sz="0" w:space="0" w:color="auto"/>
        <w:left w:val="none" w:sz="0" w:space="0" w:color="auto"/>
        <w:bottom w:val="none" w:sz="0" w:space="0" w:color="auto"/>
        <w:right w:val="none" w:sz="0" w:space="0" w:color="auto"/>
      </w:divBdr>
    </w:div>
    <w:div w:id="1208906214">
      <w:bodyDiv w:val="1"/>
      <w:marLeft w:val="0"/>
      <w:marRight w:val="0"/>
      <w:marTop w:val="0"/>
      <w:marBottom w:val="0"/>
      <w:divBdr>
        <w:top w:val="none" w:sz="0" w:space="0" w:color="auto"/>
        <w:left w:val="none" w:sz="0" w:space="0" w:color="auto"/>
        <w:bottom w:val="none" w:sz="0" w:space="0" w:color="auto"/>
        <w:right w:val="none" w:sz="0" w:space="0" w:color="auto"/>
      </w:divBdr>
    </w:div>
    <w:div w:id="1287614291">
      <w:bodyDiv w:val="1"/>
      <w:marLeft w:val="0"/>
      <w:marRight w:val="0"/>
      <w:marTop w:val="0"/>
      <w:marBottom w:val="0"/>
      <w:divBdr>
        <w:top w:val="none" w:sz="0" w:space="0" w:color="auto"/>
        <w:left w:val="none" w:sz="0" w:space="0" w:color="auto"/>
        <w:bottom w:val="none" w:sz="0" w:space="0" w:color="auto"/>
        <w:right w:val="none" w:sz="0" w:space="0" w:color="auto"/>
      </w:divBdr>
    </w:div>
    <w:div w:id="1306012218">
      <w:bodyDiv w:val="1"/>
      <w:marLeft w:val="0"/>
      <w:marRight w:val="0"/>
      <w:marTop w:val="0"/>
      <w:marBottom w:val="0"/>
      <w:divBdr>
        <w:top w:val="none" w:sz="0" w:space="0" w:color="auto"/>
        <w:left w:val="none" w:sz="0" w:space="0" w:color="auto"/>
        <w:bottom w:val="none" w:sz="0" w:space="0" w:color="auto"/>
        <w:right w:val="none" w:sz="0" w:space="0" w:color="auto"/>
      </w:divBdr>
    </w:div>
    <w:div w:id="1348751269">
      <w:bodyDiv w:val="1"/>
      <w:marLeft w:val="0"/>
      <w:marRight w:val="0"/>
      <w:marTop w:val="0"/>
      <w:marBottom w:val="0"/>
      <w:divBdr>
        <w:top w:val="none" w:sz="0" w:space="0" w:color="auto"/>
        <w:left w:val="none" w:sz="0" w:space="0" w:color="auto"/>
        <w:bottom w:val="none" w:sz="0" w:space="0" w:color="auto"/>
        <w:right w:val="none" w:sz="0" w:space="0" w:color="auto"/>
      </w:divBdr>
    </w:div>
    <w:div w:id="1434939069">
      <w:bodyDiv w:val="1"/>
      <w:marLeft w:val="0"/>
      <w:marRight w:val="0"/>
      <w:marTop w:val="0"/>
      <w:marBottom w:val="0"/>
      <w:divBdr>
        <w:top w:val="none" w:sz="0" w:space="0" w:color="auto"/>
        <w:left w:val="none" w:sz="0" w:space="0" w:color="auto"/>
        <w:bottom w:val="none" w:sz="0" w:space="0" w:color="auto"/>
        <w:right w:val="none" w:sz="0" w:space="0" w:color="auto"/>
      </w:divBdr>
    </w:div>
    <w:div w:id="1728338167">
      <w:bodyDiv w:val="1"/>
      <w:marLeft w:val="0"/>
      <w:marRight w:val="0"/>
      <w:marTop w:val="0"/>
      <w:marBottom w:val="0"/>
      <w:divBdr>
        <w:top w:val="none" w:sz="0" w:space="0" w:color="auto"/>
        <w:left w:val="none" w:sz="0" w:space="0" w:color="auto"/>
        <w:bottom w:val="none" w:sz="0" w:space="0" w:color="auto"/>
        <w:right w:val="none" w:sz="0" w:space="0" w:color="auto"/>
      </w:divBdr>
    </w:div>
    <w:div w:id="1769545050">
      <w:bodyDiv w:val="1"/>
      <w:marLeft w:val="0"/>
      <w:marRight w:val="0"/>
      <w:marTop w:val="0"/>
      <w:marBottom w:val="0"/>
      <w:divBdr>
        <w:top w:val="none" w:sz="0" w:space="0" w:color="auto"/>
        <w:left w:val="none" w:sz="0" w:space="0" w:color="auto"/>
        <w:bottom w:val="none" w:sz="0" w:space="0" w:color="auto"/>
        <w:right w:val="none" w:sz="0" w:space="0" w:color="auto"/>
      </w:divBdr>
    </w:div>
    <w:div w:id="1875117306">
      <w:bodyDiv w:val="1"/>
      <w:marLeft w:val="0"/>
      <w:marRight w:val="0"/>
      <w:marTop w:val="0"/>
      <w:marBottom w:val="0"/>
      <w:divBdr>
        <w:top w:val="none" w:sz="0" w:space="0" w:color="auto"/>
        <w:left w:val="none" w:sz="0" w:space="0" w:color="auto"/>
        <w:bottom w:val="none" w:sz="0" w:space="0" w:color="auto"/>
        <w:right w:val="none" w:sz="0" w:space="0" w:color="auto"/>
      </w:divBdr>
    </w:div>
    <w:div w:id="1904025372">
      <w:bodyDiv w:val="1"/>
      <w:marLeft w:val="0"/>
      <w:marRight w:val="0"/>
      <w:marTop w:val="0"/>
      <w:marBottom w:val="0"/>
      <w:divBdr>
        <w:top w:val="none" w:sz="0" w:space="0" w:color="auto"/>
        <w:left w:val="none" w:sz="0" w:space="0" w:color="auto"/>
        <w:bottom w:val="none" w:sz="0" w:space="0" w:color="auto"/>
        <w:right w:val="none" w:sz="0" w:space="0" w:color="auto"/>
      </w:divBdr>
    </w:div>
    <w:div w:id="1907909410">
      <w:bodyDiv w:val="1"/>
      <w:marLeft w:val="0"/>
      <w:marRight w:val="0"/>
      <w:marTop w:val="0"/>
      <w:marBottom w:val="0"/>
      <w:divBdr>
        <w:top w:val="none" w:sz="0" w:space="0" w:color="auto"/>
        <w:left w:val="none" w:sz="0" w:space="0" w:color="auto"/>
        <w:bottom w:val="none" w:sz="0" w:space="0" w:color="auto"/>
        <w:right w:val="none" w:sz="0" w:space="0" w:color="auto"/>
      </w:divBdr>
    </w:div>
    <w:div w:id="1916551039">
      <w:bodyDiv w:val="1"/>
      <w:marLeft w:val="0"/>
      <w:marRight w:val="0"/>
      <w:marTop w:val="0"/>
      <w:marBottom w:val="0"/>
      <w:divBdr>
        <w:top w:val="none" w:sz="0" w:space="0" w:color="auto"/>
        <w:left w:val="none" w:sz="0" w:space="0" w:color="auto"/>
        <w:bottom w:val="none" w:sz="0" w:space="0" w:color="auto"/>
        <w:right w:val="none" w:sz="0" w:space="0" w:color="auto"/>
      </w:divBdr>
    </w:div>
    <w:div w:id="2016034788">
      <w:bodyDiv w:val="1"/>
      <w:marLeft w:val="0"/>
      <w:marRight w:val="0"/>
      <w:marTop w:val="0"/>
      <w:marBottom w:val="0"/>
      <w:divBdr>
        <w:top w:val="none" w:sz="0" w:space="0" w:color="auto"/>
        <w:left w:val="none" w:sz="0" w:space="0" w:color="auto"/>
        <w:bottom w:val="none" w:sz="0" w:space="0" w:color="auto"/>
        <w:right w:val="none" w:sz="0" w:space="0" w:color="auto"/>
      </w:divBdr>
    </w:div>
    <w:div w:id="2032143044">
      <w:bodyDiv w:val="1"/>
      <w:marLeft w:val="0"/>
      <w:marRight w:val="0"/>
      <w:marTop w:val="0"/>
      <w:marBottom w:val="0"/>
      <w:divBdr>
        <w:top w:val="none" w:sz="0" w:space="0" w:color="auto"/>
        <w:left w:val="none" w:sz="0" w:space="0" w:color="auto"/>
        <w:bottom w:val="none" w:sz="0" w:space="0" w:color="auto"/>
        <w:right w:val="none" w:sz="0" w:space="0" w:color="auto"/>
      </w:divBdr>
    </w:div>
    <w:div w:id="21192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C817A-248E-4BAB-A95E-6DE507F9F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4565</TotalTime>
  <Pages>1</Pages>
  <Words>7295</Words>
  <Characters>40127</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Miguel Centeno Muñoz</dc:creator>
  <cp:lastModifiedBy>Miguel Centeno Muñoz</cp:lastModifiedBy>
  <cp:revision>8</cp:revision>
  <dcterms:created xsi:type="dcterms:W3CDTF">2014-06-25T18:58:00Z</dcterms:created>
  <dcterms:modified xsi:type="dcterms:W3CDTF">2014-07-05T10:33:00Z</dcterms:modified>
</cp:coreProperties>
</file>