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538295"/>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00D72293">
        <w:rPr>
          <w:rFonts w:ascii="Calibri" w:eastAsia="Times New Roman" w:hAnsi="Calibri" w:cs="Courier New"/>
          <w:szCs w:val="24"/>
          <w:lang w:eastAsia="es-ES"/>
        </w:rPr>
        <w:t xml:space="preserve">Projetsii,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Google Web Toolkit), Google App Engine, API Google Maps para GWT, Git, Sonar y  JUnit.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D554B5" w:rsidRDefault="006E5F9B">
      <w:pPr>
        <w:pStyle w:val="TDC1"/>
        <w:tabs>
          <w:tab w:val="right" w:leader="dot" w:pos="8919"/>
        </w:tabs>
        <w:rPr>
          <w:ins w:id="1" w:author="Miguel Centeno Muñoz" w:date="2014-07-31T02:49: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31T02:49:00Z">
        <w:r w:rsidR="00D554B5" w:rsidRPr="00035C38">
          <w:rPr>
            <w:rStyle w:val="Hipervnculo"/>
            <w:noProof/>
          </w:rPr>
          <w:fldChar w:fldCharType="begin"/>
        </w:r>
        <w:r w:rsidR="00D554B5" w:rsidRPr="00035C38">
          <w:rPr>
            <w:rStyle w:val="Hipervnculo"/>
            <w:noProof/>
          </w:rPr>
          <w:instrText xml:space="preserve"> </w:instrText>
        </w:r>
        <w:r w:rsidR="00D554B5">
          <w:rPr>
            <w:noProof/>
          </w:rPr>
          <w:instrText>HYPERLINK \l "_Toc394538295"</w:instrText>
        </w:r>
        <w:r w:rsidR="00D554B5" w:rsidRPr="00035C38">
          <w:rPr>
            <w:rStyle w:val="Hipervnculo"/>
            <w:noProof/>
          </w:rPr>
          <w:instrText xml:space="preserve"> </w:instrText>
        </w:r>
        <w:r w:rsidR="00D554B5" w:rsidRPr="00035C38">
          <w:rPr>
            <w:rStyle w:val="Hipervnculo"/>
            <w:noProof/>
          </w:rPr>
          <w:fldChar w:fldCharType="separate"/>
        </w:r>
        <w:r w:rsidR="00D554B5" w:rsidRPr="00035C38">
          <w:rPr>
            <w:rStyle w:val="Hipervnculo"/>
            <w:noProof/>
          </w:rPr>
          <w:t>Resumen</w:t>
        </w:r>
        <w:r w:rsidR="00D554B5">
          <w:rPr>
            <w:noProof/>
            <w:webHidden/>
          </w:rPr>
          <w:tab/>
        </w:r>
        <w:r w:rsidR="00D554B5">
          <w:rPr>
            <w:noProof/>
            <w:webHidden/>
          </w:rPr>
          <w:fldChar w:fldCharType="begin"/>
        </w:r>
        <w:r w:rsidR="00D554B5">
          <w:rPr>
            <w:noProof/>
            <w:webHidden/>
          </w:rPr>
          <w:instrText xml:space="preserve"> PAGEREF _Toc394538295 \h </w:instrText>
        </w:r>
      </w:ins>
      <w:r w:rsidR="00D554B5">
        <w:rPr>
          <w:noProof/>
          <w:webHidden/>
        </w:rPr>
      </w:r>
      <w:r w:rsidR="00D554B5">
        <w:rPr>
          <w:noProof/>
          <w:webHidden/>
        </w:rPr>
        <w:fldChar w:fldCharType="separate"/>
      </w:r>
      <w:ins w:id="3" w:author="Miguel Centeno Muñoz" w:date="2014-08-02T13:12:00Z">
        <w:r w:rsidR="008A7CA2">
          <w:rPr>
            <w:noProof/>
            <w:webHidden/>
          </w:rPr>
          <w:t>2</w:t>
        </w:r>
      </w:ins>
      <w:ins w:id="4" w:author="Miguel Centeno Muñoz" w:date="2014-07-31T02:49:00Z">
        <w:r w:rsidR="00D554B5">
          <w:rPr>
            <w:noProof/>
            <w:webHidden/>
          </w:rPr>
          <w:fldChar w:fldCharType="end"/>
        </w:r>
        <w:r w:rsidR="00D554B5" w:rsidRPr="00035C38">
          <w:rPr>
            <w:rStyle w:val="Hipervnculo"/>
            <w:noProof/>
          </w:rPr>
          <w:fldChar w:fldCharType="end"/>
        </w:r>
      </w:ins>
    </w:p>
    <w:p w:rsidR="00D554B5" w:rsidRDefault="00D554B5">
      <w:pPr>
        <w:pStyle w:val="TDC1"/>
        <w:tabs>
          <w:tab w:val="right" w:leader="dot" w:pos="8919"/>
        </w:tabs>
        <w:rPr>
          <w:ins w:id="5" w:author="Miguel Centeno Muñoz" w:date="2014-07-31T02:49:00Z"/>
          <w:rFonts w:cstheme="minorBidi"/>
          <w:b w:val="0"/>
          <w:bCs w:val="0"/>
          <w:noProof/>
          <w:color w:val="auto"/>
          <w:sz w:val="22"/>
          <w:szCs w:val="22"/>
        </w:rPr>
      </w:pPr>
      <w:ins w:id="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 Introducción y planificación</w:t>
        </w:r>
        <w:r>
          <w:rPr>
            <w:noProof/>
            <w:webHidden/>
          </w:rPr>
          <w:tab/>
        </w:r>
        <w:r>
          <w:rPr>
            <w:noProof/>
            <w:webHidden/>
          </w:rPr>
          <w:fldChar w:fldCharType="begin"/>
        </w:r>
        <w:r>
          <w:rPr>
            <w:noProof/>
            <w:webHidden/>
          </w:rPr>
          <w:instrText xml:space="preserve"> PAGEREF _Toc394538296 \h </w:instrText>
        </w:r>
      </w:ins>
      <w:r>
        <w:rPr>
          <w:noProof/>
          <w:webHidden/>
        </w:rPr>
      </w:r>
      <w:r>
        <w:rPr>
          <w:noProof/>
          <w:webHidden/>
        </w:rPr>
        <w:fldChar w:fldCharType="separate"/>
      </w:r>
      <w:ins w:id="7" w:author="Miguel Centeno Muñoz" w:date="2014-08-02T13:12:00Z">
        <w:r w:rsidR="008A7CA2">
          <w:rPr>
            <w:noProof/>
            <w:webHidden/>
          </w:rPr>
          <w:t>7</w:t>
        </w:r>
      </w:ins>
      <w:ins w:id="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9" w:author="Miguel Centeno Muñoz" w:date="2014-07-31T02:49:00Z"/>
          <w:rFonts w:cstheme="minorBidi"/>
          <w:b w:val="0"/>
          <w:bCs w:val="0"/>
          <w:i w:val="0"/>
          <w:iCs w:val="0"/>
          <w:noProof/>
          <w:color w:val="auto"/>
          <w:sz w:val="22"/>
        </w:rPr>
      </w:pPr>
      <w:ins w:id="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 Introducción</w:t>
        </w:r>
        <w:r>
          <w:rPr>
            <w:noProof/>
            <w:webHidden/>
          </w:rPr>
          <w:tab/>
        </w:r>
        <w:r>
          <w:rPr>
            <w:noProof/>
            <w:webHidden/>
          </w:rPr>
          <w:fldChar w:fldCharType="begin"/>
        </w:r>
        <w:r>
          <w:rPr>
            <w:noProof/>
            <w:webHidden/>
          </w:rPr>
          <w:instrText xml:space="preserve"> PAGEREF _Toc394538297 \h </w:instrText>
        </w:r>
      </w:ins>
      <w:r>
        <w:rPr>
          <w:noProof/>
          <w:webHidden/>
        </w:rPr>
      </w:r>
      <w:r>
        <w:rPr>
          <w:noProof/>
          <w:webHidden/>
        </w:rPr>
        <w:fldChar w:fldCharType="separate"/>
      </w:r>
      <w:ins w:id="11" w:author="Miguel Centeno Muñoz" w:date="2014-08-02T13:12:00Z">
        <w:r w:rsidR="008A7CA2">
          <w:rPr>
            <w:noProof/>
            <w:webHidden/>
          </w:rPr>
          <w:t>9</w:t>
        </w:r>
      </w:ins>
      <w:ins w:id="1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 w:author="Miguel Centeno Muñoz" w:date="2014-07-31T02:49:00Z"/>
          <w:noProof/>
        </w:rPr>
      </w:pPr>
      <w:ins w:id="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1.1.- Motivación</w:t>
        </w:r>
        <w:r>
          <w:rPr>
            <w:noProof/>
            <w:webHidden/>
          </w:rPr>
          <w:tab/>
        </w:r>
        <w:r>
          <w:rPr>
            <w:noProof/>
            <w:webHidden/>
          </w:rPr>
          <w:fldChar w:fldCharType="begin"/>
        </w:r>
        <w:r>
          <w:rPr>
            <w:noProof/>
            <w:webHidden/>
          </w:rPr>
          <w:instrText xml:space="preserve"> PAGEREF _Toc394538298 \h </w:instrText>
        </w:r>
      </w:ins>
      <w:r>
        <w:rPr>
          <w:noProof/>
          <w:webHidden/>
        </w:rPr>
      </w:r>
      <w:r>
        <w:rPr>
          <w:noProof/>
          <w:webHidden/>
        </w:rPr>
        <w:fldChar w:fldCharType="separate"/>
      </w:r>
      <w:ins w:id="15" w:author="Miguel Centeno Muñoz" w:date="2014-08-02T13:12:00Z">
        <w:r w:rsidR="008A7CA2">
          <w:rPr>
            <w:noProof/>
            <w:webHidden/>
          </w:rPr>
          <w:t>9</w:t>
        </w:r>
      </w:ins>
      <w:ins w:id="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 w:author="Miguel Centeno Muñoz" w:date="2014-07-31T02:49:00Z"/>
          <w:noProof/>
        </w:rPr>
      </w:pPr>
      <w:ins w:id="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 Objetivos del proyecto</w:t>
        </w:r>
        <w:r>
          <w:rPr>
            <w:noProof/>
            <w:webHidden/>
          </w:rPr>
          <w:tab/>
        </w:r>
        <w:r>
          <w:rPr>
            <w:noProof/>
            <w:webHidden/>
          </w:rPr>
          <w:fldChar w:fldCharType="begin"/>
        </w:r>
        <w:r>
          <w:rPr>
            <w:noProof/>
            <w:webHidden/>
          </w:rPr>
          <w:instrText xml:space="preserve"> PAGEREF _Toc394538299 \h </w:instrText>
        </w:r>
      </w:ins>
      <w:r>
        <w:rPr>
          <w:noProof/>
          <w:webHidden/>
        </w:rPr>
      </w:r>
      <w:r>
        <w:rPr>
          <w:noProof/>
          <w:webHidden/>
        </w:rPr>
        <w:fldChar w:fldCharType="separate"/>
      </w:r>
      <w:ins w:id="19" w:author="Miguel Centeno Muñoz" w:date="2014-08-02T13:12:00Z">
        <w:r w:rsidR="008A7CA2">
          <w:rPr>
            <w:noProof/>
            <w:webHidden/>
          </w:rPr>
          <w:t>10</w:t>
        </w:r>
      </w:ins>
      <w:ins w:id="2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 w:author="Miguel Centeno Muñoz" w:date="2014-07-31T02:49:00Z"/>
          <w:rFonts w:eastAsiaTheme="minorEastAsia"/>
          <w:noProof/>
          <w:lang w:eastAsia="es-ES"/>
        </w:rPr>
      </w:pPr>
      <w:ins w:id="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1.2.1.- Objetivos docentes</w:t>
        </w:r>
        <w:r>
          <w:rPr>
            <w:noProof/>
            <w:webHidden/>
          </w:rPr>
          <w:tab/>
        </w:r>
        <w:r>
          <w:rPr>
            <w:noProof/>
            <w:webHidden/>
          </w:rPr>
          <w:fldChar w:fldCharType="begin"/>
        </w:r>
        <w:r>
          <w:rPr>
            <w:noProof/>
            <w:webHidden/>
          </w:rPr>
          <w:instrText xml:space="preserve"> PAGEREF _Toc394538300 \h </w:instrText>
        </w:r>
      </w:ins>
      <w:r>
        <w:rPr>
          <w:noProof/>
          <w:webHidden/>
        </w:rPr>
      </w:r>
      <w:r>
        <w:rPr>
          <w:noProof/>
          <w:webHidden/>
        </w:rPr>
        <w:fldChar w:fldCharType="separate"/>
      </w:r>
      <w:ins w:id="23" w:author="Miguel Centeno Muñoz" w:date="2014-08-02T13:12:00Z">
        <w:r w:rsidR="008A7CA2">
          <w:rPr>
            <w:noProof/>
            <w:webHidden/>
          </w:rPr>
          <w:t>10</w:t>
        </w:r>
      </w:ins>
      <w:ins w:id="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 w:author="Miguel Centeno Muñoz" w:date="2014-07-31T02:49:00Z"/>
          <w:rFonts w:eastAsiaTheme="minorEastAsia"/>
          <w:noProof/>
          <w:lang w:eastAsia="es-ES"/>
        </w:rPr>
      </w:pPr>
      <w:ins w:id="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1.2.2.- Objetivos técnicos</w:t>
        </w:r>
        <w:r>
          <w:rPr>
            <w:noProof/>
            <w:webHidden/>
          </w:rPr>
          <w:tab/>
        </w:r>
        <w:r>
          <w:rPr>
            <w:noProof/>
            <w:webHidden/>
          </w:rPr>
          <w:fldChar w:fldCharType="begin"/>
        </w:r>
        <w:r>
          <w:rPr>
            <w:noProof/>
            <w:webHidden/>
          </w:rPr>
          <w:instrText xml:space="preserve"> PAGEREF _Toc394538301 \h </w:instrText>
        </w:r>
      </w:ins>
      <w:r>
        <w:rPr>
          <w:noProof/>
          <w:webHidden/>
        </w:rPr>
      </w:r>
      <w:r>
        <w:rPr>
          <w:noProof/>
          <w:webHidden/>
        </w:rPr>
        <w:fldChar w:fldCharType="separate"/>
      </w:r>
      <w:ins w:id="27" w:author="Miguel Centeno Muñoz" w:date="2014-08-02T13:12:00Z">
        <w:r w:rsidR="008A7CA2">
          <w:rPr>
            <w:noProof/>
            <w:webHidden/>
          </w:rPr>
          <w:t>10</w:t>
        </w:r>
      </w:ins>
      <w:ins w:id="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9" w:author="Miguel Centeno Muñoz" w:date="2014-07-31T02:49:00Z"/>
          <w:noProof/>
        </w:rPr>
      </w:pPr>
      <w:ins w:id="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1.3.- Desarrollo del proyecto</w:t>
        </w:r>
        <w:r>
          <w:rPr>
            <w:noProof/>
            <w:webHidden/>
          </w:rPr>
          <w:tab/>
        </w:r>
        <w:r>
          <w:rPr>
            <w:noProof/>
            <w:webHidden/>
          </w:rPr>
          <w:fldChar w:fldCharType="begin"/>
        </w:r>
        <w:r>
          <w:rPr>
            <w:noProof/>
            <w:webHidden/>
          </w:rPr>
          <w:instrText xml:space="preserve"> PAGEREF _Toc394538302 \h </w:instrText>
        </w:r>
      </w:ins>
      <w:r>
        <w:rPr>
          <w:noProof/>
          <w:webHidden/>
        </w:rPr>
      </w:r>
      <w:r>
        <w:rPr>
          <w:noProof/>
          <w:webHidden/>
        </w:rPr>
        <w:fldChar w:fldCharType="separate"/>
      </w:r>
      <w:ins w:id="31" w:author="Miguel Centeno Muñoz" w:date="2014-08-02T13:12:00Z">
        <w:r w:rsidR="008A7CA2">
          <w:rPr>
            <w:noProof/>
            <w:webHidden/>
          </w:rPr>
          <w:t>10</w:t>
        </w:r>
      </w:ins>
      <w:ins w:id="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33" w:author="Miguel Centeno Muñoz" w:date="2014-07-31T02:49:00Z"/>
          <w:noProof/>
        </w:rPr>
      </w:pPr>
      <w:ins w:id="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1.4 Estructura del documento</w:t>
        </w:r>
        <w:r>
          <w:rPr>
            <w:noProof/>
            <w:webHidden/>
          </w:rPr>
          <w:tab/>
        </w:r>
        <w:r>
          <w:rPr>
            <w:noProof/>
            <w:webHidden/>
          </w:rPr>
          <w:fldChar w:fldCharType="begin"/>
        </w:r>
        <w:r>
          <w:rPr>
            <w:noProof/>
            <w:webHidden/>
          </w:rPr>
          <w:instrText xml:space="preserve"> PAGEREF _Toc394538303 \h </w:instrText>
        </w:r>
      </w:ins>
      <w:r>
        <w:rPr>
          <w:noProof/>
          <w:webHidden/>
        </w:rPr>
      </w:r>
      <w:r>
        <w:rPr>
          <w:noProof/>
          <w:webHidden/>
        </w:rPr>
        <w:fldChar w:fldCharType="separate"/>
      </w:r>
      <w:ins w:id="35" w:author="Miguel Centeno Muñoz" w:date="2014-08-02T13:12:00Z">
        <w:r w:rsidR="008A7CA2">
          <w:rPr>
            <w:noProof/>
            <w:webHidden/>
          </w:rPr>
          <w:t>11</w:t>
        </w:r>
      </w:ins>
      <w:ins w:id="36"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37" w:author="Miguel Centeno Muñoz" w:date="2014-07-31T02:49:00Z"/>
          <w:rFonts w:cstheme="minorBidi"/>
          <w:b w:val="0"/>
          <w:bCs w:val="0"/>
          <w:i w:val="0"/>
          <w:iCs w:val="0"/>
          <w:noProof/>
          <w:color w:val="auto"/>
          <w:sz w:val="22"/>
        </w:rPr>
      </w:pPr>
      <w:ins w:id="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 Planificación</w:t>
        </w:r>
        <w:r>
          <w:rPr>
            <w:noProof/>
            <w:webHidden/>
          </w:rPr>
          <w:tab/>
        </w:r>
        <w:r>
          <w:rPr>
            <w:noProof/>
            <w:webHidden/>
          </w:rPr>
          <w:fldChar w:fldCharType="begin"/>
        </w:r>
        <w:r>
          <w:rPr>
            <w:noProof/>
            <w:webHidden/>
          </w:rPr>
          <w:instrText xml:space="preserve"> PAGEREF _Toc394538304 \h </w:instrText>
        </w:r>
      </w:ins>
      <w:r>
        <w:rPr>
          <w:noProof/>
          <w:webHidden/>
        </w:rPr>
      </w:r>
      <w:r>
        <w:rPr>
          <w:noProof/>
          <w:webHidden/>
        </w:rPr>
        <w:fldChar w:fldCharType="separate"/>
      </w:r>
      <w:ins w:id="39" w:author="Miguel Centeno Muñoz" w:date="2014-08-02T13:12:00Z">
        <w:r w:rsidR="008A7CA2">
          <w:rPr>
            <w:noProof/>
            <w:webHidden/>
          </w:rPr>
          <w:t>12</w:t>
        </w:r>
      </w:ins>
      <w:ins w:id="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41" w:author="Miguel Centeno Muñoz" w:date="2014-07-31T02:49:00Z"/>
          <w:noProof/>
        </w:rPr>
      </w:pPr>
      <w:ins w:id="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 Planificación temporal</w:t>
        </w:r>
        <w:r>
          <w:rPr>
            <w:noProof/>
            <w:webHidden/>
          </w:rPr>
          <w:tab/>
        </w:r>
        <w:r>
          <w:rPr>
            <w:noProof/>
            <w:webHidden/>
          </w:rPr>
          <w:fldChar w:fldCharType="begin"/>
        </w:r>
        <w:r>
          <w:rPr>
            <w:noProof/>
            <w:webHidden/>
          </w:rPr>
          <w:instrText xml:space="preserve"> PAGEREF _Toc394538305 \h </w:instrText>
        </w:r>
      </w:ins>
      <w:r>
        <w:rPr>
          <w:noProof/>
          <w:webHidden/>
        </w:rPr>
      </w:r>
      <w:r>
        <w:rPr>
          <w:noProof/>
          <w:webHidden/>
        </w:rPr>
        <w:fldChar w:fldCharType="separate"/>
      </w:r>
      <w:ins w:id="43" w:author="Miguel Centeno Muñoz" w:date="2014-08-02T13:12:00Z">
        <w:r w:rsidR="008A7CA2">
          <w:rPr>
            <w:noProof/>
            <w:webHidden/>
          </w:rPr>
          <w:t>12</w:t>
        </w:r>
      </w:ins>
      <w:ins w:id="4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5" w:author="Miguel Centeno Muñoz" w:date="2014-07-31T02:49:00Z"/>
          <w:rFonts w:eastAsiaTheme="minorEastAsia"/>
          <w:noProof/>
          <w:lang w:eastAsia="es-ES"/>
        </w:rPr>
      </w:pPr>
      <w:ins w:id="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2.1.1. Estimación de tiempos</w:t>
        </w:r>
        <w:r>
          <w:rPr>
            <w:noProof/>
            <w:webHidden/>
          </w:rPr>
          <w:tab/>
        </w:r>
        <w:r>
          <w:rPr>
            <w:noProof/>
            <w:webHidden/>
          </w:rPr>
          <w:fldChar w:fldCharType="begin"/>
        </w:r>
        <w:r>
          <w:rPr>
            <w:noProof/>
            <w:webHidden/>
          </w:rPr>
          <w:instrText xml:space="preserve"> PAGEREF _Toc394538306 \h </w:instrText>
        </w:r>
      </w:ins>
      <w:r>
        <w:rPr>
          <w:noProof/>
          <w:webHidden/>
        </w:rPr>
      </w:r>
      <w:r>
        <w:rPr>
          <w:noProof/>
          <w:webHidden/>
        </w:rPr>
        <w:fldChar w:fldCharType="separate"/>
      </w:r>
      <w:ins w:id="47" w:author="Miguel Centeno Muñoz" w:date="2014-08-02T13:12:00Z">
        <w:r w:rsidR="008A7CA2">
          <w:rPr>
            <w:noProof/>
            <w:webHidden/>
          </w:rPr>
          <w:t>12</w:t>
        </w:r>
      </w:ins>
      <w:ins w:id="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9" w:author="Miguel Centeno Muñoz" w:date="2014-07-31T02:49:00Z"/>
          <w:rFonts w:eastAsiaTheme="minorEastAsia"/>
          <w:noProof/>
          <w:lang w:eastAsia="es-ES"/>
        </w:rPr>
      </w:pPr>
      <w:ins w:id="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2.1.2.- Desviación respecto estimación de tiempos</w:t>
        </w:r>
        <w:r>
          <w:rPr>
            <w:noProof/>
            <w:webHidden/>
          </w:rPr>
          <w:tab/>
        </w:r>
        <w:r>
          <w:rPr>
            <w:noProof/>
            <w:webHidden/>
          </w:rPr>
          <w:fldChar w:fldCharType="begin"/>
        </w:r>
        <w:r>
          <w:rPr>
            <w:noProof/>
            <w:webHidden/>
          </w:rPr>
          <w:instrText xml:space="preserve"> PAGEREF _Toc394538307 \h </w:instrText>
        </w:r>
      </w:ins>
      <w:r>
        <w:rPr>
          <w:noProof/>
          <w:webHidden/>
        </w:rPr>
      </w:r>
      <w:r>
        <w:rPr>
          <w:noProof/>
          <w:webHidden/>
        </w:rPr>
        <w:fldChar w:fldCharType="separate"/>
      </w:r>
      <w:ins w:id="51" w:author="Miguel Centeno Muñoz" w:date="2014-08-02T13:12:00Z">
        <w:r w:rsidR="008A7CA2">
          <w:rPr>
            <w:noProof/>
            <w:webHidden/>
          </w:rPr>
          <w:t>13</w:t>
        </w:r>
      </w:ins>
      <w:ins w:id="5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3" w:author="Miguel Centeno Muñoz" w:date="2014-07-31T02:49:00Z"/>
          <w:noProof/>
        </w:rPr>
      </w:pPr>
      <w:ins w:id="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 Planificación de costes</w:t>
        </w:r>
        <w:r>
          <w:rPr>
            <w:noProof/>
            <w:webHidden/>
          </w:rPr>
          <w:tab/>
        </w:r>
        <w:r>
          <w:rPr>
            <w:noProof/>
            <w:webHidden/>
          </w:rPr>
          <w:fldChar w:fldCharType="begin"/>
        </w:r>
        <w:r>
          <w:rPr>
            <w:noProof/>
            <w:webHidden/>
          </w:rPr>
          <w:instrText xml:space="preserve"> PAGEREF _Toc394538308 \h </w:instrText>
        </w:r>
      </w:ins>
      <w:r>
        <w:rPr>
          <w:noProof/>
          <w:webHidden/>
        </w:rPr>
      </w:r>
      <w:r>
        <w:rPr>
          <w:noProof/>
          <w:webHidden/>
        </w:rPr>
        <w:fldChar w:fldCharType="separate"/>
      </w:r>
      <w:ins w:id="55" w:author="Miguel Centeno Muñoz" w:date="2014-08-02T13:12:00Z">
        <w:r w:rsidR="008A7CA2">
          <w:rPr>
            <w:noProof/>
            <w:webHidden/>
          </w:rPr>
          <w:t>13</w:t>
        </w:r>
      </w:ins>
      <w:ins w:id="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57" w:author="Miguel Centeno Muñoz" w:date="2014-07-31T02:49:00Z"/>
          <w:rFonts w:eastAsiaTheme="minorEastAsia"/>
          <w:noProof/>
          <w:lang w:eastAsia="es-ES"/>
        </w:rPr>
      </w:pPr>
      <w:ins w:id="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2.2.1.- Estimación de costes</w:t>
        </w:r>
        <w:r>
          <w:rPr>
            <w:noProof/>
            <w:webHidden/>
          </w:rPr>
          <w:tab/>
        </w:r>
        <w:r>
          <w:rPr>
            <w:noProof/>
            <w:webHidden/>
          </w:rPr>
          <w:fldChar w:fldCharType="begin"/>
        </w:r>
        <w:r>
          <w:rPr>
            <w:noProof/>
            <w:webHidden/>
          </w:rPr>
          <w:instrText xml:space="preserve"> PAGEREF _Toc394538309 \h </w:instrText>
        </w:r>
      </w:ins>
      <w:r>
        <w:rPr>
          <w:noProof/>
          <w:webHidden/>
        </w:rPr>
      </w:r>
      <w:r>
        <w:rPr>
          <w:noProof/>
          <w:webHidden/>
        </w:rPr>
        <w:fldChar w:fldCharType="separate"/>
      </w:r>
      <w:ins w:id="59" w:author="Miguel Centeno Muñoz" w:date="2014-08-02T13:12:00Z">
        <w:r w:rsidR="008A7CA2">
          <w:rPr>
            <w:noProof/>
            <w:webHidden/>
          </w:rPr>
          <w:t>13</w:t>
        </w:r>
      </w:ins>
      <w:ins w:id="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1" w:author="Miguel Centeno Muñoz" w:date="2014-07-31T02:49:00Z"/>
          <w:rFonts w:eastAsiaTheme="minorEastAsia"/>
          <w:noProof/>
          <w:lang w:eastAsia="es-ES"/>
        </w:rPr>
      </w:pPr>
      <w:ins w:id="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2.2.2- Desviación respecto estimación de costes</w:t>
        </w:r>
        <w:r>
          <w:rPr>
            <w:noProof/>
            <w:webHidden/>
          </w:rPr>
          <w:tab/>
        </w:r>
        <w:r>
          <w:rPr>
            <w:noProof/>
            <w:webHidden/>
          </w:rPr>
          <w:fldChar w:fldCharType="begin"/>
        </w:r>
        <w:r>
          <w:rPr>
            <w:noProof/>
            <w:webHidden/>
          </w:rPr>
          <w:instrText xml:space="preserve"> PAGEREF _Toc394538310 \h </w:instrText>
        </w:r>
      </w:ins>
      <w:r>
        <w:rPr>
          <w:noProof/>
          <w:webHidden/>
        </w:rPr>
      </w:r>
      <w:r>
        <w:rPr>
          <w:noProof/>
          <w:webHidden/>
        </w:rPr>
        <w:fldChar w:fldCharType="separate"/>
      </w:r>
      <w:ins w:id="63" w:author="Miguel Centeno Muñoz" w:date="2014-08-02T13:12:00Z">
        <w:r w:rsidR="008A7CA2">
          <w:rPr>
            <w:noProof/>
            <w:webHidden/>
          </w:rPr>
          <w:t>13</w:t>
        </w:r>
      </w:ins>
      <w:ins w:id="64"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65" w:author="Miguel Centeno Muñoz" w:date="2014-07-31T02:49:00Z"/>
          <w:rFonts w:cstheme="minorBidi"/>
          <w:b w:val="0"/>
          <w:bCs w:val="0"/>
          <w:noProof/>
          <w:color w:val="auto"/>
          <w:sz w:val="22"/>
          <w:szCs w:val="22"/>
        </w:rPr>
      </w:pPr>
      <w:ins w:id="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 Materias relacionadas</w:t>
        </w:r>
        <w:r>
          <w:rPr>
            <w:noProof/>
            <w:webHidden/>
          </w:rPr>
          <w:tab/>
        </w:r>
        <w:r>
          <w:rPr>
            <w:noProof/>
            <w:webHidden/>
          </w:rPr>
          <w:fldChar w:fldCharType="begin"/>
        </w:r>
        <w:r>
          <w:rPr>
            <w:noProof/>
            <w:webHidden/>
          </w:rPr>
          <w:instrText xml:space="preserve"> PAGEREF _Toc394538311 \h </w:instrText>
        </w:r>
      </w:ins>
      <w:r>
        <w:rPr>
          <w:noProof/>
          <w:webHidden/>
        </w:rPr>
      </w:r>
      <w:r>
        <w:rPr>
          <w:noProof/>
          <w:webHidden/>
        </w:rPr>
        <w:fldChar w:fldCharType="separate"/>
      </w:r>
      <w:ins w:id="67" w:author="Miguel Centeno Muñoz" w:date="2014-08-02T13:12:00Z">
        <w:r w:rsidR="008A7CA2">
          <w:rPr>
            <w:noProof/>
            <w:webHidden/>
          </w:rPr>
          <w:t>14</w:t>
        </w:r>
      </w:ins>
      <w:ins w:id="6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69" w:author="Miguel Centeno Muñoz" w:date="2014-07-31T02:49:00Z"/>
          <w:rFonts w:cstheme="minorBidi"/>
          <w:b w:val="0"/>
          <w:bCs w:val="0"/>
          <w:i w:val="0"/>
          <w:iCs w:val="0"/>
          <w:noProof/>
          <w:color w:val="auto"/>
          <w:sz w:val="22"/>
        </w:rPr>
      </w:pPr>
      <w:ins w:id="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 Materias relacionadas </w:t>
        </w:r>
        <w:r w:rsidRPr="00035C38">
          <w:rPr>
            <w:rStyle w:val="Hipervnculo"/>
            <w:noProof/>
            <w:highlight w:val="yellow"/>
          </w:rPr>
          <w:t>(faltan referencias)</w:t>
        </w:r>
        <w:r>
          <w:rPr>
            <w:noProof/>
            <w:webHidden/>
          </w:rPr>
          <w:tab/>
        </w:r>
        <w:r>
          <w:rPr>
            <w:noProof/>
            <w:webHidden/>
          </w:rPr>
          <w:fldChar w:fldCharType="begin"/>
        </w:r>
        <w:r>
          <w:rPr>
            <w:noProof/>
            <w:webHidden/>
          </w:rPr>
          <w:instrText xml:space="preserve"> PAGEREF _Toc394538312 \h </w:instrText>
        </w:r>
      </w:ins>
      <w:r>
        <w:rPr>
          <w:noProof/>
          <w:webHidden/>
        </w:rPr>
      </w:r>
      <w:r>
        <w:rPr>
          <w:noProof/>
          <w:webHidden/>
        </w:rPr>
        <w:fldChar w:fldCharType="separate"/>
      </w:r>
      <w:ins w:id="71" w:author="Miguel Centeno Muñoz" w:date="2014-08-02T13:12:00Z">
        <w:r w:rsidR="008A7CA2">
          <w:rPr>
            <w:noProof/>
            <w:webHidden/>
          </w:rPr>
          <w:t>16</w:t>
        </w:r>
      </w:ins>
      <w:ins w:id="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3" w:author="Miguel Centeno Muñoz" w:date="2014-07-31T02:49:00Z"/>
          <w:noProof/>
        </w:rPr>
      </w:pPr>
      <w:ins w:id="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3.1.- Google Web Toolkit (GWT)</w:t>
        </w:r>
        <w:r>
          <w:rPr>
            <w:noProof/>
            <w:webHidden/>
          </w:rPr>
          <w:tab/>
        </w:r>
        <w:r>
          <w:rPr>
            <w:noProof/>
            <w:webHidden/>
          </w:rPr>
          <w:fldChar w:fldCharType="begin"/>
        </w:r>
        <w:r>
          <w:rPr>
            <w:noProof/>
            <w:webHidden/>
          </w:rPr>
          <w:instrText xml:space="preserve"> PAGEREF _Toc394538313 \h </w:instrText>
        </w:r>
      </w:ins>
      <w:r>
        <w:rPr>
          <w:noProof/>
          <w:webHidden/>
        </w:rPr>
      </w:r>
      <w:r>
        <w:rPr>
          <w:noProof/>
          <w:webHidden/>
        </w:rPr>
        <w:fldChar w:fldCharType="separate"/>
      </w:r>
      <w:ins w:id="75" w:author="Miguel Centeno Muñoz" w:date="2014-08-02T13:12:00Z">
        <w:r w:rsidR="008A7CA2">
          <w:rPr>
            <w:noProof/>
            <w:webHidden/>
          </w:rPr>
          <w:t>16</w:t>
        </w:r>
      </w:ins>
      <w:ins w:id="7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7" w:author="Miguel Centeno Muñoz" w:date="2014-07-31T02:49:00Z"/>
          <w:noProof/>
        </w:rPr>
      </w:pPr>
      <w:ins w:id="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 AJAX y cómo GWT hace uso de él</w:t>
        </w:r>
        <w:r>
          <w:rPr>
            <w:noProof/>
            <w:webHidden/>
          </w:rPr>
          <w:tab/>
        </w:r>
        <w:r>
          <w:rPr>
            <w:noProof/>
            <w:webHidden/>
          </w:rPr>
          <w:fldChar w:fldCharType="begin"/>
        </w:r>
        <w:r>
          <w:rPr>
            <w:noProof/>
            <w:webHidden/>
          </w:rPr>
          <w:instrText xml:space="preserve"> PAGEREF _Toc394538314 \h </w:instrText>
        </w:r>
      </w:ins>
      <w:r>
        <w:rPr>
          <w:noProof/>
          <w:webHidden/>
        </w:rPr>
      </w:r>
      <w:r>
        <w:rPr>
          <w:noProof/>
          <w:webHidden/>
        </w:rPr>
        <w:fldChar w:fldCharType="separate"/>
      </w:r>
      <w:ins w:id="79" w:author="Miguel Centeno Muñoz" w:date="2014-08-02T13:12:00Z">
        <w:r w:rsidR="008A7CA2">
          <w:rPr>
            <w:noProof/>
            <w:webHidden/>
          </w:rPr>
          <w:t>18</w:t>
        </w:r>
      </w:ins>
      <w:ins w:id="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1" w:author="Miguel Centeno Muñoz" w:date="2014-07-31T02:49:00Z"/>
          <w:rFonts w:eastAsiaTheme="minorEastAsia"/>
          <w:noProof/>
          <w:lang w:eastAsia="es-ES"/>
        </w:rPr>
      </w:pPr>
      <w:ins w:id="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3.2.1.- ¿Por qué AJAX?</w:t>
        </w:r>
        <w:r>
          <w:rPr>
            <w:noProof/>
            <w:webHidden/>
          </w:rPr>
          <w:tab/>
        </w:r>
        <w:r>
          <w:rPr>
            <w:noProof/>
            <w:webHidden/>
          </w:rPr>
          <w:fldChar w:fldCharType="begin"/>
        </w:r>
        <w:r>
          <w:rPr>
            <w:noProof/>
            <w:webHidden/>
          </w:rPr>
          <w:instrText xml:space="preserve"> PAGEREF _Toc394538315 \h </w:instrText>
        </w:r>
      </w:ins>
      <w:r>
        <w:rPr>
          <w:noProof/>
          <w:webHidden/>
        </w:rPr>
      </w:r>
      <w:r>
        <w:rPr>
          <w:noProof/>
          <w:webHidden/>
        </w:rPr>
        <w:fldChar w:fldCharType="separate"/>
      </w:r>
      <w:ins w:id="83" w:author="Miguel Centeno Muñoz" w:date="2014-08-02T13:12:00Z">
        <w:r w:rsidR="008A7CA2">
          <w:rPr>
            <w:noProof/>
            <w:webHidden/>
          </w:rPr>
          <w:t>18</w:t>
        </w:r>
      </w:ins>
      <w:ins w:id="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5" w:author="Miguel Centeno Muñoz" w:date="2014-07-31T02:49:00Z"/>
          <w:rFonts w:eastAsiaTheme="minorEastAsia"/>
          <w:noProof/>
          <w:lang w:eastAsia="es-ES"/>
        </w:rPr>
      </w:pPr>
      <w:ins w:id="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3.2.2.- ¿Qué hace GWT por JavaScript y AJAX?</w:t>
        </w:r>
        <w:r>
          <w:rPr>
            <w:noProof/>
            <w:webHidden/>
          </w:rPr>
          <w:tab/>
        </w:r>
        <w:r>
          <w:rPr>
            <w:noProof/>
            <w:webHidden/>
          </w:rPr>
          <w:fldChar w:fldCharType="begin"/>
        </w:r>
        <w:r>
          <w:rPr>
            <w:noProof/>
            <w:webHidden/>
          </w:rPr>
          <w:instrText xml:space="preserve"> PAGEREF _Toc394538316 \h </w:instrText>
        </w:r>
      </w:ins>
      <w:r>
        <w:rPr>
          <w:noProof/>
          <w:webHidden/>
        </w:rPr>
      </w:r>
      <w:r>
        <w:rPr>
          <w:noProof/>
          <w:webHidden/>
        </w:rPr>
        <w:fldChar w:fldCharType="separate"/>
      </w:r>
      <w:ins w:id="87" w:author="Miguel Centeno Muñoz" w:date="2014-08-02T13:12:00Z">
        <w:r w:rsidR="008A7CA2">
          <w:rPr>
            <w:noProof/>
            <w:webHidden/>
          </w:rPr>
          <w:t>18</w:t>
        </w:r>
      </w:ins>
      <w:ins w:id="8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89" w:author="Miguel Centeno Muñoz" w:date="2014-07-31T02:49:00Z"/>
          <w:noProof/>
        </w:rPr>
      </w:pPr>
      <w:ins w:id="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_Toc394538317 \h </w:instrText>
        </w:r>
      </w:ins>
      <w:r>
        <w:rPr>
          <w:noProof/>
          <w:webHidden/>
        </w:rPr>
      </w:r>
      <w:r>
        <w:rPr>
          <w:noProof/>
          <w:webHidden/>
        </w:rPr>
        <w:fldChar w:fldCharType="separate"/>
      </w:r>
      <w:ins w:id="91" w:author="Miguel Centeno Muñoz" w:date="2014-08-02T13:12:00Z">
        <w:r w:rsidR="008A7CA2">
          <w:rPr>
            <w:noProof/>
            <w:webHidden/>
          </w:rPr>
          <w:t>19</w:t>
        </w:r>
      </w:ins>
      <w:ins w:id="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3" w:author="Miguel Centeno Muñoz" w:date="2014-07-31T02:49:00Z"/>
          <w:noProof/>
        </w:rPr>
      </w:pPr>
      <w:ins w:id="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3.4.- MVP aplicado a Gwt: </w:t>
        </w:r>
        <w:r w:rsidRPr="00035C38">
          <w:rPr>
            <w:rStyle w:val="Hipervnculo"/>
            <w:noProof/>
            <w:highlight w:val="yellow"/>
          </w:rPr>
          <w:t>No terminado</w:t>
        </w:r>
        <w:r>
          <w:rPr>
            <w:noProof/>
            <w:webHidden/>
          </w:rPr>
          <w:tab/>
        </w:r>
        <w:r>
          <w:rPr>
            <w:noProof/>
            <w:webHidden/>
          </w:rPr>
          <w:fldChar w:fldCharType="begin"/>
        </w:r>
        <w:r>
          <w:rPr>
            <w:noProof/>
            <w:webHidden/>
          </w:rPr>
          <w:instrText xml:space="preserve"> PAGEREF _Toc394538318 \h </w:instrText>
        </w:r>
      </w:ins>
      <w:r>
        <w:rPr>
          <w:noProof/>
          <w:webHidden/>
        </w:rPr>
      </w:r>
      <w:r>
        <w:rPr>
          <w:noProof/>
          <w:webHidden/>
        </w:rPr>
        <w:fldChar w:fldCharType="separate"/>
      </w:r>
      <w:ins w:id="95" w:author="Miguel Centeno Muñoz" w:date="2014-08-02T13:12:00Z">
        <w:r w:rsidR="008A7CA2">
          <w:rPr>
            <w:noProof/>
            <w:webHidden/>
          </w:rPr>
          <w:t>21</w:t>
        </w:r>
      </w:ins>
      <w:ins w:id="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7" w:author="Miguel Centeno Muñoz" w:date="2014-07-31T02:49:00Z"/>
          <w:noProof/>
        </w:rPr>
      </w:pPr>
      <w:ins w:id="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3.5.- Datastore y Google App Engine (uso de JDO)</w:t>
        </w:r>
        <w:r>
          <w:rPr>
            <w:noProof/>
            <w:webHidden/>
          </w:rPr>
          <w:tab/>
        </w:r>
        <w:r>
          <w:rPr>
            <w:noProof/>
            <w:webHidden/>
          </w:rPr>
          <w:fldChar w:fldCharType="begin"/>
        </w:r>
        <w:r>
          <w:rPr>
            <w:noProof/>
            <w:webHidden/>
          </w:rPr>
          <w:instrText xml:space="preserve"> PAGEREF _Toc394538319 \h </w:instrText>
        </w:r>
      </w:ins>
      <w:r>
        <w:rPr>
          <w:noProof/>
          <w:webHidden/>
        </w:rPr>
      </w:r>
      <w:r>
        <w:rPr>
          <w:noProof/>
          <w:webHidden/>
        </w:rPr>
        <w:fldChar w:fldCharType="separate"/>
      </w:r>
      <w:ins w:id="99" w:author="Miguel Centeno Muñoz" w:date="2014-08-02T13:12:00Z">
        <w:r w:rsidR="008A7CA2">
          <w:rPr>
            <w:noProof/>
            <w:webHidden/>
          </w:rPr>
          <w:t>22</w:t>
        </w:r>
      </w:ins>
      <w:ins w:id="1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1" w:author="Miguel Centeno Muñoz" w:date="2014-07-31T02:49:00Z"/>
          <w:noProof/>
        </w:rPr>
      </w:pPr>
      <w:ins w:id="1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 Control de versiones</w:t>
        </w:r>
        <w:r>
          <w:rPr>
            <w:noProof/>
            <w:webHidden/>
          </w:rPr>
          <w:tab/>
        </w:r>
        <w:r>
          <w:rPr>
            <w:noProof/>
            <w:webHidden/>
          </w:rPr>
          <w:fldChar w:fldCharType="begin"/>
        </w:r>
        <w:r>
          <w:rPr>
            <w:noProof/>
            <w:webHidden/>
          </w:rPr>
          <w:instrText xml:space="preserve"> PAGEREF _Toc394538320 \h </w:instrText>
        </w:r>
      </w:ins>
      <w:r>
        <w:rPr>
          <w:noProof/>
          <w:webHidden/>
        </w:rPr>
      </w:r>
      <w:r>
        <w:rPr>
          <w:noProof/>
          <w:webHidden/>
        </w:rPr>
        <w:fldChar w:fldCharType="separate"/>
      </w:r>
      <w:ins w:id="103" w:author="Miguel Centeno Muñoz" w:date="2014-08-02T13:12:00Z">
        <w:r w:rsidR="008A7CA2">
          <w:rPr>
            <w:noProof/>
            <w:webHidden/>
          </w:rPr>
          <w:t>22</w:t>
        </w:r>
      </w:ins>
      <w:ins w:id="10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5" w:author="Miguel Centeno Muñoz" w:date="2014-07-31T02:49:00Z"/>
          <w:rFonts w:eastAsiaTheme="minorEastAsia"/>
          <w:noProof/>
          <w:lang w:eastAsia="es-ES"/>
        </w:rPr>
      </w:pPr>
      <w:ins w:id="1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3.6.1.- Git</w:t>
        </w:r>
        <w:r>
          <w:rPr>
            <w:noProof/>
            <w:webHidden/>
          </w:rPr>
          <w:tab/>
        </w:r>
        <w:r>
          <w:rPr>
            <w:noProof/>
            <w:webHidden/>
          </w:rPr>
          <w:fldChar w:fldCharType="begin"/>
        </w:r>
        <w:r>
          <w:rPr>
            <w:noProof/>
            <w:webHidden/>
          </w:rPr>
          <w:instrText xml:space="preserve"> PAGEREF _Toc394538321 \h </w:instrText>
        </w:r>
      </w:ins>
      <w:r>
        <w:rPr>
          <w:noProof/>
          <w:webHidden/>
        </w:rPr>
      </w:r>
      <w:r>
        <w:rPr>
          <w:noProof/>
          <w:webHidden/>
        </w:rPr>
        <w:fldChar w:fldCharType="separate"/>
      </w:r>
      <w:ins w:id="107" w:author="Miguel Centeno Muñoz" w:date="2014-08-02T13:12:00Z">
        <w:r w:rsidR="008A7CA2">
          <w:rPr>
            <w:noProof/>
            <w:webHidden/>
          </w:rPr>
          <w:t>22</w:t>
        </w:r>
      </w:ins>
      <w:ins w:id="10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9" w:author="Miguel Centeno Muñoz" w:date="2014-07-31T02:49:00Z"/>
          <w:rFonts w:eastAsiaTheme="minorEastAsia"/>
          <w:noProof/>
          <w:lang w:eastAsia="es-ES"/>
        </w:rPr>
      </w:pPr>
      <w:ins w:id="1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3.6.2. Comandos básicos de Git</w:t>
        </w:r>
        <w:r>
          <w:rPr>
            <w:noProof/>
            <w:webHidden/>
          </w:rPr>
          <w:tab/>
        </w:r>
        <w:r>
          <w:rPr>
            <w:noProof/>
            <w:webHidden/>
          </w:rPr>
          <w:fldChar w:fldCharType="begin"/>
        </w:r>
        <w:r>
          <w:rPr>
            <w:noProof/>
            <w:webHidden/>
          </w:rPr>
          <w:instrText xml:space="preserve"> PAGEREF _Toc394538322 \h </w:instrText>
        </w:r>
      </w:ins>
      <w:r>
        <w:rPr>
          <w:noProof/>
          <w:webHidden/>
        </w:rPr>
      </w:r>
      <w:r>
        <w:rPr>
          <w:noProof/>
          <w:webHidden/>
        </w:rPr>
        <w:fldChar w:fldCharType="separate"/>
      </w:r>
      <w:ins w:id="111" w:author="Miguel Centeno Muñoz" w:date="2014-08-02T13:12:00Z">
        <w:r w:rsidR="008A7CA2">
          <w:rPr>
            <w:noProof/>
            <w:webHidden/>
          </w:rPr>
          <w:t>23</w:t>
        </w:r>
      </w:ins>
      <w:ins w:id="1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3" w:author="Miguel Centeno Muñoz" w:date="2014-07-31T02:49:00Z"/>
          <w:rFonts w:eastAsiaTheme="minorEastAsia"/>
          <w:noProof/>
          <w:lang w:eastAsia="es-ES"/>
        </w:rPr>
      </w:pPr>
      <w:ins w:id="1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3.6.3.- Uso de Git</w:t>
        </w:r>
        <w:r>
          <w:rPr>
            <w:noProof/>
            <w:webHidden/>
          </w:rPr>
          <w:tab/>
        </w:r>
        <w:r>
          <w:rPr>
            <w:noProof/>
            <w:webHidden/>
          </w:rPr>
          <w:fldChar w:fldCharType="begin"/>
        </w:r>
        <w:r>
          <w:rPr>
            <w:noProof/>
            <w:webHidden/>
          </w:rPr>
          <w:instrText xml:space="preserve"> PAGEREF _Toc394538323 \h </w:instrText>
        </w:r>
      </w:ins>
      <w:r>
        <w:rPr>
          <w:noProof/>
          <w:webHidden/>
        </w:rPr>
      </w:r>
      <w:r>
        <w:rPr>
          <w:noProof/>
          <w:webHidden/>
        </w:rPr>
        <w:fldChar w:fldCharType="separate"/>
      </w:r>
      <w:ins w:id="115" w:author="Miguel Centeno Muñoz" w:date="2014-08-02T13:12:00Z">
        <w:r w:rsidR="008A7CA2">
          <w:rPr>
            <w:noProof/>
            <w:webHidden/>
          </w:rPr>
          <w:t>24</w:t>
        </w:r>
      </w:ins>
      <w:ins w:id="1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7" w:author="Miguel Centeno Muñoz" w:date="2014-07-31T02:49:00Z"/>
          <w:noProof/>
        </w:rPr>
      </w:pPr>
      <w:ins w:id="118"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"_Toc394538324"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3.7.- Projetsii</w:t>
        </w:r>
        <w:r>
          <w:rPr>
            <w:noProof/>
            <w:webHidden/>
          </w:rPr>
          <w:tab/>
        </w:r>
        <w:r>
          <w:rPr>
            <w:noProof/>
            <w:webHidden/>
          </w:rPr>
          <w:fldChar w:fldCharType="begin"/>
        </w:r>
        <w:r>
          <w:rPr>
            <w:noProof/>
            <w:webHidden/>
          </w:rPr>
          <w:instrText xml:space="preserve"> PAGEREF _Toc394538324 \h </w:instrText>
        </w:r>
      </w:ins>
      <w:r>
        <w:rPr>
          <w:noProof/>
          <w:webHidden/>
        </w:rPr>
      </w:r>
      <w:r>
        <w:rPr>
          <w:noProof/>
          <w:webHidden/>
        </w:rPr>
        <w:fldChar w:fldCharType="separate"/>
      </w:r>
      <w:ins w:id="119" w:author="Miguel Centeno Muñoz" w:date="2014-08-02T13:12:00Z">
        <w:r w:rsidR="008A7CA2">
          <w:rPr>
            <w:noProof/>
            <w:webHidden/>
          </w:rPr>
          <w:t>26</w:t>
        </w:r>
      </w:ins>
      <w:ins w:id="120"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121" w:author="Miguel Centeno Muñoz" w:date="2014-07-31T02:49:00Z"/>
          <w:rFonts w:cstheme="minorBidi"/>
          <w:b w:val="0"/>
          <w:bCs w:val="0"/>
          <w:noProof/>
          <w:color w:val="auto"/>
          <w:sz w:val="22"/>
          <w:szCs w:val="22"/>
        </w:rPr>
      </w:pPr>
      <w:ins w:id="1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III.- Sistema desarrollado</w:t>
        </w:r>
        <w:r>
          <w:rPr>
            <w:noProof/>
            <w:webHidden/>
          </w:rPr>
          <w:tab/>
        </w:r>
        <w:r>
          <w:rPr>
            <w:noProof/>
            <w:webHidden/>
          </w:rPr>
          <w:fldChar w:fldCharType="begin"/>
        </w:r>
        <w:r>
          <w:rPr>
            <w:noProof/>
            <w:webHidden/>
          </w:rPr>
          <w:instrText xml:space="preserve"> PAGEREF _Toc394538325 \h </w:instrText>
        </w:r>
      </w:ins>
      <w:r>
        <w:rPr>
          <w:noProof/>
          <w:webHidden/>
        </w:rPr>
      </w:r>
      <w:r>
        <w:rPr>
          <w:noProof/>
          <w:webHidden/>
        </w:rPr>
        <w:fldChar w:fldCharType="separate"/>
      </w:r>
      <w:ins w:id="123" w:author="Miguel Centeno Muñoz" w:date="2014-08-02T13:12:00Z">
        <w:r w:rsidR="008A7CA2">
          <w:rPr>
            <w:noProof/>
            <w:webHidden/>
          </w:rPr>
          <w:t>28</w:t>
        </w:r>
      </w:ins>
      <w:ins w:id="12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25" w:author="Miguel Centeno Muñoz" w:date="2014-07-31T02:49:00Z"/>
          <w:rFonts w:cstheme="minorBidi"/>
          <w:b w:val="0"/>
          <w:bCs w:val="0"/>
          <w:i w:val="0"/>
          <w:iCs w:val="0"/>
          <w:noProof/>
          <w:color w:val="auto"/>
          <w:sz w:val="22"/>
        </w:rPr>
      </w:pPr>
      <w:ins w:id="1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 Dominio del problema</w:t>
        </w:r>
        <w:r>
          <w:rPr>
            <w:noProof/>
            <w:webHidden/>
          </w:rPr>
          <w:tab/>
        </w:r>
        <w:r>
          <w:rPr>
            <w:noProof/>
            <w:webHidden/>
          </w:rPr>
          <w:fldChar w:fldCharType="begin"/>
        </w:r>
        <w:r>
          <w:rPr>
            <w:noProof/>
            <w:webHidden/>
          </w:rPr>
          <w:instrText xml:space="preserve"> PAGEREF _Toc394538326 \h </w:instrText>
        </w:r>
      </w:ins>
      <w:r>
        <w:rPr>
          <w:noProof/>
          <w:webHidden/>
        </w:rPr>
      </w:r>
      <w:r>
        <w:rPr>
          <w:noProof/>
          <w:webHidden/>
        </w:rPr>
        <w:fldChar w:fldCharType="separate"/>
      </w:r>
      <w:ins w:id="127" w:author="Miguel Centeno Muñoz" w:date="2014-08-02T13:12:00Z">
        <w:r w:rsidR="008A7CA2">
          <w:rPr>
            <w:noProof/>
            <w:webHidden/>
          </w:rPr>
          <w:t>30</w:t>
        </w:r>
      </w:ins>
      <w:ins w:id="1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9" w:author="Miguel Centeno Muñoz" w:date="2014-07-31T02:49:00Z"/>
          <w:noProof/>
        </w:rPr>
      </w:pPr>
      <w:ins w:id="1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4.1.- Descripción del problema</w:t>
        </w:r>
        <w:r>
          <w:rPr>
            <w:noProof/>
            <w:webHidden/>
          </w:rPr>
          <w:tab/>
        </w:r>
        <w:r>
          <w:rPr>
            <w:noProof/>
            <w:webHidden/>
          </w:rPr>
          <w:fldChar w:fldCharType="begin"/>
        </w:r>
        <w:r>
          <w:rPr>
            <w:noProof/>
            <w:webHidden/>
          </w:rPr>
          <w:instrText xml:space="preserve"> PAGEREF _Toc394538327 \h </w:instrText>
        </w:r>
      </w:ins>
      <w:r>
        <w:rPr>
          <w:noProof/>
          <w:webHidden/>
        </w:rPr>
      </w:r>
      <w:r>
        <w:rPr>
          <w:noProof/>
          <w:webHidden/>
        </w:rPr>
        <w:fldChar w:fldCharType="separate"/>
      </w:r>
      <w:ins w:id="131" w:author="Miguel Centeno Muñoz" w:date="2014-08-02T13:12:00Z">
        <w:r w:rsidR="008A7CA2">
          <w:rPr>
            <w:noProof/>
            <w:webHidden/>
          </w:rPr>
          <w:t>30</w:t>
        </w:r>
      </w:ins>
      <w:ins w:id="1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3" w:author="Miguel Centeno Muñoz" w:date="2014-07-31T02:49:00Z"/>
          <w:noProof/>
        </w:rPr>
      </w:pPr>
      <w:ins w:id="1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4.2.- Descripción del sistema actual</w:t>
        </w:r>
        <w:r>
          <w:rPr>
            <w:noProof/>
            <w:webHidden/>
          </w:rPr>
          <w:tab/>
        </w:r>
        <w:r>
          <w:rPr>
            <w:noProof/>
            <w:webHidden/>
          </w:rPr>
          <w:fldChar w:fldCharType="begin"/>
        </w:r>
        <w:r>
          <w:rPr>
            <w:noProof/>
            <w:webHidden/>
          </w:rPr>
          <w:instrText xml:space="preserve"> PAGEREF _Toc394538328 \h </w:instrText>
        </w:r>
      </w:ins>
      <w:r>
        <w:rPr>
          <w:noProof/>
          <w:webHidden/>
        </w:rPr>
      </w:r>
      <w:r>
        <w:rPr>
          <w:noProof/>
          <w:webHidden/>
        </w:rPr>
        <w:fldChar w:fldCharType="separate"/>
      </w:r>
      <w:ins w:id="135" w:author="Miguel Centeno Muñoz" w:date="2014-08-02T13:12:00Z">
        <w:r w:rsidR="008A7CA2">
          <w:rPr>
            <w:noProof/>
            <w:webHidden/>
          </w:rPr>
          <w:t>30</w:t>
        </w:r>
      </w:ins>
      <w:ins w:id="13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7" w:author="Miguel Centeno Muñoz" w:date="2014-07-31T02:49:00Z"/>
          <w:noProof/>
        </w:rPr>
      </w:pPr>
      <w:ins w:id="1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4.3.- Glosario de términos</w:t>
        </w:r>
        <w:r>
          <w:rPr>
            <w:noProof/>
            <w:webHidden/>
          </w:rPr>
          <w:tab/>
        </w:r>
        <w:r>
          <w:rPr>
            <w:noProof/>
            <w:webHidden/>
          </w:rPr>
          <w:fldChar w:fldCharType="begin"/>
        </w:r>
        <w:r>
          <w:rPr>
            <w:noProof/>
            <w:webHidden/>
          </w:rPr>
          <w:instrText xml:space="preserve"> PAGEREF _Toc394538329 \h </w:instrText>
        </w:r>
      </w:ins>
      <w:r>
        <w:rPr>
          <w:noProof/>
          <w:webHidden/>
        </w:rPr>
      </w:r>
      <w:r>
        <w:rPr>
          <w:noProof/>
          <w:webHidden/>
        </w:rPr>
        <w:fldChar w:fldCharType="separate"/>
      </w:r>
      <w:ins w:id="139" w:author="Miguel Centeno Muñoz" w:date="2014-08-02T13:12:00Z">
        <w:r w:rsidR="008A7CA2">
          <w:rPr>
            <w:noProof/>
            <w:webHidden/>
          </w:rPr>
          <w:t>31</w:t>
        </w:r>
      </w:ins>
      <w:ins w:id="14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41" w:author="Miguel Centeno Muñoz" w:date="2014-07-31T02:49:00Z"/>
          <w:rFonts w:cstheme="minorBidi"/>
          <w:b w:val="0"/>
          <w:bCs w:val="0"/>
          <w:i w:val="0"/>
          <w:iCs w:val="0"/>
          <w:noProof/>
          <w:color w:val="auto"/>
          <w:sz w:val="22"/>
        </w:rPr>
      </w:pPr>
      <w:ins w:id="1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 Visión general del sistema desarrollado</w:t>
        </w:r>
        <w:r>
          <w:rPr>
            <w:noProof/>
            <w:webHidden/>
          </w:rPr>
          <w:tab/>
        </w:r>
        <w:r>
          <w:rPr>
            <w:noProof/>
            <w:webHidden/>
          </w:rPr>
          <w:fldChar w:fldCharType="begin"/>
        </w:r>
        <w:r>
          <w:rPr>
            <w:noProof/>
            <w:webHidden/>
          </w:rPr>
          <w:instrText xml:space="preserve"> PAGEREF _Toc394538330 \h </w:instrText>
        </w:r>
      </w:ins>
      <w:r>
        <w:rPr>
          <w:noProof/>
          <w:webHidden/>
        </w:rPr>
      </w:r>
      <w:r>
        <w:rPr>
          <w:noProof/>
          <w:webHidden/>
        </w:rPr>
        <w:fldChar w:fldCharType="separate"/>
      </w:r>
      <w:ins w:id="143" w:author="Miguel Centeno Muñoz" w:date="2014-08-02T13:12:00Z">
        <w:r w:rsidR="008A7CA2">
          <w:rPr>
            <w:noProof/>
            <w:webHidden/>
          </w:rPr>
          <w:t>31</w:t>
        </w:r>
      </w:ins>
      <w:ins w:id="1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5" w:author="Miguel Centeno Muñoz" w:date="2014-07-31T02:49:00Z"/>
          <w:noProof/>
        </w:rPr>
      </w:pPr>
      <w:ins w:id="1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 Participantes en el proyecto</w:t>
        </w:r>
        <w:r>
          <w:rPr>
            <w:noProof/>
            <w:webHidden/>
          </w:rPr>
          <w:tab/>
        </w:r>
        <w:r>
          <w:rPr>
            <w:noProof/>
            <w:webHidden/>
          </w:rPr>
          <w:fldChar w:fldCharType="begin"/>
        </w:r>
        <w:r>
          <w:rPr>
            <w:noProof/>
            <w:webHidden/>
          </w:rPr>
          <w:instrText xml:space="preserve"> PAGEREF _Toc394538331 \h </w:instrText>
        </w:r>
      </w:ins>
      <w:r>
        <w:rPr>
          <w:noProof/>
          <w:webHidden/>
        </w:rPr>
      </w:r>
      <w:r>
        <w:rPr>
          <w:noProof/>
          <w:webHidden/>
        </w:rPr>
        <w:fldChar w:fldCharType="separate"/>
      </w:r>
      <w:ins w:id="147" w:author="Miguel Centeno Muñoz" w:date="2014-08-02T13:12:00Z">
        <w:r w:rsidR="008A7CA2">
          <w:rPr>
            <w:noProof/>
            <w:webHidden/>
          </w:rPr>
          <w:t>31</w:t>
        </w:r>
      </w:ins>
      <w:ins w:id="1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9" w:author="Miguel Centeno Muñoz" w:date="2014-07-31T02:49:00Z"/>
          <w:rFonts w:eastAsiaTheme="minorEastAsia"/>
          <w:noProof/>
          <w:lang w:eastAsia="es-ES"/>
        </w:rPr>
      </w:pPr>
      <w:ins w:id="1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5.1.1.- Participantes</w:t>
        </w:r>
        <w:r>
          <w:rPr>
            <w:noProof/>
            <w:webHidden/>
          </w:rPr>
          <w:tab/>
        </w:r>
        <w:r>
          <w:rPr>
            <w:noProof/>
            <w:webHidden/>
          </w:rPr>
          <w:fldChar w:fldCharType="begin"/>
        </w:r>
        <w:r>
          <w:rPr>
            <w:noProof/>
            <w:webHidden/>
          </w:rPr>
          <w:instrText xml:space="preserve"> PAGEREF _Toc394538332 \h </w:instrText>
        </w:r>
      </w:ins>
      <w:r>
        <w:rPr>
          <w:noProof/>
          <w:webHidden/>
        </w:rPr>
      </w:r>
      <w:r>
        <w:rPr>
          <w:noProof/>
          <w:webHidden/>
        </w:rPr>
        <w:fldChar w:fldCharType="separate"/>
      </w:r>
      <w:ins w:id="151" w:author="Miguel Centeno Muñoz" w:date="2014-08-02T13:12:00Z">
        <w:r w:rsidR="008A7CA2">
          <w:rPr>
            <w:noProof/>
            <w:webHidden/>
          </w:rPr>
          <w:t>31</w:t>
        </w:r>
      </w:ins>
      <w:ins w:id="1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53" w:author="Miguel Centeno Muñoz" w:date="2014-07-31T02:49:00Z"/>
          <w:rFonts w:eastAsiaTheme="minorEastAsia"/>
          <w:noProof/>
          <w:lang w:eastAsia="es-ES"/>
        </w:rPr>
      </w:pPr>
      <w:ins w:id="1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"_Toc394538333"</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5.1.2.- </w:t>
        </w:r>
        <w:r w:rsidRPr="00035C38">
          <w:rPr>
            <w:rStyle w:val="Hipervnculo"/>
            <w:noProof/>
          </w:rPr>
          <w:t>Organizaciones</w:t>
        </w:r>
        <w:r>
          <w:rPr>
            <w:noProof/>
            <w:webHidden/>
          </w:rPr>
          <w:tab/>
        </w:r>
        <w:r>
          <w:rPr>
            <w:noProof/>
            <w:webHidden/>
          </w:rPr>
          <w:fldChar w:fldCharType="begin"/>
        </w:r>
        <w:r>
          <w:rPr>
            <w:noProof/>
            <w:webHidden/>
          </w:rPr>
          <w:instrText xml:space="preserve"> PAGEREF _Toc394538333 \h </w:instrText>
        </w:r>
      </w:ins>
      <w:r>
        <w:rPr>
          <w:noProof/>
          <w:webHidden/>
        </w:rPr>
      </w:r>
      <w:r>
        <w:rPr>
          <w:noProof/>
          <w:webHidden/>
        </w:rPr>
        <w:fldChar w:fldCharType="separate"/>
      </w:r>
      <w:ins w:id="155" w:author="Miguel Centeno Muñoz" w:date="2014-08-02T13:12:00Z">
        <w:r w:rsidR="008A7CA2">
          <w:rPr>
            <w:noProof/>
            <w:webHidden/>
          </w:rPr>
          <w:t>31</w:t>
        </w:r>
      </w:ins>
      <w:ins w:id="15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7" w:author="Miguel Centeno Muñoz" w:date="2014-07-31T02:49:00Z"/>
          <w:noProof/>
        </w:rPr>
      </w:pPr>
      <w:ins w:id="1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"_Toc394538334"</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5.2.- </w:t>
        </w:r>
        <w:r w:rsidRPr="00035C38">
          <w:rPr>
            <w:rStyle w:val="Hipervnculo"/>
            <w:noProof/>
          </w:rPr>
          <w:t>Objetivos</w:t>
        </w:r>
        <w:r w:rsidRPr="00035C38">
          <w:rPr>
            <w:rStyle w:val="Hipervnculo"/>
            <w:noProof/>
            <w:lang w:val="en-US"/>
          </w:rPr>
          <w:t xml:space="preserve"> del </w:t>
        </w:r>
        <w:r w:rsidRPr="00035C38">
          <w:rPr>
            <w:rStyle w:val="Hipervnculo"/>
            <w:noProof/>
          </w:rPr>
          <w:t>sistema</w:t>
        </w:r>
        <w:r>
          <w:rPr>
            <w:noProof/>
            <w:webHidden/>
          </w:rPr>
          <w:tab/>
        </w:r>
        <w:r>
          <w:rPr>
            <w:noProof/>
            <w:webHidden/>
          </w:rPr>
          <w:fldChar w:fldCharType="begin"/>
        </w:r>
        <w:r>
          <w:rPr>
            <w:noProof/>
            <w:webHidden/>
          </w:rPr>
          <w:instrText xml:space="preserve"> PAGEREF _Toc394538334 \h </w:instrText>
        </w:r>
      </w:ins>
      <w:r>
        <w:rPr>
          <w:noProof/>
          <w:webHidden/>
        </w:rPr>
      </w:r>
      <w:r>
        <w:rPr>
          <w:noProof/>
          <w:webHidden/>
        </w:rPr>
        <w:fldChar w:fldCharType="separate"/>
      </w:r>
      <w:ins w:id="159" w:author="Miguel Centeno Muñoz" w:date="2014-08-02T13:12:00Z">
        <w:r w:rsidR="008A7CA2">
          <w:rPr>
            <w:noProof/>
            <w:webHidden/>
          </w:rPr>
          <w:t>32</w:t>
        </w:r>
      </w:ins>
      <w:ins w:id="16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61" w:author="Miguel Centeno Muñoz" w:date="2014-07-31T02:49:00Z"/>
          <w:rFonts w:cstheme="minorBidi"/>
          <w:b w:val="0"/>
          <w:bCs w:val="0"/>
          <w:i w:val="0"/>
          <w:iCs w:val="0"/>
          <w:noProof/>
          <w:color w:val="auto"/>
          <w:sz w:val="22"/>
        </w:rPr>
      </w:pPr>
      <w:ins w:id="1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 Elicitación de requisitos</w:t>
        </w:r>
        <w:r>
          <w:rPr>
            <w:noProof/>
            <w:webHidden/>
          </w:rPr>
          <w:tab/>
        </w:r>
        <w:r>
          <w:rPr>
            <w:noProof/>
            <w:webHidden/>
          </w:rPr>
          <w:fldChar w:fldCharType="begin"/>
        </w:r>
        <w:r>
          <w:rPr>
            <w:noProof/>
            <w:webHidden/>
          </w:rPr>
          <w:instrText xml:space="preserve"> PAGEREF _Toc394538335 \h </w:instrText>
        </w:r>
      </w:ins>
      <w:r>
        <w:rPr>
          <w:noProof/>
          <w:webHidden/>
        </w:rPr>
      </w:r>
      <w:r>
        <w:rPr>
          <w:noProof/>
          <w:webHidden/>
        </w:rPr>
        <w:fldChar w:fldCharType="separate"/>
      </w:r>
      <w:ins w:id="163" w:author="Miguel Centeno Muñoz" w:date="2014-08-02T13:12:00Z">
        <w:r w:rsidR="008A7CA2">
          <w:rPr>
            <w:noProof/>
            <w:webHidden/>
          </w:rPr>
          <w:t>33</w:t>
        </w:r>
      </w:ins>
      <w:ins w:id="16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5" w:author="Miguel Centeno Muñoz" w:date="2014-07-31T02:49:00Z"/>
          <w:noProof/>
        </w:rPr>
      </w:pPr>
      <w:ins w:id="1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6.1.- Requisitos de información</w:t>
        </w:r>
        <w:r>
          <w:rPr>
            <w:noProof/>
            <w:webHidden/>
          </w:rPr>
          <w:tab/>
        </w:r>
        <w:r>
          <w:rPr>
            <w:noProof/>
            <w:webHidden/>
          </w:rPr>
          <w:fldChar w:fldCharType="begin"/>
        </w:r>
        <w:r>
          <w:rPr>
            <w:noProof/>
            <w:webHidden/>
          </w:rPr>
          <w:instrText xml:space="preserve"> PAGEREF _Toc394538336 \h </w:instrText>
        </w:r>
      </w:ins>
      <w:r>
        <w:rPr>
          <w:noProof/>
          <w:webHidden/>
        </w:rPr>
      </w:r>
      <w:r>
        <w:rPr>
          <w:noProof/>
          <w:webHidden/>
        </w:rPr>
        <w:fldChar w:fldCharType="separate"/>
      </w:r>
      <w:ins w:id="167" w:author="Miguel Centeno Muñoz" w:date="2014-08-02T13:12:00Z">
        <w:r w:rsidR="008A7CA2">
          <w:rPr>
            <w:noProof/>
            <w:webHidden/>
          </w:rPr>
          <w:t>34</w:t>
        </w:r>
      </w:ins>
      <w:ins w:id="16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9" w:author="Miguel Centeno Muñoz" w:date="2014-07-31T02:49:00Z"/>
          <w:noProof/>
        </w:rPr>
      </w:pPr>
      <w:ins w:id="1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6.2.- Reglas de negocio y restricciones</w:t>
        </w:r>
        <w:r>
          <w:rPr>
            <w:noProof/>
            <w:webHidden/>
          </w:rPr>
          <w:tab/>
        </w:r>
        <w:r>
          <w:rPr>
            <w:noProof/>
            <w:webHidden/>
          </w:rPr>
          <w:fldChar w:fldCharType="begin"/>
        </w:r>
        <w:r>
          <w:rPr>
            <w:noProof/>
            <w:webHidden/>
          </w:rPr>
          <w:instrText xml:space="preserve"> PAGEREF _Toc394538337 \h </w:instrText>
        </w:r>
      </w:ins>
      <w:r>
        <w:rPr>
          <w:noProof/>
          <w:webHidden/>
        </w:rPr>
      </w:r>
      <w:r>
        <w:rPr>
          <w:noProof/>
          <w:webHidden/>
        </w:rPr>
        <w:fldChar w:fldCharType="separate"/>
      </w:r>
      <w:ins w:id="171" w:author="Miguel Centeno Muñoz" w:date="2014-08-02T13:12:00Z">
        <w:r w:rsidR="008A7CA2">
          <w:rPr>
            <w:noProof/>
            <w:webHidden/>
          </w:rPr>
          <w:t>37</w:t>
        </w:r>
      </w:ins>
      <w:ins w:id="1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3" w:author="Miguel Centeno Muñoz" w:date="2014-07-31T02:49:00Z"/>
          <w:noProof/>
        </w:rPr>
      </w:pPr>
      <w:ins w:id="1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funcionales</w:t>
        </w:r>
        <w:r>
          <w:rPr>
            <w:noProof/>
            <w:webHidden/>
          </w:rPr>
          <w:tab/>
        </w:r>
        <w:r>
          <w:rPr>
            <w:noProof/>
            <w:webHidden/>
          </w:rPr>
          <w:fldChar w:fldCharType="begin"/>
        </w:r>
        <w:r>
          <w:rPr>
            <w:noProof/>
            <w:webHidden/>
          </w:rPr>
          <w:instrText xml:space="preserve"> PAGEREF _Toc394538338 \h </w:instrText>
        </w:r>
      </w:ins>
      <w:r>
        <w:rPr>
          <w:noProof/>
          <w:webHidden/>
        </w:rPr>
      </w:r>
      <w:r>
        <w:rPr>
          <w:noProof/>
          <w:webHidden/>
        </w:rPr>
        <w:fldChar w:fldCharType="separate"/>
      </w:r>
      <w:ins w:id="175" w:author="Miguel Centeno Muñoz" w:date="2014-08-02T13:12:00Z">
        <w:r w:rsidR="008A7CA2">
          <w:rPr>
            <w:noProof/>
            <w:webHidden/>
          </w:rPr>
          <w:t>38</w:t>
        </w:r>
      </w:ins>
      <w:ins w:id="1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7" w:author="Miguel Centeno Muñoz" w:date="2014-07-31T02:49:00Z"/>
          <w:rFonts w:eastAsiaTheme="minorEastAsia"/>
          <w:noProof/>
          <w:lang w:eastAsia="es-ES"/>
        </w:rPr>
      </w:pPr>
      <w:ins w:id="1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6.3.1 Diagrama de subsistemas del sistema</w:t>
        </w:r>
        <w:r>
          <w:rPr>
            <w:noProof/>
            <w:webHidden/>
          </w:rPr>
          <w:tab/>
        </w:r>
        <w:r>
          <w:rPr>
            <w:noProof/>
            <w:webHidden/>
          </w:rPr>
          <w:fldChar w:fldCharType="begin"/>
        </w:r>
        <w:r>
          <w:rPr>
            <w:noProof/>
            <w:webHidden/>
          </w:rPr>
          <w:instrText xml:space="preserve"> PAGEREF _Toc394538339 \h </w:instrText>
        </w:r>
      </w:ins>
      <w:r>
        <w:rPr>
          <w:noProof/>
          <w:webHidden/>
        </w:rPr>
      </w:r>
      <w:r>
        <w:rPr>
          <w:noProof/>
          <w:webHidden/>
        </w:rPr>
        <w:fldChar w:fldCharType="separate"/>
      </w:r>
      <w:ins w:id="179" w:author="Miguel Centeno Muñoz" w:date="2014-08-02T13:12:00Z">
        <w:r w:rsidR="008A7CA2">
          <w:rPr>
            <w:noProof/>
            <w:webHidden/>
          </w:rPr>
          <w:t>38</w:t>
        </w:r>
      </w:ins>
      <w:ins w:id="1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1" w:author="Miguel Centeno Muñoz" w:date="2014-07-31T02:49:00Z"/>
          <w:rFonts w:eastAsiaTheme="minorEastAsia"/>
          <w:noProof/>
          <w:lang w:eastAsia="es-ES"/>
        </w:rPr>
      </w:pPr>
      <w:ins w:id="1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Diagramas de casos de uso</w:t>
        </w:r>
        <w:r>
          <w:rPr>
            <w:noProof/>
            <w:webHidden/>
          </w:rPr>
          <w:tab/>
        </w:r>
        <w:r>
          <w:rPr>
            <w:noProof/>
            <w:webHidden/>
          </w:rPr>
          <w:fldChar w:fldCharType="begin"/>
        </w:r>
        <w:r>
          <w:rPr>
            <w:noProof/>
            <w:webHidden/>
          </w:rPr>
          <w:instrText xml:space="preserve"> PAGEREF _Toc394538340 \h </w:instrText>
        </w:r>
      </w:ins>
      <w:r>
        <w:rPr>
          <w:noProof/>
          <w:webHidden/>
        </w:rPr>
      </w:r>
      <w:r>
        <w:rPr>
          <w:noProof/>
          <w:webHidden/>
        </w:rPr>
        <w:fldChar w:fldCharType="separate"/>
      </w:r>
      <w:ins w:id="183" w:author="Miguel Centeno Muñoz" w:date="2014-08-02T13:12:00Z">
        <w:r w:rsidR="008A7CA2">
          <w:rPr>
            <w:noProof/>
            <w:webHidden/>
          </w:rPr>
          <w:t>39</w:t>
        </w:r>
      </w:ins>
      <w:ins w:id="1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5" w:author="Miguel Centeno Muñoz" w:date="2014-07-31T02:49:00Z"/>
          <w:rFonts w:eastAsiaTheme="minorEastAsia"/>
          <w:noProof/>
          <w:lang w:eastAsia="es-ES"/>
        </w:rPr>
      </w:pPr>
      <w:ins w:id="1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Definición de actores</w:t>
        </w:r>
        <w:r>
          <w:rPr>
            <w:noProof/>
            <w:webHidden/>
          </w:rPr>
          <w:tab/>
        </w:r>
        <w:r>
          <w:rPr>
            <w:noProof/>
            <w:webHidden/>
          </w:rPr>
          <w:fldChar w:fldCharType="begin"/>
        </w:r>
        <w:r>
          <w:rPr>
            <w:noProof/>
            <w:webHidden/>
          </w:rPr>
          <w:instrText xml:space="preserve"> PAGEREF _Toc394538341 \h </w:instrText>
        </w:r>
      </w:ins>
      <w:r>
        <w:rPr>
          <w:noProof/>
          <w:webHidden/>
        </w:rPr>
      </w:r>
      <w:r>
        <w:rPr>
          <w:noProof/>
          <w:webHidden/>
        </w:rPr>
        <w:fldChar w:fldCharType="separate"/>
      </w:r>
      <w:ins w:id="187" w:author="Miguel Centeno Muñoz" w:date="2014-08-02T13:12:00Z">
        <w:r w:rsidR="008A7CA2">
          <w:rPr>
            <w:noProof/>
            <w:webHidden/>
          </w:rPr>
          <w:t>41</w:t>
        </w:r>
      </w:ins>
      <w:ins w:id="18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9" w:author="Miguel Centeno Muñoz" w:date="2014-07-31T02:49:00Z"/>
          <w:rFonts w:eastAsiaTheme="minorEastAsia"/>
          <w:noProof/>
          <w:lang w:eastAsia="es-ES"/>
        </w:rPr>
      </w:pPr>
      <w:ins w:id="1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6.3.3.- Casos de uso del sistema</w:t>
        </w:r>
        <w:r>
          <w:rPr>
            <w:noProof/>
            <w:webHidden/>
          </w:rPr>
          <w:tab/>
        </w:r>
        <w:r>
          <w:rPr>
            <w:noProof/>
            <w:webHidden/>
          </w:rPr>
          <w:fldChar w:fldCharType="begin"/>
        </w:r>
        <w:r>
          <w:rPr>
            <w:noProof/>
            <w:webHidden/>
          </w:rPr>
          <w:instrText xml:space="preserve"> PAGEREF _Toc394538342 \h </w:instrText>
        </w:r>
      </w:ins>
      <w:r>
        <w:rPr>
          <w:noProof/>
          <w:webHidden/>
        </w:rPr>
      </w:r>
      <w:r>
        <w:rPr>
          <w:noProof/>
          <w:webHidden/>
        </w:rPr>
        <w:fldChar w:fldCharType="separate"/>
      </w:r>
      <w:ins w:id="191" w:author="Miguel Centeno Muñoz" w:date="2014-08-02T13:12:00Z">
        <w:r w:rsidR="008A7CA2">
          <w:rPr>
            <w:noProof/>
            <w:webHidden/>
          </w:rPr>
          <w:t>41</w:t>
        </w:r>
      </w:ins>
      <w:ins w:id="1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3" w:author="Miguel Centeno Muñoz" w:date="2014-07-31T02:49:00Z"/>
          <w:noProof/>
        </w:rPr>
      </w:pPr>
      <w:ins w:id="1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no funcionales</w:t>
        </w:r>
        <w:r>
          <w:rPr>
            <w:noProof/>
            <w:webHidden/>
          </w:rPr>
          <w:tab/>
        </w:r>
        <w:r>
          <w:rPr>
            <w:noProof/>
            <w:webHidden/>
          </w:rPr>
          <w:fldChar w:fldCharType="begin"/>
        </w:r>
        <w:r>
          <w:rPr>
            <w:noProof/>
            <w:webHidden/>
          </w:rPr>
          <w:instrText xml:space="preserve"> PAGEREF _Toc394538343 \h </w:instrText>
        </w:r>
      </w:ins>
      <w:r>
        <w:rPr>
          <w:noProof/>
          <w:webHidden/>
        </w:rPr>
      </w:r>
      <w:r>
        <w:rPr>
          <w:noProof/>
          <w:webHidden/>
        </w:rPr>
        <w:fldChar w:fldCharType="separate"/>
      </w:r>
      <w:ins w:id="195" w:author="Miguel Centeno Muñoz" w:date="2014-08-02T13:12:00Z">
        <w:r w:rsidR="008A7CA2">
          <w:rPr>
            <w:noProof/>
            <w:webHidden/>
          </w:rPr>
          <w:t>49</w:t>
        </w:r>
      </w:ins>
      <w:ins w:id="1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7" w:author="Miguel Centeno Muñoz" w:date="2014-07-31T02:49:00Z"/>
          <w:noProof/>
        </w:rPr>
      </w:pPr>
      <w:ins w:id="1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6.4.- Matriz de rastreabilidad requisitos-objetivos</w:t>
        </w:r>
        <w:r>
          <w:rPr>
            <w:noProof/>
            <w:webHidden/>
          </w:rPr>
          <w:tab/>
        </w:r>
        <w:r>
          <w:rPr>
            <w:noProof/>
            <w:webHidden/>
          </w:rPr>
          <w:fldChar w:fldCharType="begin"/>
        </w:r>
        <w:r>
          <w:rPr>
            <w:noProof/>
            <w:webHidden/>
          </w:rPr>
          <w:instrText xml:space="preserve"> PAGEREF _Toc394538344 \h </w:instrText>
        </w:r>
      </w:ins>
      <w:r>
        <w:rPr>
          <w:noProof/>
          <w:webHidden/>
        </w:rPr>
      </w:r>
      <w:r>
        <w:rPr>
          <w:noProof/>
          <w:webHidden/>
        </w:rPr>
        <w:fldChar w:fldCharType="separate"/>
      </w:r>
      <w:ins w:id="199" w:author="Miguel Centeno Muñoz" w:date="2014-08-02T13:12:00Z">
        <w:r w:rsidR="008A7CA2">
          <w:rPr>
            <w:noProof/>
            <w:webHidden/>
          </w:rPr>
          <w:t>50</w:t>
        </w:r>
      </w:ins>
      <w:ins w:id="2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1" w:author="Miguel Centeno Muñoz" w:date="2014-07-31T02:49:00Z"/>
          <w:noProof/>
        </w:rPr>
      </w:pPr>
      <w:ins w:id="2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_Toc394538345 \h </w:instrText>
        </w:r>
      </w:ins>
      <w:r>
        <w:rPr>
          <w:noProof/>
          <w:webHidden/>
        </w:rPr>
      </w:r>
      <w:r>
        <w:rPr>
          <w:noProof/>
          <w:webHidden/>
        </w:rPr>
        <w:fldChar w:fldCharType="separate"/>
      </w:r>
      <w:ins w:id="203" w:author="Miguel Centeno Muñoz" w:date="2014-08-02T13:12:00Z">
        <w:r w:rsidR="008A7CA2">
          <w:rPr>
            <w:noProof/>
            <w:webHidden/>
          </w:rPr>
          <w:t>50</w:t>
        </w:r>
      </w:ins>
      <w:ins w:id="20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205" w:author="Miguel Centeno Muñoz" w:date="2014-07-31T02:49:00Z"/>
          <w:rFonts w:cstheme="minorBidi"/>
          <w:b w:val="0"/>
          <w:bCs w:val="0"/>
          <w:i w:val="0"/>
          <w:iCs w:val="0"/>
          <w:noProof/>
          <w:color w:val="auto"/>
          <w:sz w:val="22"/>
        </w:rPr>
      </w:pPr>
      <w:ins w:id="2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 Análisis de requisitos</w:t>
        </w:r>
        <w:r>
          <w:rPr>
            <w:noProof/>
            <w:webHidden/>
          </w:rPr>
          <w:tab/>
        </w:r>
        <w:r>
          <w:rPr>
            <w:noProof/>
            <w:webHidden/>
          </w:rPr>
          <w:fldChar w:fldCharType="begin"/>
        </w:r>
        <w:r>
          <w:rPr>
            <w:noProof/>
            <w:webHidden/>
          </w:rPr>
          <w:instrText xml:space="preserve"> PAGEREF _Toc394538346 \h </w:instrText>
        </w:r>
      </w:ins>
      <w:r>
        <w:rPr>
          <w:noProof/>
          <w:webHidden/>
        </w:rPr>
      </w:r>
      <w:r>
        <w:rPr>
          <w:noProof/>
          <w:webHidden/>
        </w:rPr>
        <w:fldChar w:fldCharType="separate"/>
      </w:r>
      <w:ins w:id="207" w:author="Miguel Centeno Muñoz" w:date="2014-08-02T13:12:00Z">
        <w:r w:rsidR="008A7CA2">
          <w:rPr>
            <w:noProof/>
            <w:webHidden/>
          </w:rPr>
          <w:t>51</w:t>
        </w:r>
      </w:ins>
      <w:ins w:id="20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9" w:author="Miguel Centeno Muñoz" w:date="2014-07-31T02:49:00Z"/>
          <w:noProof/>
        </w:rPr>
      </w:pPr>
      <w:ins w:id="2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 Modelo estático del sistema</w:t>
        </w:r>
        <w:r>
          <w:rPr>
            <w:noProof/>
            <w:webHidden/>
          </w:rPr>
          <w:tab/>
        </w:r>
        <w:r>
          <w:rPr>
            <w:noProof/>
            <w:webHidden/>
          </w:rPr>
          <w:fldChar w:fldCharType="begin"/>
        </w:r>
        <w:r>
          <w:rPr>
            <w:noProof/>
            <w:webHidden/>
          </w:rPr>
          <w:instrText xml:space="preserve"> PAGEREF _Toc394538347 \h </w:instrText>
        </w:r>
      </w:ins>
      <w:r>
        <w:rPr>
          <w:noProof/>
          <w:webHidden/>
        </w:rPr>
      </w:r>
      <w:r>
        <w:rPr>
          <w:noProof/>
          <w:webHidden/>
        </w:rPr>
        <w:fldChar w:fldCharType="separate"/>
      </w:r>
      <w:ins w:id="211" w:author="Miguel Centeno Muñoz" w:date="2014-08-02T13:12:00Z">
        <w:r w:rsidR="008A7CA2">
          <w:rPr>
            <w:noProof/>
            <w:webHidden/>
          </w:rPr>
          <w:t>51</w:t>
        </w:r>
      </w:ins>
      <w:ins w:id="2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3" w:author="Miguel Centeno Muñoz" w:date="2014-07-31T02:49:00Z"/>
          <w:rFonts w:eastAsiaTheme="minorEastAsia"/>
          <w:noProof/>
          <w:lang w:eastAsia="es-ES"/>
        </w:rPr>
      </w:pPr>
      <w:ins w:id="2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7.1.1.- Diagramas de tipos</w:t>
        </w:r>
        <w:r>
          <w:rPr>
            <w:noProof/>
            <w:webHidden/>
          </w:rPr>
          <w:tab/>
        </w:r>
        <w:r>
          <w:rPr>
            <w:noProof/>
            <w:webHidden/>
          </w:rPr>
          <w:fldChar w:fldCharType="begin"/>
        </w:r>
        <w:r>
          <w:rPr>
            <w:noProof/>
            <w:webHidden/>
          </w:rPr>
          <w:instrText xml:space="preserve"> PAGEREF _Toc394538348 \h </w:instrText>
        </w:r>
      </w:ins>
      <w:r>
        <w:rPr>
          <w:noProof/>
          <w:webHidden/>
        </w:rPr>
      </w:r>
      <w:r>
        <w:rPr>
          <w:noProof/>
          <w:webHidden/>
        </w:rPr>
        <w:fldChar w:fldCharType="separate"/>
      </w:r>
      <w:ins w:id="215" w:author="Miguel Centeno Muñoz" w:date="2014-08-02T13:12:00Z">
        <w:r w:rsidR="008A7CA2">
          <w:rPr>
            <w:noProof/>
            <w:webHidden/>
          </w:rPr>
          <w:t>52</w:t>
        </w:r>
      </w:ins>
      <w:ins w:id="21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7" w:author="Miguel Centeno Muñoz" w:date="2014-07-31T02:49:00Z"/>
          <w:rFonts w:eastAsiaTheme="minorEastAsia"/>
          <w:noProof/>
          <w:lang w:eastAsia="es-ES"/>
        </w:rPr>
      </w:pPr>
      <w:ins w:id="2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7.1.2.- Tipos</w:t>
        </w:r>
        <w:r>
          <w:rPr>
            <w:noProof/>
            <w:webHidden/>
          </w:rPr>
          <w:tab/>
        </w:r>
        <w:r>
          <w:rPr>
            <w:noProof/>
            <w:webHidden/>
          </w:rPr>
          <w:fldChar w:fldCharType="begin"/>
        </w:r>
        <w:r>
          <w:rPr>
            <w:noProof/>
            <w:webHidden/>
          </w:rPr>
          <w:instrText xml:space="preserve"> PAGEREF _Toc394538349 \h </w:instrText>
        </w:r>
      </w:ins>
      <w:r>
        <w:rPr>
          <w:noProof/>
          <w:webHidden/>
        </w:rPr>
      </w:r>
      <w:r>
        <w:rPr>
          <w:noProof/>
          <w:webHidden/>
        </w:rPr>
        <w:fldChar w:fldCharType="separate"/>
      </w:r>
      <w:ins w:id="219" w:author="Miguel Centeno Muñoz" w:date="2014-08-02T13:12:00Z">
        <w:r w:rsidR="008A7CA2">
          <w:rPr>
            <w:noProof/>
            <w:webHidden/>
          </w:rPr>
          <w:t>53</w:t>
        </w:r>
      </w:ins>
      <w:ins w:id="22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21" w:author="Miguel Centeno Muñoz" w:date="2014-07-31T02:49:00Z"/>
          <w:noProof/>
        </w:rPr>
      </w:pPr>
      <w:ins w:id="2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 Modelo dinámico del sistema</w:t>
        </w:r>
        <w:r>
          <w:rPr>
            <w:noProof/>
            <w:webHidden/>
          </w:rPr>
          <w:tab/>
        </w:r>
        <w:r>
          <w:rPr>
            <w:noProof/>
            <w:webHidden/>
          </w:rPr>
          <w:fldChar w:fldCharType="begin"/>
        </w:r>
        <w:r>
          <w:rPr>
            <w:noProof/>
            <w:webHidden/>
          </w:rPr>
          <w:instrText xml:space="preserve"> PAGEREF _Toc394538350 \h </w:instrText>
        </w:r>
      </w:ins>
      <w:r>
        <w:rPr>
          <w:noProof/>
          <w:webHidden/>
        </w:rPr>
      </w:r>
      <w:r>
        <w:rPr>
          <w:noProof/>
          <w:webHidden/>
        </w:rPr>
        <w:fldChar w:fldCharType="separate"/>
      </w:r>
      <w:ins w:id="223" w:author="Miguel Centeno Muñoz" w:date="2014-08-02T13:12:00Z">
        <w:r w:rsidR="008A7CA2">
          <w:rPr>
            <w:noProof/>
            <w:webHidden/>
          </w:rPr>
          <w:t>58</w:t>
        </w:r>
      </w:ins>
      <w:ins w:id="2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5" w:author="Miguel Centeno Muñoz" w:date="2014-07-31T02:49:00Z"/>
          <w:rFonts w:eastAsiaTheme="minorEastAsia"/>
          <w:noProof/>
          <w:lang w:eastAsia="es-ES"/>
        </w:rPr>
      </w:pPr>
      <w:ins w:id="2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7.2.1.- Subsistema de gestión de usuarios</w:t>
        </w:r>
        <w:r>
          <w:rPr>
            <w:noProof/>
            <w:webHidden/>
          </w:rPr>
          <w:tab/>
        </w:r>
        <w:r>
          <w:rPr>
            <w:noProof/>
            <w:webHidden/>
          </w:rPr>
          <w:fldChar w:fldCharType="begin"/>
        </w:r>
        <w:r>
          <w:rPr>
            <w:noProof/>
            <w:webHidden/>
          </w:rPr>
          <w:instrText xml:space="preserve"> PAGEREF _Toc394538351 \h </w:instrText>
        </w:r>
      </w:ins>
      <w:r>
        <w:rPr>
          <w:noProof/>
          <w:webHidden/>
        </w:rPr>
      </w:r>
      <w:r>
        <w:rPr>
          <w:noProof/>
          <w:webHidden/>
        </w:rPr>
        <w:fldChar w:fldCharType="separate"/>
      </w:r>
      <w:ins w:id="227" w:author="Miguel Centeno Muñoz" w:date="2014-08-02T13:12:00Z">
        <w:r w:rsidR="008A7CA2">
          <w:rPr>
            <w:noProof/>
            <w:webHidden/>
          </w:rPr>
          <w:t>58</w:t>
        </w:r>
      </w:ins>
      <w:ins w:id="22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9" w:author="Miguel Centeno Muñoz" w:date="2014-07-31T02:49:00Z"/>
          <w:rFonts w:eastAsiaTheme="minorEastAsia"/>
          <w:noProof/>
          <w:lang w:eastAsia="es-ES"/>
        </w:rPr>
      </w:pPr>
      <w:ins w:id="2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"_Toc394538352"</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_Toc394538352 \h </w:instrText>
        </w:r>
      </w:ins>
      <w:r>
        <w:rPr>
          <w:noProof/>
          <w:webHidden/>
        </w:rPr>
      </w:r>
      <w:r>
        <w:rPr>
          <w:noProof/>
          <w:webHidden/>
        </w:rPr>
        <w:fldChar w:fldCharType="separate"/>
      </w:r>
      <w:ins w:id="231" w:author="Miguel Centeno Muñoz" w:date="2014-08-02T13:12:00Z">
        <w:r w:rsidR="008A7CA2">
          <w:rPr>
            <w:noProof/>
            <w:webHidden/>
          </w:rPr>
          <w:t>58</w:t>
        </w:r>
      </w:ins>
      <w:ins w:id="23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3" w:author="Miguel Centeno Muñoz" w:date="2014-07-31T02:49:00Z"/>
          <w:rFonts w:eastAsiaTheme="minorEastAsia"/>
          <w:noProof/>
          <w:lang w:eastAsia="es-ES"/>
        </w:rPr>
      </w:pPr>
      <w:ins w:id="2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"_Toc394538353"</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_Toc394538353 \h </w:instrText>
        </w:r>
      </w:ins>
      <w:r>
        <w:rPr>
          <w:noProof/>
          <w:webHidden/>
        </w:rPr>
      </w:r>
      <w:r>
        <w:rPr>
          <w:noProof/>
          <w:webHidden/>
        </w:rPr>
        <w:fldChar w:fldCharType="separate"/>
      </w:r>
      <w:ins w:id="235" w:author="Miguel Centeno Muñoz" w:date="2014-08-02T13:12:00Z">
        <w:r w:rsidR="008A7CA2">
          <w:rPr>
            <w:noProof/>
            <w:webHidden/>
          </w:rPr>
          <w:t>59</w:t>
        </w:r>
      </w:ins>
      <w:ins w:id="23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7" w:author="Miguel Centeno Muñoz" w:date="2014-07-31T02:49:00Z"/>
          <w:rFonts w:eastAsiaTheme="minorEastAsia"/>
          <w:noProof/>
          <w:lang w:eastAsia="es-ES"/>
        </w:rPr>
      </w:pPr>
      <w:ins w:id="2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7.2.2.- Subsistema de gestión de rutas</w:t>
        </w:r>
        <w:r>
          <w:rPr>
            <w:noProof/>
            <w:webHidden/>
          </w:rPr>
          <w:tab/>
        </w:r>
        <w:r>
          <w:rPr>
            <w:noProof/>
            <w:webHidden/>
          </w:rPr>
          <w:fldChar w:fldCharType="begin"/>
        </w:r>
        <w:r>
          <w:rPr>
            <w:noProof/>
            <w:webHidden/>
          </w:rPr>
          <w:instrText xml:space="preserve"> PAGEREF _Toc394538354 \h </w:instrText>
        </w:r>
      </w:ins>
      <w:r>
        <w:rPr>
          <w:noProof/>
          <w:webHidden/>
        </w:rPr>
      </w:r>
      <w:r>
        <w:rPr>
          <w:noProof/>
          <w:webHidden/>
        </w:rPr>
        <w:fldChar w:fldCharType="separate"/>
      </w:r>
      <w:ins w:id="239" w:author="Miguel Centeno Muñoz" w:date="2014-08-02T13:12:00Z">
        <w:r w:rsidR="008A7CA2">
          <w:rPr>
            <w:noProof/>
            <w:webHidden/>
          </w:rPr>
          <w:t>60</w:t>
        </w:r>
      </w:ins>
      <w:ins w:id="2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1" w:author="Miguel Centeno Muñoz" w:date="2014-07-31T02:49:00Z"/>
          <w:noProof/>
        </w:rPr>
      </w:pPr>
      <w:ins w:id="242"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"_Toc394538355"</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_Toc394538355 \h </w:instrText>
        </w:r>
      </w:ins>
      <w:r>
        <w:rPr>
          <w:noProof/>
          <w:webHidden/>
        </w:rPr>
      </w:r>
      <w:r>
        <w:rPr>
          <w:noProof/>
          <w:webHidden/>
        </w:rPr>
        <w:fldChar w:fldCharType="separate"/>
      </w:r>
      <w:ins w:id="243" w:author="Miguel Centeno Muñoz" w:date="2014-08-02T13:12:00Z">
        <w:r w:rsidR="008A7CA2">
          <w:rPr>
            <w:noProof/>
            <w:webHidden/>
          </w:rPr>
          <w:t>61</w:t>
        </w:r>
      </w:ins>
      <w:ins w:id="2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5" w:author="Miguel Centeno Muñoz" w:date="2014-07-31T02:49:00Z"/>
          <w:noProof/>
        </w:rPr>
      </w:pPr>
      <w:ins w:id="2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"_Toc394538356"</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_Toc394538356 \h </w:instrText>
        </w:r>
      </w:ins>
      <w:r>
        <w:rPr>
          <w:noProof/>
          <w:webHidden/>
        </w:rPr>
      </w:r>
      <w:r>
        <w:rPr>
          <w:noProof/>
          <w:webHidden/>
        </w:rPr>
        <w:fldChar w:fldCharType="separate"/>
      </w:r>
      <w:ins w:id="247" w:author="Miguel Centeno Muñoz" w:date="2014-08-02T13:12:00Z">
        <w:r w:rsidR="008A7CA2">
          <w:rPr>
            <w:noProof/>
            <w:webHidden/>
          </w:rPr>
          <w:t>62</w:t>
        </w:r>
      </w:ins>
      <w:ins w:id="24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9" w:author="Miguel Centeno Muñoz" w:date="2014-07-31T02:49:00Z"/>
          <w:noProof/>
        </w:rPr>
      </w:pPr>
      <w:ins w:id="2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 Prototipos de interfaz de usuario</w:t>
        </w:r>
        <w:r>
          <w:rPr>
            <w:noProof/>
            <w:webHidden/>
          </w:rPr>
          <w:tab/>
        </w:r>
        <w:r>
          <w:rPr>
            <w:noProof/>
            <w:webHidden/>
          </w:rPr>
          <w:fldChar w:fldCharType="begin"/>
        </w:r>
        <w:r>
          <w:rPr>
            <w:noProof/>
            <w:webHidden/>
          </w:rPr>
          <w:instrText xml:space="preserve"> PAGEREF _Toc394538357 \h </w:instrText>
        </w:r>
      </w:ins>
      <w:r>
        <w:rPr>
          <w:noProof/>
          <w:webHidden/>
        </w:rPr>
      </w:r>
      <w:r>
        <w:rPr>
          <w:noProof/>
          <w:webHidden/>
        </w:rPr>
        <w:fldChar w:fldCharType="separate"/>
      </w:r>
      <w:ins w:id="251" w:author="Miguel Centeno Muñoz" w:date="2014-08-02T13:12:00Z">
        <w:r w:rsidR="008A7CA2">
          <w:rPr>
            <w:noProof/>
            <w:webHidden/>
          </w:rPr>
          <w:t>64</w:t>
        </w:r>
      </w:ins>
      <w:ins w:id="2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3" w:author="Miguel Centeno Muñoz" w:date="2014-07-31T02:49:00Z"/>
          <w:rFonts w:eastAsiaTheme="minorEastAsia"/>
          <w:noProof/>
          <w:lang w:eastAsia="es-ES"/>
        </w:rPr>
      </w:pPr>
      <w:ins w:id="2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7.3.1.- Pantalla de inicio y búsqueda</w:t>
        </w:r>
        <w:r>
          <w:rPr>
            <w:noProof/>
            <w:webHidden/>
          </w:rPr>
          <w:tab/>
        </w:r>
        <w:r>
          <w:rPr>
            <w:noProof/>
            <w:webHidden/>
          </w:rPr>
          <w:fldChar w:fldCharType="begin"/>
        </w:r>
        <w:r>
          <w:rPr>
            <w:noProof/>
            <w:webHidden/>
          </w:rPr>
          <w:instrText xml:space="preserve"> PAGEREF _Toc394538358 \h </w:instrText>
        </w:r>
      </w:ins>
      <w:r>
        <w:rPr>
          <w:noProof/>
          <w:webHidden/>
        </w:rPr>
      </w:r>
      <w:r>
        <w:rPr>
          <w:noProof/>
          <w:webHidden/>
        </w:rPr>
        <w:fldChar w:fldCharType="separate"/>
      </w:r>
      <w:ins w:id="255" w:author="Miguel Centeno Muñoz" w:date="2014-08-02T13:12:00Z">
        <w:r w:rsidR="008A7CA2">
          <w:rPr>
            <w:noProof/>
            <w:webHidden/>
          </w:rPr>
          <w:t>64</w:t>
        </w:r>
      </w:ins>
      <w:ins w:id="2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7" w:author="Miguel Centeno Muñoz" w:date="2014-07-31T02:49:00Z"/>
          <w:rFonts w:eastAsiaTheme="minorEastAsia"/>
          <w:noProof/>
          <w:lang w:eastAsia="es-ES"/>
        </w:rPr>
      </w:pPr>
      <w:ins w:id="2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7.3.2.- Pantalla de login</w:t>
        </w:r>
        <w:r>
          <w:rPr>
            <w:noProof/>
            <w:webHidden/>
          </w:rPr>
          <w:tab/>
        </w:r>
        <w:r>
          <w:rPr>
            <w:noProof/>
            <w:webHidden/>
          </w:rPr>
          <w:fldChar w:fldCharType="begin"/>
        </w:r>
        <w:r>
          <w:rPr>
            <w:noProof/>
            <w:webHidden/>
          </w:rPr>
          <w:instrText xml:space="preserve"> PAGEREF _Toc394538359 \h </w:instrText>
        </w:r>
      </w:ins>
      <w:r>
        <w:rPr>
          <w:noProof/>
          <w:webHidden/>
        </w:rPr>
      </w:r>
      <w:r>
        <w:rPr>
          <w:noProof/>
          <w:webHidden/>
        </w:rPr>
        <w:fldChar w:fldCharType="separate"/>
      </w:r>
      <w:ins w:id="259" w:author="Miguel Centeno Muñoz" w:date="2014-08-02T13:12:00Z">
        <w:r w:rsidR="008A7CA2">
          <w:rPr>
            <w:noProof/>
            <w:webHidden/>
          </w:rPr>
          <w:t>64</w:t>
        </w:r>
      </w:ins>
      <w:ins w:id="2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1" w:author="Miguel Centeno Muñoz" w:date="2014-07-31T02:49:00Z"/>
          <w:rFonts w:eastAsiaTheme="minorEastAsia"/>
          <w:noProof/>
          <w:lang w:eastAsia="es-ES"/>
        </w:rPr>
      </w:pPr>
      <w:ins w:id="2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7.3.3.- Pantalla de registro de usuario</w:t>
        </w:r>
        <w:r>
          <w:rPr>
            <w:noProof/>
            <w:webHidden/>
          </w:rPr>
          <w:tab/>
        </w:r>
        <w:r>
          <w:rPr>
            <w:noProof/>
            <w:webHidden/>
          </w:rPr>
          <w:fldChar w:fldCharType="begin"/>
        </w:r>
        <w:r>
          <w:rPr>
            <w:noProof/>
            <w:webHidden/>
          </w:rPr>
          <w:instrText xml:space="preserve"> PAGEREF _Toc394538360 \h </w:instrText>
        </w:r>
      </w:ins>
      <w:r>
        <w:rPr>
          <w:noProof/>
          <w:webHidden/>
        </w:rPr>
      </w:r>
      <w:r>
        <w:rPr>
          <w:noProof/>
          <w:webHidden/>
        </w:rPr>
        <w:fldChar w:fldCharType="separate"/>
      </w:r>
      <w:ins w:id="263" w:author="Miguel Centeno Muñoz" w:date="2014-08-02T13:12:00Z">
        <w:r w:rsidR="008A7CA2">
          <w:rPr>
            <w:noProof/>
            <w:webHidden/>
          </w:rPr>
          <w:t>65</w:t>
        </w:r>
      </w:ins>
      <w:ins w:id="26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5" w:author="Miguel Centeno Muñoz" w:date="2014-07-31T02:49:00Z"/>
          <w:rFonts w:eastAsiaTheme="minorEastAsia"/>
          <w:noProof/>
          <w:lang w:eastAsia="es-ES"/>
        </w:rPr>
      </w:pPr>
      <w:ins w:id="2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7.3.4.- Pantalla Mis Rutas</w:t>
        </w:r>
        <w:r>
          <w:rPr>
            <w:noProof/>
            <w:webHidden/>
          </w:rPr>
          <w:tab/>
        </w:r>
        <w:r>
          <w:rPr>
            <w:noProof/>
            <w:webHidden/>
          </w:rPr>
          <w:fldChar w:fldCharType="begin"/>
        </w:r>
        <w:r>
          <w:rPr>
            <w:noProof/>
            <w:webHidden/>
          </w:rPr>
          <w:instrText xml:space="preserve"> PAGEREF _Toc394538361 \h </w:instrText>
        </w:r>
      </w:ins>
      <w:r>
        <w:rPr>
          <w:noProof/>
          <w:webHidden/>
        </w:rPr>
      </w:r>
      <w:r>
        <w:rPr>
          <w:noProof/>
          <w:webHidden/>
        </w:rPr>
        <w:fldChar w:fldCharType="separate"/>
      </w:r>
      <w:ins w:id="267" w:author="Miguel Centeno Muñoz" w:date="2014-08-02T13:12:00Z">
        <w:r w:rsidR="008A7CA2">
          <w:rPr>
            <w:noProof/>
            <w:webHidden/>
          </w:rPr>
          <w:t>66</w:t>
        </w:r>
      </w:ins>
      <w:ins w:id="26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9" w:author="Miguel Centeno Muñoz" w:date="2014-07-31T02:49:00Z"/>
          <w:rFonts w:eastAsiaTheme="minorEastAsia"/>
          <w:noProof/>
          <w:lang w:eastAsia="es-ES"/>
        </w:rPr>
      </w:pPr>
      <w:ins w:id="2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7.3.5.- Pantalla Añadir Ruta</w:t>
        </w:r>
        <w:r>
          <w:rPr>
            <w:noProof/>
            <w:webHidden/>
          </w:rPr>
          <w:tab/>
        </w:r>
        <w:r>
          <w:rPr>
            <w:noProof/>
            <w:webHidden/>
          </w:rPr>
          <w:fldChar w:fldCharType="begin"/>
        </w:r>
        <w:r>
          <w:rPr>
            <w:noProof/>
            <w:webHidden/>
          </w:rPr>
          <w:instrText xml:space="preserve"> PAGEREF _Toc394538362 \h </w:instrText>
        </w:r>
      </w:ins>
      <w:r>
        <w:rPr>
          <w:noProof/>
          <w:webHidden/>
        </w:rPr>
      </w:r>
      <w:r>
        <w:rPr>
          <w:noProof/>
          <w:webHidden/>
        </w:rPr>
        <w:fldChar w:fldCharType="separate"/>
      </w:r>
      <w:ins w:id="271" w:author="Miguel Centeno Muñoz" w:date="2014-08-02T13:12:00Z">
        <w:r w:rsidR="008A7CA2">
          <w:rPr>
            <w:noProof/>
            <w:webHidden/>
          </w:rPr>
          <w:t>67</w:t>
        </w:r>
      </w:ins>
      <w:ins w:id="27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3" w:author="Miguel Centeno Muñoz" w:date="2014-07-31T02:49:00Z"/>
          <w:rFonts w:eastAsiaTheme="minorEastAsia"/>
          <w:noProof/>
          <w:lang w:eastAsia="es-ES"/>
        </w:rPr>
      </w:pPr>
      <w:ins w:id="2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7.3.6.- Pantalla Editar Perfil</w:t>
        </w:r>
        <w:r>
          <w:rPr>
            <w:noProof/>
            <w:webHidden/>
          </w:rPr>
          <w:tab/>
        </w:r>
        <w:r>
          <w:rPr>
            <w:noProof/>
            <w:webHidden/>
          </w:rPr>
          <w:fldChar w:fldCharType="begin"/>
        </w:r>
        <w:r>
          <w:rPr>
            <w:noProof/>
            <w:webHidden/>
          </w:rPr>
          <w:instrText xml:space="preserve"> PAGEREF _Toc394538363 \h </w:instrText>
        </w:r>
      </w:ins>
      <w:r>
        <w:rPr>
          <w:noProof/>
          <w:webHidden/>
        </w:rPr>
      </w:r>
      <w:r>
        <w:rPr>
          <w:noProof/>
          <w:webHidden/>
        </w:rPr>
        <w:fldChar w:fldCharType="separate"/>
      </w:r>
      <w:ins w:id="275" w:author="Miguel Centeno Muñoz" w:date="2014-08-02T13:12:00Z">
        <w:r w:rsidR="008A7CA2">
          <w:rPr>
            <w:noProof/>
            <w:webHidden/>
          </w:rPr>
          <w:t>68</w:t>
        </w:r>
      </w:ins>
      <w:ins w:id="2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7" w:author="Miguel Centeno Muñoz" w:date="2014-07-31T02:49:00Z"/>
          <w:rFonts w:eastAsiaTheme="minorEastAsia"/>
          <w:noProof/>
          <w:lang w:eastAsia="es-ES"/>
        </w:rPr>
      </w:pPr>
      <w:ins w:id="2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7.3.7.- Pantalla Búsqueda (Usuario logado)</w:t>
        </w:r>
        <w:r>
          <w:rPr>
            <w:noProof/>
            <w:webHidden/>
          </w:rPr>
          <w:tab/>
        </w:r>
        <w:r>
          <w:rPr>
            <w:noProof/>
            <w:webHidden/>
          </w:rPr>
          <w:fldChar w:fldCharType="begin"/>
        </w:r>
        <w:r>
          <w:rPr>
            <w:noProof/>
            <w:webHidden/>
          </w:rPr>
          <w:instrText xml:space="preserve"> PAGEREF _Toc394538364 \h </w:instrText>
        </w:r>
      </w:ins>
      <w:r>
        <w:rPr>
          <w:noProof/>
          <w:webHidden/>
        </w:rPr>
      </w:r>
      <w:r>
        <w:rPr>
          <w:noProof/>
          <w:webHidden/>
        </w:rPr>
        <w:fldChar w:fldCharType="separate"/>
      </w:r>
      <w:ins w:id="279" w:author="Miguel Centeno Muñoz" w:date="2014-08-02T13:12:00Z">
        <w:r w:rsidR="008A7CA2">
          <w:rPr>
            <w:noProof/>
            <w:webHidden/>
          </w:rPr>
          <w:t>69</w:t>
        </w:r>
      </w:ins>
      <w:ins w:id="2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1" w:author="Miguel Centeno Muñoz" w:date="2014-07-31T02:49:00Z"/>
          <w:rFonts w:eastAsiaTheme="minorEastAsia"/>
          <w:noProof/>
          <w:lang w:eastAsia="es-ES"/>
        </w:rPr>
      </w:pPr>
      <w:ins w:id="2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_Toc394538365 \h </w:instrText>
        </w:r>
      </w:ins>
      <w:r>
        <w:rPr>
          <w:noProof/>
          <w:webHidden/>
        </w:rPr>
      </w:r>
      <w:r>
        <w:rPr>
          <w:noProof/>
          <w:webHidden/>
        </w:rPr>
        <w:fldChar w:fldCharType="separate"/>
      </w:r>
      <w:ins w:id="283" w:author="Miguel Centeno Muñoz" w:date="2014-08-02T13:12:00Z">
        <w:r w:rsidR="008A7CA2">
          <w:rPr>
            <w:noProof/>
            <w:webHidden/>
          </w:rPr>
          <w:t>69</w:t>
        </w:r>
      </w:ins>
      <w:ins w:id="2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5" w:author="Miguel Centeno Muñoz" w:date="2014-07-31T02:49:00Z"/>
          <w:rFonts w:eastAsiaTheme="minorEastAsia"/>
          <w:noProof/>
          <w:lang w:eastAsia="es-ES"/>
        </w:rPr>
      </w:pPr>
      <w:ins w:id="2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_Toc394538366 \h </w:instrText>
        </w:r>
      </w:ins>
      <w:r>
        <w:rPr>
          <w:noProof/>
          <w:webHidden/>
        </w:rPr>
      </w:r>
      <w:r>
        <w:rPr>
          <w:noProof/>
          <w:webHidden/>
        </w:rPr>
        <w:fldChar w:fldCharType="separate"/>
      </w:r>
      <w:ins w:id="287" w:author="Miguel Centeno Muñoz" w:date="2014-08-02T13:12:00Z">
        <w:r w:rsidR="008A7CA2">
          <w:rPr>
            <w:noProof/>
            <w:webHidden/>
          </w:rPr>
          <w:t>70</w:t>
        </w:r>
      </w:ins>
      <w:ins w:id="288" w:author="Miguel Centeno Muñoz" w:date="2014-07-31T02:49:00Z">
        <w:r>
          <w:rPr>
            <w:noProof/>
            <w:webHidden/>
          </w:rPr>
          <w:fldChar w:fldCharType="end"/>
        </w:r>
        <w:r w:rsidRPr="00035C38">
          <w:rPr>
            <w:rStyle w:val="Hipervnculo"/>
            <w:noProof/>
          </w:rPr>
          <w:fldChar w:fldCharType="end"/>
        </w:r>
      </w:ins>
    </w:p>
    <w:p w:rsidR="00F40F7D" w:rsidDel="00195ACE" w:rsidRDefault="00F40F7D">
      <w:pPr>
        <w:pStyle w:val="TDC1"/>
        <w:tabs>
          <w:tab w:val="right" w:leader="dot" w:pos="8919"/>
        </w:tabs>
        <w:rPr>
          <w:del w:id="289" w:author="Miguel Centeno Muñoz" w:date="2014-07-28T01:13:00Z"/>
          <w:rFonts w:cstheme="minorBidi"/>
          <w:b w:val="0"/>
          <w:bCs w:val="0"/>
          <w:noProof/>
          <w:color w:val="auto"/>
          <w:sz w:val="22"/>
          <w:szCs w:val="22"/>
        </w:rPr>
      </w:pPr>
      <w:del w:id="290" w:author="Miguel Centeno Muñoz" w:date="2014-07-28T01:13:00Z">
        <w:r w:rsidRPr="00195ACE" w:rsidDel="00195ACE">
          <w:rPr>
            <w:rPrChange w:id="291" w:author="Miguel Centeno Muñoz" w:date="2014-07-28T01:13:00Z">
              <w:rPr>
                <w:rStyle w:val="Hipervnculo"/>
                <w:b w:val="0"/>
                <w:bCs w:val="0"/>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292" w:author="Miguel Centeno Muñoz" w:date="2014-07-28T01:13:00Z"/>
          <w:rFonts w:cstheme="minorBidi"/>
          <w:b w:val="0"/>
          <w:bCs w:val="0"/>
          <w:noProof/>
          <w:color w:val="auto"/>
          <w:sz w:val="22"/>
          <w:szCs w:val="22"/>
        </w:rPr>
      </w:pPr>
      <w:del w:id="293" w:author="Miguel Centeno Muñoz" w:date="2014-07-28T01:13:00Z">
        <w:r w:rsidRPr="00195ACE" w:rsidDel="00195ACE">
          <w:rPr>
            <w:rPrChange w:id="294" w:author="Miguel Centeno Muñoz" w:date="2014-07-28T01:13:00Z">
              <w:rPr>
                <w:rStyle w:val="Hipervnculo"/>
                <w:b w:val="0"/>
                <w:bCs w:val="0"/>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295" w:author="Miguel Centeno Muñoz" w:date="2014-07-28T01:13:00Z"/>
          <w:rFonts w:cstheme="minorBidi"/>
          <w:b w:val="0"/>
          <w:bCs w:val="0"/>
          <w:i w:val="0"/>
          <w:iCs w:val="0"/>
          <w:noProof/>
          <w:color w:val="auto"/>
          <w:sz w:val="22"/>
        </w:rPr>
      </w:pPr>
      <w:del w:id="296" w:author="Miguel Centeno Muñoz" w:date="2014-07-28T01:13:00Z">
        <w:r w:rsidRPr="00195ACE" w:rsidDel="00195ACE">
          <w:rPr>
            <w:rPrChange w:id="297" w:author="Miguel Centeno Muñoz" w:date="2014-07-28T01:13:00Z">
              <w:rPr>
                <w:rStyle w:val="Hipervnculo"/>
                <w:b w:val="0"/>
                <w:bCs w:val="0"/>
                <w:i w:val="0"/>
                <w:iCs w:val="0"/>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98" w:author="Miguel Centeno Muñoz" w:date="2014-07-28T01:13:00Z"/>
          <w:noProof/>
        </w:rPr>
      </w:pPr>
      <w:del w:id="299" w:author="Miguel Centeno Muñoz" w:date="2014-07-28T01:13:00Z">
        <w:r w:rsidRPr="00195ACE" w:rsidDel="00195ACE">
          <w:rPr>
            <w:rPrChange w:id="300"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1" w:author="Miguel Centeno Muñoz" w:date="2014-07-28T01:13:00Z"/>
          <w:noProof/>
        </w:rPr>
      </w:pPr>
      <w:del w:id="302" w:author="Miguel Centeno Muñoz" w:date="2014-07-28T01:13:00Z">
        <w:r w:rsidRPr="00195ACE" w:rsidDel="00195ACE">
          <w:rPr>
            <w:rPrChange w:id="303"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4" w:author="Miguel Centeno Muñoz" w:date="2014-07-28T01:13:00Z"/>
          <w:rFonts w:eastAsiaTheme="minorEastAsia"/>
          <w:noProof/>
          <w:lang w:eastAsia="es-ES"/>
        </w:rPr>
      </w:pPr>
      <w:del w:id="305" w:author="Miguel Centeno Muñoz" w:date="2014-07-28T01:13:00Z">
        <w:r w:rsidRPr="00195ACE" w:rsidDel="00195ACE">
          <w:rPr>
            <w:rPrChange w:id="306"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7" w:author="Miguel Centeno Muñoz" w:date="2014-07-28T01:13:00Z"/>
          <w:rFonts w:eastAsiaTheme="minorEastAsia"/>
          <w:noProof/>
          <w:lang w:eastAsia="es-ES"/>
        </w:rPr>
      </w:pPr>
      <w:del w:id="308" w:author="Miguel Centeno Muñoz" w:date="2014-07-28T01:13:00Z">
        <w:r w:rsidRPr="00195ACE" w:rsidDel="00195ACE">
          <w:rPr>
            <w:rPrChange w:id="309"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0" w:author="Miguel Centeno Muñoz" w:date="2014-07-28T01:13:00Z"/>
          <w:noProof/>
        </w:rPr>
      </w:pPr>
      <w:del w:id="311" w:author="Miguel Centeno Muñoz" w:date="2014-07-28T01:13:00Z">
        <w:r w:rsidRPr="00195ACE" w:rsidDel="00195ACE">
          <w:rPr>
            <w:rPrChange w:id="312"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3" w:author="Miguel Centeno Muñoz" w:date="2014-07-28T01:13:00Z"/>
          <w:rFonts w:eastAsiaTheme="minorEastAsia"/>
          <w:noProof/>
          <w:lang w:eastAsia="es-ES"/>
        </w:rPr>
      </w:pPr>
      <w:del w:id="314" w:author="Miguel Centeno Muñoz" w:date="2014-07-28T01:13:00Z">
        <w:r w:rsidRPr="00195ACE" w:rsidDel="00195ACE">
          <w:rPr>
            <w:rPrChange w:id="315"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6" w:author="Miguel Centeno Muñoz" w:date="2014-07-28T01:13:00Z"/>
          <w:noProof/>
        </w:rPr>
      </w:pPr>
      <w:del w:id="317" w:author="Miguel Centeno Muñoz" w:date="2014-07-28T01:13:00Z">
        <w:r w:rsidRPr="00195ACE" w:rsidDel="00195ACE">
          <w:rPr>
            <w:rPrChange w:id="318"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19" w:author="Miguel Centeno Muñoz" w:date="2014-07-28T01:13:00Z"/>
          <w:rFonts w:cstheme="minorBidi"/>
          <w:b w:val="0"/>
          <w:bCs w:val="0"/>
          <w:i w:val="0"/>
          <w:iCs w:val="0"/>
          <w:noProof/>
          <w:color w:val="auto"/>
          <w:sz w:val="22"/>
        </w:rPr>
      </w:pPr>
      <w:del w:id="320" w:author="Miguel Centeno Muñoz" w:date="2014-07-28T01:13:00Z">
        <w:r w:rsidRPr="00195ACE" w:rsidDel="00195ACE">
          <w:rPr>
            <w:rPrChange w:id="321" w:author="Miguel Centeno Muñoz" w:date="2014-07-28T01:13:00Z">
              <w:rPr>
                <w:rStyle w:val="Hipervnculo"/>
                <w:b w:val="0"/>
                <w:bCs w:val="0"/>
                <w:i w:val="0"/>
                <w:iCs w:val="0"/>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22" w:author="Miguel Centeno Muñoz" w:date="2014-07-28T01:13:00Z"/>
          <w:noProof/>
        </w:rPr>
      </w:pPr>
      <w:del w:id="323" w:author="Miguel Centeno Muñoz" w:date="2014-07-28T01:13:00Z">
        <w:r w:rsidRPr="00195ACE" w:rsidDel="00195ACE">
          <w:rPr>
            <w:rPrChange w:id="324"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5" w:author="Miguel Centeno Muñoz" w:date="2014-07-28T01:13:00Z"/>
          <w:rFonts w:eastAsiaTheme="minorEastAsia"/>
          <w:noProof/>
          <w:lang w:eastAsia="es-ES"/>
        </w:rPr>
      </w:pPr>
      <w:del w:id="326" w:author="Miguel Centeno Muñoz" w:date="2014-07-28T01:13:00Z">
        <w:r w:rsidRPr="00195ACE" w:rsidDel="00195ACE">
          <w:rPr>
            <w:rPrChange w:id="327"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8" w:author="Miguel Centeno Muñoz" w:date="2014-07-28T01:13:00Z"/>
          <w:rFonts w:eastAsiaTheme="minorEastAsia"/>
          <w:noProof/>
          <w:lang w:eastAsia="es-ES"/>
        </w:rPr>
      </w:pPr>
      <w:del w:id="329" w:author="Miguel Centeno Muñoz" w:date="2014-07-28T01:13:00Z">
        <w:r w:rsidRPr="00195ACE" w:rsidDel="00195ACE">
          <w:rPr>
            <w:rPrChange w:id="330"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1" w:author="Miguel Centeno Muñoz" w:date="2014-07-28T01:13:00Z"/>
          <w:noProof/>
        </w:rPr>
      </w:pPr>
      <w:del w:id="332" w:author="Miguel Centeno Muñoz" w:date="2014-07-28T01:13:00Z">
        <w:r w:rsidRPr="00195ACE" w:rsidDel="00195ACE">
          <w:rPr>
            <w:rPrChange w:id="333"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4" w:author="Miguel Centeno Muñoz" w:date="2014-07-28T01:13:00Z"/>
          <w:rFonts w:eastAsiaTheme="minorEastAsia"/>
          <w:noProof/>
          <w:lang w:eastAsia="es-ES"/>
        </w:rPr>
      </w:pPr>
      <w:del w:id="335" w:author="Miguel Centeno Muñoz" w:date="2014-07-28T01:13:00Z">
        <w:r w:rsidRPr="00195ACE" w:rsidDel="00195ACE">
          <w:rPr>
            <w:rPrChange w:id="336"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7" w:author="Miguel Centeno Muñoz" w:date="2014-07-28T01:13:00Z"/>
          <w:rFonts w:eastAsiaTheme="minorEastAsia"/>
          <w:noProof/>
          <w:lang w:eastAsia="es-ES"/>
        </w:rPr>
      </w:pPr>
      <w:del w:id="338" w:author="Miguel Centeno Muñoz" w:date="2014-07-28T01:13:00Z">
        <w:r w:rsidRPr="00195ACE" w:rsidDel="00195ACE">
          <w:rPr>
            <w:rPrChange w:id="339"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0" w:author="Miguel Centeno Muñoz" w:date="2014-07-28T01:13:00Z"/>
          <w:rFonts w:cstheme="minorBidi"/>
          <w:b w:val="0"/>
          <w:bCs w:val="0"/>
          <w:noProof/>
          <w:color w:val="auto"/>
          <w:sz w:val="22"/>
          <w:szCs w:val="22"/>
        </w:rPr>
      </w:pPr>
      <w:del w:id="341" w:author="Miguel Centeno Muñoz" w:date="2014-07-28T01:13:00Z">
        <w:r w:rsidRPr="00195ACE" w:rsidDel="00195ACE">
          <w:rPr>
            <w:rPrChange w:id="342" w:author="Miguel Centeno Muñoz" w:date="2014-07-28T01:13:00Z">
              <w:rPr>
                <w:rStyle w:val="Hipervnculo"/>
                <w:b w:val="0"/>
                <w:bCs w:val="0"/>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43" w:author="Miguel Centeno Muñoz" w:date="2014-07-28T01:13:00Z"/>
          <w:rFonts w:cstheme="minorBidi"/>
          <w:b w:val="0"/>
          <w:bCs w:val="0"/>
          <w:i w:val="0"/>
          <w:iCs w:val="0"/>
          <w:noProof/>
          <w:color w:val="auto"/>
          <w:sz w:val="22"/>
        </w:rPr>
      </w:pPr>
      <w:del w:id="344" w:author="Miguel Centeno Muñoz" w:date="2014-07-28T01:13:00Z">
        <w:r w:rsidRPr="00195ACE" w:rsidDel="00195ACE">
          <w:rPr>
            <w:rPrChange w:id="345" w:author="Miguel Centeno Muñoz" w:date="2014-07-28T01:13:00Z">
              <w:rPr>
                <w:rStyle w:val="Hipervnculo"/>
                <w:b w:val="0"/>
                <w:bCs w:val="0"/>
                <w:i w:val="0"/>
                <w:iCs w:val="0"/>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6" w:author="Miguel Centeno Muñoz" w:date="2014-07-28T01:13:00Z"/>
          <w:noProof/>
        </w:rPr>
      </w:pPr>
      <w:del w:id="347" w:author="Miguel Centeno Muñoz" w:date="2014-07-28T01:13:00Z">
        <w:r w:rsidRPr="00195ACE" w:rsidDel="00195ACE">
          <w:rPr>
            <w:rPrChange w:id="348"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9" w:author="Miguel Centeno Muñoz" w:date="2014-07-28T01:13:00Z"/>
          <w:noProof/>
        </w:rPr>
      </w:pPr>
      <w:del w:id="350" w:author="Miguel Centeno Muñoz" w:date="2014-07-28T01:13:00Z">
        <w:r w:rsidRPr="00195ACE" w:rsidDel="00195ACE">
          <w:rPr>
            <w:rPrChange w:id="351"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2" w:author="Miguel Centeno Muñoz" w:date="2014-07-28T01:13:00Z"/>
          <w:rFonts w:eastAsiaTheme="minorEastAsia"/>
          <w:noProof/>
          <w:lang w:eastAsia="es-ES"/>
        </w:rPr>
      </w:pPr>
      <w:del w:id="353" w:author="Miguel Centeno Muñoz" w:date="2014-07-28T01:13:00Z">
        <w:r w:rsidRPr="00195ACE" w:rsidDel="00195ACE">
          <w:rPr>
            <w:rPrChange w:id="354"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5" w:author="Miguel Centeno Muñoz" w:date="2014-07-28T01:13:00Z"/>
          <w:rFonts w:eastAsiaTheme="minorEastAsia"/>
          <w:noProof/>
          <w:lang w:eastAsia="es-ES"/>
        </w:rPr>
      </w:pPr>
      <w:del w:id="356" w:author="Miguel Centeno Muñoz" w:date="2014-07-28T01:13:00Z">
        <w:r w:rsidRPr="00195ACE" w:rsidDel="00195ACE">
          <w:rPr>
            <w:rPrChange w:id="357"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58" w:author="Miguel Centeno Muñoz" w:date="2014-07-28T01:13:00Z"/>
          <w:noProof/>
        </w:rPr>
      </w:pPr>
      <w:del w:id="359" w:author="Miguel Centeno Muñoz" w:date="2014-07-28T01:13:00Z">
        <w:r w:rsidRPr="00195ACE" w:rsidDel="00195ACE">
          <w:rPr>
            <w:rPrChange w:id="360"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1" w:author="Miguel Centeno Muñoz" w:date="2014-07-28T01:13:00Z"/>
          <w:noProof/>
        </w:rPr>
      </w:pPr>
      <w:del w:id="362" w:author="Miguel Centeno Muñoz" w:date="2014-07-28T01:13:00Z">
        <w:r w:rsidRPr="00195ACE" w:rsidDel="00195ACE">
          <w:rPr>
            <w:rPrChange w:id="363" w:author="Miguel Centeno Muñoz" w:date="2014-07-28T01:13:00Z">
              <w:rPr>
                <w:rStyle w:val="Hipervnculo"/>
                <w:noProof/>
              </w:rPr>
            </w:rPrChange>
          </w:rPr>
          <w:delText xml:space="preserve">3.4.- MVP aplicado a Gwt: </w:delText>
        </w:r>
        <w:r w:rsidRPr="00195ACE" w:rsidDel="00195ACE">
          <w:rPr>
            <w:highlight w:val="yellow"/>
            <w:rPrChange w:id="364"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65" w:author="Miguel Centeno Muñoz" w:date="2014-07-28T01:13:00Z"/>
          <w:noProof/>
        </w:rPr>
      </w:pPr>
      <w:del w:id="366" w:author="Miguel Centeno Muñoz" w:date="2014-07-28T01:13:00Z">
        <w:r w:rsidRPr="00195ACE" w:rsidDel="00195ACE">
          <w:rPr>
            <w:rPrChange w:id="367"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68" w:author="Miguel Centeno Muñoz" w:date="2014-07-28T01:13:00Z"/>
          <w:noProof/>
        </w:rPr>
      </w:pPr>
      <w:del w:id="369" w:author="Miguel Centeno Muñoz" w:date="2014-07-28T01:13:00Z">
        <w:r w:rsidRPr="00195ACE" w:rsidDel="00195ACE">
          <w:rPr>
            <w:rPrChange w:id="370"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1" w:author="Miguel Centeno Muñoz" w:date="2014-07-28T01:13:00Z"/>
          <w:rFonts w:eastAsiaTheme="minorEastAsia"/>
          <w:noProof/>
          <w:lang w:eastAsia="es-ES"/>
        </w:rPr>
      </w:pPr>
      <w:del w:id="372" w:author="Miguel Centeno Muñoz" w:date="2014-07-28T01:13:00Z">
        <w:r w:rsidRPr="00195ACE" w:rsidDel="00195ACE">
          <w:rPr>
            <w:rPrChange w:id="373"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4" w:author="Miguel Centeno Muñoz" w:date="2014-07-28T01:13:00Z"/>
          <w:rFonts w:eastAsiaTheme="minorEastAsia"/>
          <w:noProof/>
          <w:lang w:eastAsia="es-ES"/>
        </w:rPr>
      </w:pPr>
      <w:del w:id="375" w:author="Miguel Centeno Muñoz" w:date="2014-07-28T01:13:00Z">
        <w:r w:rsidRPr="00195ACE" w:rsidDel="00195ACE">
          <w:rPr>
            <w:rPrChange w:id="376"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77" w:author="Miguel Centeno Muñoz" w:date="2014-07-28T01:13:00Z"/>
          <w:rFonts w:eastAsiaTheme="minorEastAsia"/>
          <w:noProof/>
          <w:lang w:eastAsia="es-ES"/>
        </w:rPr>
      </w:pPr>
      <w:del w:id="378" w:author="Miguel Centeno Muñoz" w:date="2014-07-28T01:13:00Z">
        <w:r w:rsidRPr="00195ACE" w:rsidDel="00195ACE">
          <w:rPr>
            <w:rPrChange w:id="379"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0" w:author="Miguel Centeno Muñoz" w:date="2014-07-28T01:13:00Z"/>
          <w:rFonts w:cstheme="minorBidi"/>
          <w:b w:val="0"/>
          <w:bCs w:val="0"/>
          <w:noProof/>
          <w:color w:val="auto"/>
          <w:sz w:val="22"/>
          <w:szCs w:val="22"/>
        </w:rPr>
      </w:pPr>
      <w:del w:id="381" w:author="Miguel Centeno Muñoz" w:date="2014-07-28T01:13:00Z">
        <w:r w:rsidRPr="00195ACE" w:rsidDel="00195ACE">
          <w:rPr>
            <w:rPrChange w:id="382" w:author="Miguel Centeno Muñoz" w:date="2014-07-28T01:13:00Z">
              <w:rPr>
                <w:rStyle w:val="Hipervnculo"/>
                <w:b w:val="0"/>
                <w:bCs w:val="0"/>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83" w:author="Miguel Centeno Muñoz" w:date="2014-07-28T01:13:00Z"/>
          <w:rFonts w:cstheme="minorBidi"/>
          <w:b w:val="0"/>
          <w:bCs w:val="0"/>
          <w:i w:val="0"/>
          <w:iCs w:val="0"/>
          <w:noProof/>
          <w:color w:val="auto"/>
          <w:sz w:val="22"/>
        </w:rPr>
      </w:pPr>
      <w:del w:id="384" w:author="Miguel Centeno Muñoz" w:date="2014-07-28T01:13:00Z">
        <w:r w:rsidRPr="00195ACE" w:rsidDel="00195ACE">
          <w:rPr>
            <w:rPrChange w:id="385" w:author="Miguel Centeno Muñoz" w:date="2014-07-28T01:13:00Z">
              <w:rPr>
                <w:rStyle w:val="Hipervnculo"/>
                <w:b w:val="0"/>
                <w:bCs w:val="0"/>
                <w:i w:val="0"/>
                <w:iCs w:val="0"/>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6" w:author="Miguel Centeno Muñoz" w:date="2014-07-28T01:13:00Z"/>
          <w:noProof/>
        </w:rPr>
      </w:pPr>
      <w:del w:id="387" w:author="Miguel Centeno Muñoz" w:date="2014-07-28T01:13:00Z">
        <w:r w:rsidRPr="00195ACE" w:rsidDel="00195ACE">
          <w:rPr>
            <w:rPrChange w:id="388"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9" w:author="Miguel Centeno Muñoz" w:date="2014-07-28T01:13:00Z"/>
          <w:noProof/>
        </w:rPr>
      </w:pPr>
      <w:del w:id="390" w:author="Miguel Centeno Muñoz" w:date="2014-07-28T01:13:00Z">
        <w:r w:rsidRPr="00195ACE" w:rsidDel="00195ACE">
          <w:rPr>
            <w:rPrChange w:id="391"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2" w:author="Miguel Centeno Muñoz" w:date="2014-07-28T01:13:00Z"/>
          <w:noProof/>
        </w:rPr>
      </w:pPr>
      <w:del w:id="393" w:author="Miguel Centeno Muñoz" w:date="2014-07-28T01:13:00Z">
        <w:r w:rsidRPr="00195ACE" w:rsidDel="00195ACE">
          <w:rPr>
            <w:rPrChange w:id="394"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395" w:author="Miguel Centeno Muñoz" w:date="2014-07-28T01:13:00Z"/>
          <w:rFonts w:cstheme="minorBidi"/>
          <w:b w:val="0"/>
          <w:bCs w:val="0"/>
          <w:i w:val="0"/>
          <w:iCs w:val="0"/>
          <w:noProof/>
          <w:color w:val="auto"/>
          <w:sz w:val="22"/>
        </w:rPr>
      </w:pPr>
      <w:del w:id="396" w:author="Miguel Centeno Muñoz" w:date="2014-07-28T01:13:00Z">
        <w:r w:rsidRPr="00195ACE" w:rsidDel="00195ACE">
          <w:rPr>
            <w:rPrChange w:id="397" w:author="Miguel Centeno Muñoz" w:date="2014-07-28T01:13:00Z">
              <w:rPr>
                <w:rStyle w:val="Hipervnculo"/>
                <w:b w:val="0"/>
                <w:bCs w:val="0"/>
                <w:i w:val="0"/>
                <w:iCs w:val="0"/>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8" w:author="Miguel Centeno Muñoz" w:date="2014-07-28T01:13:00Z"/>
          <w:noProof/>
        </w:rPr>
      </w:pPr>
      <w:del w:id="399" w:author="Miguel Centeno Muñoz" w:date="2014-07-28T01:13:00Z">
        <w:r w:rsidRPr="00195ACE" w:rsidDel="00195ACE">
          <w:rPr>
            <w:rPrChange w:id="400"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1" w:author="Miguel Centeno Muñoz" w:date="2014-07-28T01:13:00Z"/>
          <w:rFonts w:eastAsiaTheme="minorEastAsia"/>
          <w:noProof/>
          <w:lang w:eastAsia="es-ES"/>
        </w:rPr>
      </w:pPr>
      <w:del w:id="402" w:author="Miguel Centeno Muñoz" w:date="2014-07-28T01:13:00Z">
        <w:r w:rsidRPr="00195ACE" w:rsidDel="00195ACE">
          <w:rPr>
            <w:rPrChange w:id="403"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4" w:author="Miguel Centeno Muñoz" w:date="2014-07-28T01:13:00Z"/>
          <w:rFonts w:eastAsiaTheme="minorEastAsia"/>
          <w:noProof/>
          <w:lang w:eastAsia="es-ES"/>
        </w:rPr>
      </w:pPr>
      <w:del w:id="405" w:author="Miguel Centeno Muñoz" w:date="2014-07-28T01:13:00Z">
        <w:r w:rsidRPr="00195ACE" w:rsidDel="00195ACE">
          <w:rPr>
            <w:rPrChange w:id="406"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7" w:author="Miguel Centeno Muñoz" w:date="2014-07-28T01:13:00Z"/>
          <w:noProof/>
        </w:rPr>
      </w:pPr>
      <w:del w:id="408" w:author="Miguel Centeno Muñoz" w:date="2014-07-28T01:13:00Z">
        <w:r w:rsidRPr="00195ACE" w:rsidDel="00195ACE">
          <w:rPr>
            <w:rPrChange w:id="409"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0" w:author="Miguel Centeno Muñoz" w:date="2014-07-28T01:13:00Z"/>
          <w:rFonts w:cstheme="minorBidi"/>
          <w:b w:val="0"/>
          <w:bCs w:val="0"/>
          <w:i w:val="0"/>
          <w:iCs w:val="0"/>
          <w:noProof/>
          <w:color w:val="auto"/>
          <w:sz w:val="22"/>
        </w:rPr>
      </w:pPr>
      <w:del w:id="411" w:author="Miguel Centeno Muñoz" w:date="2014-07-28T01:13:00Z">
        <w:r w:rsidRPr="00195ACE" w:rsidDel="00195ACE">
          <w:rPr>
            <w:rPrChange w:id="412" w:author="Miguel Centeno Muñoz" w:date="2014-07-28T01:13:00Z">
              <w:rPr>
                <w:rStyle w:val="Hipervnculo"/>
                <w:b w:val="0"/>
                <w:bCs w:val="0"/>
                <w:i w:val="0"/>
                <w:iCs w:val="0"/>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3" w:author="Miguel Centeno Muñoz" w:date="2014-07-28T01:13:00Z"/>
          <w:noProof/>
        </w:rPr>
      </w:pPr>
      <w:del w:id="414" w:author="Miguel Centeno Muñoz" w:date="2014-07-28T01:13:00Z">
        <w:r w:rsidRPr="00195ACE" w:rsidDel="00195ACE">
          <w:rPr>
            <w:rPrChange w:id="415"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6" w:author="Miguel Centeno Muñoz" w:date="2014-07-28T01:13:00Z"/>
          <w:noProof/>
        </w:rPr>
      </w:pPr>
      <w:del w:id="417" w:author="Miguel Centeno Muñoz" w:date="2014-07-28T01:13:00Z">
        <w:r w:rsidRPr="00195ACE" w:rsidDel="00195ACE">
          <w:rPr>
            <w:rPrChange w:id="418"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19" w:author="Miguel Centeno Muñoz" w:date="2014-07-28T01:13:00Z"/>
          <w:noProof/>
        </w:rPr>
      </w:pPr>
      <w:del w:id="420" w:author="Miguel Centeno Muñoz" w:date="2014-07-28T01:13:00Z">
        <w:r w:rsidRPr="00195ACE" w:rsidDel="00195ACE">
          <w:rPr>
            <w:rPrChange w:id="421"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2" w:author="Miguel Centeno Muñoz" w:date="2014-07-28T01:13:00Z"/>
          <w:rFonts w:eastAsiaTheme="minorEastAsia"/>
          <w:noProof/>
          <w:lang w:eastAsia="es-ES"/>
        </w:rPr>
      </w:pPr>
      <w:del w:id="423" w:author="Miguel Centeno Muñoz" w:date="2014-07-28T01:13:00Z">
        <w:r w:rsidRPr="00195ACE" w:rsidDel="00195ACE">
          <w:rPr>
            <w:rPrChange w:id="424"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5" w:author="Miguel Centeno Muñoz" w:date="2014-07-28T01:13:00Z"/>
          <w:rFonts w:eastAsiaTheme="minorEastAsia"/>
          <w:noProof/>
          <w:lang w:eastAsia="es-ES"/>
        </w:rPr>
      </w:pPr>
      <w:del w:id="426" w:author="Miguel Centeno Muñoz" w:date="2014-07-28T01:13:00Z">
        <w:r w:rsidRPr="00195ACE" w:rsidDel="00195ACE">
          <w:rPr>
            <w:rPrChange w:id="427"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8" w:author="Miguel Centeno Muñoz" w:date="2014-07-28T01:13:00Z"/>
          <w:rFonts w:eastAsiaTheme="minorEastAsia"/>
          <w:noProof/>
          <w:lang w:eastAsia="es-ES"/>
        </w:rPr>
      </w:pPr>
      <w:del w:id="429" w:author="Miguel Centeno Muñoz" w:date="2014-07-28T01:13:00Z">
        <w:r w:rsidRPr="00195ACE" w:rsidDel="00195ACE">
          <w:rPr>
            <w:rPrChange w:id="430"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1" w:author="Miguel Centeno Muñoz" w:date="2014-07-28T01:13:00Z"/>
          <w:rFonts w:eastAsiaTheme="minorEastAsia"/>
          <w:noProof/>
          <w:lang w:eastAsia="es-ES"/>
        </w:rPr>
      </w:pPr>
      <w:del w:id="432" w:author="Miguel Centeno Muñoz" w:date="2014-07-28T01:13:00Z">
        <w:r w:rsidRPr="00195ACE" w:rsidDel="00195ACE">
          <w:rPr>
            <w:rPrChange w:id="433"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34" w:author="Miguel Centeno Muñoz" w:date="2014-07-28T01:13:00Z"/>
          <w:noProof/>
        </w:rPr>
      </w:pPr>
      <w:del w:id="435" w:author="Miguel Centeno Muñoz" w:date="2014-07-28T01:13:00Z">
        <w:r w:rsidRPr="00195ACE" w:rsidDel="00195ACE">
          <w:rPr>
            <w:rPrChange w:id="436"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37" w:author="Miguel Centeno Muñoz" w:date="2014-07-28T01:13:00Z"/>
          <w:noProof/>
        </w:rPr>
      </w:pPr>
      <w:del w:id="438" w:author="Miguel Centeno Muñoz" w:date="2014-07-28T01:13:00Z">
        <w:r w:rsidRPr="00195ACE" w:rsidDel="00195ACE">
          <w:rPr>
            <w:rPrChange w:id="439"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0" w:author="Miguel Centeno Muñoz" w:date="2014-07-28T01:13:00Z"/>
          <w:noProof/>
        </w:rPr>
      </w:pPr>
      <w:del w:id="441" w:author="Miguel Centeno Muñoz" w:date="2014-07-28T01:13:00Z">
        <w:r w:rsidRPr="00195ACE" w:rsidDel="00195ACE">
          <w:rPr>
            <w:rPrChange w:id="442"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43" w:author="Miguel Centeno Muñoz" w:date="2014-07-28T01:13:00Z"/>
          <w:rFonts w:cstheme="minorBidi"/>
          <w:b w:val="0"/>
          <w:bCs w:val="0"/>
          <w:i w:val="0"/>
          <w:iCs w:val="0"/>
          <w:noProof/>
          <w:color w:val="auto"/>
          <w:sz w:val="22"/>
        </w:rPr>
      </w:pPr>
      <w:del w:id="444" w:author="Miguel Centeno Muñoz" w:date="2014-07-28T01:13:00Z">
        <w:r w:rsidRPr="00195ACE" w:rsidDel="00195ACE">
          <w:rPr>
            <w:rPrChange w:id="445" w:author="Miguel Centeno Muñoz" w:date="2014-07-28T01:13:00Z">
              <w:rPr>
                <w:rStyle w:val="Hipervnculo"/>
                <w:b w:val="0"/>
                <w:bCs w:val="0"/>
                <w:i w:val="0"/>
                <w:iCs w:val="0"/>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6" w:author="Miguel Centeno Muñoz" w:date="2014-07-28T01:13:00Z"/>
          <w:noProof/>
        </w:rPr>
      </w:pPr>
      <w:del w:id="447" w:author="Miguel Centeno Muñoz" w:date="2014-07-28T01:13:00Z">
        <w:r w:rsidRPr="00195ACE" w:rsidDel="00195ACE">
          <w:rPr>
            <w:rPrChange w:id="448"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49" w:author="Miguel Centeno Muñoz" w:date="2014-07-28T01:13:00Z"/>
          <w:rFonts w:eastAsiaTheme="minorEastAsia"/>
          <w:noProof/>
          <w:lang w:eastAsia="es-ES"/>
        </w:rPr>
      </w:pPr>
      <w:del w:id="450" w:author="Miguel Centeno Muñoz" w:date="2014-07-28T01:13:00Z">
        <w:r w:rsidRPr="00195ACE" w:rsidDel="00195ACE">
          <w:rPr>
            <w:rPrChange w:id="451"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2" w:author="Miguel Centeno Muñoz" w:date="2014-07-28T01:13:00Z"/>
          <w:rFonts w:eastAsiaTheme="minorEastAsia"/>
          <w:noProof/>
          <w:lang w:eastAsia="es-ES"/>
        </w:rPr>
      </w:pPr>
      <w:del w:id="453" w:author="Miguel Centeno Muñoz" w:date="2014-07-28T01:13:00Z">
        <w:r w:rsidRPr="00195ACE" w:rsidDel="00195ACE">
          <w:rPr>
            <w:rPrChange w:id="454"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5" w:author="Miguel Centeno Muñoz" w:date="2014-07-28T01:13:00Z"/>
          <w:rFonts w:eastAsiaTheme="minorEastAsia"/>
          <w:noProof/>
          <w:lang w:eastAsia="es-ES"/>
        </w:rPr>
      </w:pPr>
      <w:del w:id="456" w:author="Miguel Centeno Muñoz" w:date="2014-07-28T01:13:00Z">
        <w:r w:rsidRPr="00195ACE" w:rsidDel="00195ACE">
          <w:rPr>
            <w:rPrChange w:id="457"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8" w:author="Miguel Centeno Muñoz" w:date="2014-07-28T01:13:00Z"/>
          <w:noProof/>
        </w:rPr>
      </w:pPr>
      <w:del w:id="459" w:author="Miguel Centeno Muñoz" w:date="2014-07-28T01:13:00Z">
        <w:r w:rsidRPr="00195ACE" w:rsidDel="00195ACE">
          <w:rPr>
            <w:rPrChange w:id="460"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1" w:author="Miguel Centeno Muñoz" w:date="2014-07-28T01:13:00Z"/>
          <w:rFonts w:eastAsiaTheme="minorEastAsia"/>
          <w:noProof/>
          <w:lang w:eastAsia="es-ES"/>
        </w:rPr>
      </w:pPr>
      <w:del w:id="462" w:author="Miguel Centeno Muñoz" w:date="2014-07-28T01:13:00Z">
        <w:r w:rsidRPr="00195ACE" w:rsidDel="00195ACE">
          <w:rPr>
            <w:rPrChange w:id="463"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4" w:author="Miguel Centeno Muñoz" w:date="2014-07-28T01:13:00Z"/>
          <w:rFonts w:eastAsiaTheme="minorEastAsia"/>
          <w:noProof/>
          <w:lang w:eastAsia="es-ES"/>
        </w:rPr>
      </w:pPr>
      <w:del w:id="465" w:author="Miguel Centeno Muñoz" w:date="2014-07-28T01:13:00Z">
        <w:r w:rsidRPr="00195ACE" w:rsidDel="00195ACE">
          <w:rPr>
            <w:rPrChange w:id="466"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7" w:author="Miguel Centeno Muñoz" w:date="2014-07-28T01:13:00Z"/>
          <w:noProof/>
        </w:rPr>
      </w:pPr>
      <w:del w:id="468" w:author="Miguel Centeno Muñoz" w:date="2014-07-28T01:13:00Z">
        <w:r w:rsidRPr="00195ACE" w:rsidDel="00195ACE">
          <w:rPr>
            <w:rPrChange w:id="469"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0" w:author="Miguel Centeno Muñoz" w:date="2014-07-28T01:13:00Z"/>
          <w:rFonts w:eastAsiaTheme="minorEastAsia"/>
          <w:noProof/>
          <w:lang w:eastAsia="es-ES"/>
        </w:rPr>
      </w:pPr>
      <w:del w:id="471" w:author="Miguel Centeno Muñoz" w:date="2014-07-28T01:13:00Z">
        <w:r w:rsidRPr="00195ACE" w:rsidDel="00195ACE">
          <w:rPr>
            <w:rPrChange w:id="472"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3" w:author="Miguel Centeno Muñoz" w:date="2014-07-28T01:13:00Z"/>
          <w:rFonts w:eastAsiaTheme="minorEastAsia"/>
          <w:noProof/>
          <w:lang w:eastAsia="es-ES"/>
        </w:rPr>
      </w:pPr>
      <w:del w:id="474" w:author="Miguel Centeno Muñoz" w:date="2014-07-28T01:13:00Z">
        <w:r w:rsidRPr="00195ACE" w:rsidDel="00195ACE">
          <w:rPr>
            <w:rPrChange w:id="475"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6" w:author="Miguel Centeno Muñoz" w:date="2014-07-28T01:13:00Z"/>
          <w:rFonts w:eastAsiaTheme="minorEastAsia"/>
          <w:noProof/>
          <w:lang w:eastAsia="es-ES"/>
        </w:rPr>
      </w:pPr>
      <w:del w:id="477" w:author="Miguel Centeno Muñoz" w:date="2014-07-28T01:13:00Z">
        <w:r w:rsidRPr="00195ACE" w:rsidDel="00195ACE">
          <w:rPr>
            <w:rPrChange w:id="478"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79" w:author="Miguel Centeno Muñoz" w:date="2014-07-28T01:13:00Z"/>
          <w:rFonts w:eastAsiaTheme="minorEastAsia"/>
          <w:noProof/>
          <w:lang w:eastAsia="es-ES"/>
        </w:rPr>
      </w:pPr>
      <w:del w:id="480" w:author="Miguel Centeno Muñoz" w:date="2014-07-28T01:13:00Z">
        <w:r w:rsidRPr="00195ACE" w:rsidDel="00195ACE">
          <w:rPr>
            <w:rPrChange w:id="481"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82" w:author="Miguel Centeno Muñoz" w:date="2014-07-28T01:13:00Z"/>
          <w:rFonts w:eastAsiaTheme="minorEastAsia"/>
          <w:noProof/>
          <w:lang w:eastAsia="es-ES"/>
        </w:rPr>
      </w:pPr>
      <w:del w:id="483" w:author="Miguel Centeno Muñoz" w:date="2014-07-28T01:13:00Z">
        <w:r w:rsidRPr="00195ACE" w:rsidDel="00195ACE">
          <w:rPr>
            <w:rPrChange w:id="484"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85" w:author="Miguel Centeno Muñoz" w:date="2014-07-28T01:13:00Z"/>
          <w:rFonts w:eastAsiaTheme="minorEastAsia"/>
          <w:noProof/>
          <w:lang w:eastAsia="es-ES"/>
        </w:rPr>
      </w:pPr>
      <w:del w:id="486" w:author="Miguel Centeno Muñoz" w:date="2014-07-28T01:13:00Z">
        <w:r w:rsidRPr="00195ACE" w:rsidDel="00195ACE">
          <w:rPr>
            <w:rPrChange w:id="487"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88" w:author="Miguel Centeno Muñoz" w:date="2014-07-28T01:13:00Z"/>
          <w:rFonts w:eastAsiaTheme="minorEastAsia"/>
          <w:noProof/>
          <w:lang w:eastAsia="es-ES"/>
        </w:rPr>
      </w:pPr>
      <w:del w:id="489" w:author="Miguel Centeno Muñoz" w:date="2014-07-28T01:13:00Z">
        <w:r w:rsidRPr="00195ACE" w:rsidDel="00195ACE">
          <w:rPr>
            <w:rPrChange w:id="490"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1" w:author="Miguel Centeno Muñoz" w:date="2014-07-28T01:13:00Z"/>
          <w:rFonts w:eastAsiaTheme="minorEastAsia"/>
          <w:noProof/>
          <w:lang w:eastAsia="es-ES"/>
        </w:rPr>
      </w:pPr>
      <w:del w:id="492" w:author="Miguel Centeno Muñoz" w:date="2014-07-28T01:13:00Z">
        <w:r w:rsidRPr="00195ACE" w:rsidDel="00195ACE">
          <w:rPr>
            <w:rPrChange w:id="493"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4" w:author="Miguel Centeno Muñoz" w:date="2014-07-28T01:13:00Z"/>
          <w:rFonts w:eastAsiaTheme="minorEastAsia"/>
          <w:noProof/>
          <w:lang w:eastAsia="es-ES"/>
        </w:rPr>
      </w:pPr>
      <w:del w:id="495" w:author="Miguel Centeno Muñoz" w:date="2014-07-28T01:13:00Z">
        <w:r w:rsidRPr="00195ACE" w:rsidDel="00195ACE">
          <w:rPr>
            <w:rPrChange w:id="496"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497" w:name="_Toc394538296"/>
      <w:r>
        <w:t>Parte I.- Introducción y planificación</w:t>
      </w:r>
      <w:bookmarkEnd w:id="497"/>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498" w:name="_Toc394538297"/>
      <w:r>
        <w:lastRenderedPageBreak/>
        <w:t>1.- Introducción</w:t>
      </w:r>
      <w:bookmarkEnd w:id="498"/>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99" w:name="_Toc394538298"/>
      <w:r>
        <w:t>1.1.- Motivación</w:t>
      </w:r>
      <w:bookmarkEnd w:id="499"/>
      <w:r w:rsidR="00AE6EEF">
        <w:t xml:space="preserve"> </w:t>
      </w:r>
    </w:p>
    <w:p w:rsidR="00AE6EEF" w:rsidRDefault="00DC7381" w:rsidP="004A605A">
      <w:r>
        <w:t xml:space="preserve">La idea surge de un familiar, </w:t>
      </w:r>
      <w:r w:rsidR="004A605A">
        <w:t xml:space="preserve">el cual se </w:t>
      </w:r>
      <w:r w:rsidR="0045714E">
        <w:t>enc</w:t>
      </w:r>
      <w:ins w:id="500" w:author="Miguel Centeno Muñoz" w:date="2014-08-02T13:06:00Z">
        <w:r w:rsidR="0045714E">
          <w:t>o</w:t>
        </w:r>
      </w:ins>
      <w:del w:id="501" w:author="Miguel Centeno Muñoz" w:date="2014-08-02T13:06:00Z">
        <w:r w:rsidR="0045714E" w:rsidDel="00612330">
          <w:delText>ue</w:delText>
        </w:r>
      </w:del>
      <w:r w:rsidR="0045714E">
        <w:t>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r>
        <w:rPr>
          <w:rFonts w:ascii="Tahoma" w:hAnsi="Tahoma" w:cs="Tahoma"/>
          <w:color w:val="000000"/>
          <w:sz w:val="20"/>
          <w:szCs w:val="20"/>
        </w:rPr>
        <w:t>MyPaths busca cubrir este tipo de necesidades: rutas turísticas, gastronómicas, deportivas… representadas sobre el mapa y con la precisión y facilidad que ofrecen los servicios de Google.</w:t>
      </w:r>
    </w:p>
    <w:p w:rsidR="00717F1F" w:rsidRPr="001965EC" w:rsidRDefault="00717F1F" w:rsidP="004A605A">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2" w:name="_Toc394538299"/>
      <w:r>
        <w:lastRenderedPageBreak/>
        <w:t>1.2.- Objetivos del proyecto</w:t>
      </w:r>
      <w:bookmarkEnd w:id="502"/>
    </w:p>
    <w:p w:rsidR="001965EC" w:rsidRDefault="001965EC" w:rsidP="00D723A7">
      <w:pPr>
        <w:pStyle w:val="Ttulo4"/>
        <w:spacing w:before="360"/>
        <w:ind w:firstLine="708"/>
      </w:pPr>
      <w:bookmarkStart w:id="503" w:name="_Toc394538300"/>
      <w:r>
        <w:t>1.2.1.- Objetivos docentes</w:t>
      </w:r>
      <w:bookmarkEnd w:id="503"/>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04" w:name="_Toc394538301"/>
      <w:r>
        <w:t>1.2.2.- Objetivos técnicos</w:t>
      </w:r>
      <w:bookmarkEnd w:id="504"/>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05" w:name="_Toc394538302"/>
      <w:r>
        <w:t>1.3.- Desarrollo del proyecto</w:t>
      </w:r>
      <w:bookmarkEnd w:id="505"/>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06" w:name="_Toc394538303"/>
      <w:r>
        <w:lastRenderedPageBreak/>
        <w:t>1.4 Estructura del documento</w:t>
      </w:r>
      <w:bookmarkEnd w:id="506"/>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Pr="00B5317B" w:rsidRDefault="003071F3" w:rsidP="00D36CA0">
                            <w:pPr>
                              <w:spacing w:after="0"/>
                              <w:rPr>
                                <w:b/>
                                <w:szCs w:val="24"/>
                              </w:rPr>
                            </w:pPr>
                            <w:r w:rsidRPr="00B5317B">
                              <w:rPr>
                                <w:b/>
                                <w:szCs w:val="24"/>
                              </w:rPr>
                              <w:t>Parte I – Introducción y planificación</w:t>
                            </w:r>
                          </w:p>
                          <w:p w:rsidR="003071F3" w:rsidRPr="00B5317B" w:rsidRDefault="003071F3" w:rsidP="00D36CA0">
                            <w:pPr>
                              <w:spacing w:after="0"/>
                              <w:ind w:firstLine="709"/>
                            </w:pPr>
                            <w:r w:rsidRPr="00B5317B">
                              <w:t>1.- Introducción</w:t>
                            </w:r>
                          </w:p>
                          <w:p w:rsidR="003071F3" w:rsidRPr="00B5317B" w:rsidRDefault="003071F3" w:rsidP="00D36CA0">
                            <w:pPr>
                              <w:spacing w:after="0"/>
                              <w:ind w:firstLine="709"/>
                            </w:pPr>
                            <w:r w:rsidRPr="00B5317B">
                              <w:t>2.- Planificación</w:t>
                            </w:r>
                          </w:p>
                          <w:p w:rsidR="003071F3" w:rsidRPr="00D36CA0" w:rsidRDefault="003071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w:t>
                            </w:r>
                            <w:r w:rsidRPr="00D36CA0">
                              <w:rPr>
                                <w:b/>
                              </w:rPr>
                              <w:t xml:space="preserve"> – </w:t>
                            </w:r>
                            <w:r>
                              <w:rPr>
                                <w:b/>
                              </w:rPr>
                              <w:t>Materias relacionadas</w:t>
                            </w:r>
                          </w:p>
                          <w:p w:rsidR="003071F3" w:rsidRPr="00491FC5" w:rsidRDefault="003071F3"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II</w:t>
                            </w:r>
                            <w:r w:rsidRPr="00D36CA0">
                              <w:rPr>
                                <w:b/>
                              </w:rPr>
                              <w:t xml:space="preserve"> – </w:t>
                            </w:r>
                            <w:r>
                              <w:rPr>
                                <w:b/>
                              </w:rPr>
                              <w:t>Sistema desarrollado</w:t>
                            </w:r>
                          </w:p>
                          <w:p w:rsidR="003071F3" w:rsidRPr="00491FC5" w:rsidRDefault="003071F3" w:rsidP="00D36CA0">
                            <w:pPr>
                              <w:spacing w:after="0"/>
                              <w:ind w:firstLine="709"/>
                            </w:pPr>
                            <w:r w:rsidRPr="00491FC5">
                              <w:t>4.- Dominio del problema</w:t>
                            </w:r>
                          </w:p>
                          <w:p w:rsidR="003071F3" w:rsidRPr="00491FC5" w:rsidRDefault="003071F3" w:rsidP="00D36CA0">
                            <w:pPr>
                              <w:spacing w:after="0"/>
                              <w:ind w:firstLine="709"/>
                            </w:pPr>
                            <w:r w:rsidRPr="00491FC5">
                              <w:t>5.- Visión general del sistema</w:t>
                            </w:r>
                          </w:p>
                          <w:p w:rsidR="003071F3" w:rsidRPr="00491FC5" w:rsidRDefault="003071F3" w:rsidP="00D36CA0">
                            <w:pPr>
                              <w:spacing w:after="0"/>
                              <w:ind w:firstLine="709"/>
                            </w:pPr>
                            <w:r w:rsidRPr="00491FC5">
                              <w:t>6.- Elicitación de requisitos</w:t>
                            </w:r>
                          </w:p>
                          <w:p w:rsidR="003071F3" w:rsidRPr="00491FC5" w:rsidRDefault="003071F3" w:rsidP="00D36CA0">
                            <w:pPr>
                              <w:spacing w:after="0"/>
                              <w:ind w:firstLine="709"/>
                            </w:pPr>
                            <w:r w:rsidRPr="00491FC5">
                              <w:t>7.- Análisis de requisitos</w:t>
                            </w:r>
                          </w:p>
                          <w:p w:rsidR="003071F3" w:rsidRPr="00491FC5" w:rsidRDefault="003071F3" w:rsidP="00D36CA0">
                            <w:pPr>
                              <w:spacing w:after="0"/>
                              <w:ind w:firstLine="709"/>
                            </w:pPr>
                            <w:r w:rsidRPr="00491FC5">
                              <w:t>8.- Diseño</w:t>
                            </w:r>
                          </w:p>
                          <w:p w:rsidR="003071F3" w:rsidRPr="00491FC5" w:rsidRDefault="003071F3" w:rsidP="00D36CA0">
                            <w:pPr>
                              <w:spacing w:after="0"/>
                              <w:ind w:firstLine="709"/>
                            </w:pPr>
                            <w:r w:rsidRPr="00491FC5">
                              <w:t>9.- Implementación</w:t>
                            </w:r>
                          </w:p>
                          <w:p w:rsidR="003071F3" w:rsidRPr="00491FC5" w:rsidRDefault="003071F3" w:rsidP="00D36CA0">
                            <w:pPr>
                              <w:spacing w:after="0"/>
                              <w:ind w:firstLine="709"/>
                            </w:pPr>
                            <w:r w:rsidRPr="00491FC5">
                              <w:t>10.- Pruebas</w:t>
                            </w:r>
                          </w:p>
                          <w:p w:rsidR="003071F3" w:rsidRPr="00491FC5" w:rsidRDefault="003071F3" w:rsidP="00D36CA0">
                            <w:pPr>
                              <w:spacing w:after="0"/>
                              <w:ind w:firstLine="709"/>
                            </w:pPr>
                            <w:r w:rsidRPr="00491FC5">
                              <w:t>11.- Manual de instalación</w:t>
                            </w:r>
                          </w:p>
                          <w:p w:rsidR="003071F3" w:rsidRPr="00491FC5" w:rsidRDefault="003071F3"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w:t>
                            </w:r>
                            <w:r w:rsidRPr="00D36CA0">
                              <w:rPr>
                                <w:b/>
                              </w:rPr>
                              <w:t xml:space="preserve"> – </w:t>
                            </w:r>
                            <w:r>
                              <w:rPr>
                                <w:b/>
                              </w:rPr>
                              <w:t>Materias relacionadas</w:t>
                            </w:r>
                          </w:p>
                          <w:p w:rsidR="003071F3" w:rsidRPr="00491FC5" w:rsidRDefault="003071F3" w:rsidP="00D36CA0">
                            <w:pPr>
                              <w:spacing w:after="0"/>
                              <w:ind w:firstLine="709"/>
                            </w:pPr>
                            <w:r w:rsidRPr="00491FC5">
                              <w:t>13.-Cumplimiento de los objetivos del proyecto</w:t>
                            </w:r>
                          </w:p>
                          <w:p w:rsidR="003071F3" w:rsidRPr="00491FC5" w:rsidRDefault="003071F3"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07" w:name="_Toc394538304"/>
      <w:r>
        <w:lastRenderedPageBreak/>
        <w:t>2.- Planificación</w:t>
      </w:r>
      <w:bookmarkEnd w:id="507"/>
    </w:p>
    <w:p w:rsidR="00B74812" w:rsidRDefault="00B74812" w:rsidP="00D723A7">
      <w:pPr>
        <w:pStyle w:val="Ttulo3"/>
        <w:spacing w:after="200"/>
      </w:pPr>
      <w:bookmarkStart w:id="508" w:name="_Toc394538305"/>
      <w:r>
        <w:t>2.1.- Planificación temporal</w:t>
      </w:r>
      <w:bookmarkEnd w:id="508"/>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09" w:name="_Toc394538306"/>
      <w:r>
        <w:t>2.1.1. Estimación de tiempos</w:t>
      </w:r>
      <w:bookmarkEnd w:id="509"/>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510" w:name="__RefHeading__819_1424981804"/>
      <w:bookmarkStart w:id="511" w:name="_Toc394538307"/>
      <w:bookmarkEnd w:id="510"/>
      <w:r w:rsidRPr="0067624C">
        <w:t>2.1.2.- Desviación respecto estimación de tiempos</w:t>
      </w:r>
      <w:bookmarkEnd w:id="511"/>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2" w:name="__RefHeading__821_1424981804"/>
      <w:bookmarkStart w:id="513" w:name="_Toc394538308"/>
      <w:bookmarkEnd w:id="512"/>
      <w:r w:rsidRPr="0067624C">
        <w:t>2.2.- Planificación de costes</w:t>
      </w:r>
      <w:bookmarkEnd w:id="513"/>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14" w:name="__RefHeading__823_1424981804"/>
      <w:bookmarkStart w:id="515" w:name="_Toc394538309"/>
      <w:bookmarkEnd w:id="514"/>
      <w:r w:rsidRPr="0067624C">
        <w:t>2.2.1.- Estimación de costes</w:t>
      </w:r>
      <w:bookmarkEnd w:id="515"/>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16" w:name="__RefHeading__825_1424981804"/>
      <w:bookmarkStart w:id="517" w:name="_Toc394538310"/>
      <w:bookmarkEnd w:id="516"/>
      <w:r w:rsidRPr="0067624C">
        <w:t>2.2.2- Desviación respecto estimación de costes</w:t>
      </w:r>
      <w:bookmarkEnd w:id="517"/>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18" w:name="_Toc394538311"/>
      <w:r>
        <w:t>Parte II.- Materias relacionadas</w:t>
      </w:r>
      <w:bookmarkEnd w:id="518"/>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19" w:name="_Toc394538312"/>
      <w:r w:rsidRPr="0067624C">
        <w:lastRenderedPageBreak/>
        <w:t>3.- Materias relacionadas</w:t>
      </w:r>
      <w:r w:rsidR="00AE6EEF">
        <w:t xml:space="preserve"> </w:t>
      </w:r>
      <w:r w:rsidR="00AE6EEF" w:rsidRPr="00AE6EEF">
        <w:rPr>
          <w:highlight w:val="yellow"/>
        </w:rPr>
        <w:t>(faltan referencias)</w:t>
      </w:r>
      <w:bookmarkEnd w:id="519"/>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0" w:name="__RefHeading__873_1424981804"/>
      <w:bookmarkStart w:id="521" w:name="_Toc394538313"/>
      <w:bookmarkEnd w:id="520"/>
      <w:r w:rsidRPr="0067624C">
        <w:t>3.1.- Google Web Toolkit (GWT)</w:t>
      </w:r>
      <w:bookmarkEnd w:id="521"/>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w:t>
      </w:r>
      <w:ins w:id="522" w:author="Miguel Centeno Muñoz" w:date="2014-08-02T13:07:00Z">
        <w:r w:rsidR="0045714E">
          <w:t>e</w:t>
        </w:r>
      </w:ins>
      <w:r>
        <w:t xml:space="preserve">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r>
        <w:t>Css de la aplicación.</w:t>
      </w:r>
    </w:p>
    <w:p w:rsidR="005B18BC" w:rsidRDefault="005B18BC" w:rsidP="00E65DAB">
      <w:r>
        <w:t>La Clase Entrypoint (más correctamente, clase que implementa EntryPoint)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(Remote Procedure Calls). </w:t>
      </w:r>
    </w:p>
    <w:p w:rsidR="00CD0D00" w:rsidRDefault="00CD0D00" w:rsidP="00D723A7">
      <w:pPr>
        <w:pStyle w:val="Ttulo3"/>
        <w:spacing w:before="360" w:after="240"/>
      </w:pPr>
      <w:bookmarkStart w:id="523" w:name="_Toc394538314"/>
      <w:r>
        <w:lastRenderedPageBreak/>
        <w:t>3.2.- AJAX y cómo GWT hace uso de él</w:t>
      </w:r>
      <w:bookmarkEnd w:id="523"/>
    </w:p>
    <w:p w:rsidR="00CD0D00" w:rsidRDefault="00CD0D00" w:rsidP="00CD0D00">
      <w:r>
        <w:t>AJAX  es el acrónimo de Asynchronous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AJAX se aplica hoy día a cualquier aplicación construida bajo estándares abiertos y comunicación (cliente-servidor) asíncrona. Las aplicaciones desarrolladas bajo AJAX con responsive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4" w:name="_Toc394538315"/>
      <w:r>
        <w:t>3.2.1.- ¿Por qué AJAX?</w:t>
      </w:r>
      <w:bookmarkEnd w:id="524"/>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25" w:name="_Toc394538316"/>
      <w:r>
        <w:t>3.2.2.- ¿Qué hace GWT por JavaScript y AJAX?</w:t>
      </w:r>
      <w:bookmarkEnd w:id="525"/>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26" w:name="_Toc394538317"/>
      <w:r>
        <w:lastRenderedPageBreak/>
        <w:t>3.3</w:t>
      </w:r>
      <w:r w:rsidR="00D72293">
        <w:t>.- RPC como herramienta de comunicación Cliente-Servidor</w:t>
      </w:r>
      <w:bookmarkEnd w:id="526"/>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GWT realiza llamadas asíncronas al server, lo que hace que no sean bloqueantes y que puedan realizarse varios procesos en paralelo. Estas llamadas son las llamadas RPC o Remote Procedure Calls.</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La recepción de las respuestas se realiza mediante un método callback.</w:t>
      </w:r>
    </w:p>
    <w:p w:rsidR="006D6A2B" w:rsidRDefault="006D6A2B" w:rsidP="005B18BC">
      <w:r>
        <w:t>- Permite compartir clases de datos (véase DTO’s)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Creación en el paquete com.nombreapp.client de interfaz que extienda RemoteService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@RemoteServiceRelativePath(</w:t>
      </w:r>
      <w:proofErr w:type="gramEnd"/>
      <w:r w:rsidRPr="006D6A2B">
        <w:rPr>
          <w:rFonts w:ascii="Consolas" w:hAnsi="Consolas" w:cs="Consolas"/>
          <w:lang w:val="en-US"/>
        </w:rPr>
        <w:t>“userAccountService”)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UserAccountService extends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UserAccountDTO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Creación, en el paquete com.nombreapp.server de una clase que implemente dicha interfaz y extienda RemoteServiceServlet.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UserAccountServiceImpl extends RemoteServiceServlet implemets UserAccountService{</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UserAccountDTO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AppMisc().populateDataStoreOnce();</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UserAccount.toDTO(UserAccount.getDefaultUser());</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Informar al compilador de la existencia del Servlet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&lt;servlet-name&gt;UserAccountService&lt;/servlet-name&gt;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t>com.myApp.server.UserAccountServiceImpl</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gramEnd"/>
      <w:r>
        <w:rPr>
          <w:rFonts w:ascii="Consolas" w:hAnsi="Consolas" w:cs="Consolas"/>
          <w:lang w:val="en-US"/>
        </w:rPr>
        <w:t>UserAcoountService&lt;servlet-name&gt;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&lt;url-pattern&gt;/myApp/userAccountService&lt;/url-pattern&gt;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Crear interfaz asíncrona en com.nombreapp.client</w:t>
      </w:r>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UserAccountServiceAsync{</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AsyncCallback&lt;UserAccountDTO&gt;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gramStart"/>
      <w:r w:rsidRPr="00CD0D00">
        <w:rPr>
          <w:rFonts w:ascii="Consolas" w:hAnsi="Consolas" w:cs="Consolas"/>
          <w:lang w:val="en-US"/>
        </w:rPr>
        <w:t>userService.login(</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AsyncCallback</w:t>
      </w:r>
      <w:r w:rsidR="00CD0D00">
        <w:rPr>
          <w:rFonts w:ascii="Consolas" w:hAnsi="Consolas" w:cs="Consolas"/>
          <w:lang w:val="en-US"/>
        </w:rPr>
        <w:t xml:space="preserve"> </w:t>
      </w:r>
      <w:r w:rsidRPr="00CD0D00">
        <w:rPr>
          <w:rFonts w:ascii="Consolas" w:hAnsi="Consolas" w:cs="Consolas"/>
          <w:lang w:val="en-US"/>
        </w:rPr>
        <w:t>&lt;UserAccountDTO&gt;()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onFailure(Throwable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CD0D00">
        <w:rPr>
          <w:rFonts w:ascii="Consolas" w:hAnsi="Consolas" w:cs="Consolas"/>
          <w:lang w:val="en-US"/>
        </w:rPr>
        <w:t>Window.alert(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gramStart"/>
      <w:r w:rsidRPr="00CD0D00">
        <w:rPr>
          <w:rFonts w:ascii="Consolas" w:hAnsi="Consolas" w:cs="Consolas"/>
          <w:lang w:val="en-US"/>
        </w:rPr>
        <w:t>onSuccess(</w:t>
      </w:r>
      <w:proofErr w:type="gramEnd"/>
      <w:r w:rsidRPr="00CD0D00">
        <w:rPr>
          <w:rFonts w:ascii="Consolas" w:hAnsi="Consolas" w:cs="Consolas"/>
          <w:lang w:val="en-US"/>
        </w:rPr>
        <w:t>UserAccountDTO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5873B0">
        <w:rPr>
          <w:rFonts w:ascii="Consolas" w:hAnsi="Consolas" w:cs="Consolas"/>
        </w:rPr>
        <w:t>currentUser</w:t>
      </w:r>
      <w:proofErr w:type="gramEnd"/>
      <w:r w:rsidRPr="005873B0">
        <w:rPr>
          <w:rFonts w:ascii="Consolas" w:hAnsi="Consolas" w:cs="Consolas"/>
        </w:rPr>
        <w:t xml:space="preserve"> = user;</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gramStart"/>
      <w:r w:rsidRPr="005873B0">
        <w:rPr>
          <w:rFonts w:ascii="Consolas" w:hAnsi="Consolas" w:cs="Consolas"/>
        </w:rPr>
        <w:t>displayApp</w:t>
      </w:r>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27" w:name="_Toc394538318"/>
      <w:r>
        <w:lastRenderedPageBreak/>
        <w:t>3.4</w:t>
      </w:r>
      <w:r w:rsidR="00E65DAB">
        <w:t xml:space="preserve">.- </w:t>
      </w:r>
      <w:r w:rsidR="0067624C">
        <w:t>MVP aplicado a Gwt:</w:t>
      </w:r>
      <w:r w:rsidR="00D72293">
        <w:t xml:space="preserve"> </w:t>
      </w:r>
      <w:r w:rsidR="00D72293" w:rsidRPr="00D72293">
        <w:rPr>
          <w:highlight w:val="yellow"/>
        </w:rPr>
        <w:t>No terminado</w:t>
      </w:r>
      <w:bookmarkEnd w:id="527"/>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magen 2: Diagrama patrón MVP en Gwt en App de prueba de gestión de contactos.</w:t>
      </w:r>
    </w:p>
    <w:p w:rsidR="005873B0" w:rsidRDefault="005873B0" w:rsidP="005873B0">
      <w:pPr>
        <w:pStyle w:val="Ttulo3"/>
      </w:pPr>
      <w:bookmarkStart w:id="528" w:name="_Toc394538319"/>
      <w:r>
        <w:lastRenderedPageBreak/>
        <w:t>3.5.- Datastore y Google App Engine (uso de JDO)</w:t>
      </w:r>
      <w:bookmarkEnd w:id="528"/>
    </w:p>
    <w:p w:rsidR="005873B0" w:rsidRPr="005873B0" w:rsidRDefault="005873B0" w:rsidP="005873B0">
      <w:r w:rsidRPr="005873B0">
        <w:rPr>
          <w:highlight w:val="yellow"/>
        </w:rPr>
        <w:t>Pendiente de pasar. Documento creado.</w:t>
      </w:r>
    </w:p>
    <w:p w:rsidR="0067624C" w:rsidRDefault="00C13764" w:rsidP="005873B0">
      <w:pPr>
        <w:pStyle w:val="Ttulo3"/>
      </w:pPr>
      <w:bookmarkStart w:id="529" w:name="_Toc394538320"/>
      <w:r>
        <w:t>3.6.- Control de versiones</w:t>
      </w:r>
      <w:bookmarkEnd w:id="529"/>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5873B0">
      <w:pPr>
        <w:pStyle w:val="Ttulo4"/>
        <w:ind w:firstLine="708"/>
      </w:pPr>
      <w:bookmarkStart w:id="530" w:name="_Toc394538321"/>
      <w:r>
        <w:t>3.6.1.- Git</w:t>
      </w:r>
      <w:bookmarkEnd w:id="530"/>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5956E3">
      <w:pPr>
        <w:pStyle w:val="Prrafodelista"/>
        <w:numPr>
          <w:ilvl w:val="0"/>
          <w:numId w:val="29"/>
        </w:numPr>
      </w:pPr>
      <w:r>
        <w:t xml:space="preserve">Los cambios en </w:t>
      </w:r>
      <w:r w:rsidRPr="00DD31DF">
        <w:rPr>
          <w:i/>
        </w:rPr>
        <w:t>Git</w:t>
      </w:r>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r w:rsidRPr="00DD31DF">
        <w:rPr>
          <w:i/>
        </w:rPr>
        <w:t>Git</w:t>
      </w:r>
      <w:r>
        <w:t xml:space="preserve"> permite clonar repositorios completos, incluido el histórico del mismo</w:t>
      </w:r>
    </w:p>
    <w:p w:rsidR="000E7EBC" w:rsidRDefault="000E7EBC" w:rsidP="005956E3">
      <w:pPr>
        <w:pStyle w:val="Prrafodelista"/>
        <w:numPr>
          <w:ilvl w:val="0"/>
          <w:numId w:val="30"/>
        </w:numPr>
      </w:pPr>
      <w:r w:rsidRPr="00DD31DF">
        <w:rPr>
          <w:i/>
        </w:rPr>
        <w:t>Push</w:t>
      </w:r>
      <w:r w:rsidR="00DD31DF">
        <w:t>:</w:t>
      </w:r>
      <w:r>
        <w:t xml:space="preserve"> Transfiere los cambios al repositorio remoto</w:t>
      </w:r>
    </w:p>
    <w:p w:rsidR="000E7EBC" w:rsidRDefault="000E7EBC" w:rsidP="005956E3">
      <w:pPr>
        <w:pStyle w:val="Prrafodelista"/>
        <w:numPr>
          <w:ilvl w:val="0"/>
          <w:numId w:val="30"/>
        </w:numPr>
      </w:pPr>
      <w:r w:rsidRPr="00DD31DF">
        <w:rPr>
          <w:i/>
        </w:rPr>
        <w:t>Pull</w:t>
      </w:r>
      <w:r w:rsidR="00DD31DF">
        <w:t>:</w:t>
      </w:r>
      <w:r>
        <w:t xml:space="preserve"> Obtiene cambios del repositorio remoto</w:t>
      </w:r>
    </w:p>
    <w:p w:rsidR="00DD31DF" w:rsidRDefault="00DD31DF" w:rsidP="005956E3">
      <w:pPr>
        <w:pStyle w:val="Prrafodelista"/>
        <w:numPr>
          <w:ilvl w:val="0"/>
          <w:numId w:val="31"/>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1" w:name="_Toc394538322"/>
      <w:r>
        <w:t>3.6.2. Comandos básicos de Git</w:t>
      </w:r>
      <w:bookmarkEnd w:id="531"/>
    </w:p>
    <w:p w:rsidR="000F23EE" w:rsidRDefault="000F23EE" w:rsidP="00924D31">
      <w:pPr>
        <w:ind w:left="2832" w:hanging="2832"/>
      </w:pPr>
      <w:proofErr w:type="gramStart"/>
      <w:r w:rsidRPr="00924D31">
        <w:rPr>
          <w:rFonts w:ascii="Courier New" w:hAnsi="Courier New" w:cs="Courier New"/>
        </w:rPr>
        <w:t>git</w:t>
      </w:r>
      <w:proofErr w:type="gramEnd"/>
      <w:r w:rsidRPr="00924D31">
        <w:rPr>
          <w:rFonts w:ascii="Courier New" w:hAnsi="Courier New" w:cs="Courier New"/>
        </w:rPr>
        <w:t xml:space="preserve"> init:</w:t>
      </w:r>
      <w:r w:rsidRPr="000F23EE">
        <w:t xml:space="preserve"> </w:t>
      </w:r>
      <w:r>
        <w:tab/>
      </w:r>
      <w:r w:rsidRPr="000F23EE">
        <w:t>Al usar git init, transformamos e</w:t>
      </w:r>
      <w:r>
        <w:t>l directorio en el que nos encontramos en un repositorio git, comenzando a registrar versiones del proyecto.</w:t>
      </w:r>
    </w:p>
    <w:p w:rsidR="00924D31" w:rsidRDefault="000F23EE">
      <w:pPr>
        <w:ind w:left="2832" w:hanging="2832"/>
        <w:rPr>
          <w:rStyle w:val="CdigoHTML"/>
          <w:rFonts w:eastAsiaTheme="minorHAnsi"/>
        </w:rPr>
      </w:pPr>
      <w:proofErr w:type="gramStart"/>
      <w:r w:rsidRPr="00924D31">
        <w:rPr>
          <w:rFonts w:ascii="Courier New" w:hAnsi="Courier New" w:cs="Courier New"/>
        </w:rPr>
        <w:t>git</w:t>
      </w:r>
      <w:proofErr w:type="gramEnd"/>
      <w:r w:rsidRPr="00924D31">
        <w:rPr>
          <w:rFonts w:ascii="Courier New" w:hAnsi="Courier New" w:cs="Courier New"/>
        </w:rPr>
        <w:t xml:space="preserve"> init </w:t>
      </w:r>
      <w:r w:rsidR="00924D31" w:rsidRPr="00924D31">
        <w:rPr>
          <w:rFonts w:ascii="Courier New" w:hAnsi="Courier New" w:cs="Courier New"/>
        </w:rPr>
        <w:t>--</w:t>
      </w:r>
      <w:r w:rsidRPr="00924D31">
        <w:rPr>
          <w:rFonts w:ascii="Courier New" w:hAnsi="Courier New" w:cs="Courier New"/>
        </w:rPr>
        <w:t>bare:</w:t>
      </w:r>
      <w:r w:rsidR="00924D31">
        <w:rPr>
          <w:rFonts w:ascii="Courier New" w:hAnsi="Courier New" w:cs="Courier New"/>
        </w:rPr>
        <w:tab/>
      </w:r>
      <w:r w:rsidRPr="000F23EE">
        <w:t>Inicializa repositorio</w:t>
      </w:r>
      <w:r>
        <w:t xml:space="preserve"> git vacío, pero omitiendo el directorio de trabajo. Así imposibilitamos la edición/actualización de ficheros. Útil para crear repositorios centrales</w:t>
      </w:r>
      <w:r w:rsidR="00924D31">
        <w:t>, marcándolo como un almacén. A partir de ahí pueden crearse ramas (</w:t>
      </w:r>
      <w:r w:rsidR="00924D31">
        <w:rPr>
          <w:i/>
        </w:rPr>
        <w:t>branches</w:t>
      </w:r>
      <w:r w:rsidR="00924D31">
        <w:t>) sí editables.</w:t>
      </w:r>
      <w:r w:rsidRPr="000F23EE">
        <w:tab/>
      </w:r>
      <w:proofErr w:type="gramStart"/>
      <w:r w:rsidR="00924D31" w:rsidRPr="00924D31">
        <w:rPr>
          <w:rStyle w:val="CdigoHTML"/>
          <w:rFonts w:eastAsiaTheme="minorHAnsi"/>
        </w:rPr>
        <w:t>git</w:t>
      </w:r>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origin,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gramStart"/>
      <w:r>
        <w:rPr>
          <w:rStyle w:val="CdigoHTML"/>
          <w:rFonts w:eastAsiaTheme="minorHAnsi"/>
        </w:rPr>
        <w:t>git</w:t>
      </w:r>
      <w:proofErr w:type="gramEnd"/>
      <w:r>
        <w:rPr>
          <w:rStyle w:val="CdigoHTML"/>
          <w:rFonts w:eastAsiaTheme="minorHAnsi"/>
        </w:rPr>
        <w:t xml:space="preserve"> config:</w:t>
      </w:r>
      <w:r>
        <w:rPr>
          <w:rStyle w:val="CdigoHTML"/>
          <w:rFonts w:eastAsiaTheme="minorHAnsi"/>
        </w:rPr>
        <w:tab/>
      </w:r>
      <w:r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gramStart"/>
      <w:r w:rsidRPr="00EC1B35">
        <w:rPr>
          <w:rFonts w:ascii="Courier New" w:hAnsi="Courier New" w:cs="Courier New"/>
          <w:szCs w:val="22"/>
        </w:rPr>
        <w:t>git</w:t>
      </w:r>
      <w:proofErr w:type="gramEnd"/>
      <w:r w:rsidRPr="00EC1B35">
        <w:rPr>
          <w:rFonts w:ascii="Courier New" w:hAnsi="Courier New" w:cs="Courier New"/>
          <w:szCs w:val="22"/>
        </w:rPr>
        <w:t xml:space="preserve">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gramStart"/>
      <w:r>
        <w:rPr>
          <w:rFonts w:ascii="Courier New" w:hAnsi="Courier New" w:cs="Courier New"/>
        </w:rPr>
        <w:t>g</w:t>
      </w:r>
      <w:r w:rsidRPr="00E6714C">
        <w:rPr>
          <w:rFonts w:ascii="Courier New" w:hAnsi="Courier New" w:cs="Courier New"/>
        </w:rPr>
        <w:t>it</w:t>
      </w:r>
      <w:proofErr w:type="gramEnd"/>
      <w:r w:rsidRPr="00E6714C">
        <w:rPr>
          <w:rFonts w:ascii="Courier New" w:hAnsi="Courier New" w:cs="Courier New"/>
        </w:rPr>
        <w:t xml:space="preserve"> commit:</w:t>
      </w:r>
      <w:r>
        <w:tab/>
      </w:r>
      <w:r w:rsidRPr="00E6714C">
        <w:rPr>
          <w:rFonts w:asciiTheme="minorHAnsi" w:hAnsiTheme="minorHAnsi"/>
          <w:szCs w:val="22"/>
        </w:rPr>
        <w:t xml:space="preserve">El comando </w:t>
      </w:r>
      <w:r w:rsidRPr="00E6714C">
        <w:rPr>
          <w:rStyle w:val="code"/>
          <w:rFonts w:asciiTheme="minorHAnsi" w:hAnsiTheme="minorHAnsi"/>
          <w:szCs w:val="22"/>
        </w:rPr>
        <w:t>git commit</w:t>
      </w:r>
      <w:r w:rsidRPr="00E6714C">
        <w:rPr>
          <w:rFonts w:asciiTheme="minorHAnsi" w:hAnsiTheme="minorHAnsi"/>
          <w:szCs w:val="22"/>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r w:rsidRPr="00E6714C">
        <w:rPr>
          <w:rStyle w:val="code"/>
          <w:rFonts w:asciiTheme="minorHAnsi" w:hAnsiTheme="minorHAnsi"/>
          <w:szCs w:val="22"/>
        </w:rPr>
        <w:t>git add</w:t>
      </w:r>
      <w:r w:rsidRPr="00E6714C">
        <w:rPr>
          <w:rFonts w:asciiTheme="minorHAnsi" w:hAnsiTheme="minorHAnsi"/>
          <w:szCs w:val="22"/>
        </w:rPr>
        <w:t>, este es uno de los comandos más importantes de Git.</w:t>
      </w:r>
    </w:p>
    <w:p w:rsidR="00EC1B35" w:rsidRPr="00E6714C" w:rsidRDefault="00EC1B35" w:rsidP="00E6714C">
      <w:pPr>
        <w:pStyle w:val="NormalWeb"/>
        <w:ind w:left="2832" w:hanging="2832"/>
        <w:rPr>
          <w:rFonts w:asciiTheme="minorHAnsi" w:hAnsiTheme="minorHAnsi"/>
        </w:rPr>
      </w:pPr>
      <w:proofErr w:type="gramStart"/>
      <w:r w:rsidRPr="00E6714C">
        <w:rPr>
          <w:rFonts w:ascii="Courier New" w:hAnsi="Courier New" w:cs="Courier New"/>
        </w:rPr>
        <w:t>git</w:t>
      </w:r>
      <w:proofErr w:type="gramEnd"/>
      <w:r w:rsidRPr="00E6714C">
        <w:rPr>
          <w:rFonts w:ascii="Courier New" w:hAnsi="Courier New" w:cs="Courier New"/>
        </w:rPr>
        <w:t xml:space="preserve"> status:</w:t>
      </w:r>
      <w:r>
        <w:tab/>
      </w:r>
      <w:r w:rsidRPr="00E6714C">
        <w:rPr>
          <w:rFonts w:asciiTheme="minorHAnsi" w:hAnsiTheme="minorHAnsi"/>
        </w:rPr>
        <w:t xml:space="preserve">El comando </w:t>
      </w:r>
      <w:r w:rsidRPr="00E6714C">
        <w:rPr>
          <w:rStyle w:val="code"/>
          <w:rFonts w:asciiTheme="minorHAnsi" w:hAnsiTheme="minorHAnsi"/>
        </w:rPr>
        <w:t>git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Git.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git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gramStart"/>
      <w:r w:rsidRPr="00E6714C">
        <w:rPr>
          <w:rFonts w:ascii="Courier New" w:hAnsi="Courier New" w:cs="Courier New"/>
        </w:rPr>
        <w:t>git</w:t>
      </w:r>
      <w:proofErr w:type="gramEnd"/>
      <w:r w:rsidRPr="00E6714C">
        <w:rPr>
          <w:rFonts w:ascii="Courier New" w:hAnsi="Courier New" w:cs="Courier New"/>
        </w:rPr>
        <w:t xml:space="preserve"> log:</w:t>
      </w:r>
      <w:r>
        <w:t xml:space="preserve"> </w:t>
      </w:r>
      <w:r>
        <w:tab/>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w:t>
      </w:r>
      <w:proofErr w:type="gramStart"/>
      <w:r>
        <w:t>del</w:t>
      </w:r>
      <w:proofErr w:type="gramEnd"/>
      <w:r>
        <w:t xml:space="preserve"> preparación, </w:t>
      </w:r>
      <w:r>
        <w:rPr>
          <w:rStyle w:val="code"/>
        </w:rPr>
        <w:t>git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2" w:name="_Toc394538323"/>
      <w:r>
        <w:t>3.6.3.- Uso de Git</w:t>
      </w:r>
      <w:bookmarkEnd w:id="532"/>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r w:rsidRPr="00E6714C">
        <w:rPr>
          <w:bCs/>
        </w:rPr>
        <w:t>GitHub</w:t>
      </w:r>
      <w:r>
        <w:t> es una </w:t>
      </w:r>
      <w:r w:rsidRPr="00E6714C">
        <w:t>forja</w:t>
      </w:r>
      <w:r>
        <w:t> para alojar proyectos utilizando el sistema de </w:t>
      </w:r>
      <w:r w:rsidRPr="00E6714C">
        <w:t>control de versiones</w:t>
      </w:r>
      <w:r>
        <w:t> </w:t>
      </w:r>
      <w:r w:rsidRPr="00E6714C">
        <w:t>Git</w:t>
      </w:r>
      <w:r>
        <w:t>. Utiliza el </w:t>
      </w:r>
      <w:r w:rsidRPr="00E6714C">
        <w:t>framework</w:t>
      </w:r>
      <w:r>
        <w:t> </w:t>
      </w:r>
      <w:r w:rsidRPr="00E6714C">
        <w:t>Ruby on Rails</w:t>
      </w:r>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Git usando Egit (plugin que implementa la funcionalidad de Git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GitHub for Windows y hacemos git clone para crear el repositorio local en nuestro PC (asociado, mediante el índice origin, al repositorio remoto creado anteriormente)</w:t>
      </w:r>
    </w:p>
    <w:p w:rsidR="00AD74E0" w:rsidRDefault="00AD74E0" w:rsidP="00E6714C">
      <w:r>
        <w:t>La aplicación GitHub for Windows nos permite realizar todas las acciones necesarias sobre el código y su control de versiones usando Git, pero en este apartado nos centraremos en el uso de Egit, plugin para Eclipse de Git que viene incorporado en la instalación base del mismo.</w:t>
      </w:r>
    </w:p>
    <w:p w:rsidR="00AD74E0" w:rsidRDefault="00AD74E0" w:rsidP="00E6714C">
      <w:r>
        <w:t xml:space="preserve">En Eclipse, podemos abrir la vista Git, donde añadiremos el repositorio local a través de las opciones que la vista ofrece. </w:t>
      </w:r>
    </w:p>
    <w:p w:rsidR="00AD74E0" w:rsidRDefault="00AD74E0" w:rsidP="00E6714C">
      <w:r>
        <w:t xml:space="preserve">Una vez que indicamos a eclipse donde se halla nuestro repositorio local, podemos añadir, haciendo git </w:t>
      </w:r>
      <w:r w:rsidR="0053437C">
        <w:t>commit</w:t>
      </w:r>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GitHub, y nuestro proyecto en él tras nuestro primer commit.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A continuación, habría que realizar git push, para que todo lo que se encuentra en el índice origen (los ficheros añadidos, eliminados o actualizados se referencian en el índice tras hacer commit)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A partir de aquí cada vez que hagamos algún cambio que queramos hacer definitivo, primero lo agregamos al repositorio local, haciendo que el índice origen se actualice, mediante git commit y luego, con git push, los hacemos visibles en el repositorio remoto.</w:t>
      </w:r>
    </w:p>
    <w:p w:rsidR="0053437C" w:rsidRDefault="0053437C" w:rsidP="00E6714C"/>
    <w:p w:rsidR="00AE6EEF" w:rsidRPr="00081E3E" w:rsidRDefault="00D6257A" w:rsidP="00AE6EEF">
      <w:pPr>
        <w:pStyle w:val="Ttulo3"/>
      </w:pPr>
      <w:r>
        <w:br w:type="page"/>
      </w:r>
      <w:bookmarkStart w:id="533" w:name="_Toc394538324"/>
      <w:r w:rsidR="00AE6EEF">
        <w:lastRenderedPageBreak/>
        <w:t>3.7.- Projetsii</w:t>
      </w:r>
      <w:bookmarkEnd w:id="533"/>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4" w:name="_Toc394538325"/>
      <w:r>
        <w:t>Parte III.- Sistema desarrollado</w:t>
      </w:r>
      <w:bookmarkEnd w:id="534"/>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35" w:name="_Toc394538326"/>
      <w:r w:rsidR="00F63E12">
        <w:lastRenderedPageBreak/>
        <w:t>4</w:t>
      </w:r>
      <w:r w:rsidRPr="0067624C">
        <w:t xml:space="preserve">.- </w:t>
      </w:r>
      <w:r w:rsidR="00F63E12">
        <w:t>Dominio del problema</w:t>
      </w:r>
      <w:bookmarkEnd w:id="535"/>
    </w:p>
    <w:p w:rsidR="00617CD5" w:rsidRDefault="00F63E12" w:rsidP="00D723A7">
      <w:pPr>
        <w:pStyle w:val="Ttulo3"/>
        <w:spacing w:before="360" w:after="240"/>
      </w:pPr>
      <w:bookmarkStart w:id="536" w:name="_Toc394538327"/>
      <w:r>
        <w:t>4</w:t>
      </w:r>
      <w:r w:rsidR="00617CD5" w:rsidRPr="0067624C">
        <w:t xml:space="preserve">.1.- </w:t>
      </w:r>
      <w:r>
        <w:t>Descripción del problema</w:t>
      </w:r>
      <w:bookmarkEnd w:id="536"/>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r w:rsidR="00D723A7" w:rsidRPr="00F40F7D">
        <w:rPr>
          <w:i/>
        </w:rPr>
        <w:t>MyPaths</w:t>
      </w:r>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37" w:name="_Toc394538328"/>
      <w:r>
        <w:t>4.2</w:t>
      </w:r>
      <w:r w:rsidR="002E6A9B">
        <w:t>.- Descripción del sistema actual</w:t>
      </w:r>
      <w:bookmarkEnd w:id="537"/>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38" w:name="_Toc394538329"/>
      <w:r>
        <w:lastRenderedPageBreak/>
        <w:t>4.3.- Glosario de términos</w:t>
      </w:r>
      <w:bookmarkEnd w:id="538"/>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539" w:name="_Toc394538330"/>
      <w:r>
        <w:t>5.- Visión general del sistema desarrollado</w:t>
      </w:r>
      <w:bookmarkEnd w:id="539"/>
    </w:p>
    <w:p w:rsidR="00D975D4" w:rsidRDefault="00D975D4" w:rsidP="00D723A7">
      <w:pPr>
        <w:pStyle w:val="Ttulo3"/>
      </w:pPr>
      <w:bookmarkStart w:id="540" w:name="_Toc394538331"/>
      <w:r>
        <w:t>5.1.- Participantes en el proyecto</w:t>
      </w:r>
      <w:bookmarkEnd w:id="540"/>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1" w:name="_Toc394538332"/>
      <w:r>
        <w:t>5.1.1.- Participantes</w:t>
      </w:r>
      <w:bookmarkEnd w:id="541"/>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2"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2"/>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3"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3"/>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4" w:name="_Toc394538333"/>
      <w:r>
        <w:rPr>
          <w:lang w:val="en-US"/>
        </w:rPr>
        <w:t>5.1.2</w:t>
      </w:r>
      <w:proofErr w:type="gramStart"/>
      <w:r>
        <w:rPr>
          <w:lang w:val="en-US"/>
        </w:rPr>
        <w:t>.-</w:t>
      </w:r>
      <w:proofErr w:type="gramEnd"/>
      <w:r>
        <w:rPr>
          <w:lang w:val="en-US"/>
        </w:rPr>
        <w:t xml:space="preserve"> </w:t>
      </w:r>
      <w:r w:rsidRPr="00C96693">
        <w:t>Organizaciones</w:t>
      </w:r>
      <w:bookmarkEnd w:id="544"/>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45" w:author="Miguel Centeno Muñoz" w:date="2014-07-30T19:08:00Z">
                  <w:rPr>
                    <w:rFonts w:ascii="Arial" w:eastAsia="Times New Roman" w:hAnsi="Arial" w:cs="Arial"/>
                    <w:color w:val="auto"/>
                    <w:sz w:val="20"/>
                    <w:szCs w:val="20"/>
                    <w:lang w:eastAsia="es-ES"/>
                  </w:rPr>
                </w:rPrChange>
              </w:rPr>
            </w:pPr>
            <w:bookmarkStart w:id="546" w:name="ORG-0001"/>
            <w:r w:rsidRPr="00D0398E">
              <w:rPr>
                <w:rFonts w:ascii="Arial" w:eastAsia="Times New Roman" w:hAnsi="Arial" w:cs="Arial"/>
                <w:b/>
                <w:sz w:val="20"/>
                <w:szCs w:val="20"/>
                <w:lang w:eastAsia="es-ES"/>
                <w:rPrChange w:id="547"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48"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49"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0"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1"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2"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3"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4"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5"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3071F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6"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7"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46"/>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8" w:author="Miguel Centeno Muñoz" w:date="2014-07-30T19:09:00Z">
                  <w:rPr>
                    <w:rFonts w:ascii="Arial" w:eastAsia="Times New Roman" w:hAnsi="Arial" w:cs="Arial"/>
                    <w:color w:val="auto"/>
                    <w:sz w:val="20"/>
                    <w:szCs w:val="20"/>
                    <w:lang w:eastAsia="es-ES"/>
                  </w:rPr>
                </w:rPrChange>
              </w:rPr>
            </w:pPr>
            <w:bookmarkStart w:id="559" w:name="ORG-0002"/>
            <w:r w:rsidRPr="00D0398E">
              <w:rPr>
                <w:rFonts w:ascii="Arial" w:eastAsia="Times New Roman" w:hAnsi="Arial" w:cs="Arial"/>
                <w:b/>
                <w:sz w:val="20"/>
                <w:szCs w:val="20"/>
                <w:lang w:eastAsia="es-ES"/>
                <w:rPrChange w:id="560"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1"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2"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3"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4"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5"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6"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7"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8"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9"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0"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59"/>
    </w:tbl>
    <w:p w:rsidR="001F34E8" w:rsidRDefault="001F34E8" w:rsidP="001F34E8"/>
    <w:p w:rsidR="004A605A" w:rsidRPr="00C96693" w:rsidRDefault="004A605A" w:rsidP="001F34E8"/>
    <w:p w:rsidR="00C96693" w:rsidRDefault="00C96693" w:rsidP="00D723A7">
      <w:pPr>
        <w:pStyle w:val="Ttulo3"/>
      </w:pPr>
      <w:bookmarkStart w:id="571" w:name="_Toc394538334"/>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1"/>
    </w:p>
    <w:tbl>
      <w:tblPr>
        <w:tblStyle w:val="Listamedia2-nfasis2"/>
        <w:tblW w:w="5000" w:type="pct"/>
        <w:tblLook w:val="04A0" w:firstRow="1" w:lastRow="0" w:firstColumn="1" w:lastColumn="0" w:noHBand="0" w:noVBand="1"/>
        <w:tblPrChange w:id="572"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3">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4" w:author="Miguel Centeno Muñoz" w:date="2014-07-30T19:56:00Z">
              <w:tcPr>
                <w:tcW w:w="0" w:type="auto"/>
                <w:hideMark/>
              </w:tcPr>
            </w:tcPrChange>
          </w:tcPr>
          <w:p w:rsidR="00C96693" w:rsidRPr="001B1400"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575" w:author="Miguel Centeno Muñoz" w:date="2014-07-30T19:46:00Z">
                  <w:rPr>
                    <w:rFonts w:eastAsiaTheme="minorHAnsi" w:cstheme="minorBidi"/>
                    <w:color w:val="auto"/>
                    <w:sz w:val="22"/>
                    <w:szCs w:val="22"/>
                  </w:rPr>
                </w:rPrChange>
              </w:rPr>
            </w:pPr>
            <w:bookmarkStart w:id="576" w:name="OBJ-0001"/>
            <w:r w:rsidRPr="001B1400">
              <w:rPr>
                <w:b/>
                <w:rPrChange w:id="577" w:author="Miguel Centeno Muñoz" w:date="2014-07-30T19:46:00Z">
                  <w:rPr/>
                </w:rPrChange>
              </w:rPr>
              <w:t>OBJ-0001</w:t>
            </w:r>
          </w:p>
        </w:tc>
        <w:tc>
          <w:tcPr>
            <w:tcW w:w="4166" w:type="pct"/>
            <w:hideMark/>
            <w:tcPrChange w:id="578" w:author="Miguel Centeno Muñoz" w:date="2014-07-30T19:56:00Z">
              <w:tcPr>
                <w:tcW w:w="5000" w:type="pct"/>
                <w:gridSpan w:val="2"/>
                <w:hideMark/>
              </w:tcPr>
            </w:tcPrChange>
          </w:tcPr>
          <w:p w:rsidR="00C96693" w:rsidRPr="001B1400"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579" w:author="Miguel Centeno Muñoz" w:date="2014-07-30T19:46:00Z">
                  <w:rPr>
                    <w:rFonts w:eastAsiaTheme="minorHAnsi" w:cstheme="minorBidi"/>
                    <w:color w:val="auto"/>
                    <w:sz w:val="22"/>
                    <w:szCs w:val="22"/>
                  </w:rPr>
                </w:rPrChange>
              </w:rPr>
            </w:pPr>
            <w:r w:rsidRPr="001B1400">
              <w:rPr>
                <w:b/>
                <w:rPrChange w:id="580" w:author="Miguel Centeno Muñoz" w:date="2014-07-30T19:46:00Z">
                  <w:rPr/>
                </w:rPrChange>
              </w:rPr>
              <w:t xml:space="preserve">Gestión </w:t>
            </w:r>
            <w:ins w:id="581" w:author="Miguel Centeno Muñoz" w:date="2014-07-30T19:38:00Z">
              <w:r w:rsidR="001B1400" w:rsidRPr="001B1400">
                <w:rPr>
                  <w:b/>
                  <w:rPrChange w:id="582" w:author="Miguel Centeno Muñoz" w:date="2014-07-30T19:46:00Z">
                    <w:rPr/>
                  </w:rPrChange>
                </w:rPr>
                <w:t xml:space="preserve">de </w:t>
              </w:r>
            </w:ins>
            <w:r w:rsidRPr="001B1400">
              <w:rPr>
                <w:b/>
                <w:rPrChange w:id="583" w:author="Miguel Centeno Muñoz" w:date="2014-07-30T19:46:00Z">
                  <w:rPr/>
                </w:rPrChange>
              </w:rPr>
              <w:t>Usuarios</w:t>
            </w:r>
            <w:del w:id="584" w:author="Miguel Centeno Muñoz" w:date="2014-07-30T19:38:00Z">
              <w:r w:rsidRPr="001B1400" w:rsidDel="001B1400">
                <w:rPr>
                  <w:b/>
                  <w:rPrChange w:id="585"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86"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587" w:author="Miguel Centeno Muñoz" w:date="2014-07-30T19:46:00Z">
                  <w:rPr>
                    <w:rFonts w:eastAsiaTheme="minorHAnsi" w:cstheme="minorBidi"/>
                    <w:color w:val="auto"/>
                  </w:rPr>
                </w:rPrChange>
              </w:rPr>
            </w:pPr>
            <w:r w:rsidRPr="001B1400">
              <w:rPr>
                <w:b/>
                <w:rPrChange w:id="588" w:author="Miguel Centeno Muñoz" w:date="2014-07-30T19:46:00Z">
                  <w:rPr/>
                </w:rPrChange>
              </w:rPr>
              <w:t>Versión</w:t>
            </w:r>
          </w:p>
        </w:tc>
        <w:tc>
          <w:tcPr>
            <w:tcW w:w="4166" w:type="pct"/>
            <w:hideMark/>
            <w:tcPrChange w:id="589"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0" w:author="Miguel Centeno Muñoz" w:date="2014-07-30T19:56:00Z">
              <w:tcPr>
                <w:tcW w:w="0" w:type="auto"/>
                <w:hideMark/>
              </w:tcPr>
            </w:tcPrChange>
          </w:tcPr>
          <w:p w:rsidR="00C96693" w:rsidRPr="001B1400" w:rsidRDefault="00C96693">
            <w:pPr>
              <w:spacing w:after="200" w:line="276" w:lineRule="auto"/>
              <w:rPr>
                <w:b/>
                <w:rPrChange w:id="591" w:author="Miguel Centeno Muñoz" w:date="2014-07-30T19:46:00Z">
                  <w:rPr>
                    <w:rFonts w:eastAsiaTheme="minorHAnsi" w:cstheme="minorBidi"/>
                    <w:color w:val="auto"/>
                  </w:rPr>
                </w:rPrChange>
              </w:rPr>
            </w:pPr>
            <w:r w:rsidRPr="001B1400">
              <w:rPr>
                <w:b/>
                <w:rPrChange w:id="592" w:author="Miguel Centeno Muñoz" w:date="2014-07-30T19:46:00Z">
                  <w:rPr/>
                </w:rPrChange>
              </w:rPr>
              <w:t>Autores</w:t>
            </w:r>
          </w:p>
        </w:tc>
        <w:bookmarkEnd w:id="576"/>
        <w:tc>
          <w:tcPr>
            <w:tcW w:w="4166" w:type="pct"/>
            <w:hideMark/>
            <w:tcPrChange w:id="59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594" w:author="Miguel Centeno Muñoz" w:date="2014-07-30T19:45:00Z">
                <w:pPr>
                  <w:numPr>
                    <w:numId w:val="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5"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596" w:author="Miguel Centeno Muñoz" w:date="2014-07-30T19:46:00Z">
                  <w:rPr>
                    <w:rFonts w:eastAsiaTheme="minorHAnsi" w:cstheme="minorBidi"/>
                    <w:color w:val="auto"/>
                  </w:rPr>
                </w:rPrChange>
              </w:rPr>
            </w:pPr>
            <w:r w:rsidRPr="001B1400">
              <w:rPr>
                <w:b/>
                <w:rPrChange w:id="597" w:author="Miguel Centeno Muñoz" w:date="2014-07-30T19:46:00Z">
                  <w:rPr/>
                </w:rPrChange>
              </w:rPr>
              <w:t>Fuentes</w:t>
            </w:r>
          </w:p>
        </w:tc>
        <w:tc>
          <w:tcPr>
            <w:tcW w:w="4166" w:type="pct"/>
            <w:hideMark/>
            <w:tcPrChange w:id="598"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599" w:author="Miguel Centeno Muñoz" w:date="2014-07-30T19:45:00Z">
                <w:pPr>
                  <w:numPr>
                    <w:numId w:val="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0" w:author="Miguel Centeno Muñoz" w:date="2014-07-30T19:56:00Z">
              <w:tcPr>
                <w:tcW w:w="0" w:type="auto"/>
                <w:hideMark/>
              </w:tcPr>
            </w:tcPrChange>
          </w:tcPr>
          <w:p w:rsidR="00C96693" w:rsidRPr="001B1400" w:rsidRDefault="00C96693">
            <w:pPr>
              <w:spacing w:after="200" w:line="276" w:lineRule="auto"/>
              <w:rPr>
                <w:b/>
                <w:rPrChange w:id="601" w:author="Miguel Centeno Muñoz" w:date="2014-07-30T19:46:00Z">
                  <w:rPr>
                    <w:rFonts w:eastAsiaTheme="minorHAnsi" w:cstheme="minorBidi"/>
                    <w:color w:val="auto"/>
                  </w:rPr>
                </w:rPrChange>
              </w:rPr>
            </w:pPr>
            <w:r w:rsidRPr="001B1400">
              <w:rPr>
                <w:b/>
                <w:rPrChange w:id="602" w:author="Miguel Centeno Muñoz" w:date="2014-07-30T19:46:00Z">
                  <w:rPr/>
                </w:rPrChange>
              </w:rPr>
              <w:t>Descripción</w:t>
            </w:r>
          </w:p>
        </w:tc>
        <w:tc>
          <w:tcPr>
            <w:tcW w:w="4166" w:type="pct"/>
            <w:hideMark/>
            <w:tcPrChange w:id="60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04" w:author="Miguel Centeno Muñoz" w:date="2014-07-30T19:41:00Z">
              <w:r w:rsidR="001B1400">
                <w:rPr>
                  <w:rStyle w:val="nfasis"/>
                  <w:rFonts w:ascii="Arial" w:hAnsi="Arial" w:cs="Arial"/>
                  <w:sz w:val="20"/>
                  <w:szCs w:val="20"/>
                </w:rPr>
                <w:t xml:space="preserve">identificarse en la aplicación, dar de </w:t>
              </w:r>
            </w:ins>
            <w:ins w:id="605" w:author="Miguel Centeno Muñoz" w:date="2014-07-30T19:40:00Z">
              <w:r w:rsidR="001B1400">
                <w:rPr>
                  <w:rStyle w:val="nfasis"/>
                  <w:rFonts w:ascii="Arial" w:hAnsi="Arial" w:cs="Arial"/>
                  <w:sz w:val="20"/>
                  <w:szCs w:val="20"/>
                </w:rPr>
                <w:t>a</w:t>
              </w:r>
            </w:ins>
            <w:del w:id="606"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07" w:author="Miguel Centeno Muñoz" w:date="2014-07-30T19:41:00Z">
              <w:r w:rsidR="001B1400">
                <w:rPr>
                  <w:rStyle w:val="nfasis"/>
                  <w:rFonts w:ascii="Arial" w:hAnsi="Arial" w:cs="Arial"/>
                  <w:sz w:val="20"/>
                  <w:szCs w:val="20"/>
                </w:rPr>
                <w:t>un</w:t>
              </w:r>
            </w:ins>
            <w:del w:id="608"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09" w:author="Miguel Centeno Muñoz" w:date="2014-07-30T19:40:00Z">
              <w:r w:rsidR="001B1400">
                <w:rPr>
                  <w:rStyle w:val="nfasis"/>
                  <w:rFonts w:ascii="Arial" w:hAnsi="Arial" w:cs="Arial"/>
                  <w:sz w:val="20"/>
                  <w:szCs w:val="20"/>
                </w:rPr>
                <w:t>e la contraseña</w:t>
              </w:r>
            </w:ins>
            <w:ins w:id="610" w:author="Miguel Centeno Muñoz" w:date="2014-07-30T19:41:00Z">
              <w:r w:rsidR="001B1400">
                <w:rPr>
                  <w:rStyle w:val="nfasis"/>
                  <w:rFonts w:ascii="Arial" w:hAnsi="Arial" w:cs="Arial"/>
                  <w:sz w:val="20"/>
                  <w:szCs w:val="20"/>
                </w:rPr>
                <w:t xml:space="preserve"> y el perfil de usuario y la baja</w:t>
              </w:r>
            </w:ins>
            <w:ins w:id="611" w:author="Miguel Centeno Muñoz" w:date="2014-07-30T19:42:00Z">
              <w:r w:rsidR="001B1400">
                <w:rPr>
                  <w:rStyle w:val="nfasis"/>
                  <w:rFonts w:ascii="Arial" w:hAnsi="Arial" w:cs="Arial"/>
                  <w:sz w:val="20"/>
                  <w:szCs w:val="20"/>
                </w:rPr>
                <w:t xml:space="preserve"> de un usuario.</w:t>
              </w:r>
            </w:ins>
            <w:del w:id="612"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13" w:author="Miguel Centeno Muñoz" w:date="2014-07-30T19:56:00Z">
              <w:tcPr>
                <w:tcW w:w="0" w:type="auto"/>
                <w:gridSpan w:val="2"/>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14" w:author="Miguel Centeno Muñoz" w:date="2014-07-30T19:46:00Z">
                  <w:rPr>
                    <w:rFonts w:eastAsiaTheme="minorHAnsi" w:cstheme="minorBidi"/>
                    <w:color w:val="auto"/>
                  </w:rPr>
                </w:rPrChange>
              </w:rPr>
            </w:pPr>
            <w:del w:id="615" w:author="Miguel Centeno Muñoz" w:date="2014-07-30T19:38:00Z">
              <w:r w:rsidRPr="001B1400" w:rsidDel="001B1400">
                <w:rPr>
                  <w:b/>
                  <w:rPrChange w:id="616" w:author="Miguel Centeno Muñoz" w:date="2014-07-30T19:46:00Z">
                    <w:rPr/>
                  </w:rPrChange>
                </w:rPr>
                <w:delText>Subobjetivos</w:delText>
              </w:r>
            </w:del>
          </w:p>
        </w:tc>
        <w:tc>
          <w:tcPr>
            <w:tcW w:w="4166" w:type="pct"/>
            <w:tcPrChange w:id="617"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18" w:author="Miguel Centeno Muñoz" w:date="2014-07-30T19:38:00Z"/>
                <w:rFonts w:ascii="Arial" w:eastAsiaTheme="minorHAnsi" w:hAnsi="Arial" w:cs="Arial"/>
                <w:color w:val="auto"/>
                <w:sz w:val="20"/>
                <w:szCs w:val="20"/>
              </w:rPr>
              <w:pPrChange w:id="619"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0" w:name="OBJ-0002"/>
            <w:del w:id="621" w:author="Miguel Centeno Muñoz" w:date="2014-07-30T19:38:00Z">
              <w:r w:rsidDel="001B1400">
                <w:rPr>
                  <w:rFonts w:ascii="Arial" w:hAnsi="Arial" w:cs="Arial"/>
                  <w:b/>
                  <w:bCs/>
                  <w:sz w:val="20"/>
                  <w:szCs w:val="20"/>
                </w:rPr>
                <w:delText>[OBJ-000</w:delText>
              </w:r>
            </w:del>
            <w:del w:id="622" w:author="Miguel Centeno Muñoz" w:date="2014-07-27T12:22:00Z">
              <w:r w:rsidDel="00E6714C">
                <w:rPr>
                  <w:rFonts w:ascii="Arial" w:hAnsi="Arial" w:cs="Arial"/>
                  <w:b/>
                  <w:bCs/>
                  <w:sz w:val="20"/>
                  <w:szCs w:val="20"/>
                </w:rPr>
                <w:delText>2</w:delText>
              </w:r>
            </w:del>
            <w:del w:id="623"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Change w:id="624"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5" w:name="OBJ-0003"/>
            <w:bookmarkEnd w:id="620"/>
            <w:del w:id="626" w:author="Miguel Centeno Muñoz" w:date="2014-07-30T19:38:00Z">
              <w:r w:rsidDel="001B1400">
                <w:rPr>
                  <w:rFonts w:ascii="Arial" w:hAnsi="Arial" w:cs="Arial"/>
                  <w:b/>
                  <w:bCs/>
                  <w:sz w:val="20"/>
                  <w:szCs w:val="20"/>
                </w:rPr>
                <w:delText>[OBJ-000</w:delText>
              </w:r>
            </w:del>
            <w:del w:id="627" w:author="Miguel Centeno Muñoz" w:date="2014-07-27T12:22:00Z">
              <w:r w:rsidDel="00E6714C">
                <w:rPr>
                  <w:rFonts w:ascii="Arial" w:hAnsi="Arial" w:cs="Arial"/>
                  <w:b/>
                  <w:bCs/>
                  <w:sz w:val="20"/>
                  <w:szCs w:val="20"/>
                </w:rPr>
                <w:delText>3</w:delText>
              </w:r>
            </w:del>
            <w:del w:id="628"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29" w:name="OBJ-0022"/>
            <w:bookmarkEnd w:id="625"/>
            <w:bookmarkEnd w:id="629"/>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0" w:author="Miguel Centeno Muñoz" w:date="2014-07-30T19:56:00Z">
              <w:tcPr>
                <w:tcW w:w="0" w:type="auto"/>
                <w:hideMark/>
              </w:tcPr>
            </w:tcPrChange>
          </w:tcPr>
          <w:p w:rsidR="00C96693" w:rsidRPr="001B1400" w:rsidRDefault="00C96693">
            <w:pPr>
              <w:spacing w:after="200" w:line="276" w:lineRule="auto"/>
              <w:rPr>
                <w:b/>
                <w:rPrChange w:id="631" w:author="Miguel Centeno Muñoz" w:date="2014-07-30T19:46:00Z">
                  <w:rPr>
                    <w:rFonts w:eastAsiaTheme="minorHAnsi" w:cstheme="minorBidi"/>
                    <w:color w:val="auto"/>
                  </w:rPr>
                </w:rPrChange>
              </w:rPr>
            </w:pPr>
            <w:r w:rsidRPr="001B1400">
              <w:rPr>
                <w:b/>
                <w:rPrChange w:id="632" w:author="Miguel Centeno Muñoz" w:date="2014-07-30T19:46:00Z">
                  <w:rPr/>
                </w:rPrChange>
              </w:rPr>
              <w:t>Importancia</w:t>
            </w:r>
          </w:p>
        </w:tc>
        <w:tc>
          <w:tcPr>
            <w:tcW w:w="4166" w:type="pct"/>
            <w:hideMark/>
            <w:tcPrChange w:id="63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34"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35" w:author="Miguel Centeno Muñoz" w:date="2014-07-30T19:46:00Z">
                  <w:rPr>
                    <w:rFonts w:eastAsiaTheme="minorHAnsi" w:cstheme="minorBidi"/>
                    <w:color w:val="auto"/>
                  </w:rPr>
                </w:rPrChange>
              </w:rPr>
            </w:pPr>
            <w:r w:rsidRPr="001B1400">
              <w:rPr>
                <w:b/>
                <w:rPrChange w:id="636" w:author="Miguel Centeno Muñoz" w:date="2014-07-30T19:46:00Z">
                  <w:rPr/>
                </w:rPrChange>
              </w:rPr>
              <w:t>Urgencia</w:t>
            </w:r>
          </w:p>
        </w:tc>
        <w:tc>
          <w:tcPr>
            <w:tcW w:w="4166" w:type="pct"/>
            <w:hideMark/>
            <w:tcPrChange w:id="637"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8" w:author="Miguel Centeno Muñoz" w:date="2014-07-30T19:56:00Z">
              <w:tcPr>
                <w:tcW w:w="0" w:type="auto"/>
                <w:hideMark/>
              </w:tcPr>
            </w:tcPrChange>
          </w:tcPr>
          <w:p w:rsidR="00C96693" w:rsidRPr="001B1400" w:rsidRDefault="00C96693">
            <w:pPr>
              <w:spacing w:after="200" w:line="276" w:lineRule="auto"/>
              <w:rPr>
                <w:b/>
                <w:rPrChange w:id="639" w:author="Miguel Centeno Muñoz" w:date="2014-07-30T19:46:00Z">
                  <w:rPr>
                    <w:rFonts w:eastAsiaTheme="minorHAnsi" w:cstheme="minorBidi"/>
                    <w:color w:val="auto"/>
                  </w:rPr>
                </w:rPrChange>
              </w:rPr>
            </w:pPr>
            <w:r w:rsidRPr="001B1400">
              <w:rPr>
                <w:b/>
                <w:rPrChange w:id="640" w:author="Miguel Centeno Muñoz" w:date="2014-07-30T19:46:00Z">
                  <w:rPr/>
                </w:rPrChange>
              </w:rPr>
              <w:t>Estado</w:t>
            </w:r>
          </w:p>
        </w:tc>
        <w:tc>
          <w:tcPr>
            <w:tcW w:w="4166" w:type="pct"/>
            <w:hideMark/>
            <w:tcPrChange w:id="64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2"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43" w:author="Miguel Centeno Muñoz" w:date="2014-07-30T19:46:00Z">
                  <w:rPr>
                    <w:rFonts w:eastAsiaTheme="minorHAnsi" w:cstheme="minorBidi"/>
                    <w:color w:val="auto"/>
                  </w:rPr>
                </w:rPrChange>
              </w:rPr>
            </w:pPr>
            <w:r w:rsidRPr="001B1400">
              <w:rPr>
                <w:b/>
                <w:rPrChange w:id="644" w:author="Miguel Centeno Muñoz" w:date="2014-07-30T19:46:00Z">
                  <w:rPr/>
                </w:rPrChange>
              </w:rPr>
              <w:t>Estabilidad</w:t>
            </w:r>
          </w:p>
        </w:tc>
        <w:tc>
          <w:tcPr>
            <w:tcW w:w="4166" w:type="pct"/>
            <w:hideMark/>
            <w:tcPrChange w:id="645"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6" w:author="Miguel Centeno Muñoz" w:date="2014-07-30T19:56:00Z">
              <w:tcPr>
                <w:tcW w:w="0" w:type="auto"/>
                <w:hideMark/>
              </w:tcPr>
            </w:tcPrChange>
          </w:tcPr>
          <w:p w:rsidR="00C96693" w:rsidRPr="001B1400" w:rsidRDefault="00C96693">
            <w:pPr>
              <w:spacing w:after="200" w:line="276" w:lineRule="auto"/>
              <w:rPr>
                <w:b/>
                <w:rPrChange w:id="647" w:author="Miguel Centeno Muñoz" w:date="2014-07-30T19:46:00Z">
                  <w:rPr>
                    <w:rFonts w:eastAsiaTheme="minorHAnsi" w:cstheme="minorBidi"/>
                    <w:color w:val="auto"/>
                  </w:rPr>
                </w:rPrChange>
              </w:rPr>
            </w:pPr>
            <w:r w:rsidRPr="001B1400">
              <w:rPr>
                <w:b/>
                <w:rPrChange w:id="648" w:author="Miguel Centeno Muñoz" w:date="2014-07-30T19:46:00Z">
                  <w:rPr/>
                </w:rPrChange>
              </w:rPr>
              <w:t>Comentarios</w:t>
            </w:r>
          </w:p>
        </w:tc>
        <w:tc>
          <w:tcPr>
            <w:tcW w:w="4166" w:type="pct"/>
            <w:hideMark/>
            <w:tcPrChange w:id="64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50"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51">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52" w:author="Miguel Centeno Muñoz" w:date="2014-07-30T19:56:00Z">
              <w:tcPr>
                <w:tcW w:w="0" w:type="auto"/>
                <w:gridSpan w:val="2"/>
                <w:hideMark/>
              </w:tcPr>
            </w:tcPrChange>
          </w:tcPr>
          <w:p w:rsidR="00C96693" w:rsidRPr="00522C83"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653" w:author="Miguel Centeno Muñoz" w:date="2014-07-30T19:48:00Z">
                  <w:rPr>
                    <w:rFonts w:eastAsiaTheme="minorHAnsi" w:cstheme="minorBidi"/>
                    <w:color w:val="auto"/>
                    <w:sz w:val="22"/>
                    <w:szCs w:val="22"/>
                  </w:rPr>
                </w:rPrChange>
              </w:rPr>
            </w:pPr>
            <w:bookmarkStart w:id="654" w:name="OBJ-0004"/>
            <w:r w:rsidRPr="00522C83">
              <w:rPr>
                <w:b/>
                <w:rPrChange w:id="655" w:author="Miguel Centeno Muñoz" w:date="2014-07-30T19:48:00Z">
                  <w:rPr/>
                </w:rPrChange>
              </w:rPr>
              <w:t>OBJ-000</w:t>
            </w:r>
            <w:ins w:id="656" w:author="Miguel Centeno Muñoz" w:date="2014-07-27T12:22:00Z">
              <w:r w:rsidR="00E6714C" w:rsidRPr="00522C83">
                <w:rPr>
                  <w:b/>
                  <w:rPrChange w:id="657" w:author="Miguel Centeno Muñoz" w:date="2014-07-30T19:48:00Z">
                    <w:rPr/>
                  </w:rPrChange>
                </w:rPr>
                <w:t>2</w:t>
              </w:r>
            </w:ins>
            <w:del w:id="658" w:author="Miguel Centeno Muñoz" w:date="2014-07-27T12:22:00Z">
              <w:r w:rsidRPr="00522C83" w:rsidDel="00E6714C">
                <w:rPr>
                  <w:b/>
                  <w:rPrChange w:id="659" w:author="Miguel Centeno Muñoz" w:date="2014-07-30T19:48:00Z">
                    <w:rPr/>
                  </w:rPrChange>
                </w:rPr>
                <w:delText>4</w:delText>
              </w:r>
            </w:del>
          </w:p>
        </w:tc>
        <w:tc>
          <w:tcPr>
            <w:tcW w:w="4166" w:type="pct"/>
            <w:hideMark/>
            <w:tcPrChange w:id="660" w:author="Miguel Centeno Muñoz" w:date="2014-07-30T19:56:00Z">
              <w:tcPr>
                <w:tcW w:w="5000" w:type="pct"/>
                <w:hideMark/>
              </w:tcPr>
            </w:tcPrChange>
          </w:tcPr>
          <w:p w:rsidR="00C96693" w:rsidRPr="00522C83"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661" w:author="Miguel Centeno Muñoz" w:date="2014-07-30T19:48:00Z">
                  <w:rPr>
                    <w:rFonts w:eastAsiaTheme="minorHAnsi" w:cstheme="minorBidi"/>
                    <w:color w:val="auto"/>
                    <w:sz w:val="22"/>
                    <w:szCs w:val="22"/>
                  </w:rPr>
                </w:rPrChange>
              </w:rPr>
            </w:pPr>
            <w:r w:rsidRPr="00522C83">
              <w:rPr>
                <w:b/>
                <w:rPrChange w:id="662"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3"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64" w:author="Miguel Centeno Muñoz" w:date="2014-07-30T19:48:00Z">
                  <w:rPr>
                    <w:rFonts w:eastAsiaTheme="minorHAnsi" w:cstheme="minorBidi"/>
                    <w:color w:val="auto"/>
                  </w:rPr>
                </w:rPrChange>
              </w:rPr>
            </w:pPr>
            <w:r w:rsidRPr="00522C83">
              <w:rPr>
                <w:b/>
                <w:rPrChange w:id="665" w:author="Miguel Centeno Muñoz" w:date="2014-07-30T19:48:00Z">
                  <w:rPr/>
                </w:rPrChange>
              </w:rPr>
              <w:t>Versión</w:t>
            </w:r>
          </w:p>
        </w:tc>
        <w:tc>
          <w:tcPr>
            <w:tcW w:w="4166" w:type="pct"/>
            <w:hideMark/>
            <w:tcPrChange w:id="666"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7" w:author="Miguel Centeno Muñoz" w:date="2014-07-30T19:56:00Z">
              <w:tcPr>
                <w:tcW w:w="0" w:type="auto"/>
                <w:gridSpan w:val="2"/>
                <w:hideMark/>
              </w:tcPr>
            </w:tcPrChange>
          </w:tcPr>
          <w:p w:rsidR="00C96693" w:rsidRPr="00522C83" w:rsidRDefault="00C96693">
            <w:pPr>
              <w:spacing w:after="200" w:line="276" w:lineRule="auto"/>
              <w:rPr>
                <w:b/>
                <w:rPrChange w:id="668" w:author="Miguel Centeno Muñoz" w:date="2014-07-30T19:48:00Z">
                  <w:rPr>
                    <w:rFonts w:eastAsiaTheme="minorHAnsi" w:cstheme="minorBidi"/>
                    <w:color w:val="auto"/>
                  </w:rPr>
                </w:rPrChange>
              </w:rPr>
            </w:pPr>
            <w:r w:rsidRPr="00522C83">
              <w:rPr>
                <w:b/>
                <w:rPrChange w:id="669" w:author="Miguel Centeno Muñoz" w:date="2014-07-30T19:48:00Z">
                  <w:rPr/>
                </w:rPrChange>
              </w:rPr>
              <w:t>Autores</w:t>
            </w:r>
          </w:p>
        </w:tc>
        <w:bookmarkEnd w:id="654"/>
        <w:tc>
          <w:tcPr>
            <w:tcW w:w="4166" w:type="pct"/>
            <w:hideMark/>
            <w:tcPrChange w:id="670"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671" w:author="Miguel Centeno Muñoz" w:date="2014-07-30T19:48:00Z">
                <w:pPr>
                  <w:numPr>
                    <w:numId w:val="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2"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73" w:author="Miguel Centeno Muñoz" w:date="2014-07-30T19:48:00Z">
                  <w:rPr>
                    <w:rFonts w:eastAsiaTheme="minorHAnsi" w:cstheme="minorBidi"/>
                    <w:color w:val="auto"/>
                  </w:rPr>
                </w:rPrChange>
              </w:rPr>
            </w:pPr>
            <w:r w:rsidRPr="00522C83">
              <w:rPr>
                <w:b/>
                <w:rPrChange w:id="674" w:author="Miguel Centeno Muñoz" w:date="2014-07-30T19:48:00Z">
                  <w:rPr/>
                </w:rPrChange>
              </w:rPr>
              <w:t>Fuentes</w:t>
            </w:r>
          </w:p>
        </w:tc>
        <w:tc>
          <w:tcPr>
            <w:tcW w:w="4166" w:type="pct"/>
            <w:hideMark/>
            <w:tcPrChange w:id="675"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676" w:author="Miguel Centeno Muñoz" w:date="2014-07-30T19:48:00Z">
                <w:pPr>
                  <w:numPr>
                    <w:numId w:val="5"/>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7" w:author="Miguel Centeno Muñoz" w:date="2014-07-30T19:56:00Z">
              <w:tcPr>
                <w:tcW w:w="0" w:type="auto"/>
                <w:gridSpan w:val="2"/>
                <w:hideMark/>
              </w:tcPr>
            </w:tcPrChange>
          </w:tcPr>
          <w:p w:rsidR="00C96693" w:rsidRPr="00522C83" w:rsidRDefault="00C96693">
            <w:pPr>
              <w:spacing w:after="200" w:line="276" w:lineRule="auto"/>
              <w:rPr>
                <w:b/>
                <w:rPrChange w:id="678" w:author="Miguel Centeno Muñoz" w:date="2014-07-30T19:48:00Z">
                  <w:rPr>
                    <w:rFonts w:eastAsiaTheme="minorHAnsi" w:cstheme="minorBidi"/>
                    <w:color w:val="auto"/>
                  </w:rPr>
                </w:rPrChange>
              </w:rPr>
            </w:pPr>
            <w:r w:rsidRPr="00522C83">
              <w:rPr>
                <w:b/>
                <w:rPrChange w:id="679" w:author="Miguel Centeno Muñoz" w:date="2014-07-30T19:48:00Z">
                  <w:rPr/>
                </w:rPrChange>
              </w:rPr>
              <w:t>Descripción</w:t>
            </w:r>
          </w:p>
        </w:tc>
        <w:tc>
          <w:tcPr>
            <w:tcW w:w="4166" w:type="pct"/>
            <w:hideMark/>
            <w:tcPrChange w:id="680" w:author="Miguel Centeno Muñoz" w:date="2014-07-30T19:56:00Z">
              <w:tcPr>
                <w:tcW w:w="0" w:type="auto"/>
                <w:hideMark/>
              </w:tcPr>
            </w:tcPrChange>
          </w:tcPr>
          <w:p w:rsidR="00C96693" w:rsidRPr="00522C83" w:rsidRDefault="00C96693">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81" w:author="Miguel Centeno Muñoz" w:date="2014-07-30T19:49:00Z">
                  <w:rPr>
                    <w:rFonts w:eastAsiaTheme="minorHAnsi" w:cstheme="minorBidi"/>
                    <w:color w:val="auto"/>
                  </w:rPr>
                </w:rPrChange>
              </w:rPr>
            </w:pPr>
            <w:r w:rsidRPr="00522C83">
              <w:rPr>
                <w:rFonts w:ascii="Arial" w:hAnsi="Arial" w:cs="Arial"/>
                <w:sz w:val="20"/>
                <w:szCs w:val="20"/>
                <w:rPrChange w:id="682" w:author="Miguel Centeno Muñoz" w:date="2014-07-30T19:49:00Z">
                  <w:rPr/>
                </w:rPrChange>
              </w:rPr>
              <w:t xml:space="preserve">El sistema deberá </w:t>
            </w:r>
            <w:r w:rsidRPr="00522C83">
              <w:rPr>
                <w:rStyle w:val="nfasis"/>
                <w:rFonts w:ascii="Arial" w:hAnsi="Arial" w:cs="Arial"/>
                <w:sz w:val="20"/>
                <w:szCs w:val="20"/>
                <w:rPrChange w:id="683" w:author="Miguel Centeno Muñoz" w:date="2014-07-30T19:49:00Z">
                  <w:rPr>
                    <w:rStyle w:val="nfasis"/>
                    <w:rFonts w:ascii="Arial" w:hAnsi="Arial" w:cs="Arial"/>
                  </w:rPr>
                </w:rPrChange>
              </w:rPr>
              <w:t xml:space="preserve">gestionar toda la información referida a las rutas, </w:t>
            </w:r>
            <w:del w:id="684" w:author="Miguel Centeno Muñoz" w:date="2014-07-30T19:52:00Z">
              <w:r w:rsidRPr="00522C83" w:rsidDel="00522C83">
                <w:rPr>
                  <w:rStyle w:val="nfasis"/>
                  <w:rFonts w:ascii="Arial" w:hAnsi="Arial" w:cs="Arial"/>
                  <w:sz w:val="20"/>
                  <w:szCs w:val="20"/>
                  <w:rPrChange w:id="685" w:author="Miguel Centeno Muñoz" w:date="2014-07-30T19:49:00Z">
                    <w:rPr>
                      <w:rStyle w:val="nfasis"/>
                      <w:rFonts w:ascii="Arial" w:hAnsi="Arial" w:cs="Arial"/>
                    </w:rPr>
                  </w:rPrChange>
                </w:rPr>
                <w:delText xml:space="preserve">indluyendo </w:delText>
              </w:r>
            </w:del>
            <w:ins w:id="686"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87"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88" w:author="Miguel Centeno Muñoz" w:date="2014-07-30T19:49:00Z">
                  <w:rPr>
                    <w:rStyle w:val="nfasis"/>
                    <w:rFonts w:ascii="Arial" w:hAnsi="Arial" w:cs="Arial"/>
                  </w:rPr>
                </w:rPrChange>
              </w:rPr>
              <w:t xml:space="preserve">la creación, modificación </w:t>
            </w:r>
            <w:ins w:id="689" w:author="Miguel Centeno Muñoz" w:date="2014-07-30T19:52:00Z">
              <w:r w:rsidR="00522C83">
                <w:rPr>
                  <w:rStyle w:val="nfasis"/>
                  <w:rFonts w:ascii="Arial" w:hAnsi="Arial" w:cs="Arial"/>
                  <w:sz w:val="20"/>
                  <w:szCs w:val="20"/>
                </w:rPr>
                <w:t>y eliminación</w:t>
              </w:r>
            </w:ins>
            <w:ins w:id="690"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91" w:author="Miguel Centeno Muñoz" w:date="2014-07-30T19:49:00Z">
                  <w:rPr>
                    <w:rStyle w:val="nfasis"/>
                    <w:rFonts w:ascii="Arial" w:hAnsi="Arial" w:cs="Arial"/>
                  </w:rPr>
                </w:rPrChange>
              </w:rPr>
              <w:t>de las mismas.</w:t>
            </w:r>
            <w:r w:rsidRPr="00522C83">
              <w:rPr>
                <w:rFonts w:ascii="Arial" w:hAnsi="Arial" w:cs="Arial"/>
                <w:sz w:val="20"/>
                <w:szCs w:val="20"/>
                <w:rPrChange w:id="692"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3" w:author="Miguel Centeno Muñoz" w:date="2014-07-30T19:56:00Z">
              <w:tcPr>
                <w:tcW w:w="0" w:type="auto"/>
                <w:hideMark/>
              </w:tcPr>
            </w:tcPrChange>
          </w:tcPr>
          <w:p w:rsidR="00C96693" w:rsidRPr="00522C83" w:rsidRDefault="00522C83">
            <w:pPr>
              <w:spacing w:after="200" w:line="276" w:lineRule="auto"/>
              <w:cnfStyle w:val="001000100000" w:firstRow="0" w:lastRow="0" w:firstColumn="1" w:lastColumn="0" w:oddVBand="0" w:evenVBand="0" w:oddHBand="1" w:evenHBand="0" w:firstRowFirstColumn="0" w:firstRowLastColumn="0" w:lastRowFirstColumn="0" w:lastRowLastColumn="0"/>
              <w:rPr>
                <w:b/>
                <w:rPrChange w:id="694" w:author="Miguel Centeno Muñoz" w:date="2014-07-30T19:48:00Z">
                  <w:rPr>
                    <w:rFonts w:eastAsiaTheme="minorHAnsi" w:cstheme="minorBidi"/>
                    <w:color w:val="auto"/>
                  </w:rPr>
                </w:rPrChange>
              </w:rPr>
            </w:pPr>
            <w:ins w:id="695" w:author="Miguel Centeno Muñoz" w:date="2014-07-30T19:55:00Z">
              <w:r>
                <w:rPr>
                  <w:b/>
                </w:rPr>
                <w:t>Subo</w:t>
              </w:r>
            </w:ins>
            <w:ins w:id="696" w:author="Miguel Centeno Muñoz" w:date="2014-07-30T19:56:00Z">
              <w:r>
                <w:rPr>
                  <w:b/>
                </w:rPr>
                <w:t>bjetivos</w:t>
              </w:r>
            </w:ins>
            <w:del w:id="697" w:author="Miguel Centeno Muñoz" w:date="2014-07-30T19:45:00Z">
              <w:r w:rsidR="00C96693" w:rsidRPr="00522C83" w:rsidDel="001B1400">
                <w:rPr>
                  <w:b/>
                  <w:rPrChange w:id="698" w:author="Miguel Centeno Muñoz" w:date="2014-07-30T19:48:00Z">
                    <w:rPr/>
                  </w:rPrChange>
                </w:rPr>
                <w:delText>Subobjetivos</w:delText>
              </w:r>
            </w:del>
          </w:p>
        </w:tc>
        <w:tc>
          <w:tcPr>
            <w:tcW w:w="4166" w:type="pct"/>
            <w:tcPrChange w:id="699"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00" w:author="Miguel Centeno Muñoz" w:date="2014-07-30T19:57:00Z"/>
                <w:rFonts w:eastAsiaTheme="minorHAnsi" w:cstheme="minorBidi"/>
                <w:color w:val="auto"/>
              </w:rPr>
              <w:pPrChange w:id="701"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02" w:name="OBJ-0005"/>
            <w:ins w:id="703" w:author="Miguel Centeno Muñoz" w:date="2014-07-30T19:56:00Z">
              <w:r>
                <w:t>[</w:t>
              </w:r>
            </w:ins>
            <w:ins w:id="704" w:author="Miguel Centeno Muñoz" w:date="2014-07-30T19:57:00Z">
              <w:r>
                <w:t>OBJ-0003</w:t>
              </w:r>
            </w:ins>
            <w:ins w:id="705" w:author="Miguel Centeno Muñoz" w:date="2014-07-30T19:56:00Z">
              <w:r>
                <w:t>]</w:t>
              </w:r>
            </w:ins>
            <w:ins w:id="706"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07" w:author="Miguel Centeno Muñoz" w:date="2014-07-30T19:48:00Z"/>
                <w:rFonts w:eastAsiaTheme="minorHAnsi" w:cstheme="minorBidi"/>
                <w:color w:val="auto"/>
              </w:rPr>
              <w:pPrChange w:id="708"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709" w:author="Miguel Centeno Muñoz" w:date="2014-07-30T19:57:00Z">
              <w:r>
                <w:t>[OBJ-0004] Gestión Comentarios sobre Rutas</w:t>
              </w:r>
            </w:ins>
            <w:del w:id="710" w:author="Miguel Centeno Muñoz" w:date="2014-07-30T19:48:00Z">
              <w:r w:rsidR="00C96693" w:rsidDel="00522C83">
                <w:delText>[OBJ-000</w:delText>
              </w:r>
            </w:del>
            <w:del w:id="711" w:author="Miguel Centeno Muñoz" w:date="2014-07-27T12:23:00Z">
              <w:r w:rsidR="00C96693" w:rsidDel="00E6714C">
                <w:delText>5</w:delText>
              </w:r>
            </w:del>
            <w:del w:id="712"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13" w:author="Miguel Centeno Muñoz" w:date="2014-07-30T19:48:00Z"/>
                <w:rFonts w:eastAsiaTheme="minorHAnsi" w:cstheme="minorBidi"/>
                <w:color w:val="auto"/>
              </w:rPr>
              <w:pPrChange w:id="714"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15" w:name="OBJ-0006"/>
            <w:bookmarkEnd w:id="702"/>
            <w:del w:id="716" w:author="Miguel Centeno Muñoz" w:date="2014-07-30T19:48:00Z">
              <w:r w:rsidDel="00522C83">
                <w:delText>[OBJ-000</w:delText>
              </w:r>
            </w:del>
            <w:del w:id="717" w:author="Miguel Centeno Muñoz" w:date="2014-07-27T12:23:00Z">
              <w:r w:rsidDel="00E6714C">
                <w:delText>6</w:delText>
              </w:r>
            </w:del>
            <w:del w:id="718"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719"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0" w:name="OBJ-0007"/>
            <w:bookmarkEnd w:id="715"/>
            <w:del w:id="721" w:author="Miguel Centeno Muñoz" w:date="2014-07-30T19:48:00Z">
              <w:r w:rsidDel="00522C83">
                <w:delText>[OBJ-000</w:delText>
              </w:r>
            </w:del>
            <w:del w:id="722" w:author="Miguel Centeno Muñoz" w:date="2014-07-27T12:23:00Z">
              <w:r w:rsidDel="00E6714C">
                <w:delText>7</w:delText>
              </w:r>
            </w:del>
            <w:del w:id="723"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20"/>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24" w:author="Miguel Centeno Muñoz" w:date="2014-07-30T19:56:00Z">
              <w:tcPr>
                <w:tcW w:w="0" w:type="auto"/>
                <w:gridSpan w:val="2"/>
                <w:hideMark/>
              </w:tcPr>
            </w:tcPrChange>
          </w:tcPr>
          <w:p w:rsidR="00C96693" w:rsidRPr="00522C83" w:rsidRDefault="00C96693">
            <w:pPr>
              <w:spacing w:after="200" w:line="276" w:lineRule="auto"/>
              <w:rPr>
                <w:b/>
                <w:rPrChange w:id="725" w:author="Miguel Centeno Muñoz" w:date="2014-07-30T19:48:00Z">
                  <w:rPr>
                    <w:rFonts w:eastAsiaTheme="minorHAnsi" w:cstheme="minorBidi"/>
                    <w:color w:val="auto"/>
                  </w:rPr>
                </w:rPrChange>
              </w:rPr>
            </w:pPr>
            <w:r w:rsidRPr="00522C83">
              <w:rPr>
                <w:b/>
                <w:rPrChange w:id="726" w:author="Miguel Centeno Muñoz" w:date="2014-07-30T19:48:00Z">
                  <w:rPr/>
                </w:rPrChange>
              </w:rPr>
              <w:t>Importancia</w:t>
            </w:r>
          </w:p>
        </w:tc>
        <w:tc>
          <w:tcPr>
            <w:tcW w:w="4166" w:type="pct"/>
            <w:hideMark/>
            <w:tcPrChange w:id="727"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28"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29" w:author="Miguel Centeno Muñoz" w:date="2014-07-30T19:48:00Z">
                  <w:rPr>
                    <w:rFonts w:eastAsiaTheme="minorHAnsi" w:cstheme="minorBidi"/>
                    <w:color w:val="auto"/>
                  </w:rPr>
                </w:rPrChange>
              </w:rPr>
            </w:pPr>
            <w:r w:rsidRPr="00522C83">
              <w:rPr>
                <w:b/>
                <w:rPrChange w:id="730" w:author="Miguel Centeno Muñoz" w:date="2014-07-30T19:48:00Z">
                  <w:rPr/>
                </w:rPrChange>
              </w:rPr>
              <w:t>Urgencia</w:t>
            </w:r>
          </w:p>
        </w:tc>
        <w:tc>
          <w:tcPr>
            <w:tcW w:w="4166" w:type="pct"/>
            <w:hideMark/>
            <w:tcPrChange w:id="731"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32" w:author="Miguel Centeno Muñoz" w:date="2014-07-30T19:56:00Z">
              <w:tcPr>
                <w:tcW w:w="0" w:type="auto"/>
                <w:gridSpan w:val="2"/>
                <w:hideMark/>
              </w:tcPr>
            </w:tcPrChange>
          </w:tcPr>
          <w:p w:rsidR="00C96693" w:rsidRPr="00522C83" w:rsidRDefault="00C96693">
            <w:pPr>
              <w:spacing w:after="200" w:line="276" w:lineRule="auto"/>
              <w:rPr>
                <w:b/>
                <w:rPrChange w:id="733" w:author="Miguel Centeno Muñoz" w:date="2014-07-30T19:48:00Z">
                  <w:rPr>
                    <w:rFonts w:eastAsiaTheme="minorHAnsi" w:cstheme="minorBidi"/>
                    <w:color w:val="auto"/>
                  </w:rPr>
                </w:rPrChange>
              </w:rPr>
            </w:pPr>
            <w:r w:rsidRPr="00522C83">
              <w:rPr>
                <w:b/>
                <w:rPrChange w:id="734" w:author="Miguel Centeno Muñoz" w:date="2014-07-30T19:48:00Z">
                  <w:rPr/>
                </w:rPrChange>
              </w:rPr>
              <w:lastRenderedPageBreak/>
              <w:t>Estado</w:t>
            </w:r>
          </w:p>
        </w:tc>
        <w:tc>
          <w:tcPr>
            <w:tcW w:w="4166" w:type="pct"/>
            <w:hideMark/>
            <w:tcPrChange w:id="73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36"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37" w:author="Miguel Centeno Muñoz" w:date="2014-07-30T19:48:00Z">
                  <w:rPr>
                    <w:rFonts w:eastAsiaTheme="minorHAnsi" w:cstheme="minorBidi"/>
                    <w:color w:val="auto"/>
                  </w:rPr>
                </w:rPrChange>
              </w:rPr>
            </w:pPr>
            <w:r w:rsidRPr="00522C83">
              <w:rPr>
                <w:b/>
                <w:rPrChange w:id="738" w:author="Miguel Centeno Muñoz" w:date="2014-07-30T19:48:00Z">
                  <w:rPr/>
                </w:rPrChange>
              </w:rPr>
              <w:t>Estabilidad</w:t>
            </w:r>
          </w:p>
        </w:tc>
        <w:tc>
          <w:tcPr>
            <w:tcW w:w="4166" w:type="pct"/>
            <w:hideMark/>
            <w:tcPrChange w:id="739"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40" w:author="Miguel Centeno Muñoz" w:date="2014-07-30T19:56:00Z">
              <w:tcPr>
                <w:tcW w:w="0" w:type="auto"/>
                <w:gridSpan w:val="2"/>
                <w:hideMark/>
              </w:tcPr>
            </w:tcPrChange>
          </w:tcPr>
          <w:p w:rsidR="00C96693" w:rsidRPr="00522C83" w:rsidRDefault="00C96693">
            <w:pPr>
              <w:spacing w:after="200" w:line="276" w:lineRule="auto"/>
              <w:rPr>
                <w:b/>
                <w:rPrChange w:id="741" w:author="Miguel Centeno Muñoz" w:date="2014-07-30T19:48:00Z">
                  <w:rPr>
                    <w:rFonts w:eastAsiaTheme="minorHAnsi" w:cstheme="minorBidi"/>
                    <w:color w:val="auto"/>
                  </w:rPr>
                </w:rPrChange>
              </w:rPr>
            </w:pPr>
            <w:r w:rsidRPr="00522C83">
              <w:rPr>
                <w:b/>
                <w:rPrChange w:id="742" w:author="Miguel Centeno Muñoz" w:date="2014-07-30T19:48:00Z">
                  <w:rPr/>
                </w:rPrChange>
              </w:rPr>
              <w:t>Comentarios</w:t>
            </w:r>
          </w:p>
        </w:tc>
        <w:tc>
          <w:tcPr>
            <w:tcW w:w="4166" w:type="pct"/>
            <w:hideMark/>
            <w:tcPrChange w:id="743"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44" w:author="Miguel Centeno Muñoz" w:date="2014-07-27T12:50:00Z"/>
        </w:rPr>
      </w:pPr>
    </w:p>
    <w:tbl>
      <w:tblPr>
        <w:tblStyle w:val="Listamedia2-nfasis2"/>
        <w:tblW w:w="5000" w:type="pct"/>
        <w:tblLook w:val="04A0" w:firstRow="1" w:lastRow="0" w:firstColumn="1" w:lastColumn="0" w:noHBand="0" w:noVBand="1"/>
        <w:tblPrChange w:id="745"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46">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47" w:author="Miguel Centeno Muñoz" w:date="2014-07-27T12:50:00Z"/>
          <w:trPrChange w:id="748"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49"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1000000100" w:firstRow="1" w:lastRow="0" w:firstColumn="1" w:lastColumn="0" w:oddVBand="0" w:evenVBand="0" w:oddHBand="0" w:evenHBand="0" w:firstRowFirstColumn="1" w:firstRowLastColumn="0" w:lastRowFirstColumn="0" w:lastRowLastColumn="0"/>
              <w:rPr>
                <w:ins w:id="750" w:author="Miguel Centeno Muñoz" w:date="2014-07-27T12:50:00Z"/>
                <w:b/>
                <w:rPrChange w:id="751" w:author="Miguel Centeno Muñoz" w:date="2014-07-30T19:59:00Z">
                  <w:rPr>
                    <w:ins w:id="752" w:author="Miguel Centeno Muñoz" w:date="2014-07-27T12:50:00Z"/>
                    <w:rFonts w:eastAsiaTheme="minorHAnsi" w:cstheme="minorBidi"/>
                    <w:color w:val="auto"/>
                    <w:sz w:val="22"/>
                    <w:szCs w:val="22"/>
                  </w:rPr>
                </w:rPrChange>
              </w:rPr>
            </w:pPr>
            <w:bookmarkStart w:id="753" w:name="OBJ-0028"/>
            <w:ins w:id="754" w:author="Miguel Centeno Muñoz" w:date="2014-07-27T12:50:00Z">
              <w:r w:rsidRPr="00E0129F">
                <w:rPr>
                  <w:b/>
                  <w:rPrChange w:id="755" w:author="Miguel Centeno Muñoz" w:date="2014-07-30T19:59:00Z">
                    <w:rPr/>
                  </w:rPrChange>
                </w:rPr>
                <w:t>OBJ-000</w:t>
              </w:r>
            </w:ins>
            <w:ins w:id="756" w:author="Miguel Centeno Muñoz" w:date="2014-07-30T19:55:00Z">
              <w:r w:rsidRPr="00E0129F">
                <w:rPr>
                  <w:b/>
                  <w:rPrChange w:id="757" w:author="Miguel Centeno Muñoz" w:date="2014-07-30T19:59:00Z">
                    <w:rPr/>
                  </w:rPrChange>
                </w:rPr>
                <w:t>3</w:t>
              </w:r>
            </w:ins>
          </w:p>
        </w:tc>
        <w:tc>
          <w:tcPr>
            <w:tcW w:w="5000" w:type="pct"/>
            <w:hideMark/>
            <w:tcPrChange w:id="758"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0000000000" w:firstRow="1" w:lastRow="0" w:firstColumn="0" w:lastColumn="0" w:oddVBand="0" w:evenVBand="0" w:oddHBand="0" w:evenHBand="0" w:firstRowFirstColumn="0" w:firstRowLastColumn="0" w:lastRowFirstColumn="0" w:lastRowLastColumn="0"/>
              <w:rPr>
                <w:ins w:id="759" w:author="Miguel Centeno Muñoz" w:date="2014-07-27T12:50:00Z"/>
                <w:b/>
                <w:rPrChange w:id="760" w:author="Miguel Centeno Muñoz" w:date="2014-07-30T19:59:00Z">
                  <w:rPr>
                    <w:ins w:id="761" w:author="Miguel Centeno Muñoz" w:date="2014-07-27T12:50:00Z"/>
                    <w:rFonts w:eastAsiaTheme="minorHAnsi" w:cstheme="minorBidi"/>
                    <w:color w:val="auto"/>
                    <w:sz w:val="22"/>
                    <w:szCs w:val="22"/>
                  </w:rPr>
                </w:rPrChange>
              </w:rPr>
            </w:pPr>
            <w:ins w:id="762" w:author="Miguel Centeno Muñoz" w:date="2014-07-30T19:55:00Z">
              <w:r w:rsidRPr="00E0129F">
                <w:rPr>
                  <w:b/>
                  <w:rPrChange w:id="763" w:author="Miguel Centeno Muñoz" w:date="2014-07-30T19:59:00Z">
                    <w:rPr/>
                  </w:rPrChange>
                </w:rPr>
                <w:t xml:space="preserve">Gestión </w:t>
              </w:r>
            </w:ins>
            <w:ins w:id="764" w:author="Miguel Centeno Muñoz" w:date="2014-07-30T19:57:00Z">
              <w:r w:rsidR="00E0129F" w:rsidRPr="00E0129F">
                <w:rPr>
                  <w:b/>
                  <w:rPrChange w:id="765"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66" w:author="Miguel Centeno Muñoz" w:date="2014-07-27T12:50:00Z"/>
          <w:trPrChange w:id="76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6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769" w:author="Miguel Centeno Muñoz" w:date="2014-07-27T12:50:00Z"/>
                <w:b/>
                <w:rPrChange w:id="770" w:author="Miguel Centeno Muñoz" w:date="2014-07-30T19:59:00Z">
                  <w:rPr>
                    <w:ins w:id="771" w:author="Miguel Centeno Muñoz" w:date="2014-07-27T12:50:00Z"/>
                    <w:rFonts w:eastAsiaTheme="minorHAnsi" w:cstheme="minorBidi"/>
                    <w:color w:val="auto"/>
                  </w:rPr>
                </w:rPrChange>
              </w:rPr>
            </w:pPr>
            <w:ins w:id="772" w:author="Miguel Centeno Muñoz" w:date="2014-07-27T12:50:00Z">
              <w:r w:rsidRPr="00E0129F">
                <w:rPr>
                  <w:b/>
                  <w:rPrChange w:id="773" w:author="Miguel Centeno Muñoz" w:date="2014-07-30T19:59:00Z">
                    <w:rPr/>
                  </w:rPrChange>
                </w:rPr>
                <w:t>Versión</w:t>
              </w:r>
            </w:ins>
          </w:p>
        </w:tc>
        <w:tc>
          <w:tcPr>
            <w:tcW w:w="0" w:type="auto"/>
            <w:hideMark/>
            <w:tcPrChange w:id="77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75" w:author="Miguel Centeno Muñoz" w:date="2014-07-27T12:50:00Z"/>
              </w:rPr>
            </w:pPr>
            <w:ins w:id="776" w:author="Miguel Centeno Muñoz" w:date="2014-07-27T12:50:00Z">
              <w:r>
                <w:t xml:space="preserve">1.0 ( 27/07/2014 ) </w:t>
              </w:r>
            </w:ins>
          </w:p>
        </w:tc>
      </w:tr>
      <w:tr w:rsidR="00FD7EF9" w:rsidTr="00FD7EF9">
        <w:trPr>
          <w:ins w:id="777" w:author="Miguel Centeno Muñoz" w:date="2014-07-27T12:50:00Z"/>
          <w:trPrChange w:id="77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780" w:author="Miguel Centeno Muñoz" w:date="2014-07-27T12:50:00Z"/>
                <w:b/>
                <w:rPrChange w:id="781" w:author="Miguel Centeno Muñoz" w:date="2014-07-30T19:59:00Z">
                  <w:rPr>
                    <w:ins w:id="782" w:author="Miguel Centeno Muñoz" w:date="2014-07-27T12:50:00Z"/>
                    <w:rFonts w:eastAsiaTheme="minorHAnsi" w:cstheme="minorBidi"/>
                    <w:color w:val="auto"/>
                  </w:rPr>
                </w:rPrChange>
              </w:rPr>
            </w:pPr>
            <w:ins w:id="783" w:author="Miguel Centeno Muñoz" w:date="2014-07-27T12:50:00Z">
              <w:r w:rsidRPr="00E0129F">
                <w:rPr>
                  <w:b/>
                  <w:rPrChange w:id="784" w:author="Miguel Centeno Muñoz" w:date="2014-07-30T19:59:00Z">
                    <w:rPr/>
                  </w:rPrChange>
                </w:rPr>
                <w:t>Autores</w:t>
              </w:r>
            </w:ins>
          </w:p>
        </w:tc>
        <w:bookmarkEnd w:id="753"/>
        <w:tc>
          <w:tcPr>
            <w:tcW w:w="0" w:type="auto"/>
            <w:hideMark/>
            <w:tcPrChange w:id="78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86" w:author="Miguel Centeno Muñoz" w:date="2014-07-27T12:50:00Z"/>
                <w:rFonts w:eastAsiaTheme="minorHAnsi" w:cstheme="minorBidi"/>
                <w:color w:val="auto"/>
              </w:rPr>
              <w:pPrChange w:id="787" w:author="Miguel Centeno Muñoz" w:date="2014-07-30T19:58:00Z">
                <w:pPr>
                  <w:numPr>
                    <w:numId w:val="4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788" w:author="Miguel Centeno Muñoz" w:date="2014-07-27T12:50:00Z">
              <w:r w:rsidRPr="00FD7EF9">
                <w:rPr>
                  <w:rFonts w:cstheme="minorBidi"/>
                  <w:color w:val="auto"/>
                  <w:rPrChange w:id="789"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90" w:author="Miguel Centeno Muñoz" w:date="2014-07-27T12:50:00Z"/>
          <w:trPrChange w:id="79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793" w:author="Miguel Centeno Muñoz" w:date="2014-07-27T12:50:00Z"/>
                <w:b/>
                <w:rPrChange w:id="794" w:author="Miguel Centeno Muñoz" w:date="2014-07-30T19:59:00Z">
                  <w:rPr>
                    <w:ins w:id="795" w:author="Miguel Centeno Muñoz" w:date="2014-07-27T12:50:00Z"/>
                    <w:rFonts w:eastAsiaTheme="minorHAnsi" w:cstheme="minorBidi"/>
                    <w:color w:val="auto"/>
                  </w:rPr>
                </w:rPrChange>
              </w:rPr>
            </w:pPr>
            <w:ins w:id="796" w:author="Miguel Centeno Muñoz" w:date="2014-07-27T12:50:00Z">
              <w:r w:rsidRPr="00E0129F">
                <w:rPr>
                  <w:b/>
                  <w:rPrChange w:id="797" w:author="Miguel Centeno Muñoz" w:date="2014-07-30T19:59:00Z">
                    <w:rPr/>
                  </w:rPrChange>
                </w:rPr>
                <w:t>Fuentes</w:t>
              </w:r>
            </w:ins>
          </w:p>
        </w:tc>
        <w:tc>
          <w:tcPr>
            <w:tcW w:w="0" w:type="auto"/>
            <w:hideMark/>
            <w:tcPrChange w:id="79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99" w:author="Miguel Centeno Muñoz" w:date="2014-07-27T12:50:00Z"/>
                <w:rFonts w:eastAsiaTheme="minorHAnsi" w:cstheme="minorBidi"/>
                <w:color w:val="auto"/>
              </w:rPr>
              <w:pPrChange w:id="800" w:author="Miguel Centeno Muñoz" w:date="2014-07-30T19:58:00Z">
                <w:pPr>
                  <w:numPr>
                    <w:numId w:val="4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801" w:author="Miguel Centeno Muñoz" w:date="2014-07-27T12:50:00Z">
              <w:r w:rsidRPr="00FD7EF9">
                <w:rPr>
                  <w:rFonts w:cstheme="minorBidi"/>
                  <w:color w:val="auto"/>
                  <w:rPrChange w:id="802"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03" w:author="Miguel Centeno Muñoz" w:date="2014-07-27T12:50:00Z"/>
          <w:trPrChange w:id="80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06" w:author="Miguel Centeno Muñoz" w:date="2014-07-27T12:50:00Z"/>
                <w:b/>
                <w:rPrChange w:id="807" w:author="Miguel Centeno Muñoz" w:date="2014-07-30T19:59:00Z">
                  <w:rPr>
                    <w:ins w:id="808" w:author="Miguel Centeno Muñoz" w:date="2014-07-27T12:50:00Z"/>
                    <w:rFonts w:eastAsiaTheme="minorHAnsi" w:cstheme="minorBidi"/>
                    <w:color w:val="auto"/>
                  </w:rPr>
                </w:rPrChange>
              </w:rPr>
            </w:pPr>
            <w:ins w:id="809" w:author="Miguel Centeno Muñoz" w:date="2014-07-27T12:50:00Z">
              <w:r w:rsidRPr="00E0129F">
                <w:rPr>
                  <w:b/>
                  <w:rPrChange w:id="810" w:author="Miguel Centeno Muñoz" w:date="2014-07-30T19:59:00Z">
                    <w:rPr/>
                  </w:rPrChange>
                </w:rPr>
                <w:t>Descripción</w:t>
              </w:r>
            </w:ins>
          </w:p>
        </w:tc>
        <w:tc>
          <w:tcPr>
            <w:tcW w:w="0" w:type="auto"/>
            <w:hideMark/>
            <w:tcPrChange w:id="81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0000000000" w:firstRow="0" w:lastRow="0" w:firstColumn="0" w:lastColumn="0" w:oddVBand="0" w:evenVBand="0" w:oddHBand="0" w:evenHBand="0" w:firstRowFirstColumn="0" w:firstRowLastColumn="0" w:lastRowFirstColumn="0" w:lastRowLastColumn="0"/>
              <w:rPr>
                <w:ins w:id="812" w:author="Miguel Centeno Muñoz" w:date="2014-07-27T12:50:00Z"/>
                <w:rFonts w:ascii="Arial" w:hAnsi="Arial" w:cs="Arial"/>
                <w:sz w:val="20"/>
                <w:szCs w:val="20"/>
                <w:rPrChange w:id="813" w:author="Miguel Centeno Muñoz" w:date="2014-07-30T19:58:00Z">
                  <w:rPr>
                    <w:ins w:id="814" w:author="Miguel Centeno Muñoz" w:date="2014-07-27T12:50:00Z"/>
                    <w:rFonts w:eastAsiaTheme="minorHAnsi" w:cstheme="minorBidi"/>
                    <w:color w:val="auto"/>
                  </w:rPr>
                </w:rPrChange>
              </w:rPr>
            </w:pPr>
            <w:ins w:id="815" w:author="Miguel Centeno Muñoz" w:date="2014-07-27T12:50:00Z">
              <w:r w:rsidRPr="00E0129F">
                <w:rPr>
                  <w:rFonts w:ascii="Arial" w:hAnsi="Arial" w:cs="Arial"/>
                  <w:sz w:val="20"/>
                  <w:szCs w:val="20"/>
                  <w:rPrChange w:id="816" w:author="Miguel Centeno Muñoz" w:date="2014-07-30T19:58:00Z">
                    <w:rPr/>
                  </w:rPrChange>
                </w:rPr>
                <w:t xml:space="preserve">El sistema deberá </w:t>
              </w:r>
              <w:r w:rsidRPr="00E0129F">
                <w:rPr>
                  <w:rStyle w:val="nfasis"/>
                  <w:rFonts w:ascii="Arial" w:hAnsi="Arial" w:cs="Arial"/>
                  <w:sz w:val="20"/>
                  <w:szCs w:val="20"/>
                  <w:rPrChange w:id="817"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18" w:author="Miguel Centeno Muñoz" w:date="2014-07-27T12:50:00Z"/>
          <w:trPrChange w:id="81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21" w:author="Miguel Centeno Muñoz" w:date="2014-07-27T12:50:00Z"/>
                <w:b/>
                <w:rPrChange w:id="822" w:author="Miguel Centeno Muñoz" w:date="2014-07-30T19:59:00Z">
                  <w:rPr>
                    <w:ins w:id="823" w:author="Miguel Centeno Muñoz" w:date="2014-07-27T12:50:00Z"/>
                    <w:rFonts w:eastAsiaTheme="minorHAnsi" w:cstheme="minorBidi"/>
                    <w:color w:val="auto"/>
                  </w:rPr>
                </w:rPrChange>
              </w:rPr>
            </w:pPr>
            <w:ins w:id="824" w:author="Miguel Centeno Muñoz" w:date="2014-07-27T12:50:00Z">
              <w:r w:rsidRPr="00E0129F">
                <w:rPr>
                  <w:b/>
                  <w:rPrChange w:id="825" w:author="Miguel Centeno Muñoz" w:date="2014-07-30T19:59:00Z">
                    <w:rPr/>
                  </w:rPrChange>
                </w:rPr>
                <w:t>Subobjetivos</w:t>
              </w:r>
            </w:ins>
          </w:p>
        </w:tc>
        <w:tc>
          <w:tcPr>
            <w:tcW w:w="0" w:type="auto"/>
            <w:hideMark/>
            <w:tcPrChange w:id="82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27" w:author="Miguel Centeno Muñoz" w:date="2014-07-27T12:50:00Z"/>
              </w:rPr>
            </w:pPr>
            <w:ins w:id="828" w:author="Miguel Centeno Muñoz" w:date="2014-07-27T12:50:00Z">
              <w:r>
                <w:t>Ninguno</w:t>
              </w:r>
            </w:ins>
          </w:p>
        </w:tc>
      </w:tr>
      <w:tr w:rsidR="00FD7EF9" w:rsidTr="00FD7EF9">
        <w:trPr>
          <w:ins w:id="829" w:author="Miguel Centeno Muñoz" w:date="2014-07-27T12:50:00Z"/>
          <w:trPrChange w:id="83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32" w:author="Miguel Centeno Muñoz" w:date="2014-07-27T12:50:00Z"/>
                <w:b/>
                <w:rPrChange w:id="833" w:author="Miguel Centeno Muñoz" w:date="2014-07-30T19:59:00Z">
                  <w:rPr>
                    <w:ins w:id="834" w:author="Miguel Centeno Muñoz" w:date="2014-07-27T12:50:00Z"/>
                    <w:rFonts w:eastAsiaTheme="minorHAnsi" w:cstheme="minorBidi"/>
                    <w:color w:val="auto"/>
                  </w:rPr>
                </w:rPrChange>
              </w:rPr>
            </w:pPr>
            <w:ins w:id="835" w:author="Miguel Centeno Muñoz" w:date="2014-07-27T12:50:00Z">
              <w:r w:rsidRPr="00E0129F">
                <w:rPr>
                  <w:b/>
                  <w:rPrChange w:id="836" w:author="Miguel Centeno Muñoz" w:date="2014-07-30T19:59:00Z">
                    <w:rPr/>
                  </w:rPrChange>
                </w:rPr>
                <w:t>Importancia</w:t>
              </w:r>
            </w:ins>
          </w:p>
        </w:tc>
        <w:tc>
          <w:tcPr>
            <w:tcW w:w="0" w:type="auto"/>
            <w:hideMark/>
            <w:tcPrChange w:id="83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38" w:author="Miguel Centeno Muñoz" w:date="2014-07-27T12:50:00Z"/>
              </w:rPr>
            </w:pPr>
            <w:ins w:id="839"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40" w:author="Miguel Centeno Muñoz" w:date="2014-07-27T12:50:00Z"/>
          <w:trPrChange w:id="84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43" w:author="Miguel Centeno Muñoz" w:date="2014-07-27T12:50:00Z"/>
                <w:b/>
                <w:rPrChange w:id="844" w:author="Miguel Centeno Muñoz" w:date="2014-07-30T19:59:00Z">
                  <w:rPr>
                    <w:ins w:id="845" w:author="Miguel Centeno Muñoz" w:date="2014-07-27T12:50:00Z"/>
                    <w:rFonts w:eastAsiaTheme="minorHAnsi" w:cstheme="minorBidi"/>
                    <w:color w:val="auto"/>
                  </w:rPr>
                </w:rPrChange>
              </w:rPr>
            </w:pPr>
            <w:ins w:id="846" w:author="Miguel Centeno Muñoz" w:date="2014-07-27T12:50:00Z">
              <w:r w:rsidRPr="00E0129F">
                <w:rPr>
                  <w:b/>
                  <w:rPrChange w:id="847" w:author="Miguel Centeno Muñoz" w:date="2014-07-30T19:59:00Z">
                    <w:rPr/>
                  </w:rPrChange>
                </w:rPr>
                <w:t>Urgencia</w:t>
              </w:r>
            </w:ins>
          </w:p>
        </w:tc>
        <w:tc>
          <w:tcPr>
            <w:tcW w:w="0" w:type="auto"/>
            <w:hideMark/>
            <w:tcPrChange w:id="84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49" w:author="Miguel Centeno Muñoz" w:date="2014-07-27T12:50:00Z"/>
              </w:rPr>
            </w:pPr>
            <w:ins w:id="850" w:author="Miguel Centeno Muñoz" w:date="2014-07-27T12:50:00Z">
              <w:r>
                <w:t>inmediatamente</w:t>
              </w:r>
            </w:ins>
          </w:p>
        </w:tc>
      </w:tr>
      <w:tr w:rsidR="00FD7EF9" w:rsidTr="00FD7EF9">
        <w:trPr>
          <w:ins w:id="851" w:author="Miguel Centeno Muñoz" w:date="2014-07-27T12:50:00Z"/>
          <w:trPrChange w:id="85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54" w:author="Miguel Centeno Muñoz" w:date="2014-07-27T12:50:00Z"/>
                <w:b/>
                <w:rPrChange w:id="855" w:author="Miguel Centeno Muñoz" w:date="2014-07-30T19:59:00Z">
                  <w:rPr>
                    <w:ins w:id="856" w:author="Miguel Centeno Muñoz" w:date="2014-07-27T12:50:00Z"/>
                    <w:rFonts w:eastAsiaTheme="minorHAnsi" w:cstheme="minorBidi"/>
                    <w:color w:val="auto"/>
                  </w:rPr>
                </w:rPrChange>
              </w:rPr>
            </w:pPr>
            <w:ins w:id="857" w:author="Miguel Centeno Muñoz" w:date="2014-07-27T12:50:00Z">
              <w:r w:rsidRPr="00E0129F">
                <w:rPr>
                  <w:b/>
                  <w:rPrChange w:id="858" w:author="Miguel Centeno Muñoz" w:date="2014-07-30T19:59:00Z">
                    <w:rPr/>
                  </w:rPrChange>
                </w:rPr>
                <w:t>Estado</w:t>
              </w:r>
            </w:ins>
          </w:p>
        </w:tc>
        <w:tc>
          <w:tcPr>
            <w:tcW w:w="0" w:type="auto"/>
            <w:hideMark/>
            <w:tcPrChange w:id="85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0" w:author="Miguel Centeno Muñoz" w:date="2014-07-27T12:50:00Z"/>
              </w:rPr>
            </w:pPr>
            <w:ins w:id="861"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62" w:author="Miguel Centeno Muñoz" w:date="2014-07-27T12:50:00Z"/>
          <w:trPrChange w:id="86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65" w:author="Miguel Centeno Muñoz" w:date="2014-07-27T12:50:00Z"/>
                <w:b/>
                <w:rPrChange w:id="866" w:author="Miguel Centeno Muñoz" w:date="2014-07-30T19:59:00Z">
                  <w:rPr>
                    <w:ins w:id="867" w:author="Miguel Centeno Muñoz" w:date="2014-07-27T12:50:00Z"/>
                    <w:rFonts w:eastAsiaTheme="minorHAnsi" w:cstheme="minorBidi"/>
                    <w:color w:val="auto"/>
                  </w:rPr>
                </w:rPrChange>
              </w:rPr>
            </w:pPr>
            <w:ins w:id="868" w:author="Miguel Centeno Muñoz" w:date="2014-07-27T12:50:00Z">
              <w:r w:rsidRPr="00E0129F">
                <w:rPr>
                  <w:b/>
                  <w:rPrChange w:id="869" w:author="Miguel Centeno Muñoz" w:date="2014-07-30T19:59:00Z">
                    <w:rPr/>
                  </w:rPrChange>
                </w:rPr>
                <w:t>Estabilidad</w:t>
              </w:r>
            </w:ins>
          </w:p>
        </w:tc>
        <w:tc>
          <w:tcPr>
            <w:tcW w:w="0" w:type="auto"/>
            <w:hideMark/>
            <w:tcPrChange w:id="87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1" w:author="Miguel Centeno Muñoz" w:date="2014-07-27T12:50:00Z"/>
              </w:rPr>
            </w:pPr>
            <w:ins w:id="872" w:author="Miguel Centeno Muñoz" w:date="2014-07-27T12:50:00Z">
              <w:r>
                <w:t>alta</w:t>
              </w:r>
            </w:ins>
          </w:p>
        </w:tc>
      </w:tr>
      <w:tr w:rsidR="00FD7EF9" w:rsidTr="00FD7EF9">
        <w:trPr>
          <w:ins w:id="873" w:author="Miguel Centeno Muñoz" w:date="2014-07-27T12:50:00Z"/>
          <w:trPrChange w:id="87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76" w:author="Miguel Centeno Muñoz" w:date="2014-07-27T12:50:00Z"/>
                <w:b/>
                <w:rPrChange w:id="877" w:author="Miguel Centeno Muñoz" w:date="2014-07-30T19:59:00Z">
                  <w:rPr>
                    <w:ins w:id="878" w:author="Miguel Centeno Muñoz" w:date="2014-07-27T12:50:00Z"/>
                    <w:rFonts w:eastAsiaTheme="minorHAnsi" w:cstheme="minorBidi"/>
                    <w:color w:val="auto"/>
                  </w:rPr>
                </w:rPrChange>
              </w:rPr>
            </w:pPr>
            <w:ins w:id="879" w:author="Miguel Centeno Muñoz" w:date="2014-07-27T12:50:00Z">
              <w:r w:rsidRPr="00E0129F">
                <w:rPr>
                  <w:b/>
                  <w:rPrChange w:id="880" w:author="Miguel Centeno Muñoz" w:date="2014-07-30T19:59:00Z">
                    <w:rPr/>
                  </w:rPrChange>
                </w:rPr>
                <w:t>Comentarios</w:t>
              </w:r>
            </w:ins>
          </w:p>
        </w:tc>
        <w:tc>
          <w:tcPr>
            <w:tcW w:w="0" w:type="auto"/>
            <w:hideMark/>
            <w:tcPrChange w:id="88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2" w:author="Miguel Centeno Muñoz" w:date="2014-07-27T12:50:00Z"/>
              </w:rPr>
            </w:pPr>
            <w:ins w:id="883" w:author="Miguel Centeno Muñoz" w:date="2014-07-27T12:50:00Z">
              <w:r>
                <w:t>Ninguno</w:t>
              </w:r>
            </w:ins>
          </w:p>
        </w:tc>
      </w:tr>
    </w:tbl>
    <w:p w:rsidR="00FD7EF9" w:rsidRDefault="00FD7EF9" w:rsidP="00C96693">
      <w:pPr>
        <w:rPr>
          <w:ins w:id="884" w:author="Miguel Centeno Muñoz" w:date="2014-07-27T12:50:00Z"/>
        </w:rPr>
      </w:pPr>
    </w:p>
    <w:p w:rsidR="00FD7EF9" w:rsidRDefault="00FD7EF9" w:rsidP="00C96693">
      <w:pPr>
        <w:rPr>
          <w:ins w:id="885" w:author="Miguel Centeno Muñoz" w:date="2014-07-27T12:50:00Z"/>
        </w:rPr>
      </w:pPr>
    </w:p>
    <w:p w:rsidR="00FD7EF9" w:rsidRDefault="00FD7EF9" w:rsidP="00C96693">
      <w:pPr>
        <w:rPr>
          <w:ins w:id="886" w:author="Miguel Centeno Muñoz" w:date="2014-07-27T12:50:00Z"/>
        </w:rPr>
      </w:pPr>
    </w:p>
    <w:p w:rsidR="00FD7EF9" w:rsidRDefault="00FD7EF9" w:rsidP="00C96693">
      <w:pPr>
        <w:rPr>
          <w:ins w:id="887" w:author="Miguel Centeno Muñoz" w:date="2014-07-27T12:50:00Z"/>
        </w:rPr>
      </w:pPr>
    </w:p>
    <w:p w:rsidR="00FD7EF9" w:rsidRDefault="00FD7EF9" w:rsidP="00C96693">
      <w:pPr>
        <w:rPr>
          <w:ins w:id="888" w:author="Miguel Centeno Muñoz" w:date="2014-07-27T12:50:00Z"/>
        </w:rPr>
      </w:pPr>
    </w:p>
    <w:p w:rsidR="00FD7EF9" w:rsidRDefault="00FD7EF9" w:rsidP="00C96693">
      <w:pPr>
        <w:rPr>
          <w:ins w:id="889" w:author="Miguel Centeno Muñoz" w:date="2014-07-27T12:50:00Z"/>
        </w:rPr>
      </w:pPr>
    </w:p>
    <w:p w:rsidR="00FD7EF9" w:rsidRDefault="00FD7EF9" w:rsidP="00C96693">
      <w:pPr>
        <w:rPr>
          <w:ins w:id="890" w:author="Miguel Centeno Muñoz" w:date="2014-07-27T12:50:00Z"/>
        </w:rPr>
      </w:pPr>
    </w:p>
    <w:p w:rsidR="00FD7EF9" w:rsidRDefault="00FD7EF9" w:rsidP="00C96693">
      <w:pPr>
        <w:rPr>
          <w:ins w:id="891" w:author="Miguel Centeno Muñoz" w:date="2014-07-27T12:50:00Z"/>
        </w:rPr>
      </w:pPr>
    </w:p>
    <w:p w:rsidR="00FD7EF9" w:rsidRDefault="00FD7EF9" w:rsidP="00C96693">
      <w:pPr>
        <w:rPr>
          <w:ins w:id="892" w:author="Miguel Centeno Muñoz" w:date="2014-07-27T12:50:00Z"/>
        </w:rPr>
      </w:pPr>
    </w:p>
    <w:p w:rsidR="00FD7EF9" w:rsidRDefault="00FD7EF9" w:rsidP="00C96693">
      <w:pPr>
        <w:rPr>
          <w:ins w:id="893" w:author="Miguel Centeno Muñoz" w:date="2014-07-27T12:50:00Z"/>
        </w:rPr>
      </w:pPr>
    </w:p>
    <w:p w:rsidR="00FD7EF9" w:rsidRDefault="00FD7EF9" w:rsidP="00C96693">
      <w:pPr>
        <w:rPr>
          <w:ins w:id="894" w:author="Miguel Centeno Muñoz" w:date="2014-07-27T12:50:00Z"/>
        </w:rPr>
      </w:pPr>
    </w:p>
    <w:p w:rsidR="00FD7EF9" w:rsidRDefault="00FD7EF9" w:rsidP="00C96693">
      <w:pPr>
        <w:rPr>
          <w:ins w:id="895" w:author="Miguel Centeno Muñoz" w:date="2014-07-27T12:50:00Z"/>
        </w:rPr>
      </w:pPr>
    </w:p>
    <w:p w:rsidR="00FD7EF9" w:rsidRDefault="00FD7EF9" w:rsidP="00C96693">
      <w:pPr>
        <w:rPr>
          <w:ins w:id="896" w:author="Miguel Centeno Muñoz" w:date="2014-07-27T12:50:00Z"/>
        </w:rPr>
      </w:pPr>
    </w:p>
    <w:p w:rsidR="00FD7EF9" w:rsidRDefault="00FD7EF9" w:rsidP="00C96693">
      <w:pPr>
        <w:rPr>
          <w:ins w:id="897" w:author="Miguel Centeno Muñoz" w:date="2014-07-27T12:50:00Z"/>
        </w:rPr>
      </w:pPr>
    </w:p>
    <w:p w:rsidR="00FD7EF9" w:rsidRDefault="00FD7EF9" w:rsidP="00C96693">
      <w:pPr>
        <w:rPr>
          <w:ins w:id="898" w:author="Miguel Centeno Muñoz" w:date="2014-07-27T12:50:00Z"/>
        </w:rPr>
      </w:pPr>
    </w:p>
    <w:p w:rsidR="00FD7EF9" w:rsidRDefault="00FD7EF9" w:rsidP="00C96693">
      <w:pPr>
        <w:rPr>
          <w:ins w:id="899" w:author="Miguel Centeno Muñoz" w:date="2014-07-27T12:50:00Z"/>
        </w:rPr>
      </w:pPr>
    </w:p>
    <w:p w:rsidR="00FD7EF9" w:rsidRDefault="00FD7EF9" w:rsidP="00C96693">
      <w:pPr>
        <w:rPr>
          <w:ins w:id="900" w:author="Miguel Centeno Muñoz" w:date="2014-07-27T12:50:00Z"/>
        </w:rPr>
      </w:pPr>
    </w:p>
    <w:p w:rsidR="00FD7EF9" w:rsidRDefault="00FD7EF9" w:rsidP="00C96693">
      <w:pPr>
        <w:rPr>
          <w:ins w:id="901" w:author="Miguel Centeno Muñoz" w:date="2014-07-27T12:50:00Z"/>
        </w:rPr>
      </w:pPr>
    </w:p>
    <w:p w:rsidR="00FD7EF9" w:rsidRDefault="00FD7EF9" w:rsidP="00C96693">
      <w:pPr>
        <w:rPr>
          <w:ins w:id="902" w:author="Miguel Centeno Muñoz" w:date="2014-07-27T12:50:00Z"/>
        </w:rPr>
      </w:pPr>
    </w:p>
    <w:p w:rsidR="00FD7EF9" w:rsidRDefault="00FD7EF9" w:rsidP="00C96693"/>
    <w:p w:rsidR="00C96693" w:rsidRDefault="00C96693" w:rsidP="00C96693">
      <w:pPr>
        <w:pStyle w:val="Ttulo2"/>
      </w:pPr>
      <w:bookmarkStart w:id="903" w:name="_Toc394538335"/>
      <w:r>
        <w:t>6.- Elicitación de requisitos</w:t>
      </w:r>
      <w:bookmarkEnd w:id="903"/>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04" w:name="_Toc394538336"/>
      <w:r>
        <w:t>6.1.- Requisitos de información</w:t>
      </w:r>
      <w:bookmarkEnd w:id="904"/>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spacing w:after="200" w:line="276" w:lineRule="auto"/>
              <w:rPr>
                <w:b/>
                <w:rPrChange w:id="905" w:author="Miguel Centeno Muñoz" w:date="2014-07-30T20:06:00Z">
                  <w:rPr>
                    <w:rFonts w:eastAsiaTheme="minorHAnsi" w:cstheme="minorBidi"/>
                    <w:color w:val="auto"/>
                    <w:sz w:val="22"/>
                    <w:szCs w:val="22"/>
                  </w:rPr>
                </w:rPrChange>
              </w:rPr>
            </w:pPr>
            <w:bookmarkStart w:id="906" w:name="IRQ-0002"/>
            <w:r w:rsidRPr="00E0129F">
              <w:rPr>
                <w:b/>
                <w:rPrChange w:id="907" w:author="Miguel Centeno Muñoz" w:date="2014-07-30T20:06:00Z">
                  <w:rPr/>
                </w:rPrChange>
              </w:rPr>
              <w:t>IRQ-0001</w:t>
            </w:r>
          </w:p>
        </w:tc>
        <w:tc>
          <w:tcPr>
            <w:tcW w:w="4183" w:type="pct"/>
            <w:hideMark/>
          </w:tcPr>
          <w:p w:rsidR="00A52B19" w:rsidRPr="00E0129F" w:rsidRDefault="00A52B19">
            <w:pPr>
              <w:spacing w:after="200" w:line="276" w:lineRule="auto"/>
              <w:cnfStyle w:val="100000000000" w:firstRow="1" w:lastRow="0" w:firstColumn="0" w:lastColumn="0" w:oddVBand="0" w:evenVBand="0" w:oddHBand="0" w:evenHBand="0" w:firstRowFirstColumn="0" w:firstRowLastColumn="0" w:lastRowFirstColumn="0" w:lastRowLastColumn="0"/>
              <w:rPr>
                <w:b/>
                <w:rPrChange w:id="908" w:author="Miguel Centeno Muñoz" w:date="2014-07-30T20:06:00Z">
                  <w:rPr>
                    <w:rFonts w:eastAsiaTheme="minorHAnsi" w:cstheme="minorBidi"/>
                    <w:color w:val="auto"/>
                    <w:sz w:val="22"/>
                    <w:szCs w:val="22"/>
                  </w:rPr>
                </w:rPrChange>
              </w:rPr>
            </w:pPr>
            <w:r w:rsidRPr="00E0129F">
              <w:rPr>
                <w:b/>
                <w:rPrChange w:id="909"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0" w:author="Miguel Centeno Muñoz" w:date="2014-07-30T20:06:00Z">
                  <w:rPr>
                    <w:rFonts w:eastAsiaTheme="minorHAnsi" w:cstheme="minorBidi"/>
                    <w:color w:val="auto"/>
                  </w:rPr>
                </w:rPrChange>
              </w:rPr>
            </w:pPr>
            <w:r w:rsidRPr="00E0129F">
              <w:rPr>
                <w:b/>
                <w:rPrChange w:id="911"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2" w:author="Miguel Centeno Muñoz" w:date="2014-07-30T20:06:00Z">
                  <w:rPr>
                    <w:rFonts w:eastAsiaTheme="minorHAnsi" w:cstheme="minorBidi"/>
                    <w:color w:val="auto"/>
                  </w:rPr>
                </w:rPrChange>
              </w:rPr>
            </w:pPr>
            <w:r w:rsidRPr="00E0129F">
              <w:rPr>
                <w:b/>
                <w:rPrChange w:id="913" w:author="Miguel Centeno Muñoz" w:date="2014-07-30T20:06:00Z">
                  <w:rPr/>
                </w:rPrChange>
              </w:rPr>
              <w:t>Autores</w:t>
            </w:r>
          </w:p>
        </w:tc>
        <w:bookmarkEnd w:id="906"/>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14" w:author="Miguel Centeno Muñoz" w:date="2014-07-30T20:05:00Z">
                <w:pPr>
                  <w:numPr>
                    <w:numId w:val="12"/>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5" w:author="Miguel Centeno Muñoz" w:date="2014-07-30T20:06:00Z">
                  <w:rPr>
                    <w:rFonts w:eastAsiaTheme="minorHAnsi" w:cstheme="minorBidi"/>
                    <w:color w:val="auto"/>
                  </w:rPr>
                </w:rPrChange>
              </w:rPr>
            </w:pPr>
            <w:r w:rsidRPr="00E0129F">
              <w:rPr>
                <w:b/>
                <w:rPrChange w:id="916"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917" w:author="Miguel Centeno Muñoz" w:date="2014-07-30T20:05:00Z">
                <w:pPr>
                  <w:numPr>
                    <w:numId w:val="1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8" w:author="Miguel Centeno Muñoz" w:date="2014-07-30T20:06:00Z">
                  <w:rPr>
                    <w:rFonts w:eastAsiaTheme="minorHAnsi" w:cstheme="minorBidi"/>
                    <w:color w:val="auto"/>
                  </w:rPr>
                </w:rPrChange>
              </w:rPr>
            </w:pPr>
            <w:r w:rsidRPr="00E0129F">
              <w:rPr>
                <w:b/>
                <w:rPrChange w:id="919" w:author="Miguel Centeno Muñoz" w:date="2014-07-30T20:06:00Z">
                  <w:rPr/>
                </w:rPrChange>
              </w:rPr>
              <w:lastRenderedPageBreak/>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20" w:author="Miguel Centeno Muñoz" w:date="2014-07-30T20:06:00Z">
                  <w:rPr>
                    <w:rFonts w:eastAsiaTheme="minorHAnsi" w:cstheme="minorBidi"/>
                    <w:color w:val="auto"/>
                  </w:rPr>
                </w:rPrChange>
              </w:rPr>
            </w:pPr>
            <w:r w:rsidRPr="00E0129F">
              <w:rPr>
                <w:b/>
                <w:rPrChange w:id="921"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22" w:author="Miguel Centeno Muñoz" w:date="2014-07-30T20:06:00Z">
                  <w:rPr>
                    <w:rFonts w:eastAsiaTheme="minorHAnsi" w:cstheme="minorBidi"/>
                    <w:color w:val="auto"/>
                  </w:rPr>
                </w:rPrChange>
              </w:rPr>
            </w:pPr>
            <w:r w:rsidRPr="00E0129F">
              <w:rPr>
                <w:b/>
                <w:rPrChange w:id="923"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4"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5"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7" w:name="DAT-0013"/>
            <w:bookmarkEnd w:id="925"/>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9" w:name="DAT-0003"/>
            <w:bookmarkEnd w:id="927"/>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30"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1" w:name="DAT-0004"/>
            <w:bookmarkEnd w:id="929"/>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32" w:author="Miguel Centeno Muñoz" w:date="2014-07-30T20:06:00Z"/>
                <w:rFonts w:eastAsiaTheme="minorHAnsi" w:cstheme="minorBidi"/>
                <w:color w:val="auto"/>
              </w:rPr>
              <w:pPrChange w:id="933"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4" w:name="DAT-0005"/>
            <w:bookmarkEnd w:id="931"/>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35" w:author="Miguel Centeno Muñoz" w:date="2014-07-30T20:06:00Z"/>
                <w:rFonts w:eastAsiaTheme="minorHAnsi" w:cstheme="minorBidi"/>
                <w:color w:val="auto"/>
              </w:rPr>
              <w:pPrChange w:id="93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37"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3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39"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40"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1" w:name="DAT-0006"/>
            <w:bookmarkEnd w:id="934"/>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42"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3" w:name="DAT-0007"/>
            <w:bookmarkEnd w:id="941"/>
            <w:r>
              <w:t xml:space="preserve">Foto de perfil </w:t>
            </w:r>
            <w:bookmarkEnd w:id="943"/>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4" w:author="Miguel Centeno Muñoz" w:date="2014-07-30T20:06:00Z">
                  <w:rPr>
                    <w:rFonts w:eastAsiaTheme="minorHAnsi" w:cstheme="minorBidi"/>
                    <w:color w:val="auto"/>
                  </w:rPr>
                </w:rPrChange>
              </w:rPr>
            </w:pPr>
            <w:r w:rsidRPr="00E0129F">
              <w:rPr>
                <w:b/>
                <w:rPrChange w:id="945"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6" w:author="Miguel Centeno Muñoz" w:date="2014-07-30T20:06:00Z">
                  <w:rPr>
                    <w:rFonts w:eastAsiaTheme="minorHAnsi" w:cstheme="minorBidi"/>
                    <w:color w:val="auto"/>
                  </w:rPr>
                </w:rPrChange>
              </w:rPr>
            </w:pPr>
            <w:r w:rsidRPr="00E0129F">
              <w:rPr>
                <w:b/>
                <w:rPrChange w:id="947"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8" w:author="Miguel Centeno Muñoz" w:date="2014-07-30T20:06:00Z">
                  <w:rPr>
                    <w:rFonts w:eastAsiaTheme="minorHAnsi" w:cstheme="minorBidi"/>
                    <w:color w:val="auto"/>
                  </w:rPr>
                </w:rPrChange>
              </w:rPr>
            </w:pPr>
            <w:r w:rsidRPr="00E0129F">
              <w:rPr>
                <w:b/>
                <w:rPrChange w:id="949"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50" w:author="Miguel Centeno Muñoz" w:date="2014-07-30T20:06:00Z">
                  <w:rPr>
                    <w:rFonts w:eastAsiaTheme="minorHAnsi" w:cstheme="minorBidi"/>
                    <w:color w:val="auto"/>
                  </w:rPr>
                </w:rPrChange>
              </w:rPr>
            </w:pPr>
            <w:r w:rsidRPr="00E0129F">
              <w:rPr>
                <w:b/>
                <w:rPrChange w:id="951"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52" w:author="Miguel Centeno Muñoz" w:date="2014-07-30T20:06:00Z">
                  <w:rPr>
                    <w:rFonts w:eastAsiaTheme="minorHAnsi" w:cstheme="minorBidi"/>
                    <w:color w:val="auto"/>
                  </w:rPr>
                </w:rPrChange>
              </w:rPr>
            </w:pPr>
            <w:r w:rsidRPr="00E0129F">
              <w:rPr>
                <w:b/>
                <w:rPrChange w:id="953"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54" w:author="Miguel Centeno Muñoz" w:date="2014-07-27T12:50:00Z"/>
        </w:rPr>
      </w:pPr>
    </w:p>
    <w:p w:rsidR="00653FAD" w:rsidRDefault="00653FAD" w:rsidP="00950DBB">
      <w:pPr>
        <w:rPr>
          <w:ins w:id="955" w:author="Miguel Centeno Muñoz" w:date="2014-07-30T20:13:00Z"/>
        </w:rPr>
      </w:pPr>
    </w:p>
    <w:p w:rsidR="00653FAD" w:rsidRDefault="00653FAD" w:rsidP="00950DBB">
      <w:pPr>
        <w:rPr>
          <w:ins w:id="956" w:author="Miguel Centeno Muñoz" w:date="2014-07-30T20:13:00Z"/>
        </w:rPr>
      </w:pPr>
    </w:p>
    <w:p w:rsidR="00653FAD" w:rsidRDefault="00653FAD" w:rsidP="00950DBB">
      <w:pPr>
        <w:rPr>
          <w:ins w:id="957" w:author="Miguel Centeno Muñoz" w:date="2014-07-30T20:13:00Z"/>
        </w:rPr>
      </w:pPr>
    </w:p>
    <w:p w:rsidR="00653FAD" w:rsidRDefault="00653FAD" w:rsidP="00950DBB">
      <w:pPr>
        <w:rPr>
          <w:ins w:id="958" w:author="Miguel Centeno Muñoz" w:date="2014-07-30T20:13:00Z"/>
        </w:rPr>
      </w:pPr>
    </w:p>
    <w:p w:rsidR="00653FAD" w:rsidRDefault="00653FAD" w:rsidP="00950DBB">
      <w:pPr>
        <w:rPr>
          <w:ins w:id="959" w:author="Miguel Centeno Muñoz" w:date="2014-07-30T20:13:00Z"/>
        </w:rPr>
      </w:pPr>
    </w:p>
    <w:p w:rsidR="00653FAD" w:rsidRDefault="00653FAD" w:rsidP="00950DBB">
      <w:pPr>
        <w:rPr>
          <w:ins w:id="960" w:author="Miguel Centeno Muñoz" w:date="2014-07-30T20:13:00Z"/>
        </w:rPr>
      </w:pPr>
    </w:p>
    <w:p w:rsidR="00653FAD" w:rsidRDefault="00653FAD" w:rsidP="00950DBB">
      <w:pPr>
        <w:rPr>
          <w:ins w:id="961" w:author="Miguel Centeno Muñoz" w:date="2014-07-30T20:13:00Z"/>
        </w:rPr>
      </w:pPr>
    </w:p>
    <w:p w:rsidR="00653FAD" w:rsidRPr="00950DBB" w:rsidRDefault="00653FAD" w:rsidP="00950DBB">
      <w:pPr>
        <w:rPr>
          <w:ins w:id="962"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spacing w:after="200" w:line="276" w:lineRule="auto"/>
              <w:rPr>
                <w:b/>
                <w:rPrChange w:id="963" w:author="Miguel Centeno Muñoz" w:date="2014-07-30T20:07:00Z">
                  <w:rPr>
                    <w:rFonts w:eastAsiaTheme="minorHAnsi" w:cstheme="minorBidi"/>
                    <w:color w:val="auto"/>
                    <w:sz w:val="22"/>
                    <w:szCs w:val="22"/>
                  </w:rPr>
                </w:rPrChange>
              </w:rPr>
            </w:pPr>
            <w:bookmarkStart w:id="964" w:name="IRQ-0003"/>
            <w:r w:rsidRPr="00653FAD">
              <w:rPr>
                <w:b/>
                <w:rPrChange w:id="965" w:author="Miguel Centeno Muñoz" w:date="2014-07-30T20:07:00Z">
                  <w:rPr/>
                </w:rPrChange>
              </w:rPr>
              <w:t>IRQ-0002</w:t>
            </w:r>
          </w:p>
        </w:tc>
        <w:tc>
          <w:tcPr>
            <w:tcW w:w="4183" w:type="pct"/>
            <w:hideMark/>
          </w:tcPr>
          <w:p w:rsidR="00FA0982" w:rsidRPr="00653FAD" w:rsidRDefault="00FA0982">
            <w:pPr>
              <w:spacing w:after="200" w:line="276" w:lineRule="auto"/>
              <w:cnfStyle w:val="100000000000" w:firstRow="1" w:lastRow="0" w:firstColumn="0" w:lastColumn="0" w:oddVBand="0" w:evenVBand="0" w:oddHBand="0" w:evenHBand="0" w:firstRowFirstColumn="0" w:firstRowLastColumn="0" w:lastRowFirstColumn="0" w:lastRowLastColumn="0"/>
              <w:rPr>
                <w:b/>
                <w:rPrChange w:id="966" w:author="Miguel Centeno Muñoz" w:date="2014-07-30T20:07:00Z">
                  <w:rPr>
                    <w:rFonts w:eastAsiaTheme="minorHAnsi" w:cstheme="minorBidi"/>
                    <w:color w:val="auto"/>
                    <w:sz w:val="22"/>
                    <w:szCs w:val="22"/>
                  </w:rPr>
                </w:rPrChange>
              </w:rPr>
            </w:pPr>
            <w:r w:rsidRPr="00653FAD">
              <w:rPr>
                <w:b/>
                <w:rPrChange w:id="967"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68" w:author="Miguel Centeno Muñoz" w:date="2014-07-30T20:07:00Z">
                  <w:rPr>
                    <w:rFonts w:eastAsiaTheme="minorHAnsi" w:cstheme="minorBidi"/>
                    <w:color w:val="auto"/>
                  </w:rPr>
                </w:rPrChange>
              </w:rPr>
            </w:pPr>
            <w:r w:rsidRPr="00653FAD">
              <w:rPr>
                <w:b/>
                <w:rPrChange w:id="969"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0" w:author="Miguel Centeno Muñoz" w:date="2014-07-30T20:07:00Z">
                  <w:rPr>
                    <w:rFonts w:eastAsiaTheme="minorHAnsi" w:cstheme="minorBidi"/>
                    <w:color w:val="auto"/>
                  </w:rPr>
                </w:rPrChange>
              </w:rPr>
            </w:pPr>
            <w:r w:rsidRPr="00653FAD">
              <w:rPr>
                <w:b/>
                <w:rPrChange w:id="971" w:author="Miguel Centeno Muñoz" w:date="2014-07-30T20:07:00Z">
                  <w:rPr/>
                </w:rPrChange>
              </w:rPr>
              <w:t>Autores</w:t>
            </w:r>
          </w:p>
        </w:tc>
        <w:bookmarkEnd w:id="964"/>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72" w:author="Miguel Centeno Muñoz" w:date="2014-07-30T20:07:00Z">
                <w:pPr>
                  <w:numPr>
                    <w:numId w:val="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3" w:author="Miguel Centeno Muñoz" w:date="2014-07-30T20:07:00Z">
                  <w:rPr>
                    <w:rFonts w:eastAsiaTheme="minorHAnsi" w:cstheme="minorBidi"/>
                    <w:color w:val="auto"/>
                  </w:rPr>
                </w:rPrChange>
              </w:rPr>
            </w:pPr>
            <w:r w:rsidRPr="00653FAD">
              <w:rPr>
                <w:b/>
                <w:rPrChange w:id="974"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975" w:author="Miguel Centeno Muñoz" w:date="2014-07-30T20:07:00Z">
                <w:pPr>
                  <w:numPr>
                    <w:numId w:val="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6" w:author="Miguel Centeno Muñoz" w:date="2014-07-30T20:07:00Z">
                  <w:rPr>
                    <w:rFonts w:eastAsiaTheme="minorHAnsi" w:cstheme="minorBidi"/>
                    <w:color w:val="auto"/>
                  </w:rPr>
                </w:rPrChange>
              </w:rPr>
            </w:pPr>
            <w:r w:rsidRPr="00653FAD">
              <w:rPr>
                <w:b/>
                <w:rPrChange w:id="977"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8" w:author="Miguel Centeno Muñoz" w:date="2014-07-30T20:07:00Z">
                  <w:rPr>
                    <w:rFonts w:eastAsiaTheme="minorHAnsi" w:cstheme="minorBidi"/>
                    <w:color w:val="auto"/>
                  </w:rPr>
                </w:rPrChange>
              </w:rPr>
            </w:pPr>
            <w:r w:rsidRPr="00653FAD">
              <w:rPr>
                <w:b/>
                <w:rPrChange w:id="979"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80" w:author="Miguel Centeno Muñoz" w:date="2014-07-30T20:07:00Z">
              <w:r w:rsidRPr="00653FAD" w:rsidDel="00653FAD">
                <w:rPr>
                  <w:rFonts w:cstheme="minorBidi"/>
                  <w:rPrChange w:id="981" w:author="Miguel Centeno Muñoz" w:date="2014-07-30T20:07:00Z">
                    <w:rPr>
                      <w:rStyle w:val="nfasis"/>
                      <w:rFonts w:ascii="Arial" w:hAnsi="Arial" w:cs="Arial"/>
                    </w:rPr>
                  </w:rPrChange>
                </w:rPr>
                <w:delText>identificactivos</w:delText>
              </w:r>
            </w:del>
            <w:ins w:id="982" w:author="Miguel Centeno Muñoz" w:date="2014-07-30T20:07:00Z">
              <w:r w:rsidR="00653FAD" w:rsidRPr="00653FAD">
                <w:t>identificativos</w:t>
              </w:r>
            </w:ins>
            <w:r w:rsidRPr="00653FAD">
              <w:rPr>
                <w:rFonts w:cstheme="minorBidi"/>
                <w:rPrChange w:id="983" w:author="Miguel Centeno Muñoz" w:date="2014-07-30T20:07:00Z">
                  <w:rPr>
                    <w:rStyle w:val="nfasis"/>
                    <w:rFonts w:ascii="Arial" w:hAnsi="Arial" w:cs="Arial"/>
                  </w:rPr>
                </w:rPrChange>
              </w:rPr>
              <w:t xml:space="preserve"> e informativos de cada una de las rutas del sistema.</w:t>
            </w:r>
            <w:del w:id="984" w:author="Miguel Centeno Muñoz" w:date="2014-07-30T20:08:00Z">
              <w:r w:rsidRPr="00653FAD" w:rsidDel="00653FAD">
                <w:rPr>
                  <w:rFonts w:cstheme="minorBidi"/>
                  <w:rPrChange w:id="985" w:author="Miguel Centeno Muñoz" w:date="2014-07-30T20:07:00Z">
                    <w:rPr>
                      <w:rStyle w:val="nfasis"/>
                      <w:rFonts w:ascii="Arial" w:hAnsi="Arial" w:cs="Arial"/>
                    </w:rPr>
                  </w:rPrChange>
                </w:rPr>
                <w:delText>.</w:delText>
              </w:r>
            </w:del>
            <w:r w:rsidRPr="00653FAD">
              <w:rPr>
                <w:rFonts w:cstheme="minorBidi"/>
                <w:rPrChange w:id="986"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87" w:author="Miguel Centeno Muñoz" w:date="2014-07-30T20:07:00Z">
                  <w:rPr>
                    <w:rFonts w:eastAsiaTheme="minorHAnsi" w:cstheme="minorBidi"/>
                    <w:color w:val="auto"/>
                  </w:rPr>
                </w:rPrChange>
              </w:rPr>
            </w:pPr>
            <w:r w:rsidRPr="00653FAD">
              <w:rPr>
                <w:b/>
                <w:rPrChange w:id="988" w:author="Miguel Centeno Muñoz" w:date="2014-07-30T20:07:00Z">
                  <w:rPr/>
                </w:rPrChange>
              </w:rPr>
              <w:lastRenderedPageBreak/>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89"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0" w:name="DAT-0008"/>
            <w:r w:rsidRPr="00653FAD">
              <w:t xml:space="preserve">Título de la Ruta </w:t>
            </w:r>
            <w:proofErr w:type="gramStart"/>
            <w:r w:rsidRPr="00653FAD">
              <w:t>( El</w:t>
            </w:r>
            <w:proofErr w:type="gramEnd"/>
            <w:r w:rsidRPr="00653FAD">
              <w:rPr>
                <w:rFonts w:cstheme="minorBidi"/>
                <w:rPrChange w:id="991"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92" w:author="Miguel Centeno Muñoz" w:date="2014-07-30T20:11:00Z"/>
                <w:rFonts w:eastAsiaTheme="minorHAnsi" w:cstheme="minorBidi"/>
                <w:color w:val="auto"/>
              </w:rPr>
              <w:pPrChange w:id="993"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4" w:name="DAT-0009"/>
            <w:bookmarkEnd w:id="990"/>
            <w:del w:id="995" w:author="Miguel Centeno Muñoz" w:date="2014-07-30T20:12:00Z">
              <w:r w:rsidRPr="00653FAD" w:rsidDel="00653FAD">
                <w:delText>Categoría de la Ruta</w:delText>
              </w:r>
            </w:del>
            <w:del w:id="996" w:author="Miguel Centeno Muñoz" w:date="2014-07-30T20:10:00Z">
              <w:r w:rsidRPr="00653FAD" w:rsidDel="00653FAD">
                <w:delText>:</w:delText>
              </w:r>
            </w:del>
            <w:del w:id="997" w:author="Miguel Centeno Muñoz" w:date="2014-07-30T20:12:00Z">
              <w:r w:rsidRPr="00653FAD" w:rsidDel="00653FAD">
                <w:delText xml:space="preserve"> </w:delText>
              </w:r>
            </w:del>
            <w:ins w:id="998"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99" w:author="Miguel Centeno Muñoz" w:date="2014-07-30T20:11:00Z"/>
                <w:rFonts w:eastAsiaTheme="minorHAnsi" w:cstheme="minorBidi"/>
                <w:color w:val="auto"/>
              </w:rPr>
              <w:pPrChange w:id="1000"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01"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02" w:author="Miguel Centeno Muñoz" w:date="2014-07-30T20:11:00Z"/>
                <w:rFonts w:eastAsiaTheme="minorHAnsi" w:cstheme="minorBidi"/>
                <w:color w:val="auto"/>
              </w:rPr>
              <w:pPrChange w:id="1003"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4" w:name="DAT-0010"/>
            <w:bookmarkEnd w:id="994"/>
            <w:r w:rsidRPr="00653FAD">
              <w:t>Descripción de la ruta</w:t>
            </w:r>
            <w:ins w:id="1005"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6" w:author="Miguel Centeno Muñoz" w:date="2014-07-30T20:11:00Z"/>
                <w:rFonts w:eastAsiaTheme="minorHAnsi" w:cstheme="minorBidi"/>
                <w:color w:val="auto"/>
              </w:rPr>
              <w:pPrChange w:id="1007"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08"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009"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0" w:name="DAT-0011"/>
            <w:bookmarkEnd w:id="1004"/>
            <w:r w:rsidRPr="00653FAD">
              <w:t xml:space="preserve">Fichero de la Ruta </w:t>
            </w:r>
            <w:ins w:id="1011" w:author="Miguel Centeno Muñoz" w:date="2014-07-30T20:11:00Z">
              <w:r w:rsidR="00653FAD">
                <w:t>(mapa)</w:t>
              </w:r>
            </w:ins>
            <w:del w:id="1012" w:author="Miguel Centeno Muñoz" w:date="2014-07-30T20:11:00Z">
              <w:r w:rsidRPr="00653FAD" w:rsidDel="00653FAD">
                <w:delText xml:space="preserve">( la ruta específica al fichero físico, así como el fichero en si.) </w:delText>
              </w:r>
            </w:del>
            <w:bookmarkEnd w:id="1010"/>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3" w:author="Miguel Centeno Muñoz" w:date="2014-07-30T20:07:00Z">
                  <w:rPr>
                    <w:rFonts w:eastAsiaTheme="minorHAnsi" w:cstheme="minorBidi"/>
                    <w:color w:val="auto"/>
                  </w:rPr>
                </w:rPrChange>
              </w:rPr>
            </w:pPr>
            <w:r w:rsidRPr="00653FAD">
              <w:rPr>
                <w:b/>
                <w:rPrChange w:id="1014"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5" w:author="Miguel Centeno Muñoz" w:date="2014-07-30T20:07:00Z">
                  <w:rPr>
                    <w:rFonts w:eastAsiaTheme="minorHAnsi" w:cstheme="minorBidi"/>
                    <w:color w:val="auto"/>
                  </w:rPr>
                </w:rPrChange>
              </w:rPr>
            </w:pPr>
            <w:r w:rsidRPr="00653FAD">
              <w:rPr>
                <w:b/>
                <w:rPrChange w:id="1016"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7" w:author="Miguel Centeno Muñoz" w:date="2014-07-30T20:07:00Z">
                  <w:rPr>
                    <w:rFonts w:eastAsiaTheme="minorHAnsi" w:cstheme="minorBidi"/>
                    <w:color w:val="auto"/>
                  </w:rPr>
                </w:rPrChange>
              </w:rPr>
            </w:pPr>
            <w:r w:rsidRPr="00653FAD">
              <w:rPr>
                <w:b/>
                <w:rPrChange w:id="1018"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9" w:author="Miguel Centeno Muñoz" w:date="2014-07-30T20:07:00Z">
                  <w:rPr>
                    <w:rFonts w:eastAsiaTheme="minorHAnsi" w:cstheme="minorBidi"/>
                    <w:color w:val="auto"/>
                  </w:rPr>
                </w:rPrChange>
              </w:rPr>
            </w:pPr>
            <w:r w:rsidRPr="00653FAD">
              <w:rPr>
                <w:b/>
                <w:rPrChange w:id="1020"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21" w:author="Miguel Centeno Muñoz" w:date="2014-07-30T20:07:00Z">
                  <w:rPr>
                    <w:rFonts w:eastAsiaTheme="minorHAnsi" w:cstheme="minorBidi"/>
                    <w:color w:val="auto"/>
                  </w:rPr>
                </w:rPrChange>
              </w:rPr>
            </w:pPr>
            <w:r w:rsidRPr="00653FAD">
              <w:rPr>
                <w:b/>
                <w:rPrChange w:id="1022"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23" w:author="Miguel Centeno Muñoz" w:date="2014-07-27T12:51:00Z"/>
        </w:rPr>
      </w:pPr>
    </w:p>
    <w:p w:rsidR="00FD7EF9" w:rsidRDefault="00FD7EF9" w:rsidP="00D723A7">
      <w:pPr>
        <w:pStyle w:val="Ttulo3"/>
        <w:rPr>
          <w:ins w:id="1024"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25"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26" w:author="Miguel Centeno Muñoz" w:date="2014-07-30T20:13:00Z"/>
                <w:b/>
              </w:rPr>
            </w:pPr>
            <w:ins w:id="1027"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28" w:author="Miguel Centeno Muñoz" w:date="2014-07-30T20:13:00Z"/>
                <w:b/>
              </w:rPr>
            </w:pPr>
            <w:ins w:id="1029"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1" w:author="Miguel Centeno Muñoz" w:date="2014-07-30T20:13:00Z"/>
                <w:b/>
              </w:rPr>
            </w:pPr>
            <w:ins w:id="1032"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3" w:author="Miguel Centeno Muñoz" w:date="2014-07-30T20:13:00Z"/>
              </w:rPr>
            </w:pPr>
            <w:ins w:id="1034" w:author="Miguel Centeno Muñoz" w:date="2014-07-30T20:13:00Z">
              <w:r w:rsidRPr="0023022A">
                <w:t xml:space="preserve">1.0 ( 23/06/2014 ) </w:t>
              </w:r>
            </w:ins>
          </w:p>
        </w:tc>
      </w:tr>
      <w:tr w:rsidR="00653FAD" w:rsidRPr="0023022A" w:rsidTr="00640380">
        <w:trPr>
          <w:ins w:id="103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6" w:author="Miguel Centeno Muñoz" w:date="2014-07-30T20:13:00Z"/>
                <w:b/>
              </w:rPr>
            </w:pPr>
            <w:ins w:id="1037"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38" w:author="Miguel Centeno Muñoz" w:date="2014-07-30T20:13:00Z"/>
              </w:rPr>
            </w:pPr>
            <w:ins w:id="1039"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1" w:author="Miguel Centeno Muñoz" w:date="2014-07-30T20:13:00Z"/>
                <w:b/>
              </w:rPr>
            </w:pPr>
            <w:ins w:id="1042"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43" w:author="Miguel Centeno Muñoz" w:date="2014-07-30T20:13:00Z"/>
              </w:rPr>
            </w:pPr>
            <w:ins w:id="1044" w:author="Miguel Centeno Muñoz" w:date="2014-07-30T20:13:00Z">
              <w:r w:rsidRPr="0023022A">
                <w:t xml:space="preserve">Sergio Segura Rueda </w:t>
              </w:r>
            </w:ins>
          </w:p>
        </w:tc>
      </w:tr>
      <w:tr w:rsidR="00653FAD" w:rsidRPr="0023022A" w:rsidTr="00640380">
        <w:trPr>
          <w:ins w:id="104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6" w:author="Miguel Centeno Muñoz" w:date="2014-07-30T20:13:00Z"/>
                <w:b/>
              </w:rPr>
            </w:pPr>
            <w:ins w:id="1047"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8" w:author="Miguel Centeno Muñoz" w:date="2014-07-30T20:13:00Z"/>
              </w:rPr>
            </w:pPr>
            <w:ins w:id="1049"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1" w:author="Miguel Centeno Muñoz" w:date="2014-07-30T20:13:00Z"/>
                <w:b/>
              </w:rPr>
            </w:pPr>
            <w:ins w:id="1052"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53" w:author="Miguel Centeno Muñoz" w:date="2014-07-30T20:13:00Z"/>
              </w:rPr>
            </w:pPr>
            <w:ins w:id="1054" w:author="Miguel Centeno Muñoz" w:date="2014-07-30T20:13:00Z">
              <w:r w:rsidRPr="0023022A">
                <w:t xml:space="preserve">El sistema deberá almacenar la información correspondiente a </w:t>
              </w:r>
            </w:ins>
            <w:ins w:id="1055" w:author="Miguel Centeno Muñoz" w:date="2014-07-30T20:14:00Z">
              <w:r>
                <w:t>las categorías a las que pertenecen las rutas</w:t>
              </w:r>
            </w:ins>
            <w:ins w:id="1056" w:author="Miguel Centeno Muñoz" w:date="2014-07-30T20:13:00Z">
              <w:r w:rsidRPr="0023022A">
                <w:t xml:space="preserve">. En concreto: </w:t>
              </w:r>
            </w:ins>
          </w:p>
        </w:tc>
      </w:tr>
      <w:tr w:rsidR="00653FAD" w:rsidRPr="0023022A" w:rsidTr="00640380">
        <w:trPr>
          <w:ins w:id="1057"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8" w:author="Miguel Centeno Muñoz" w:date="2014-07-30T20:13:00Z"/>
                <w:b/>
              </w:rPr>
            </w:pPr>
            <w:ins w:id="1059"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60" w:author="Miguel Centeno Muñoz" w:date="2014-07-30T20:14:00Z"/>
              </w:rPr>
            </w:pPr>
            <w:ins w:id="1061"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2" w:author="Miguel Centeno Muñoz" w:date="2014-07-30T20:13:00Z"/>
              </w:rPr>
            </w:pPr>
            <w:ins w:id="1063" w:author="Miguel Centeno Muñoz" w:date="2014-07-30T20:14:00Z">
              <w:r>
                <w:t xml:space="preserve">Imagen descriptiva de la categoría de la </w:t>
              </w:r>
            </w:ins>
            <w:ins w:id="1064"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6" w:author="Miguel Centeno Muñoz" w:date="2014-07-30T20:13:00Z"/>
                <w:b/>
              </w:rPr>
            </w:pPr>
            <w:ins w:id="1067"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8" w:author="Miguel Centeno Muñoz" w:date="2014-07-30T20:13:00Z"/>
              </w:rPr>
            </w:pPr>
            <w:ins w:id="1069" w:author="Miguel Centeno Muñoz" w:date="2014-07-30T20:13:00Z">
              <w:r w:rsidRPr="0023022A">
                <w:t>vital</w:t>
              </w:r>
            </w:ins>
          </w:p>
        </w:tc>
      </w:tr>
      <w:tr w:rsidR="00653FAD" w:rsidRPr="0023022A" w:rsidTr="00640380">
        <w:trPr>
          <w:ins w:id="107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1" w:author="Miguel Centeno Muñoz" w:date="2014-07-30T20:13:00Z"/>
                <w:b/>
              </w:rPr>
            </w:pPr>
            <w:ins w:id="1072"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3" w:author="Miguel Centeno Muñoz" w:date="2014-07-30T20:13:00Z"/>
              </w:rPr>
            </w:pPr>
            <w:ins w:id="1074"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6" w:author="Miguel Centeno Muñoz" w:date="2014-07-30T20:13:00Z"/>
                <w:b/>
              </w:rPr>
            </w:pPr>
            <w:ins w:id="1077"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8" w:author="Miguel Centeno Muñoz" w:date="2014-07-30T20:13:00Z"/>
              </w:rPr>
            </w:pPr>
            <w:ins w:id="1079" w:author="Miguel Centeno Muñoz" w:date="2014-07-30T20:13:00Z">
              <w:r w:rsidRPr="0023022A">
                <w:t>en construcción</w:t>
              </w:r>
            </w:ins>
          </w:p>
        </w:tc>
      </w:tr>
      <w:tr w:rsidR="00653FAD" w:rsidRPr="0023022A" w:rsidTr="00640380">
        <w:trPr>
          <w:ins w:id="108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1" w:author="Miguel Centeno Muñoz" w:date="2014-07-30T20:13:00Z"/>
                <w:b/>
              </w:rPr>
            </w:pPr>
            <w:ins w:id="1082"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83" w:author="Miguel Centeno Muñoz" w:date="2014-07-30T20:13:00Z"/>
              </w:rPr>
            </w:pPr>
            <w:ins w:id="1084"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6" w:author="Miguel Centeno Muñoz" w:date="2014-07-30T20:13:00Z"/>
                <w:b/>
              </w:rPr>
            </w:pPr>
            <w:ins w:id="1087"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8" w:author="Miguel Centeno Muñoz" w:date="2014-07-30T20:13:00Z"/>
              </w:rPr>
            </w:pPr>
            <w:ins w:id="1089" w:author="Miguel Centeno Muñoz" w:date="2014-07-30T20:13:00Z">
              <w:r w:rsidRPr="0023022A">
                <w:t>Ninguno</w:t>
              </w:r>
            </w:ins>
          </w:p>
        </w:tc>
      </w:tr>
    </w:tbl>
    <w:p w:rsidR="00FD7EF9" w:rsidRDefault="00FD7EF9">
      <w:pPr>
        <w:rPr>
          <w:ins w:id="1090" w:author="Miguel Centeno Muñoz" w:date="2014-07-30T20:15:00Z"/>
        </w:rPr>
        <w:pPrChange w:id="1091"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92"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93" w:author="Miguel Centeno Muñoz" w:date="2014-07-30T20:15:00Z"/>
                <w:b/>
              </w:rPr>
            </w:pPr>
            <w:ins w:id="1094"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95" w:author="Miguel Centeno Muñoz" w:date="2014-07-30T20:15:00Z"/>
                <w:b/>
              </w:rPr>
            </w:pPr>
            <w:ins w:id="1096"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8" w:author="Miguel Centeno Muñoz" w:date="2014-07-30T20:15:00Z"/>
                <w:b/>
              </w:rPr>
            </w:pPr>
            <w:ins w:id="1099"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0" w:author="Miguel Centeno Muñoz" w:date="2014-07-30T20:15:00Z"/>
              </w:rPr>
            </w:pPr>
            <w:ins w:id="1101" w:author="Miguel Centeno Muñoz" w:date="2014-07-30T20:15:00Z">
              <w:r w:rsidRPr="0023022A">
                <w:t xml:space="preserve">1.0 ( 23/06/2014 ) </w:t>
              </w:r>
            </w:ins>
          </w:p>
        </w:tc>
      </w:tr>
      <w:tr w:rsidR="00653FAD" w:rsidRPr="0023022A" w:rsidTr="00640380">
        <w:trPr>
          <w:ins w:id="110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3" w:author="Miguel Centeno Muñoz" w:date="2014-07-30T20:15:00Z"/>
                <w:b/>
              </w:rPr>
            </w:pPr>
            <w:ins w:id="1104"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05" w:author="Miguel Centeno Muñoz" w:date="2014-07-30T20:15:00Z"/>
              </w:rPr>
            </w:pPr>
            <w:ins w:id="1106"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8" w:author="Miguel Centeno Muñoz" w:date="2014-07-30T20:15:00Z"/>
                <w:b/>
              </w:rPr>
            </w:pPr>
            <w:ins w:id="1109"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0" w:author="Miguel Centeno Muñoz" w:date="2014-07-30T20:15:00Z"/>
              </w:rPr>
            </w:pPr>
            <w:ins w:id="1111" w:author="Miguel Centeno Muñoz" w:date="2014-07-30T20:15:00Z">
              <w:r w:rsidRPr="0023022A">
                <w:t xml:space="preserve">Sergio Segura Rueda </w:t>
              </w:r>
            </w:ins>
          </w:p>
        </w:tc>
      </w:tr>
      <w:tr w:rsidR="00653FAD" w:rsidRPr="0023022A" w:rsidTr="00640380">
        <w:trPr>
          <w:ins w:id="111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3" w:author="Miguel Centeno Muñoz" w:date="2014-07-30T20:15:00Z"/>
                <w:b/>
              </w:rPr>
            </w:pPr>
            <w:ins w:id="1114"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5" w:author="Miguel Centeno Muñoz" w:date="2014-07-30T20:15:00Z"/>
              </w:rPr>
            </w:pPr>
            <w:ins w:id="1116"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8" w:author="Miguel Centeno Muñoz" w:date="2014-07-30T20:15:00Z"/>
                <w:b/>
              </w:rPr>
            </w:pPr>
            <w:ins w:id="1119"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20" w:author="Miguel Centeno Muñoz" w:date="2014-07-30T20:15:00Z"/>
              </w:rPr>
            </w:pPr>
            <w:ins w:id="1121" w:author="Miguel Centeno Muñoz" w:date="2014-07-30T20:15:00Z">
              <w:r w:rsidRPr="0023022A">
                <w:t xml:space="preserve">El sistema deberá almacenar la información correspondiente a </w:t>
              </w:r>
              <w:r>
                <w:t xml:space="preserve">las </w:t>
              </w:r>
            </w:ins>
            <w:ins w:id="1122" w:author="Miguel Centeno Muñoz" w:date="2014-07-30T20:16:00Z">
              <w:r>
                <w:t>valoraciones que reciben las rutas</w:t>
              </w:r>
            </w:ins>
            <w:ins w:id="1123" w:author="Miguel Centeno Muñoz" w:date="2014-07-30T20:15:00Z">
              <w:r w:rsidRPr="0023022A">
                <w:t xml:space="preserve">. En concreto: </w:t>
              </w:r>
            </w:ins>
          </w:p>
        </w:tc>
      </w:tr>
      <w:tr w:rsidR="00653FAD" w:rsidRPr="0023022A" w:rsidTr="00640380">
        <w:trPr>
          <w:ins w:id="112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5" w:author="Miguel Centeno Muñoz" w:date="2014-07-30T20:15:00Z"/>
                <w:b/>
              </w:rPr>
            </w:pPr>
            <w:ins w:id="1126"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27" w:author="Miguel Centeno Muñoz" w:date="2014-07-30T20:15:00Z"/>
              </w:rPr>
            </w:pPr>
            <w:ins w:id="1128"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29" w:author="Miguel Centeno Muñoz" w:date="2014-07-30T20:15:00Z"/>
              </w:rPr>
            </w:pPr>
            <w:ins w:id="1130"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2" w:author="Miguel Centeno Muñoz" w:date="2014-07-30T20:15:00Z"/>
                <w:b/>
              </w:rPr>
            </w:pPr>
            <w:ins w:id="1133"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4" w:author="Miguel Centeno Muñoz" w:date="2014-07-30T20:15:00Z"/>
              </w:rPr>
            </w:pPr>
            <w:ins w:id="1135" w:author="Miguel Centeno Muñoz" w:date="2014-07-30T20:15:00Z">
              <w:r w:rsidRPr="0023022A">
                <w:t>vital</w:t>
              </w:r>
            </w:ins>
          </w:p>
        </w:tc>
      </w:tr>
      <w:tr w:rsidR="00653FAD" w:rsidRPr="0023022A" w:rsidTr="00640380">
        <w:trPr>
          <w:ins w:id="113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7" w:author="Miguel Centeno Muñoz" w:date="2014-07-30T20:15:00Z"/>
                <w:b/>
              </w:rPr>
            </w:pPr>
            <w:ins w:id="1138"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39" w:author="Miguel Centeno Muñoz" w:date="2014-07-30T20:15:00Z"/>
              </w:rPr>
            </w:pPr>
            <w:ins w:id="1140"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2" w:author="Miguel Centeno Muñoz" w:date="2014-07-30T20:15:00Z"/>
                <w:b/>
              </w:rPr>
            </w:pPr>
            <w:ins w:id="1143"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44" w:author="Miguel Centeno Muñoz" w:date="2014-07-30T20:15:00Z"/>
              </w:rPr>
            </w:pPr>
            <w:ins w:id="1145" w:author="Miguel Centeno Muñoz" w:date="2014-07-30T20:15:00Z">
              <w:r w:rsidRPr="0023022A">
                <w:t>en construcción</w:t>
              </w:r>
            </w:ins>
          </w:p>
        </w:tc>
      </w:tr>
      <w:tr w:rsidR="00653FAD" w:rsidRPr="0023022A" w:rsidTr="00640380">
        <w:trPr>
          <w:ins w:id="114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7" w:author="Miguel Centeno Muñoz" w:date="2014-07-30T20:15:00Z"/>
                <w:b/>
              </w:rPr>
            </w:pPr>
            <w:ins w:id="1148"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9" w:author="Miguel Centeno Muñoz" w:date="2014-07-30T20:15:00Z"/>
              </w:rPr>
            </w:pPr>
            <w:ins w:id="1150"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2" w:author="Miguel Centeno Muñoz" w:date="2014-07-30T20:15:00Z"/>
                <w:b/>
              </w:rPr>
            </w:pPr>
            <w:ins w:id="1153"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54" w:author="Miguel Centeno Muñoz" w:date="2014-07-30T20:15:00Z"/>
              </w:rPr>
            </w:pPr>
            <w:ins w:id="1155" w:author="Miguel Centeno Muñoz" w:date="2014-07-30T20:15:00Z">
              <w:r w:rsidRPr="0023022A">
                <w:t>Ninguno</w:t>
              </w:r>
            </w:ins>
          </w:p>
        </w:tc>
      </w:tr>
    </w:tbl>
    <w:p w:rsidR="00653FAD" w:rsidRDefault="00653FAD">
      <w:pPr>
        <w:rPr>
          <w:ins w:id="1156" w:author="Miguel Centeno Muñoz" w:date="2014-07-30T20:16:00Z"/>
        </w:rPr>
        <w:pPrChange w:id="1157"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58"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59" w:author="Miguel Centeno Muñoz" w:date="2014-07-30T20:16:00Z"/>
                <w:b/>
              </w:rPr>
            </w:pPr>
            <w:ins w:id="1160" w:author="Miguel Centeno Muñoz" w:date="2014-07-30T20:16:00Z">
              <w:r>
                <w:rPr>
                  <w:b/>
                </w:rPr>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61" w:author="Miguel Centeno Muñoz" w:date="2014-07-30T20:16:00Z"/>
                <w:b/>
              </w:rPr>
            </w:pPr>
            <w:ins w:id="1162"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6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4" w:author="Miguel Centeno Muñoz" w:date="2014-07-30T20:16:00Z"/>
                <w:b/>
              </w:rPr>
            </w:pPr>
            <w:ins w:id="1165"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66" w:author="Miguel Centeno Muñoz" w:date="2014-07-30T20:16:00Z"/>
              </w:rPr>
            </w:pPr>
            <w:ins w:id="1167" w:author="Miguel Centeno Muñoz" w:date="2014-07-30T20:16:00Z">
              <w:r w:rsidRPr="0023022A">
                <w:t xml:space="preserve">1.0 ( 23/06/2014 ) </w:t>
              </w:r>
            </w:ins>
          </w:p>
        </w:tc>
      </w:tr>
      <w:tr w:rsidR="00181555" w:rsidRPr="0023022A" w:rsidTr="00640380">
        <w:trPr>
          <w:ins w:id="116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9" w:author="Miguel Centeno Muñoz" w:date="2014-07-30T20:16:00Z"/>
                <w:b/>
              </w:rPr>
            </w:pPr>
            <w:ins w:id="1170"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71" w:author="Miguel Centeno Muñoz" w:date="2014-07-30T20:16:00Z"/>
              </w:rPr>
            </w:pPr>
            <w:ins w:id="1172"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7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4" w:author="Miguel Centeno Muñoz" w:date="2014-07-30T20:16:00Z"/>
                <w:b/>
              </w:rPr>
            </w:pPr>
            <w:ins w:id="1175" w:author="Miguel Centeno Muñoz" w:date="2014-07-30T20:16:00Z">
              <w:r w:rsidRPr="0023022A">
                <w:rPr>
                  <w:b/>
                </w:rPr>
                <w:lastRenderedPageBreak/>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76" w:author="Miguel Centeno Muñoz" w:date="2014-07-30T20:16:00Z"/>
              </w:rPr>
            </w:pPr>
            <w:ins w:id="1177" w:author="Miguel Centeno Muñoz" w:date="2014-07-30T20:16:00Z">
              <w:r w:rsidRPr="0023022A">
                <w:t xml:space="preserve">Sergio Segura Rueda </w:t>
              </w:r>
            </w:ins>
          </w:p>
        </w:tc>
      </w:tr>
      <w:tr w:rsidR="00181555" w:rsidRPr="0023022A" w:rsidTr="00640380">
        <w:trPr>
          <w:ins w:id="117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9" w:author="Miguel Centeno Muñoz" w:date="2014-07-30T20:16:00Z"/>
                <w:b/>
              </w:rPr>
            </w:pPr>
            <w:ins w:id="1180"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81" w:author="Miguel Centeno Muñoz" w:date="2014-07-30T20:16:00Z"/>
              </w:rPr>
            </w:pPr>
            <w:ins w:id="1182"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8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4" w:author="Miguel Centeno Muñoz" w:date="2014-07-30T20:16:00Z"/>
                <w:b/>
              </w:rPr>
            </w:pPr>
            <w:ins w:id="1185"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86" w:author="Miguel Centeno Muñoz" w:date="2014-07-30T20:16:00Z"/>
              </w:rPr>
            </w:pPr>
            <w:ins w:id="1187" w:author="Miguel Centeno Muñoz" w:date="2014-07-30T20:16:00Z">
              <w:r w:rsidRPr="0023022A">
                <w:t xml:space="preserve">El sistema deberá almacenar la información correspondiente a </w:t>
              </w:r>
              <w:r w:rsidR="007761C4">
                <w:t>l</w:t>
              </w:r>
            </w:ins>
            <w:ins w:id="1188" w:author="Miguel Centeno Muñoz" w:date="2014-08-02T12:20:00Z">
              <w:r w:rsidR="007761C4">
                <w:t>o</w:t>
              </w:r>
            </w:ins>
            <w:ins w:id="1189" w:author="Miguel Centeno Muñoz" w:date="2014-07-30T20:16:00Z">
              <w:r>
                <w:t xml:space="preserve">s </w:t>
              </w:r>
            </w:ins>
            <w:ins w:id="1190" w:author="Miguel Centeno Muñoz" w:date="2014-07-30T20:17:00Z">
              <w:r>
                <w:t>comentarios</w:t>
              </w:r>
            </w:ins>
            <w:ins w:id="1191" w:author="Miguel Centeno Muñoz" w:date="2014-07-30T20:16:00Z">
              <w:r>
                <w:t xml:space="preserve"> </w:t>
              </w:r>
            </w:ins>
            <w:ins w:id="1192" w:author="Miguel Centeno Muñoz" w:date="2014-07-30T20:17:00Z">
              <w:r>
                <w:t>que reciben las rutas</w:t>
              </w:r>
            </w:ins>
            <w:ins w:id="1193" w:author="Miguel Centeno Muñoz" w:date="2014-07-30T20:16:00Z">
              <w:r w:rsidRPr="0023022A">
                <w:t xml:space="preserve">. En concreto: </w:t>
              </w:r>
            </w:ins>
          </w:p>
        </w:tc>
      </w:tr>
      <w:tr w:rsidR="00181555" w:rsidRPr="0023022A" w:rsidTr="00640380">
        <w:trPr>
          <w:ins w:id="119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5" w:author="Miguel Centeno Muñoz" w:date="2014-07-30T20:16:00Z"/>
                <w:b/>
              </w:rPr>
            </w:pPr>
            <w:ins w:id="1196"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97" w:author="Miguel Centeno Muñoz" w:date="2014-07-30T20:16:00Z"/>
              </w:rPr>
            </w:pPr>
            <w:ins w:id="1198"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9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0" w:author="Miguel Centeno Muñoz" w:date="2014-07-30T20:16:00Z"/>
                <w:b/>
              </w:rPr>
            </w:pPr>
            <w:ins w:id="1201"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2" w:author="Miguel Centeno Muñoz" w:date="2014-07-30T20:16:00Z"/>
              </w:rPr>
            </w:pPr>
            <w:ins w:id="1203" w:author="Miguel Centeno Muñoz" w:date="2014-07-30T20:16:00Z">
              <w:r w:rsidRPr="0023022A">
                <w:t>vital</w:t>
              </w:r>
            </w:ins>
          </w:p>
        </w:tc>
      </w:tr>
      <w:tr w:rsidR="00181555" w:rsidRPr="0023022A" w:rsidTr="00640380">
        <w:trPr>
          <w:ins w:id="120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5" w:author="Miguel Centeno Muñoz" w:date="2014-07-30T20:16:00Z"/>
                <w:b/>
              </w:rPr>
            </w:pPr>
            <w:ins w:id="1206"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7" w:author="Miguel Centeno Muñoz" w:date="2014-07-30T20:16:00Z"/>
              </w:rPr>
            </w:pPr>
            <w:ins w:id="1208"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0" w:author="Miguel Centeno Muñoz" w:date="2014-07-30T20:16:00Z"/>
                <w:b/>
              </w:rPr>
            </w:pPr>
            <w:ins w:id="1211"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12" w:author="Miguel Centeno Muñoz" w:date="2014-07-30T20:16:00Z"/>
              </w:rPr>
            </w:pPr>
            <w:ins w:id="1213" w:author="Miguel Centeno Muñoz" w:date="2014-07-30T20:16:00Z">
              <w:r w:rsidRPr="0023022A">
                <w:t>en construcción</w:t>
              </w:r>
            </w:ins>
          </w:p>
        </w:tc>
      </w:tr>
      <w:tr w:rsidR="00181555" w:rsidRPr="0023022A" w:rsidTr="00640380">
        <w:trPr>
          <w:ins w:id="121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5" w:author="Miguel Centeno Muñoz" w:date="2014-07-30T20:16:00Z"/>
                <w:b/>
              </w:rPr>
            </w:pPr>
            <w:ins w:id="1216"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17" w:author="Miguel Centeno Muñoz" w:date="2014-07-30T20:16:00Z"/>
              </w:rPr>
            </w:pPr>
            <w:ins w:id="1218"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0" w:author="Miguel Centeno Muñoz" w:date="2014-07-30T20:16:00Z"/>
                <w:b/>
              </w:rPr>
            </w:pPr>
            <w:ins w:id="1221"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22" w:author="Miguel Centeno Muñoz" w:date="2014-07-30T20:16:00Z"/>
              </w:rPr>
            </w:pPr>
            <w:ins w:id="1223" w:author="Miguel Centeno Muñoz" w:date="2014-07-30T20:16:00Z">
              <w:r w:rsidRPr="0023022A">
                <w:t>Ninguno</w:t>
              </w:r>
            </w:ins>
          </w:p>
        </w:tc>
      </w:tr>
    </w:tbl>
    <w:p w:rsidR="00930F56" w:rsidDel="007761C4" w:rsidRDefault="00930F56" w:rsidP="00D723A7">
      <w:pPr>
        <w:pStyle w:val="Ttulo3"/>
        <w:rPr>
          <w:del w:id="1224" w:author="Miguel Centeno Muñoz" w:date="2014-07-30T20:18:00Z"/>
        </w:rPr>
      </w:pPr>
    </w:p>
    <w:p w:rsidR="007761C4" w:rsidRDefault="007761C4">
      <w:pPr>
        <w:rPr>
          <w:ins w:id="1225" w:author="Miguel Centeno Muñoz" w:date="2014-08-02T12:17:00Z"/>
        </w:rPr>
      </w:pPr>
    </w:p>
    <w:p w:rsidR="007761C4" w:rsidRDefault="007761C4">
      <w:pPr>
        <w:rPr>
          <w:ins w:id="1226" w:author="Miguel Centeno Muñoz" w:date="2014-08-02T12:17:00Z"/>
        </w:rPr>
      </w:pPr>
    </w:p>
    <w:p w:rsidR="007761C4" w:rsidRDefault="007761C4">
      <w:pPr>
        <w:rPr>
          <w:ins w:id="1227" w:author="Miguel Centeno Muñoz" w:date="2014-08-02T12:17:00Z"/>
        </w:rPr>
      </w:pPr>
    </w:p>
    <w:tbl>
      <w:tblPr>
        <w:tblStyle w:val="Listamedia2-nfasis2"/>
        <w:tblW w:w="5000" w:type="pct"/>
        <w:tblLook w:val="04A0" w:firstRow="1" w:lastRow="0" w:firstColumn="1" w:lastColumn="0" w:noHBand="0" w:noVBand="1"/>
      </w:tblPr>
      <w:tblGrid>
        <w:gridCol w:w="1502"/>
        <w:gridCol w:w="7643"/>
      </w:tblGrid>
      <w:tr w:rsidR="007761C4" w:rsidRPr="0023022A" w:rsidTr="00F570D1">
        <w:trPr>
          <w:cnfStyle w:val="100000000000" w:firstRow="1" w:lastRow="0" w:firstColumn="0" w:lastColumn="0" w:oddVBand="0" w:evenVBand="0" w:oddHBand="0" w:evenHBand="0" w:firstRowFirstColumn="0" w:firstRowLastColumn="0" w:lastRowFirstColumn="0" w:lastRowLastColumn="0"/>
          <w:ins w:id="1228" w:author="Miguel Centeno Muñoz" w:date="2014-08-02T12:20:00Z"/>
        </w:trPr>
        <w:tc>
          <w:tcPr>
            <w:cnfStyle w:val="001000000100" w:firstRow="0" w:lastRow="0" w:firstColumn="1" w:lastColumn="0" w:oddVBand="0" w:evenVBand="0" w:oddHBand="0" w:evenHBand="0" w:firstRowFirstColumn="1" w:firstRowLastColumn="0" w:lastRowFirstColumn="0" w:lastRowLastColumn="0"/>
            <w:tcW w:w="0" w:type="auto"/>
            <w:hideMark/>
          </w:tcPr>
          <w:p w:rsidR="007761C4" w:rsidRPr="0023022A" w:rsidRDefault="007761C4" w:rsidP="00F570D1">
            <w:pPr>
              <w:rPr>
                <w:ins w:id="1229" w:author="Miguel Centeno Muñoz" w:date="2014-08-02T12:20:00Z"/>
                <w:b/>
              </w:rPr>
            </w:pPr>
            <w:ins w:id="1230" w:author="Miguel Centeno Muñoz" w:date="2014-08-02T12:20:00Z">
              <w:r>
                <w:rPr>
                  <w:b/>
                </w:rPr>
                <w:t>IRQ-0006</w:t>
              </w:r>
            </w:ins>
          </w:p>
        </w:tc>
        <w:tc>
          <w:tcPr>
            <w:tcW w:w="4183" w:type="pct"/>
            <w:hideMark/>
          </w:tcPr>
          <w:p w:rsidR="007761C4" w:rsidRPr="0023022A" w:rsidRDefault="007761C4">
            <w:pPr>
              <w:cnfStyle w:val="100000000000" w:firstRow="1" w:lastRow="0" w:firstColumn="0" w:lastColumn="0" w:oddVBand="0" w:evenVBand="0" w:oddHBand="0" w:evenHBand="0" w:firstRowFirstColumn="0" w:firstRowLastColumn="0" w:lastRowFirstColumn="0" w:lastRowLastColumn="0"/>
              <w:rPr>
                <w:ins w:id="1231" w:author="Miguel Centeno Muñoz" w:date="2014-08-02T12:20:00Z"/>
                <w:rFonts w:eastAsiaTheme="minorHAnsi" w:cstheme="minorBidi"/>
                <w:b/>
                <w:color w:val="auto"/>
                <w:sz w:val="22"/>
                <w:szCs w:val="22"/>
              </w:rPr>
              <w:pPrChange w:id="1232" w:author="Miguel Centeno Muñoz" w:date="2014-08-02T12:2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1233" w:author="Miguel Centeno Muñoz" w:date="2014-08-02T12:20:00Z">
              <w:r w:rsidRPr="0023022A">
                <w:rPr>
                  <w:b/>
                </w:rPr>
                <w:t>Información s</w:t>
              </w:r>
              <w:r>
                <w:rPr>
                  <w:b/>
                </w:rPr>
                <w:t>obre lo</w:t>
              </w:r>
              <w:r w:rsidRPr="0023022A">
                <w:rPr>
                  <w:b/>
                </w:rPr>
                <w:t xml:space="preserve">s </w:t>
              </w:r>
              <w:r>
                <w:rPr>
                  <w:b/>
                </w:rPr>
                <w:t>Mapas</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3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35" w:author="Miguel Centeno Muñoz" w:date="2014-08-02T12:20:00Z"/>
                <w:b/>
              </w:rPr>
            </w:pPr>
            <w:ins w:id="1236" w:author="Miguel Centeno Muñoz" w:date="2014-08-02T12:20:00Z">
              <w:r w:rsidRPr="0023022A">
                <w:rPr>
                  <w:b/>
                </w:rPr>
                <w:t>Versión</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37" w:author="Miguel Centeno Muñoz" w:date="2014-08-02T12:20:00Z"/>
              </w:rPr>
            </w:pPr>
            <w:ins w:id="1238" w:author="Miguel Centeno Muñoz" w:date="2014-08-02T12:20:00Z">
              <w:r w:rsidRPr="0023022A">
                <w:t xml:space="preserve">1.0 ( 23/06/2014 ) </w:t>
              </w:r>
            </w:ins>
          </w:p>
        </w:tc>
      </w:tr>
      <w:tr w:rsidR="007761C4" w:rsidRPr="0023022A" w:rsidTr="00F570D1">
        <w:trPr>
          <w:ins w:id="1239"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40" w:author="Miguel Centeno Muñoz" w:date="2014-08-02T12:20:00Z"/>
                <w:b/>
              </w:rPr>
            </w:pPr>
            <w:ins w:id="1241" w:author="Miguel Centeno Muñoz" w:date="2014-08-02T12:20:00Z">
              <w:r w:rsidRPr="0023022A">
                <w:rPr>
                  <w:b/>
                </w:rPr>
                <w:t>Autores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42" w:author="Miguel Centeno Muñoz" w:date="2014-08-02T12:20:00Z"/>
              </w:rPr>
            </w:pPr>
            <w:ins w:id="1243" w:author="Miguel Centeno Muñoz" w:date="2014-08-02T12:20:00Z">
              <w:r w:rsidRPr="0023022A">
                <w:t xml:space="preserve">Miguel Centeno Muñoz </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4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45" w:author="Miguel Centeno Muñoz" w:date="2014-08-02T12:20:00Z"/>
                <w:b/>
              </w:rPr>
            </w:pPr>
            <w:ins w:id="1246" w:author="Miguel Centeno Muñoz" w:date="2014-08-02T12:20:00Z">
              <w:r w:rsidRPr="0023022A">
                <w:rPr>
                  <w:b/>
                </w:rPr>
                <w:t>Fuentes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47" w:author="Miguel Centeno Muñoz" w:date="2014-08-02T12:20:00Z"/>
              </w:rPr>
            </w:pPr>
            <w:ins w:id="1248" w:author="Miguel Centeno Muñoz" w:date="2014-08-02T12:20:00Z">
              <w:r w:rsidRPr="0023022A">
                <w:t xml:space="preserve">Sergio Segura Rueda </w:t>
              </w:r>
            </w:ins>
          </w:p>
        </w:tc>
      </w:tr>
      <w:tr w:rsidR="007761C4" w:rsidRPr="0023022A" w:rsidTr="00F570D1">
        <w:trPr>
          <w:ins w:id="1249"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50" w:author="Miguel Centeno Muñoz" w:date="2014-08-02T12:20:00Z"/>
                <w:b/>
              </w:rPr>
            </w:pPr>
            <w:ins w:id="1251" w:author="Miguel Centeno Muñoz" w:date="2014-08-02T12:20:00Z">
              <w:r w:rsidRPr="0023022A">
                <w:rPr>
                  <w:b/>
                </w:rPr>
                <w:t>Dependencias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52" w:author="Miguel Centeno Muñoz" w:date="2014-08-02T12:20:00Z"/>
              </w:rPr>
            </w:pPr>
            <w:ins w:id="1253" w:author="Miguel Centeno Muñoz" w:date="2014-08-02T12:20:00Z">
              <w:r w:rsidRPr="0023022A">
                <w:t>Ninguno</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5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55" w:author="Miguel Centeno Muñoz" w:date="2014-08-02T12:20:00Z"/>
                <w:b/>
              </w:rPr>
            </w:pPr>
            <w:ins w:id="1256" w:author="Miguel Centeno Muñoz" w:date="2014-08-02T12:20:00Z">
              <w:r w:rsidRPr="0023022A">
                <w:rPr>
                  <w:b/>
                </w:rPr>
                <w:t>Descripción</w:t>
              </w:r>
            </w:ins>
          </w:p>
        </w:tc>
        <w:tc>
          <w:tcPr>
            <w:tcW w:w="0" w:type="auto"/>
            <w:hideMark/>
          </w:tcPr>
          <w:p w:rsidR="007761C4" w:rsidRPr="0023022A" w:rsidRDefault="007761C4">
            <w:pPr>
              <w:cnfStyle w:val="000000100000" w:firstRow="0" w:lastRow="0" w:firstColumn="0" w:lastColumn="0" w:oddVBand="0" w:evenVBand="0" w:oddHBand="1" w:evenHBand="0" w:firstRowFirstColumn="0" w:firstRowLastColumn="0" w:lastRowFirstColumn="0" w:lastRowLastColumn="0"/>
              <w:rPr>
                <w:ins w:id="1257" w:author="Miguel Centeno Muñoz" w:date="2014-08-02T12:20:00Z"/>
                <w:rFonts w:eastAsiaTheme="minorHAnsi" w:cstheme="minorBidi"/>
                <w:color w:val="auto"/>
              </w:rPr>
              <w:pPrChange w:id="1258" w:author="Miguel Centeno Muñoz" w:date="2014-08-02T12:21: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1259" w:author="Miguel Centeno Muñoz" w:date="2014-08-02T12:20:00Z">
              <w:r w:rsidRPr="0023022A">
                <w:t xml:space="preserve">El sistema deberá almacenar la información correspondiente </w:t>
              </w:r>
              <w:r>
                <w:t>los mapas que conforman cada una de las rutas</w:t>
              </w:r>
              <w:r w:rsidRPr="0023022A">
                <w:t xml:space="preserve"> </w:t>
              </w:r>
            </w:ins>
          </w:p>
        </w:tc>
      </w:tr>
      <w:tr w:rsidR="007761C4" w:rsidRPr="0023022A" w:rsidTr="00F570D1">
        <w:trPr>
          <w:ins w:id="126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1" w:author="Miguel Centeno Muñoz" w:date="2014-08-02T12:20:00Z"/>
                <w:b/>
              </w:rPr>
            </w:pPr>
            <w:ins w:id="1262" w:author="Miguel Centeno Muñoz" w:date="2014-08-02T12:20:00Z">
              <w:r w:rsidRPr="0023022A">
                <w:rPr>
                  <w:b/>
                </w:rPr>
                <w:t>Datos específicos</w:t>
              </w:r>
            </w:ins>
          </w:p>
        </w:tc>
        <w:tc>
          <w:tcPr>
            <w:tcW w:w="0" w:type="auto"/>
            <w:hideMark/>
          </w:tcPr>
          <w:p w:rsidR="007761C4" w:rsidRDefault="007761C4" w:rsidP="00F570D1">
            <w:pPr>
              <w:cnfStyle w:val="000000000000" w:firstRow="0" w:lastRow="0" w:firstColumn="0" w:lastColumn="0" w:oddVBand="0" w:evenVBand="0" w:oddHBand="0" w:evenHBand="0" w:firstRowFirstColumn="0" w:firstRowLastColumn="0" w:lastRowFirstColumn="0" w:lastRowLastColumn="0"/>
              <w:rPr>
                <w:ins w:id="1263" w:author="Miguel Centeno Muñoz" w:date="2014-08-02T12:21:00Z"/>
              </w:rPr>
            </w:pPr>
            <w:ins w:id="1264" w:author="Miguel Centeno Muñoz" w:date="2014-08-02T12:21:00Z">
              <w:r>
                <w:t>Tipo de Mapa</w:t>
              </w:r>
            </w:ins>
          </w:p>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65" w:author="Miguel Centeno Muñoz" w:date="2014-08-02T12:20:00Z"/>
              </w:rPr>
            </w:pPr>
            <w:ins w:id="1266" w:author="Miguel Centeno Muñoz" w:date="2014-08-02T12:23:00Z">
              <w:r>
                <w:t>Imagen de mapa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6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8" w:author="Miguel Centeno Muñoz" w:date="2014-08-02T12:20:00Z"/>
                <w:b/>
              </w:rPr>
            </w:pPr>
            <w:ins w:id="1269" w:author="Miguel Centeno Muñoz" w:date="2014-08-02T12:20:00Z">
              <w:r w:rsidRPr="0023022A">
                <w:rPr>
                  <w:b/>
                </w:rPr>
                <w:t>Importancia</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70" w:author="Miguel Centeno Muñoz" w:date="2014-08-02T12:20:00Z"/>
              </w:rPr>
            </w:pPr>
            <w:ins w:id="1271" w:author="Miguel Centeno Muñoz" w:date="2014-08-02T12:20:00Z">
              <w:r w:rsidRPr="0023022A">
                <w:t>vital</w:t>
              </w:r>
            </w:ins>
          </w:p>
        </w:tc>
      </w:tr>
      <w:tr w:rsidR="007761C4" w:rsidRPr="0023022A" w:rsidTr="00F570D1">
        <w:trPr>
          <w:ins w:id="127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3" w:author="Miguel Centeno Muñoz" w:date="2014-08-02T12:20:00Z"/>
                <w:b/>
              </w:rPr>
            </w:pPr>
            <w:ins w:id="1274" w:author="Miguel Centeno Muñoz" w:date="2014-08-02T12:20:00Z">
              <w:r w:rsidRPr="0023022A">
                <w:rPr>
                  <w:b/>
                </w:rPr>
                <w:t>Urgencia</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75" w:author="Miguel Centeno Muñoz" w:date="2014-08-02T12:20:00Z"/>
              </w:rPr>
            </w:pPr>
            <w:ins w:id="1276" w:author="Miguel Centeno Muñoz" w:date="2014-08-02T12:20:00Z">
              <w:r w:rsidRPr="0023022A">
                <w:t>inmediatamente</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7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8" w:author="Miguel Centeno Muñoz" w:date="2014-08-02T12:20:00Z"/>
                <w:b/>
              </w:rPr>
            </w:pPr>
            <w:ins w:id="1279" w:author="Miguel Centeno Muñoz" w:date="2014-08-02T12:20:00Z">
              <w:r w:rsidRPr="0023022A">
                <w:rPr>
                  <w:b/>
                </w:rPr>
                <w:t>Estado</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80" w:author="Miguel Centeno Muñoz" w:date="2014-08-02T12:20:00Z"/>
              </w:rPr>
            </w:pPr>
            <w:ins w:id="1281" w:author="Miguel Centeno Muñoz" w:date="2014-08-02T12:20:00Z">
              <w:r w:rsidRPr="0023022A">
                <w:t>en construcción</w:t>
              </w:r>
            </w:ins>
          </w:p>
        </w:tc>
      </w:tr>
      <w:tr w:rsidR="007761C4" w:rsidRPr="0023022A" w:rsidTr="00F570D1">
        <w:trPr>
          <w:ins w:id="128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3" w:author="Miguel Centeno Muñoz" w:date="2014-08-02T12:20:00Z"/>
                <w:b/>
              </w:rPr>
            </w:pPr>
            <w:ins w:id="1284" w:author="Miguel Centeno Muñoz" w:date="2014-08-02T12:20:00Z">
              <w:r w:rsidRPr="0023022A">
                <w:rPr>
                  <w:b/>
                </w:rPr>
                <w:t>Estabilidad</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85" w:author="Miguel Centeno Muñoz" w:date="2014-08-02T12:20:00Z"/>
              </w:rPr>
            </w:pPr>
            <w:ins w:id="1286" w:author="Miguel Centeno Muñoz" w:date="2014-08-02T12:20:00Z">
              <w:r w:rsidRPr="0023022A">
                <w:t>alta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8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8" w:author="Miguel Centeno Muñoz" w:date="2014-08-02T12:20:00Z"/>
                <w:b/>
              </w:rPr>
            </w:pPr>
            <w:ins w:id="1289" w:author="Miguel Centeno Muñoz" w:date="2014-08-02T12:20:00Z">
              <w:r w:rsidRPr="0023022A">
                <w:rPr>
                  <w:b/>
                </w:rPr>
                <w:t>Comentarios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90" w:author="Miguel Centeno Muñoz" w:date="2014-08-02T12:20:00Z"/>
              </w:rPr>
            </w:pPr>
            <w:ins w:id="1291" w:author="Miguel Centeno Muñoz" w:date="2014-08-02T12:20:00Z">
              <w:r w:rsidRPr="0023022A">
                <w:t>Ninguno</w:t>
              </w:r>
            </w:ins>
          </w:p>
        </w:tc>
      </w:tr>
    </w:tbl>
    <w:p w:rsidR="007761C4" w:rsidRDefault="007761C4">
      <w:pPr>
        <w:rPr>
          <w:ins w:id="1292" w:author="Miguel Centeno Muñoz" w:date="2014-08-02T12:17:00Z"/>
        </w:rPr>
      </w:pPr>
    </w:p>
    <w:p w:rsidR="007761C4" w:rsidRDefault="007761C4">
      <w:pPr>
        <w:rPr>
          <w:ins w:id="1293" w:author="Miguel Centeno Muñoz" w:date="2014-08-02T12:17:00Z"/>
        </w:rPr>
      </w:pPr>
    </w:p>
    <w:p w:rsidR="007761C4" w:rsidRDefault="007761C4">
      <w:pPr>
        <w:rPr>
          <w:ins w:id="1294" w:author="Miguel Centeno Muñoz" w:date="2014-08-02T12:17:00Z"/>
        </w:rPr>
      </w:pPr>
    </w:p>
    <w:p w:rsidR="007761C4" w:rsidRDefault="007761C4">
      <w:pPr>
        <w:rPr>
          <w:ins w:id="1295" w:author="Miguel Centeno Muñoz" w:date="2014-08-02T12:17:00Z"/>
        </w:rPr>
      </w:pPr>
    </w:p>
    <w:p w:rsidR="007761C4" w:rsidRDefault="007761C4">
      <w:pPr>
        <w:rPr>
          <w:ins w:id="1296" w:author="Miguel Centeno Muñoz" w:date="2014-08-02T12:17:00Z"/>
        </w:rPr>
      </w:pPr>
    </w:p>
    <w:p w:rsidR="007761C4" w:rsidRDefault="007761C4">
      <w:pPr>
        <w:rPr>
          <w:ins w:id="1297" w:author="Miguel Centeno Muñoz" w:date="2014-08-02T12:17:00Z"/>
        </w:rPr>
      </w:pPr>
    </w:p>
    <w:p w:rsidR="007761C4" w:rsidRDefault="007761C4">
      <w:pPr>
        <w:rPr>
          <w:ins w:id="1298" w:author="Miguel Centeno Muñoz" w:date="2014-08-02T12:17:00Z"/>
        </w:rPr>
      </w:pPr>
    </w:p>
    <w:p w:rsidR="007761C4" w:rsidRPr="007761C4" w:rsidRDefault="007761C4">
      <w:pPr>
        <w:rPr>
          <w:ins w:id="1299" w:author="Miguel Centeno Muñoz" w:date="2014-08-02T12:17:00Z"/>
        </w:rPr>
      </w:pPr>
    </w:p>
    <w:p w:rsidR="00FD7EF9" w:rsidRPr="00930F56" w:rsidDel="00181555" w:rsidRDefault="00FD7EF9" w:rsidP="00930F56">
      <w:pPr>
        <w:rPr>
          <w:del w:id="1300" w:author="Miguel Centeno Muñoz" w:date="2014-07-30T20:18:00Z"/>
        </w:rPr>
      </w:pPr>
    </w:p>
    <w:p w:rsidR="00DA0563" w:rsidRDefault="00DA0563" w:rsidP="00D723A7">
      <w:pPr>
        <w:pStyle w:val="Ttulo3"/>
      </w:pPr>
      <w:bookmarkStart w:id="1301" w:name="_Toc394538337"/>
      <w:r>
        <w:t>6.2.- Reglas de negocio y restricciones</w:t>
      </w:r>
      <w:bookmarkEnd w:id="1301"/>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spacing w:after="200" w:line="276" w:lineRule="auto"/>
              <w:rPr>
                <w:b/>
                <w:rPrChange w:id="1302" w:author="Miguel Centeno Muñoz" w:date="2014-07-30T20:19:00Z">
                  <w:rPr>
                    <w:rFonts w:eastAsiaTheme="minorHAnsi" w:cstheme="minorBidi"/>
                    <w:color w:val="auto"/>
                    <w:sz w:val="22"/>
                    <w:szCs w:val="22"/>
                  </w:rPr>
                </w:rPrChange>
              </w:rPr>
            </w:pPr>
            <w:bookmarkStart w:id="1303" w:name="CRQ-0001"/>
            <w:r w:rsidRPr="00181555">
              <w:rPr>
                <w:b/>
                <w:rPrChange w:id="1304" w:author="Miguel Centeno Muñoz" w:date="2014-07-30T20:19:00Z">
                  <w:rPr/>
                </w:rPrChange>
              </w:rPr>
              <w:t>CRQ-0001</w:t>
            </w:r>
          </w:p>
        </w:tc>
        <w:tc>
          <w:tcPr>
            <w:tcW w:w="5000" w:type="pct"/>
            <w:hideMark/>
          </w:tcPr>
          <w:p w:rsidR="00DA0563" w:rsidRPr="00181555" w:rsidRDefault="00DA0563">
            <w:pPr>
              <w:spacing w:after="200" w:line="276" w:lineRule="auto"/>
              <w:cnfStyle w:val="100000000000" w:firstRow="1" w:lastRow="0" w:firstColumn="0" w:lastColumn="0" w:oddVBand="0" w:evenVBand="0" w:oddHBand="0" w:evenHBand="0" w:firstRowFirstColumn="0" w:firstRowLastColumn="0" w:lastRowFirstColumn="0" w:lastRowLastColumn="0"/>
              <w:rPr>
                <w:b/>
                <w:rPrChange w:id="1305" w:author="Miguel Centeno Muñoz" w:date="2014-07-30T20:19:00Z">
                  <w:rPr>
                    <w:rFonts w:eastAsiaTheme="minorHAnsi" w:cstheme="minorBidi"/>
                    <w:color w:val="auto"/>
                    <w:sz w:val="22"/>
                    <w:szCs w:val="22"/>
                  </w:rPr>
                </w:rPrChange>
              </w:rPr>
            </w:pPr>
            <w:r w:rsidRPr="00181555">
              <w:rPr>
                <w:b/>
                <w:rPrChange w:id="1306"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07" w:author="Miguel Centeno Muñoz" w:date="2014-07-30T20:19:00Z">
                  <w:rPr>
                    <w:rFonts w:eastAsiaTheme="minorHAnsi" w:cstheme="minorBidi"/>
                    <w:color w:val="auto"/>
                  </w:rPr>
                </w:rPrChange>
              </w:rPr>
            </w:pPr>
            <w:r w:rsidRPr="00181555">
              <w:rPr>
                <w:b/>
                <w:rPrChange w:id="1308" w:author="Miguel Centeno Muñoz" w:date="2014-07-30T20:19:00Z">
                  <w:rPr/>
                </w:rPrChange>
              </w:rPr>
              <w:lastRenderedPageBreak/>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09" w:author="Miguel Centeno Muñoz" w:date="2014-07-30T20:19:00Z">
                  <w:rPr>
                    <w:rFonts w:eastAsiaTheme="minorHAnsi" w:cstheme="minorBidi"/>
                    <w:color w:val="auto"/>
                  </w:rPr>
                </w:rPrChange>
              </w:rPr>
            </w:pPr>
            <w:r w:rsidRPr="00181555">
              <w:rPr>
                <w:b/>
                <w:rPrChange w:id="1310" w:author="Miguel Centeno Muñoz" w:date="2014-07-30T20:19:00Z">
                  <w:rPr/>
                </w:rPrChange>
              </w:rPr>
              <w:t>Autores</w:t>
            </w:r>
          </w:p>
        </w:tc>
        <w:bookmarkEnd w:id="1303"/>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11" w:author="Miguel Centeno Muñoz" w:date="2014-07-30T20:19:00Z">
                <w:pPr>
                  <w:numPr>
                    <w:numId w:val="10"/>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2" w:author="Miguel Centeno Muñoz" w:date="2014-07-30T20:19:00Z">
                  <w:rPr>
                    <w:rFonts w:eastAsiaTheme="minorHAnsi" w:cstheme="minorBidi"/>
                    <w:color w:val="auto"/>
                  </w:rPr>
                </w:rPrChange>
              </w:rPr>
            </w:pPr>
            <w:r w:rsidRPr="00181555">
              <w:rPr>
                <w:b/>
                <w:rPrChange w:id="1313"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14" w:author="Miguel Centeno Muñoz" w:date="2014-07-30T20:19:00Z">
                <w:pPr>
                  <w:numPr>
                    <w:numId w:val="11"/>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5" w:author="Miguel Centeno Muñoz" w:date="2014-07-30T20:19:00Z">
                  <w:rPr>
                    <w:rFonts w:eastAsiaTheme="minorHAnsi" w:cstheme="minorBidi"/>
                    <w:color w:val="auto"/>
                  </w:rPr>
                </w:rPrChange>
              </w:rPr>
            </w:pPr>
            <w:r w:rsidRPr="00181555">
              <w:rPr>
                <w:b/>
                <w:rPrChange w:id="1316"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7" w:author="Miguel Centeno Muñoz" w:date="2014-07-30T20:19:00Z">
                  <w:rPr>
                    <w:rFonts w:eastAsiaTheme="minorHAnsi" w:cstheme="minorBidi"/>
                    <w:color w:val="auto"/>
                  </w:rPr>
                </w:rPrChange>
              </w:rPr>
            </w:pPr>
            <w:r w:rsidRPr="00181555">
              <w:rPr>
                <w:b/>
                <w:rPrChange w:id="1318"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319"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0" w:author="Miguel Centeno Muñoz" w:date="2014-07-30T20:19:00Z">
                  <w:rPr>
                    <w:rFonts w:eastAsiaTheme="minorHAnsi" w:cstheme="minorBidi"/>
                    <w:color w:val="auto"/>
                  </w:rPr>
                </w:rPrChange>
              </w:rPr>
            </w:pPr>
            <w:r w:rsidRPr="00181555">
              <w:rPr>
                <w:b/>
                <w:rPrChange w:id="1321"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2" w:author="Miguel Centeno Muñoz" w:date="2014-07-30T20:19:00Z">
                  <w:rPr>
                    <w:rFonts w:eastAsiaTheme="minorHAnsi" w:cstheme="minorBidi"/>
                    <w:color w:val="auto"/>
                  </w:rPr>
                </w:rPrChange>
              </w:rPr>
            </w:pPr>
            <w:r w:rsidRPr="00181555">
              <w:rPr>
                <w:b/>
                <w:rPrChange w:id="1323"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4" w:author="Miguel Centeno Muñoz" w:date="2014-07-30T20:19:00Z">
                  <w:rPr>
                    <w:rFonts w:eastAsiaTheme="minorHAnsi" w:cstheme="minorBidi"/>
                    <w:color w:val="auto"/>
                  </w:rPr>
                </w:rPrChange>
              </w:rPr>
            </w:pPr>
            <w:r w:rsidRPr="00181555">
              <w:rPr>
                <w:b/>
                <w:rPrChange w:id="1325"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6" w:author="Miguel Centeno Muñoz" w:date="2014-07-30T20:19:00Z">
                  <w:rPr>
                    <w:rFonts w:eastAsiaTheme="minorHAnsi" w:cstheme="minorBidi"/>
                    <w:color w:val="auto"/>
                  </w:rPr>
                </w:rPrChange>
              </w:rPr>
            </w:pPr>
            <w:r w:rsidRPr="00181555">
              <w:rPr>
                <w:b/>
                <w:rPrChange w:id="1327"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8" w:author="Miguel Centeno Muñoz" w:date="2014-07-30T20:19:00Z">
                  <w:rPr>
                    <w:rFonts w:eastAsiaTheme="minorHAnsi" w:cstheme="minorBidi"/>
                    <w:color w:val="auto"/>
                  </w:rPr>
                </w:rPrChange>
              </w:rPr>
            </w:pPr>
            <w:r w:rsidRPr="00181555">
              <w:rPr>
                <w:b/>
                <w:rPrChange w:id="1329"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330" w:author="Miguel Centeno Muñoz" w:date="2014-07-27T12:51:00Z"/>
          <w:rFonts w:eastAsiaTheme="minorHAnsi" w:cstheme="minorBidi"/>
          <w:b w:val="0"/>
          <w:bCs w:val="0"/>
          <w:color w:val="auto"/>
          <w:sz w:val="22"/>
        </w:rPr>
      </w:pPr>
    </w:p>
    <w:p w:rsidR="00930F56" w:rsidDel="00FD7EF9" w:rsidRDefault="00930F56" w:rsidP="00930F56">
      <w:pPr>
        <w:rPr>
          <w:del w:id="1331" w:author="Miguel Centeno Muñoz" w:date="2014-07-27T12:51:00Z"/>
        </w:rPr>
      </w:pPr>
    </w:p>
    <w:p w:rsidR="00930F56" w:rsidDel="00FD7EF9" w:rsidRDefault="00930F56" w:rsidP="00930F56">
      <w:pPr>
        <w:rPr>
          <w:del w:id="1332"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333" w:author="Miguel Centeno Muñoz" w:date="2014-07-30T20:20:00Z">
                  <w:rPr>
                    <w:rFonts w:eastAsiaTheme="minorHAnsi" w:cstheme="minorBidi"/>
                    <w:color w:val="auto"/>
                    <w:sz w:val="22"/>
                    <w:szCs w:val="22"/>
                  </w:rPr>
                </w:rPrChange>
              </w:rPr>
            </w:pPr>
            <w:bookmarkStart w:id="1334" w:name="CRQ-0002"/>
            <w:r w:rsidRPr="00181555">
              <w:rPr>
                <w:b/>
                <w:rPrChange w:id="1335" w:author="Miguel Centeno Muñoz" w:date="2014-07-30T20:20:00Z">
                  <w:rPr/>
                </w:rPrChange>
              </w:rPr>
              <w:t>CRQ-0002</w:t>
            </w:r>
          </w:p>
        </w:tc>
        <w:tc>
          <w:tcPr>
            <w:tcW w:w="500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336" w:author="Miguel Centeno Muñoz" w:date="2014-07-30T20:20:00Z">
                  <w:rPr>
                    <w:rFonts w:eastAsiaTheme="minorHAnsi" w:cstheme="minorBidi"/>
                    <w:color w:val="auto"/>
                    <w:sz w:val="22"/>
                    <w:szCs w:val="22"/>
                  </w:rPr>
                </w:rPrChange>
              </w:rPr>
            </w:pPr>
            <w:r w:rsidRPr="00181555">
              <w:rPr>
                <w:b/>
                <w:rPrChange w:id="1337"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38" w:author="Miguel Centeno Muñoz" w:date="2014-07-30T20:20:00Z">
                  <w:rPr>
                    <w:rFonts w:eastAsiaTheme="minorHAnsi" w:cstheme="minorBidi"/>
                    <w:color w:val="auto"/>
                  </w:rPr>
                </w:rPrChange>
              </w:rPr>
            </w:pPr>
            <w:r w:rsidRPr="00181555">
              <w:rPr>
                <w:b/>
                <w:rPrChange w:id="1339"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0" w:author="Miguel Centeno Muñoz" w:date="2014-07-30T20:20:00Z">
                  <w:rPr>
                    <w:rFonts w:eastAsiaTheme="minorHAnsi" w:cstheme="minorBidi"/>
                    <w:color w:val="auto"/>
                  </w:rPr>
                </w:rPrChange>
              </w:rPr>
            </w:pPr>
            <w:r w:rsidRPr="00181555">
              <w:rPr>
                <w:b/>
                <w:rPrChange w:id="1341" w:author="Miguel Centeno Muñoz" w:date="2014-07-30T20:20:00Z">
                  <w:rPr/>
                </w:rPrChange>
              </w:rPr>
              <w:t>Autores</w:t>
            </w:r>
          </w:p>
        </w:tc>
        <w:bookmarkEnd w:id="1334"/>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42" w:author="Miguel Centeno Muñoz" w:date="2014-07-30T20:19:00Z">
                <w:pPr>
                  <w:numPr>
                    <w:numId w:val="3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3" w:author="Miguel Centeno Muñoz" w:date="2014-07-30T20:20:00Z">
                  <w:rPr>
                    <w:rFonts w:eastAsiaTheme="minorHAnsi" w:cstheme="minorBidi"/>
                    <w:color w:val="auto"/>
                  </w:rPr>
                </w:rPrChange>
              </w:rPr>
            </w:pPr>
            <w:r w:rsidRPr="00181555">
              <w:rPr>
                <w:b/>
                <w:rPrChange w:id="1344"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45" w:author="Miguel Centeno Muñoz" w:date="2014-07-30T20:19:00Z">
                <w:pPr>
                  <w:numPr>
                    <w:numId w:val="3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6" w:author="Miguel Centeno Muñoz" w:date="2014-07-30T20:20:00Z">
                  <w:rPr>
                    <w:rFonts w:eastAsiaTheme="minorHAnsi" w:cstheme="minorBidi"/>
                    <w:color w:val="auto"/>
                  </w:rPr>
                </w:rPrChange>
              </w:rPr>
            </w:pPr>
            <w:r w:rsidRPr="00181555">
              <w:rPr>
                <w:b/>
                <w:rPrChange w:id="1347"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8" w:author="Miguel Centeno Muñoz" w:date="2014-07-30T20:20:00Z">
                  <w:rPr>
                    <w:rFonts w:eastAsiaTheme="minorHAnsi" w:cstheme="minorBidi"/>
                    <w:color w:val="auto"/>
                  </w:rPr>
                </w:rPrChange>
              </w:rPr>
            </w:pPr>
            <w:r w:rsidRPr="00181555">
              <w:rPr>
                <w:b/>
                <w:rPrChange w:id="1349"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350"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1" w:author="Miguel Centeno Muñoz" w:date="2014-07-30T20:20:00Z">
                  <w:rPr>
                    <w:rFonts w:eastAsiaTheme="minorHAnsi" w:cstheme="minorBidi"/>
                    <w:color w:val="auto"/>
                  </w:rPr>
                </w:rPrChange>
              </w:rPr>
            </w:pPr>
            <w:r w:rsidRPr="00181555">
              <w:rPr>
                <w:b/>
                <w:rPrChange w:id="1352"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3" w:author="Miguel Centeno Muñoz" w:date="2014-07-30T20:20:00Z">
                  <w:rPr>
                    <w:rFonts w:eastAsiaTheme="minorHAnsi" w:cstheme="minorBidi"/>
                    <w:color w:val="auto"/>
                  </w:rPr>
                </w:rPrChange>
              </w:rPr>
            </w:pPr>
            <w:r w:rsidRPr="00181555">
              <w:rPr>
                <w:b/>
                <w:rPrChange w:id="1354"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5" w:author="Miguel Centeno Muñoz" w:date="2014-07-30T20:20:00Z">
                  <w:rPr>
                    <w:rFonts w:eastAsiaTheme="minorHAnsi" w:cstheme="minorBidi"/>
                    <w:color w:val="auto"/>
                  </w:rPr>
                </w:rPrChange>
              </w:rPr>
            </w:pPr>
            <w:r w:rsidRPr="00181555">
              <w:rPr>
                <w:b/>
                <w:rPrChange w:id="1356"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7" w:author="Miguel Centeno Muñoz" w:date="2014-07-30T20:20:00Z">
                  <w:rPr>
                    <w:rFonts w:eastAsiaTheme="minorHAnsi" w:cstheme="minorBidi"/>
                    <w:color w:val="auto"/>
                  </w:rPr>
                </w:rPrChange>
              </w:rPr>
            </w:pPr>
            <w:r w:rsidRPr="00181555">
              <w:rPr>
                <w:b/>
                <w:rPrChange w:id="1358"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9" w:author="Miguel Centeno Muñoz" w:date="2014-07-30T20:20:00Z">
                  <w:rPr>
                    <w:rFonts w:eastAsiaTheme="minorHAnsi" w:cstheme="minorBidi"/>
                    <w:color w:val="auto"/>
                  </w:rPr>
                </w:rPrChange>
              </w:rPr>
            </w:pPr>
            <w:r w:rsidRPr="00181555">
              <w:rPr>
                <w:b/>
                <w:rPrChange w:id="1360"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361"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362"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63" w:author="Miguel Centeno Muñoz" w:date="2014-07-30T20:22:00Z"/>
                <w:b/>
              </w:rPr>
            </w:pPr>
            <w:ins w:id="1364"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365" w:author="Miguel Centeno Muñoz" w:date="2014-07-30T20:22:00Z"/>
                <w:b/>
              </w:rPr>
            </w:pPr>
            <w:ins w:id="1366"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36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68" w:author="Miguel Centeno Muñoz" w:date="2014-07-30T20:22:00Z"/>
                <w:b/>
              </w:rPr>
            </w:pPr>
            <w:ins w:id="1369"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70" w:author="Miguel Centeno Muñoz" w:date="2014-07-30T20:22:00Z"/>
              </w:rPr>
            </w:pPr>
            <w:ins w:id="1371" w:author="Miguel Centeno Muñoz" w:date="2014-07-30T20:22:00Z">
              <w:r>
                <w:t xml:space="preserve">1.0 ( 25/07/2014 ) </w:t>
              </w:r>
            </w:ins>
          </w:p>
        </w:tc>
      </w:tr>
      <w:tr w:rsidR="00181555" w:rsidTr="00640380">
        <w:trPr>
          <w:ins w:id="137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73" w:author="Miguel Centeno Muñoz" w:date="2014-07-30T20:22:00Z"/>
                <w:b/>
              </w:rPr>
            </w:pPr>
            <w:ins w:id="1374"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75" w:author="Miguel Centeno Muñoz" w:date="2014-07-30T20:22:00Z"/>
              </w:rPr>
            </w:pPr>
            <w:ins w:id="1376"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7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78" w:author="Miguel Centeno Muñoz" w:date="2014-07-30T20:22:00Z"/>
                <w:b/>
              </w:rPr>
            </w:pPr>
            <w:ins w:id="1379"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80" w:author="Miguel Centeno Muñoz" w:date="2014-07-30T20:22:00Z"/>
              </w:rPr>
            </w:pPr>
            <w:ins w:id="1381" w:author="Miguel Centeno Muñoz" w:date="2014-07-30T20:22:00Z">
              <w:r w:rsidRPr="00930F56">
                <w:t>Sergio Segura Rueda</w:t>
              </w:r>
              <w:r>
                <w:t xml:space="preserve"> </w:t>
              </w:r>
            </w:ins>
          </w:p>
        </w:tc>
      </w:tr>
      <w:tr w:rsidR="00181555" w:rsidTr="00640380">
        <w:trPr>
          <w:ins w:id="138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3" w:author="Miguel Centeno Muñoz" w:date="2014-07-30T20:22:00Z"/>
                <w:b/>
              </w:rPr>
            </w:pPr>
            <w:ins w:id="1384" w:author="Miguel Centeno Muñoz" w:date="2014-07-30T20:22:00Z">
              <w:r w:rsidRPr="0023022A">
                <w:rPr>
                  <w:b/>
                </w:rPr>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85" w:author="Miguel Centeno Muñoz" w:date="2014-07-30T20:22:00Z"/>
              </w:rPr>
            </w:pPr>
            <w:ins w:id="1386"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38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8" w:author="Miguel Centeno Muñoz" w:date="2014-07-30T20:22:00Z"/>
                <w:b/>
              </w:rPr>
            </w:pPr>
            <w:ins w:id="1389"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390" w:author="Miguel Centeno Muñoz" w:date="2014-07-30T20:22:00Z"/>
              </w:rPr>
            </w:pPr>
            <w:ins w:id="1391" w:author="Miguel Centeno Muñoz" w:date="2014-07-30T20:23:00Z">
              <w:r>
                <w:t xml:space="preserve">La información almacenada por el sistema deberá satisfacer la siguiente </w:t>
              </w:r>
              <w:r>
                <w:lastRenderedPageBreak/>
                <w:t xml:space="preserve">restricción: </w:t>
              </w:r>
              <w:r>
                <w:rPr>
                  <w:rStyle w:val="nfasis"/>
                  <w:rFonts w:cs="Arial"/>
                </w:rPr>
                <w:t>un usuario puede subir un máximo de diez rutas por día-</w:t>
              </w:r>
            </w:ins>
          </w:p>
        </w:tc>
      </w:tr>
      <w:tr w:rsidR="00181555" w:rsidTr="00640380">
        <w:trPr>
          <w:ins w:id="139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3" w:author="Miguel Centeno Muñoz" w:date="2014-07-30T20:22:00Z"/>
                <w:b/>
              </w:rPr>
            </w:pPr>
            <w:ins w:id="1394" w:author="Miguel Centeno Muñoz" w:date="2014-07-30T20:22:00Z">
              <w:r w:rsidRPr="0023022A">
                <w:rPr>
                  <w:b/>
                </w:rPr>
                <w:lastRenderedPageBreak/>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95" w:author="Miguel Centeno Muñoz" w:date="2014-07-30T20:22:00Z"/>
              </w:rPr>
            </w:pPr>
            <w:ins w:id="1396"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39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8" w:author="Miguel Centeno Muñoz" w:date="2014-07-30T20:22:00Z"/>
                <w:b/>
              </w:rPr>
            </w:pPr>
            <w:ins w:id="1399"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00" w:author="Miguel Centeno Muñoz" w:date="2014-07-30T20:22:00Z"/>
              </w:rPr>
            </w:pPr>
            <w:ins w:id="1401" w:author="Miguel Centeno Muñoz" w:date="2014-07-30T20:22:00Z">
              <w:r>
                <w:t>inmediatamente</w:t>
              </w:r>
            </w:ins>
          </w:p>
        </w:tc>
      </w:tr>
      <w:tr w:rsidR="00181555" w:rsidTr="00640380">
        <w:trPr>
          <w:ins w:id="140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3" w:author="Miguel Centeno Muñoz" w:date="2014-07-30T20:22:00Z"/>
                <w:b/>
              </w:rPr>
            </w:pPr>
            <w:ins w:id="1404"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05" w:author="Miguel Centeno Muñoz" w:date="2014-07-30T20:22:00Z"/>
              </w:rPr>
            </w:pPr>
            <w:ins w:id="1406"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40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8" w:author="Miguel Centeno Muñoz" w:date="2014-07-30T20:22:00Z"/>
                <w:b/>
              </w:rPr>
            </w:pPr>
            <w:ins w:id="1409"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10" w:author="Miguel Centeno Muñoz" w:date="2014-07-30T20:22:00Z"/>
              </w:rPr>
            </w:pPr>
            <w:ins w:id="1411" w:author="Miguel Centeno Muñoz" w:date="2014-07-30T20:22:00Z">
              <w:r>
                <w:t>alta</w:t>
              </w:r>
            </w:ins>
          </w:p>
        </w:tc>
      </w:tr>
      <w:tr w:rsidR="00181555" w:rsidTr="00640380">
        <w:trPr>
          <w:ins w:id="141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3" w:author="Miguel Centeno Muñoz" w:date="2014-07-30T20:22:00Z"/>
                <w:b/>
              </w:rPr>
            </w:pPr>
            <w:ins w:id="1414"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15" w:author="Miguel Centeno Muñoz" w:date="2014-07-30T20:22:00Z"/>
              </w:rPr>
            </w:pPr>
            <w:ins w:id="1416" w:author="Miguel Centeno Muñoz" w:date="2014-07-30T20:22:00Z">
              <w:r>
                <w:t>Ninguno</w:t>
              </w:r>
            </w:ins>
          </w:p>
        </w:tc>
      </w:tr>
    </w:tbl>
    <w:p w:rsidR="00181555" w:rsidRDefault="00181555" w:rsidP="00930F56">
      <w:pPr>
        <w:rPr>
          <w:ins w:id="1417" w:author="Miguel Centeno Muñoz" w:date="2014-08-02T12:23:00Z"/>
        </w:rPr>
      </w:pPr>
    </w:p>
    <w:p w:rsidR="007761C4" w:rsidRDefault="007761C4" w:rsidP="00930F56">
      <w:pPr>
        <w:rPr>
          <w:ins w:id="1418" w:author="Miguel Centeno Muñoz" w:date="2014-08-02T12:23:00Z"/>
        </w:rPr>
      </w:pPr>
    </w:p>
    <w:p w:rsidR="007761C4" w:rsidRDefault="007761C4" w:rsidP="00930F56">
      <w:pPr>
        <w:rPr>
          <w:ins w:id="1419" w:author="Miguel Centeno Muñoz" w:date="2014-08-02T12:23:00Z"/>
        </w:rPr>
      </w:pPr>
    </w:p>
    <w:p w:rsidR="007761C4" w:rsidRDefault="007761C4"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420" w:author="Miguel Centeno Muñoz" w:date="2014-07-30T20:20:00Z">
                  <w:rPr>
                    <w:rFonts w:eastAsiaTheme="minorHAnsi" w:cstheme="minorBidi"/>
                    <w:color w:val="auto"/>
                    <w:sz w:val="22"/>
                    <w:szCs w:val="22"/>
                  </w:rPr>
                </w:rPrChange>
              </w:rPr>
            </w:pPr>
            <w:bookmarkStart w:id="1421" w:name="CRQ-0003"/>
            <w:r w:rsidRPr="00181555">
              <w:rPr>
                <w:b/>
                <w:rPrChange w:id="1422" w:author="Miguel Centeno Muñoz" w:date="2014-07-30T20:20:00Z">
                  <w:rPr/>
                </w:rPrChange>
              </w:rPr>
              <w:t>CRQ-000</w:t>
            </w:r>
            <w:ins w:id="1423" w:author="Miguel Centeno Muñoz" w:date="2014-07-30T20:18:00Z">
              <w:r w:rsidR="00181555" w:rsidRPr="00181555">
                <w:rPr>
                  <w:b/>
                  <w:rPrChange w:id="1424" w:author="Miguel Centeno Muñoz" w:date="2014-07-30T20:20:00Z">
                    <w:rPr/>
                  </w:rPrChange>
                </w:rPr>
                <w:t>4</w:t>
              </w:r>
            </w:ins>
            <w:del w:id="1425" w:author="Miguel Centeno Muñoz" w:date="2014-07-30T20:18:00Z">
              <w:r w:rsidRPr="00181555" w:rsidDel="00181555">
                <w:rPr>
                  <w:b/>
                  <w:rPrChange w:id="1426" w:author="Miguel Centeno Muñoz" w:date="2014-07-30T20:20:00Z">
                    <w:rPr/>
                  </w:rPrChange>
                </w:rPr>
                <w:delText>3</w:delText>
              </w:r>
            </w:del>
          </w:p>
        </w:tc>
        <w:tc>
          <w:tcPr>
            <w:tcW w:w="414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427" w:author="Miguel Centeno Muñoz" w:date="2014-07-30T20:20:00Z">
                  <w:rPr>
                    <w:rFonts w:eastAsiaTheme="minorHAnsi" w:cstheme="minorBidi"/>
                    <w:color w:val="auto"/>
                    <w:sz w:val="22"/>
                    <w:szCs w:val="22"/>
                  </w:rPr>
                </w:rPrChange>
              </w:rPr>
            </w:pPr>
            <w:del w:id="1428" w:author="Miguel Centeno Muñoz" w:date="2014-07-30T20:18:00Z">
              <w:r w:rsidRPr="00181555" w:rsidDel="00181555">
                <w:rPr>
                  <w:b/>
                  <w:rPrChange w:id="1429" w:author="Miguel Centeno Muñoz" w:date="2014-07-30T20:20:00Z">
                    <w:rPr/>
                  </w:rPrChange>
                </w:rPr>
                <w:delText>Límite subida rutas en un día por usuario</w:delText>
              </w:r>
            </w:del>
            <w:ins w:id="1430" w:author="Miguel Centeno Muñoz" w:date="2014-07-30T20:18:00Z">
              <w:r w:rsidR="00181555" w:rsidRPr="00181555">
                <w:rPr>
                  <w:b/>
                  <w:rPrChange w:id="1431" w:author="Miguel Centeno Muñoz" w:date="2014-07-30T20:20:00Z">
                    <w:rPr/>
                  </w:rPrChange>
                </w:rPr>
                <w:t>Uni</w:t>
              </w:r>
            </w:ins>
            <w:ins w:id="1432" w:author="Miguel Centeno Muñoz" w:date="2014-07-30T20:19:00Z">
              <w:r w:rsidR="00181555" w:rsidRPr="00181555">
                <w:rPr>
                  <w:b/>
                  <w:rPrChange w:id="1433"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4" w:author="Miguel Centeno Muñoz" w:date="2014-07-30T20:20:00Z">
                  <w:rPr>
                    <w:rFonts w:eastAsiaTheme="minorHAnsi" w:cstheme="minorBidi"/>
                    <w:color w:val="auto"/>
                  </w:rPr>
                </w:rPrChange>
              </w:rPr>
            </w:pPr>
            <w:r w:rsidRPr="00181555">
              <w:rPr>
                <w:b/>
                <w:rPrChange w:id="1435"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6" w:author="Miguel Centeno Muñoz" w:date="2014-07-30T20:20:00Z">
                  <w:rPr>
                    <w:rFonts w:eastAsiaTheme="minorHAnsi" w:cstheme="minorBidi"/>
                    <w:color w:val="auto"/>
                  </w:rPr>
                </w:rPrChange>
              </w:rPr>
            </w:pPr>
            <w:r w:rsidRPr="00181555">
              <w:rPr>
                <w:b/>
                <w:rPrChange w:id="1437" w:author="Miguel Centeno Muñoz" w:date="2014-07-30T20:20:00Z">
                  <w:rPr/>
                </w:rPrChange>
              </w:rPr>
              <w:t>Autores</w:t>
            </w:r>
          </w:p>
        </w:tc>
        <w:bookmarkEnd w:id="1421"/>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438" w:author="Miguel Centeno Muñoz" w:date="2014-07-30T20:20:00Z">
                <w:pPr>
                  <w:numPr>
                    <w:numId w:val="3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9" w:author="Miguel Centeno Muñoz" w:date="2014-07-30T20:20:00Z">
                  <w:rPr>
                    <w:rFonts w:eastAsiaTheme="minorHAnsi" w:cstheme="minorBidi"/>
                    <w:color w:val="auto"/>
                  </w:rPr>
                </w:rPrChange>
              </w:rPr>
            </w:pPr>
            <w:r w:rsidRPr="00181555">
              <w:rPr>
                <w:b/>
                <w:rPrChange w:id="1440"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441" w:author="Miguel Centeno Muñoz" w:date="2014-07-30T20:20:00Z">
                <w:pPr>
                  <w:numPr>
                    <w:numId w:val="3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42" w:author="Miguel Centeno Muñoz" w:date="2014-07-30T20:20:00Z">
                  <w:rPr>
                    <w:rFonts w:eastAsiaTheme="minorHAnsi" w:cstheme="minorBidi"/>
                    <w:color w:val="auto"/>
                  </w:rPr>
                </w:rPrChange>
              </w:rPr>
            </w:pPr>
            <w:r w:rsidRPr="00181555">
              <w:rPr>
                <w:b/>
                <w:rPrChange w:id="1443"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44" w:author="Miguel Centeno Muñoz" w:date="2014-07-30T20:20:00Z">
                  <w:rPr>
                    <w:rFonts w:eastAsiaTheme="minorHAnsi" w:cstheme="minorBidi"/>
                    <w:color w:val="auto"/>
                  </w:rPr>
                </w:rPrChange>
              </w:rPr>
            </w:pPr>
            <w:r w:rsidRPr="00181555">
              <w:rPr>
                <w:b/>
                <w:rPrChange w:id="1445"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446" w:author="Miguel Centeno Muñoz" w:date="2014-07-30T20:19:00Z">
              <w:r w:rsidRPr="00181555" w:rsidDel="00181555">
                <w:rPr>
                  <w:rStyle w:val="nfasis"/>
                  <w:rFonts w:cs="Arial"/>
                  <w:rPrChange w:id="1447" w:author="Miguel Centeno Muñoz" w:date="2014-07-30T20:20:00Z">
                    <w:rPr>
                      <w:rStyle w:val="nfasis"/>
                      <w:rFonts w:ascii="Arial" w:hAnsi="Arial" w:cs="Arial"/>
                    </w:rPr>
                  </w:rPrChange>
                </w:rPr>
                <w:delText>Un usuario no puede subir más de 10 rutas al día por motivos de seguridad</w:delText>
              </w:r>
            </w:del>
            <w:ins w:id="1448" w:author="Miguel Centeno Muñoz" w:date="2014-07-30T20:19:00Z">
              <w:r w:rsidR="00181555" w:rsidRPr="00181555">
                <w:rPr>
                  <w:rStyle w:val="nfasis"/>
                  <w:rFonts w:cs="Arial"/>
                  <w:rPrChange w:id="1449"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0" w:author="Miguel Centeno Muñoz" w:date="2014-07-30T20:20:00Z">
                  <w:rPr>
                    <w:rFonts w:eastAsiaTheme="minorHAnsi" w:cstheme="minorBidi"/>
                    <w:color w:val="auto"/>
                  </w:rPr>
                </w:rPrChange>
              </w:rPr>
            </w:pPr>
            <w:r w:rsidRPr="00181555">
              <w:rPr>
                <w:b/>
                <w:rPrChange w:id="1451"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2" w:author="Miguel Centeno Muñoz" w:date="2014-07-30T20:20:00Z">
                  <w:rPr>
                    <w:rFonts w:eastAsiaTheme="minorHAnsi" w:cstheme="minorBidi"/>
                    <w:color w:val="auto"/>
                  </w:rPr>
                </w:rPrChange>
              </w:rPr>
            </w:pPr>
            <w:r w:rsidRPr="00181555">
              <w:rPr>
                <w:b/>
                <w:rPrChange w:id="1453"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4" w:author="Miguel Centeno Muñoz" w:date="2014-07-30T20:20:00Z">
                  <w:rPr>
                    <w:rFonts w:eastAsiaTheme="minorHAnsi" w:cstheme="minorBidi"/>
                    <w:color w:val="auto"/>
                  </w:rPr>
                </w:rPrChange>
              </w:rPr>
            </w:pPr>
            <w:r w:rsidRPr="00181555">
              <w:rPr>
                <w:b/>
                <w:rPrChange w:id="1455"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6" w:author="Miguel Centeno Muñoz" w:date="2014-07-30T20:20:00Z">
                  <w:rPr>
                    <w:rFonts w:eastAsiaTheme="minorHAnsi" w:cstheme="minorBidi"/>
                    <w:color w:val="auto"/>
                  </w:rPr>
                </w:rPrChange>
              </w:rPr>
            </w:pPr>
            <w:r w:rsidRPr="00181555">
              <w:rPr>
                <w:b/>
                <w:rPrChange w:id="1457"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8" w:author="Miguel Centeno Muñoz" w:date="2014-07-30T20:20:00Z">
                  <w:rPr>
                    <w:rFonts w:eastAsiaTheme="minorHAnsi" w:cstheme="minorBidi"/>
                    <w:color w:val="auto"/>
                  </w:rPr>
                </w:rPrChange>
              </w:rPr>
            </w:pPr>
            <w:r w:rsidRPr="00181555">
              <w:rPr>
                <w:b/>
                <w:rPrChange w:id="1459"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460" w:author="Miguel Centeno Muñoz" w:date="2014-07-27T12:51:00Z"/>
        </w:rPr>
      </w:pPr>
    </w:p>
    <w:p w:rsidR="00DA0563" w:rsidRDefault="00DA0563" w:rsidP="00D723A7">
      <w:pPr>
        <w:pStyle w:val="Ttulo3"/>
      </w:pPr>
      <w:bookmarkStart w:id="1461" w:name="_Toc394538338"/>
      <w:r>
        <w:t>6.3.- Requisitos funcionales</w:t>
      </w:r>
      <w:bookmarkEnd w:id="1461"/>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462" w:name="_Toc394538339"/>
      <w:r>
        <w:t>6.3.1 Diagrama de subsistemas del sistema</w:t>
      </w:r>
      <w:bookmarkEnd w:id="1462"/>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Pr>
        <w:rPr>
          <w:ins w:id="1463" w:author="Miguel Centeno Muñoz" w:date="2014-08-02T12:18:00Z"/>
        </w:rPr>
      </w:pPr>
    </w:p>
    <w:p w:rsidR="007761C4" w:rsidRDefault="007761C4" w:rsidP="00326FDB">
      <w:pPr>
        <w:rPr>
          <w:ins w:id="1464" w:author="Miguel Centeno Muñoz" w:date="2014-08-02T12:18:00Z"/>
        </w:rPr>
      </w:pPr>
    </w:p>
    <w:p w:rsidR="007761C4" w:rsidRDefault="007761C4" w:rsidP="00326FDB"/>
    <w:p w:rsidR="00326FDB" w:rsidRDefault="00A52B19" w:rsidP="00A72EF1">
      <w:pPr>
        <w:pStyle w:val="western"/>
        <w:jc w:val="center"/>
        <w:rPr>
          <w:ins w:id="1465" w:author="Miguel Centeno Muñoz" w:date="2014-08-02T12:18:00Z"/>
          <w:sz w:val="18"/>
          <w:szCs w:val="18"/>
        </w:rPr>
      </w:pPr>
      <w:r>
        <w:rPr>
          <w:sz w:val="18"/>
          <w:szCs w:val="18"/>
        </w:rPr>
        <w:t>Imagen X: Diagrama subsistemas de la aplicación</w:t>
      </w:r>
    </w:p>
    <w:p w:rsidR="007761C4" w:rsidDel="007761C4" w:rsidRDefault="007761C4" w:rsidP="00D723A7">
      <w:pPr>
        <w:pStyle w:val="Ttulo4"/>
        <w:ind w:firstLine="708"/>
        <w:rPr>
          <w:del w:id="1466" w:author="Miguel Centeno Muñoz" w:date="2014-08-02T12:18:00Z"/>
        </w:rPr>
      </w:pPr>
    </w:p>
    <w:p w:rsidR="007761C4" w:rsidRDefault="007761C4">
      <w:pPr>
        <w:rPr>
          <w:ins w:id="1467" w:author="Miguel Centeno Muñoz" w:date="2014-08-02T12:19:00Z"/>
        </w:rPr>
        <w:pPrChange w:id="1468" w:author="Miguel Centeno Muñoz" w:date="2014-08-02T12:19:00Z">
          <w:pPr>
            <w:pStyle w:val="western"/>
            <w:jc w:val="center"/>
          </w:pPr>
        </w:pPrChange>
      </w:pPr>
    </w:p>
    <w:p w:rsidR="007761C4" w:rsidRDefault="007761C4">
      <w:pPr>
        <w:rPr>
          <w:ins w:id="1469" w:author="Miguel Centeno Muñoz" w:date="2014-08-02T12:19:00Z"/>
        </w:rPr>
        <w:pPrChange w:id="1470" w:author="Miguel Centeno Muñoz" w:date="2014-08-02T12:19:00Z">
          <w:pPr>
            <w:pStyle w:val="western"/>
            <w:jc w:val="center"/>
          </w:pPr>
        </w:pPrChange>
      </w:pPr>
    </w:p>
    <w:p w:rsidR="007761C4" w:rsidRDefault="007761C4">
      <w:pPr>
        <w:rPr>
          <w:ins w:id="1471" w:author="Miguel Centeno Muñoz" w:date="2014-08-02T12:19:00Z"/>
        </w:rPr>
        <w:pPrChange w:id="1472" w:author="Miguel Centeno Muñoz" w:date="2014-08-02T12:19:00Z">
          <w:pPr>
            <w:pStyle w:val="western"/>
            <w:jc w:val="center"/>
          </w:pPr>
        </w:pPrChange>
      </w:pPr>
    </w:p>
    <w:p w:rsidR="007761C4" w:rsidRDefault="007761C4">
      <w:pPr>
        <w:rPr>
          <w:ins w:id="1473" w:author="Miguel Centeno Muñoz" w:date="2014-08-02T12:19:00Z"/>
        </w:rPr>
        <w:pPrChange w:id="1474" w:author="Miguel Centeno Muñoz" w:date="2014-08-02T12:19:00Z">
          <w:pPr>
            <w:pStyle w:val="western"/>
            <w:jc w:val="center"/>
          </w:pPr>
        </w:pPrChange>
      </w:pPr>
    </w:p>
    <w:p w:rsidR="007761C4" w:rsidRDefault="007761C4">
      <w:pPr>
        <w:rPr>
          <w:ins w:id="1475" w:author="Miguel Centeno Muñoz" w:date="2014-08-02T12:19:00Z"/>
        </w:rPr>
        <w:pPrChange w:id="1476" w:author="Miguel Centeno Muñoz" w:date="2014-08-02T12:19:00Z">
          <w:pPr>
            <w:pStyle w:val="western"/>
            <w:jc w:val="center"/>
          </w:pPr>
        </w:pPrChange>
      </w:pPr>
    </w:p>
    <w:p w:rsidR="00326FDB" w:rsidRDefault="00326FDB" w:rsidP="00D723A7">
      <w:pPr>
        <w:pStyle w:val="Ttulo4"/>
        <w:ind w:firstLine="708"/>
      </w:pPr>
      <w:bookmarkStart w:id="1477" w:name="_Toc394538340"/>
      <w:del w:id="1478" w:author="Miguel Centeno Muñoz" w:date="2014-08-02T12:18:00Z">
        <w:r w:rsidDel="007761C4">
          <w:delText>6</w:delText>
        </w:r>
      </w:del>
      <w:ins w:id="1479" w:author="Miguel Centeno Muñoz" w:date="2014-08-02T12:19:00Z">
        <w:r w:rsidR="007761C4">
          <w:t>6</w:t>
        </w:r>
      </w:ins>
      <w:r>
        <w:t>.3.2.- Diagramas de casos de uso</w:t>
      </w:r>
      <w:bookmarkEnd w:id="1477"/>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480"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481" w:author="Miguel Centeno Muñoz" w:date="2014-07-30T20:54:00Z">
          <w:pPr>
            <w:pStyle w:val="western"/>
            <w:jc w:val="center"/>
          </w:pPr>
        </w:pPrChange>
      </w:pPr>
    </w:p>
    <w:p w:rsidR="00A72EF1" w:rsidDel="007761C4" w:rsidRDefault="00A72EF1" w:rsidP="00A72EF1">
      <w:pPr>
        <w:pStyle w:val="western"/>
        <w:jc w:val="center"/>
        <w:rPr>
          <w:del w:id="1482" w:author="Miguel Centeno Muñoz" w:date="2014-08-02T12:18:00Z"/>
          <w:sz w:val="18"/>
          <w:szCs w:val="18"/>
        </w:rPr>
      </w:pPr>
    </w:p>
    <w:p w:rsidR="00A72EF1" w:rsidDel="007761C4" w:rsidRDefault="00A72EF1" w:rsidP="00A72EF1">
      <w:pPr>
        <w:pStyle w:val="western"/>
        <w:jc w:val="center"/>
        <w:rPr>
          <w:del w:id="1483" w:author="Miguel Centeno Muñoz" w:date="2014-08-02T12:18:00Z"/>
          <w:sz w:val="18"/>
          <w:szCs w:val="18"/>
        </w:rPr>
      </w:pPr>
    </w:p>
    <w:p w:rsidR="00A72EF1" w:rsidDel="007761C4" w:rsidRDefault="00A72EF1" w:rsidP="00A72EF1">
      <w:pPr>
        <w:pStyle w:val="western"/>
        <w:jc w:val="center"/>
        <w:rPr>
          <w:del w:id="1484" w:author="Miguel Centeno Muñoz" w:date="2014-08-02T12:18:00Z"/>
          <w:sz w:val="18"/>
          <w:szCs w:val="18"/>
        </w:rPr>
      </w:pPr>
    </w:p>
    <w:p w:rsidR="00A72EF1" w:rsidDel="007761C4" w:rsidRDefault="00A72EF1" w:rsidP="00A72EF1">
      <w:pPr>
        <w:pStyle w:val="western"/>
        <w:jc w:val="center"/>
        <w:rPr>
          <w:del w:id="1485" w:author="Miguel Centeno Muñoz" w:date="2014-08-02T12:18:00Z"/>
          <w:sz w:val="18"/>
          <w:szCs w:val="18"/>
        </w:rPr>
      </w:pPr>
    </w:p>
    <w:p w:rsidR="00A72EF1" w:rsidDel="007761C4" w:rsidRDefault="00A72EF1" w:rsidP="00A72EF1">
      <w:pPr>
        <w:pStyle w:val="western"/>
        <w:jc w:val="center"/>
        <w:rPr>
          <w:del w:id="1486" w:author="Miguel Centeno Muñoz" w:date="2014-08-02T12:18:00Z"/>
          <w:sz w:val="18"/>
          <w:szCs w:val="18"/>
        </w:rPr>
      </w:pPr>
    </w:p>
    <w:p w:rsidR="00A72EF1" w:rsidRDefault="00A72EF1" w:rsidP="00A72EF1">
      <w:pPr>
        <w:pStyle w:val="western"/>
        <w:jc w:val="center"/>
        <w:rPr>
          <w:sz w:val="18"/>
          <w:szCs w:val="18"/>
        </w:rPr>
      </w:pPr>
    </w:p>
    <w:p w:rsidR="00A72EF1" w:rsidRDefault="007761C4" w:rsidP="00A72EF1">
      <w:pPr>
        <w:pStyle w:val="western"/>
        <w:jc w:val="center"/>
        <w:rPr>
          <w:sz w:val="18"/>
          <w:szCs w:val="18"/>
        </w:rPr>
      </w:pPr>
      <w:r>
        <w:rPr>
          <w:noProof/>
        </w:rPr>
        <w:drawing>
          <wp:anchor distT="0" distB="0" distL="114300" distR="114300" simplePos="0" relativeHeight="251671552" behindDoc="0" locked="0" layoutInCell="1" allowOverlap="1" wp14:anchorId="77CC5E9D" wp14:editId="76569602">
            <wp:simplePos x="0" y="0"/>
            <wp:positionH relativeFrom="column">
              <wp:posOffset>278590</wp:posOffset>
            </wp:positionH>
            <wp:positionV relativeFrom="paragraph">
              <wp:posOffset>109220</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640380" w:rsidRDefault="00640380" w:rsidP="00A72EF1">
      <w:pPr>
        <w:pStyle w:val="western"/>
        <w:jc w:val="center"/>
        <w:rPr>
          <w:ins w:id="1487" w:author="Miguel Centeno Muñoz" w:date="2014-07-30T20:58:00Z"/>
          <w:sz w:val="18"/>
          <w:szCs w:val="18"/>
        </w:rPr>
      </w:pPr>
    </w:p>
    <w:p w:rsidR="00D11BB0" w:rsidRDefault="00D11BB0" w:rsidP="00A72EF1">
      <w:pPr>
        <w:pStyle w:val="western"/>
        <w:jc w:val="center"/>
        <w:rPr>
          <w:ins w:id="1488" w:author="Miguel Centeno Muñoz" w:date="2014-08-02T12:18:00Z"/>
          <w:sz w:val="18"/>
          <w:szCs w:val="18"/>
        </w:rPr>
      </w:pPr>
    </w:p>
    <w:p w:rsidR="007761C4" w:rsidRDefault="007761C4" w:rsidP="00A72EF1">
      <w:pPr>
        <w:pStyle w:val="western"/>
        <w:jc w:val="center"/>
        <w:rPr>
          <w:ins w:id="1489" w:author="Miguel Centeno Muñoz" w:date="2014-08-02T12:18:00Z"/>
          <w:sz w:val="18"/>
          <w:szCs w:val="18"/>
        </w:rPr>
      </w:pPr>
    </w:p>
    <w:p w:rsidR="007761C4" w:rsidRDefault="007761C4" w:rsidP="00A72EF1">
      <w:pPr>
        <w:pStyle w:val="western"/>
        <w:jc w:val="center"/>
        <w:rPr>
          <w:ins w:id="1490" w:author="Miguel Centeno Muñoz" w:date="2014-08-02T12:18:00Z"/>
          <w:sz w:val="18"/>
          <w:szCs w:val="18"/>
        </w:rPr>
      </w:pPr>
    </w:p>
    <w:p w:rsidR="007761C4" w:rsidRDefault="007761C4" w:rsidP="00A72EF1">
      <w:pPr>
        <w:pStyle w:val="western"/>
        <w:jc w:val="center"/>
        <w:rPr>
          <w:ins w:id="1491" w:author="Miguel Centeno Muñoz" w:date="2014-07-30T20:58:00Z"/>
          <w:sz w:val="18"/>
          <w:szCs w:val="18"/>
        </w:rPr>
      </w:pPr>
    </w:p>
    <w:p w:rsidR="00D11BB0" w:rsidRDefault="00D11BB0" w:rsidP="00A72EF1">
      <w:pPr>
        <w:pStyle w:val="western"/>
        <w:jc w:val="center"/>
        <w:rPr>
          <w:ins w:id="1492" w:author="Miguel Centeno Muñoz" w:date="2014-08-02T12:17:00Z"/>
          <w:sz w:val="18"/>
          <w:szCs w:val="18"/>
        </w:rPr>
      </w:pPr>
    </w:p>
    <w:p w:rsidR="007761C4" w:rsidRDefault="007761C4" w:rsidP="00A72EF1">
      <w:pPr>
        <w:pStyle w:val="western"/>
        <w:jc w:val="center"/>
        <w:rPr>
          <w:ins w:id="1493" w:author="Miguel Centeno Muñoz" w:date="2014-08-02T12:17:00Z"/>
          <w:sz w:val="18"/>
          <w:szCs w:val="18"/>
        </w:rPr>
      </w:pPr>
    </w:p>
    <w:p w:rsidR="007761C4" w:rsidRDefault="007761C4" w:rsidP="00A72EF1">
      <w:pPr>
        <w:pStyle w:val="western"/>
        <w:jc w:val="center"/>
        <w:rPr>
          <w:ins w:id="1494" w:author="Miguel Centeno Muñoz" w:date="2014-08-02T12:17:00Z"/>
          <w:sz w:val="18"/>
          <w:szCs w:val="18"/>
        </w:rPr>
      </w:pPr>
    </w:p>
    <w:p w:rsidR="007761C4" w:rsidRDefault="007761C4" w:rsidP="00A72EF1">
      <w:pPr>
        <w:pStyle w:val="western"/>
        <w:jc w:val="center"/>
        <w:rPr>
          <w:ins w:id="1495" w:author="Miguel Centeno Muñoz" w:date="2014-07-30T20:58:00Z"/>
          <w:sz w:val="18"/>
          <w:szCs w:val="18"/>
        </w:rPr>
      </w:pPr>
    </w:p>
    <w:p w:rsidR="00D11BB0" w:rsidRDefault="00D11BB0" w:rsidP="00A72EF1">
      <w:pPr>
        <w:pStyle w:val="western"/>
        <w:jc w:val="center"/>
        <w:rPr>
          <w:ins w:id="1496" w:author="Miguel Centeno Muñoz" w:date="2014-07-30T20:58:00Z"/>
          <w:sz w:val="18"/>
          <w:szCs w:val="18"/>
        </w:rPr>
      </w:pPr>
    </w:p>
    <w:p w:rsidR="00D11BB0" w:rsidRDefault="00D11BB0" w:rsidP="00A72EF1">
      <w:pPr>
        <w:pStyle w:val="western"/>
        <w:jc w:val="center"/>
        <w:rPr>
          <w:ins w:id="1497" w:author="Miguel Centeno Muñoz" w:date="2014-07-30T20:53:00Z"/>
          <w:sz w:val="18"/>
          <w:szCs w:val="18"/>
        </w:rPr>
      </w:pPr>
    </w:p>
    <w:p w:rsidR="00640380" w:rsidRDefault="00640380" w:rsidP="00A72EF1">
      <w:pPr>
        <w:pStyle w:val="western"/>
        <w:jc w:val="center"/>
        <w:rPr>
          <w:ins w:id="1498" w:author="Miguel Centeno Muñoz" w:date="2014-07-30T20:53:00Z"/>
          <w:sz w:val="18"/>
          <w:szCs w:val="18"/>
        </w:rPr>
      </w:pPr>
    </w:p>
    <w:p w:rsidR="00A72EF1" w:rsidDel="007761C4" w:rsidRDefault="00A72EF1" w:rsidP="00A72EF1">
      <w:pPr>
        <w:pStyle w:val="western"/>
        <w:jc w:val="center"/>
        <w:rPr>
          <w:del w:id="1499" w:author="Miguel Centeno Muñoz" w:date="2014-08-02T12:18:00Z"/>
        </w:rPr>
      </w:pPr>
      <w:r>
        <w:rPr>
          <w:sz w:val="18"/>
          <w:szCs w:val="18"/>
        </w:rPr>
        <w:t>Imagen X: Subsistema de gestión de usuarios</w:t>
      </w:r>
    </w:p>
    <w:p w:rsidR="00AC15B6" w:rsidRDefault="00AC15B6">
      <w:pPr>
        <w:pStyle w:val="western"/>
        <w:jc w:val="center"/>
        <w:rPr>
          <w:ins w:id="1500" w:author="Miguel Centeno Muñoz" w:date="2014-07-31T02:36:00Z"/>
        </w:rPr>
        <w:pPrChange w:id="1501" w:author="Miguel Centeno Muñoz" w:date="2014-08-02T12:18:00Z">
          <w:pPr>
            <w:pStyle w:val="Ttulo5"/>
            <w:ind w:left="708" w:firstLine="708"/>
          </w:pPr>
        </w:pPrChange>
      </w:pPr>
    </w:p>
    <w:p w:rsidR="00AC15B6" w:rsidRDefault="00AC15B6">
      <w:pPr>
        <w:rPr>
          <w:ins w:id="1502" w:author="Miguel Centeno Muñoz" w:date="2014-07-31T02:36:00Z"/>
        </w:rPr>
        <w:pPrChange w:id="1503" w:author="Miguel Centeno Muñoz" w:date="2014-07-31T02:36:00Z">
          <w:pPr>
            <w:pStyle w:val="Ttulo5"/>
            <w:ind w:left="708" w:firstLine="708"/>
          </w:pPr>
        </w:pPrChange>
      </w:pPr>
    </w:p>
    <w:p w:rsidR="007761C4" w:rsidRDefault="007761C4">
      <w:pPr>
        <w:pStyle w:val="Ttulo5"/>
        <w:ind w:left="708" w:firstLine="708"/>
        <w:rPr>
          <w:ins w:id="1504" w:author="Miguel Centeno Muñoz" w:date="2014-08-02T12:19:00Z"/>
        </w:rPr>
      </w:pPr>
    </w:p>
    <w:p w:rsidR="007761C4" w:rsidRDefault="007761C4">
      <w:pPr>
        <w:pStyle w:val="Ttulo5"/>
        <w:ind w:left="708" w:firstLine="708"/>
        <w:rPr>
          <w:ins w:id="1505" w:author="Miguel Centeno Muñoz" w:date="2014-08-02T12:19:00Z"/>
        </w:rPr>
      </w:pPr>
    </w:p>
    <w:p w:rsidR="007761C4" w:rsidRDefault="007761C4">
      <w:pPr>
        <w:pStyle w:val="Ttulo5"/>
        <w:ind w:left="708" w:firstLine="708"/>
        <w:rPr>
          <w:ins w:id="1506" w:author="Miguel Centeno Muñoz" w:date="2014-08-02T12:19:00Z"/>
        </w:rPr>
      </w:pPr>
    </w:p>
    <w:p w:rsidR="007761C4" w:rsidRDefault="007761C4">
      <w:pPr>
        <w:pStyle w:val="Ttulo5"/>
        <w:ind w:left="708" w:firstLine="708"/>
        <w:rPr>
          <w:ins w:id="1507" w:author="Miguel Centeno Muñoz" w:date="2014-08-02T12:19:00Z"/>
        </w:rPr>
      </w:pPr>
    </w:p>
    <w:p w:rsidR="007761C4" w:rsidRDefault="007761C4">
      <w:pPr>
        <w:pStyle w:val="Ttulo5"/>
        <w:ind w:left="708" w:firstLine="708"/>
        <w:rPr>
          <w:ins w:id="1508" w:author="Miguel Centeno Muñoz" w:date="2014-08-02T12:19:00Z"/>
        </w:rPr>
      </w:pPr>
    </w:p>
    <w:p w:rsidR="007761C4" w:rsidRDefault="007761C4">
      <w:pPr>
        <w:rPr>
          <w:ins w:id="1509" w:author="Miguel Centeno Muñoz" w:date="2014-08-02T12:19:00Z"/>
        </w:rPr>
        <w:pPrChange w:id="1510" w:author="Miguel Centeno Muñoz" w:date="2014-08-02T12:19:00Z">
          <w:pPr>
            <w:pStyle w:val="Ttulo5"/>
            <w:ind w:left="708" w:firstLine="708"/>
          </w:pPr>
        </w:pPrChange>
      </w:pPr>
    </w:p>
    <w:p w:rsidR="007761C4" w:rsidRPr="00033F32" w:rsidRDefault="007761C4">
      <w:pPr>
        <w:rPr>
          <w:ins w:id="1511" w:author="Miguel Centeno Muñoz" w:date="2014-08-02T12:19:00Z"/>
        </w:rPr>
        <w:pPrChange w:id="1512" w:author="Miguel Centeno Muñoz" w:date="2014-08-02T12:19:00Z">
          <w:pPr>
            <w:pStyle w:val="Ttulo5"/>
            <w:ind w:left="708" w:firstLine="708"/>
          </w:pPr>
        </w:pPrChange>
      </w:pPr>
    </w:p>
    <w:p w:rsidR="00A72EF1" w:rsidRDefault="00A72EF1">
      <w:pPr>
        <w:pStyle w:val="Ttulo5"/>
        <w:ind w:left="708" w:firstLine="708"/>
      </w:pPr>
      <w:r>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513" w:author="Miguel Centeno Muñoz" w:date="2014-07-30T20:57:00Z"/>
          <w:sz w:val="18"/>
          <w:szCs w:val="18"/>
        </w:rPr>
      </w:pPr>
    </w:p>
    <w:p w:rsidR="00D11BB0" w:rsidRDefault="00D11BB0" w:rsidP="00A72EF1">
      <w:pPr>
        <w:pStyle w:val="western"/>
        <w:jc w:val="center"/>
        <w:rPr>
          <w:ins w:id="1514" w:author="Miguel Centeno Muñoz" w:date="2014-07-30T20:57:00Z"/>
          <w:sz w:val="18"/>
          <w:szCs w:val="18"/>
        </w:rPr>
      </w:pPr>
    </w:p>
    <w:p w:rsidR="00D11BB0" w:rsidRDefault="00D11BB0" w:rsidP="00A72EF1">
      <w:pPr>
        <w:pStyle w:val="western"/>
        <w:jc w:val="center"/>
        <w:rPr>
          <w:ins w:id="1515" w:author="Miguel Centeno Muñoz" w:date="2014-07-30T20:57:00Z"/>
          <w:sz w:val="18"/>
          <w:szCs w:val="18"/>
        </w:rPr>
      </w:pPr>
    </w:p>
    <w:p w:rsidR="00D11BB0" w:rsidRDefault="00D11BB0" w:rsidP="00A72EF1">
      <w:pPr>
        <w:pStyle w:val="western"/>
        <w:jc w:val="center"/>
        <w:rPr>
          <w:ins w:id="1516" w:author="Miguel Centeno Muñoz" w:date="2014-07-30T20:58:00Z"/>
          <w:sz w:val="18"/>
          <w:szCs w:val="18"/>
        </w:rPr>
      </w:pPr>
    </w:p>
    <w:p w:rsidR="00D11BB0" w:rsidRDefault="00D11BB0" w:rsidP="00A72EF1">
      <w:pPr>
        <w:pStyle w:val="western"/>
        <w:jc w:val="center"/>
        <w:rPr>
          <w:ins w:id="1517" w:author="Miguel Centeno Muñoz" w:date="2014-07-30T20:58:00Z"/>
          <w:sz w:val="18"/>
          <w:szCs w:val="18"/>
        </w:rPr>
      </w:pPr>
    </w:p>
    <w:p w:rsidR="00D11BB0" w:rsidDel="00AC15B6" w:rsidRDefault="00D11BB0" w:rsidP="00A72EF1">
      <w:pPr>
        <w:pStyle w:val="western"/>
        <w:jc w:val="center"/>
        <w:rPr>
          <w:del w:id="1518" w:author="Miguel Centeno Muñoz" w:date="2014-07-31T02:36:00Z"/>
          <w:sz w:val="18"/>
          <w:szCs w:val="18"/>
        </w:rPr>
      </w:pPr>
    </w:p>
    <w:p w:rsidR="00AC15B6" w:rsidRDefault="00AC15B6" w:rsidP="00A72EF1">
      <w:pPr>
        <w:pStyle w:val="western"/>
        <w:jc w:val="center"/>
        <w:rPr>
          <w:ins w:id="1519" w:author="Miguel Centeno Muñoz" w:date="2014-07-31T02:36:00Z"/>
          <w:sz w:val="18"/>
          <w:szCs w:val="18"/>
        </w:rPr>
      </w:pPr>
    </w:p>
    <w:p w:rsidR="00930F56" w:rsidDel="00AC15B6" w:rsidRDefault="00930F56" w:rsidP="00A72EF1">
      <w:pPr>
        <w:pStyle w:val="western"/>
        <w:jc w:val="center"/>
        <w:rPr>
          <w:del w:id="1520"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521" w:author="Miguel Centeno Muñoz" w:date="2014-07-27T12:35:00Z"/>
        </w:rPr>
      </w:pPr>
    </w:p>
    <w:p w:rsidR="00FD7EF9" w:rsidRPr="00FD7EF9" w:rsidRDefault="00FD7EF9">
      <w:pPr>
        <w:rPr>
          <w:ins w:id="1522" w:author="Miguel Centeno Muñoz" w:date="2014-07-27T12:51:00Z"/>
        </w:rPr>
      </w:pPr>
    </w:p>
    <w:p w:rsidR="00104A97" w:rsidDel="00AC15B6" w:rsidRDefault="00104A97" w:rsidP="00D723A7">
      <w:pPr>
        <w:pStyle w:val="Ttulo4"/>
        <w:ind w:firstLine="708"/>
        <w:rPr>
          <w:del w:id="1523" w:author="Miguel Centeno Muñoz" w:date="2014-07-27T12:35:00Z"/>
        </w:rPr>
      </w:pPr>
    </w:p>
    <w:p w:rsidR="00AC15B6" w:rsidRDefault="00AC15B6">
      <w:pPr>
        <w:rPr>
          <w:ins w:id="1524" w:author="Miguel Centeno Muñoz" w:date="2014-07-31T02:37:00Z"/>
        </w:rPr>
      </w:pPr>
    </w:p>
    <w:p w:rsidR="00AC15B6" w:rsidRDefault="00AC15B6">
      <w:pPr>
        <w:rPr>
          <w:ins w:id="1525" w:author="Miguel Centeno Muñoz" w:date="2014-08-02T12:19:00Z"/>
        </w:rPr>
      </w:pPr>
    </w:p>
    <w:p w:rsidR="007761C4" w:rsidRDefault="007761C4">
      <w:pPr>
        <w:rPr>
          <w:ins w:id="1526" w:author="Miguel Centeno Muñoz" w:date="2014-08-02T12:19:00Z"/>
        </w:rPr>
      </w:pPr>
    </w:p>
    <w:p w:rsidR="007761C4" w:rsidRDefault="007761C4">
      <w:pPr>
        <w:rPr>
          <w:ins w:id="1527" w:author="Miguel Centeno Muñoz" w:date="2014-08-02T12:19:00Z"/>
        </w:rPr>
      </w:pPr>
    </w:p>
    <w:p w:rsidR="007761C4" w:rsidRDefault="007761C4">
      <w:pPr>
        <w:rPr>
          <w:ins w:id="1528" w:author="Miguel Centeno Muñoz" w:date="2014-08-02T12:19:00Z"/>
        </w:rPr>
      </w:pPr>
    </w:p>
    <w:p w:rsidR="007761C4" w:rsidRDefault="007761C4">
      <w:pPr>
        <w:rPr>
          <w:ins w:id="1529" w:author="Miguel Centeno Muñoz" w:date="2014-08-02T12:19:00Z"/>
        </w:rPr>
      </w:pPr>
    </w:p>
    <w:p w:rsidR="007761C4" w:rsidRPr="00AC15B6" w:rsidRDefault="007761C4">
      <w:pPr>
        <w:rPr>
          <w:ins w:id="1530" w:author="Miguel Centeno Muñoz" w:date="2014-07-31T02:37:00Z"/>
        </w:rPr>
      </w:pPr>
    </w:p>
    <w:p w:rsidR="00104A97" w:rsidDel="00D41DBE" w:rsidRDefault="00104A97" w:rsidP="00A52B19">
      <w:pPr>
        <w:rPr>
          <w:del w:id="1531" w:author="Miguel Centeno Muñoz" w:date="2014-07-27T12:35:00Z"/>
        </w:rPr>
      </w:pPr>
    </w:p>
    <w:p w:rsidR="006439C4" w:rsidRDefault="006439C4" w:rsidP="00D723A7">
      <w:pPr>
        <w:pStyle w:val="Ttulo4"/>
        <w:ind w:firstLine="708"/>
      </w:pPr>
      <w:bookmarkStart w:id="1532" w:name="_Toc394538341"/>
      <w:r>
        <w:t>6.3.2.- Definición de actores</w:t>
      </w:r>
      <w:bookmarkEnd w:id="1532"/>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spacing w:after="200" w:line="276" w:lineRule="auto"/>
              <w:rPr>
                <w:b/>
                <w:rPrChange w:id="1533" w:author="Miguel Centeno Muñoz" w:date="2014-07-30T20:59:00Z">
                  <w:rPr>
                    <w:rFonts w:eastAsiaTheme="minorHAnsi" w:cstheme="minorBidi"/>
                    <w:color w:val="auto"/>
                    <w:sz w:val="22"/>
                    <w:szCs w:val="22"/>
                  </w:rPr>
                </w:rPrChange>
              </w:rPr>
            </w:pPr>
            <w:bookmarkStart w:id="1534" w:name="ACT-0001"/>
            <w:r w:rsidRPr="00D11BB0">
              <w:rPr>
                <w:b/>
                <w:rPrChange w:id="1535" w:author="Miguel Centeno Muñoz" w:date="2014-07-30T20:59:00Z">
                  <w:rPr/>
                </w:rPrChange>
              </w:rPr>
              <w:t>ACT-0001</w:t>
            </w:r>
          </w:p>
        </w:tc>
        <w:tc>
          <w:tcPr>
            <w:tcW w:w="5000" w:type="pct"/>
            <w:hideMark/>
          </w:tcPr>
          <w:p w:rsidR="006439C4" w:rsidRPr="00D11BB0" w:rsidRDefault="006439C4">
            <w:pPr>
              <w:spacing w:after="200" w:line="276" w:lineRule="auto"/>
              <w:cnfStyle w:val="100000000000" w:firstRow="1" w:lastRow="0" w:firstColumn="0" w:lastColumn="0" w:oddVBand="0" w:evenVBand="0" w:oddHBand="0" w:evenHBand="0" w:firstRowFirstColumn="0" w:firstRowLastColumn="0" w:lastRowFirstColumn="0" w:lastRowLastColumn="0"/>
              <w:rPr>
                <w:b/>
                <w:rPrChange w:id="1536" w:author="Miguel Centeno Muñoz" w:date="2014-07-30T20:59:00Z">
                  <w:rPr>
                    <w:rFonts w:eastAsiaTheme="minorHAnsi" w:cstheme="minorBidi"/>
                    <w:color w:val="auto"/>
                    <w:sz w:val="22"/>
                    <w:szCs w:val="22"/>
                  </w:rPr>
                </w:rPrChange>
              </w:rPr>
            </w:pPr>
            <w:r w:rsidRPr="00D11BB0">
              <w:rPr>
                <w:b/>
                <w:rPrChange w:id="1537"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38" w:author="Miguel Centeno Muñoz" w:date="2014-07-30T20:59:00Z">
                  <w:rPr>
                    <w:rFonts w:eastAsiaTheme="minorHAnsi" w:cstheme="minorBidi"/>
                    <w:color w:val="auto"/>
                  </w:rPr>
                </w:rPrChange>
              </w:rPr>
            </w:pPr>
            <w:r w:rsidRPr="00D11BB0">
              <w:rPr>
                <w:b/>
                <w:rPrChange w:id="1539"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0" w:author="Miguel Centeno Muñoz" w:date="2014-07-30T20:59:00Z">
                  <w:rPr>
                    <w:rFonts w:eastAsiaTheme="minorHAnsi" w:cstheme="minorBidi"/>
                    <w:color w:val="auto"/>
                  </w:rPr>
                </w:rPrChange>
              </w:rPr>
            </w:pPr>
            <w:r w:rsidRPr="00D11BB0">
              <w:rPr>
                <w:b/>
                <w:rPrChange w:id="1541" w:author="Miguel Centeno Muñoz" w:date="2014-07-30T20:59:00Z">
                  <w:rPr/>
                </w:rPrChange>
              </w:rPr>
              <w:t>Autores</w:t>
            </w:r>
          </w:p>
        </w:tc>
        <w:bookmarkEnd w:id="1534"/>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42" w:author="Miguel Centeno Muñoz" w:date="2014-07-30T20:59:00Z">
                <w:pPr>
                  <w:numPr>
                    <w:numId w:val="1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3" w:author="Miguel Centeno Muñoz" w:date="2014-07-30T20:59:00Z">
                  <w:rPr>
                    <w:rFonts w:eastAsiaTheme="minorHAnsi" w:cstheme="minorBidi"/>
                    <w:color w:val="auto"/>
                  </w:rPr>
                </w:rPrChange>
              </w:rPr>
            </w:pPr>
            <w:r w:rsidRPr="00D11BB0">
              <w:rPr>
                <w:b/>
                <w:rPrChange w:id="1544"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45" w:author="Miguel Centeno Muñoz" w:date="2014-07-30T20:59:00Z">
                <w:pPr>
                  <w:numPr>
                    <w:numId w:val="1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6" w:author="Miguel Centeno Muñoz" w:date="2014-07-30T20:59:00Z">
                  <w:rPr>
                    <w:rFonts w:eastAsiaTheme="minorHAnsi" w:cstheme="minorBidi"/>
                    <w:color w:val="auto"/>
                  </w:rPr>
                </w:rPrChange>
              </w:rPr>
            </w:pPr>
            <w:r w:rsidRPr="00D11BB0">
              <w:rPr>
                <w:b/>
                <w:rPrChange w:id="1547"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8" w:author="Miguel Centeno Muñoz" w:date="2014-07-30T20:59:00Z">
                  <w:rPr>
                    <w:rFonts w:eastAsiaTheme="minorHAnsi" w:cstheme="minorBidi"/>
                    <w:color w:val="auto"/>
                  </w:rPr>
                </w:rPrChange>
              </w:rPr>
            </w:pPr>
            <w:r w:rsidRPr="00D11BB0">
              <w:rPr>
                <w:b/>
                <w:rPrChange w:id="1549"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Del="007761C4" w:rsidRDefault="00533654" w:rsidP="006439C4">
      <w:pPr>
        <w:rPr>
          <w:del w:id="1550" w:author="Miguel Centeno Muñoz" w:date="2014-08-02T12:19:00Z"/>
        </w:rPr>
      </w:pPr>
    </w:p>
    <w:p w:rsidR="007761C4" w:rsidRDefault="007761C4">
      <w:pPr>
        <w:pStyle w:val="Ttulo4"/>
        <w:ind w:firstLine="708"/>
        <w:rPr>
          <w:ins w:id="1551" w:author="Miguel Centeno Muñoz" w:date="2014-08-02T12:19:00Z"/>
        </w:rPr>
      </w:pPr>
      <w:bookmarkStart w:id="1552" w:name="_Toc394538342"/>
    </w:p>
    <w:p w:rsidR="00533654" w:rsidRDefault="00533654">
      <w:pPr>
        <w:pStyle w:val="Ttulo4"/>
        <w:ind w:firstLine="708"/>
      </w:pPr>
      <w:r>
        <w:t>6.3.3.- Casos de uso del sistema</w:t>
      </w:r>
      <w:bookmarkEnd w:id="1552"/>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553" w:author="Miguel Centeno Muñoz" w:date="2014-07-30T21:09:00Z">
                  <w:rPr>
                    <w:rFonts w:eastAsiaTheme="minorHAnsi" w:cstheme="minorBidi"/>
                    <w:color w:val="auto"/>
                    <w:sz w:val="22"/>
                    <w:szCs w:val="22"/>
                  </w:rPr>
                </w:rPrChange>
              </w:rPr>
            </w:pPr>
            <w:bookmarkStart w:id="1554" w:name="UC-0001"/>
            <w:r w:rsidRPr="00584BB5">
              <w:rPr>
                <w:b/>
                <w:rPrChange w:id="1555" w:author="Miguel Centeno Muñoz" w:date="2014-07-30T21:09:00Z">
                  <w:rPr/>
                </w:rPrChange>
              </w:rPr>
              <w:t>UC-0001</w:t>
            </w:r>
          </w:p>
        </w:tc>
        <w:tc>
          <w:tcPr>
            <w:tcW w:w="4183"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556" w:author="Miguel Centeno Muñoz" w:date="2014-07-30T21:09:00Z">
                  <w:rPr>
                    <w:rFonts w:eastAsiaTheme="minorHAnsi" w:cstheme="minorBidi"/>
                    <w:color w:val="auto"/>
                    <w:sz w:val="22"/>
                    <w:szCs w:val="22"/>
                  </w:rPr>
                </w:rPrChange>
              </w:rPr>
            </w:pPr>
            <w:r w:rsidRPr="00584BB5">
              <w:rPr>
                <w:b/>
                <w:rPrChange w:id="1557"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58" w:author="Miguel Centeno Muñoz" w:date="2014-07-30T21:09:00Z">
                  <w:rPr>
                    <w:rFonts w:eastAsiaTheme="minorHAnsi" w:cstheme="minorBidi"/>
                    <w:color w:val="auto"/>
                  </w:rPr>
                </w:rPrChange>
              </w:rPr>
            </w:pPr>
            <w:r w:rsidRPr="00584BB5">
              <w:rPr>
                <w:b/>
                <w:rPrChange w:id="1559"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0" w:author="Miguel Centeno Muñoz" w:date="2014-07-30T21:09:00Z">
                  <w:rPr>
                    <w:rFonts w:eastAsiaTheme="minorHAnsi" w:cstheme="minorBidi"/>
                    <w:color w:val="auto"/>
                  </w:rPr>
                </w:rPrChange>
              </w:rPr>
            </w:pPr>
            <w:r w:rsidRPr="00584BB5">
              <w:rPr>
                <w:b/>
                <w:rPrChange w:id="1561" w:author="Miguel Centeno Muñoz" w:date="2014-07-30T21:09:00Z">
                  <w:rPr/>
                </w:rPrChange>
              </w:rPr>
              <w:t>Autores</w:t>
            </w:r>
          </w:p>
        </w:tc>
        <w:bookmarkEnd w:id="1554"/>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62" w:author="Miguel Centeno Muñoz" w:date="2014-07-30T21:09:00Z">
                <w:pPr>
                  <w:numPr>
                    <w:numId w:val="1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3" w:author="Miguel Centeno Muñoz" w:date="2014-07-30T21:09:00Z">
                  <w:rPr>
                    <w:rFonts w:eastAsiaTheme="minorHAnsi" w:cstheme="minorBidi"/>
                    <w:color w:val="auto"/>
                  </w:rPr>
                </w:rPrChange>
              </w:rPr>
            </w:pPr>
            <w:r w:rsidRPr="00584BB5">
              <w:rPr>
                <w:b/>
                <w:rPrChange w:id="1564"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65" w:author="Miguel Centeno Muñoz" w:date="2014-07-30T21:09:00Z">
                <w:pPr>
                  <w:numPr>
                    <w:numId w:val="1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6" w:author="Miguel Centeno Muñoz" w:date="2014-07-30T21:09:00Z">
                  <w:rPr>
                    <w:rFonts w:eastAsiaTheme="minorHAnsi" w:cstheme="minorBidi"/>
                    <w:color w:val="auto"/>
                  </w:rPr>
                </w:rPrChange>
              </w:rPr>
            </w:pPr>
            <w:r w:rsidRPr="00584BB5">
              <w:rPr>
                <w:b/>
                <w:rPrChange w:id="1567" w:author="Miguel Centeno Muñoz" w:date="2014-07-30T21:09:00Z">
                  <w:rPr/>
                </w:rPrChange>
              </w:rPr>
              <w:lastRenderedPageBreak/>
              <w:t>Dependencias</w:t>
            </w:r>
          </w:p>
        </w:tc>
        <w:tc>
          <w:tcPr>
            <w:tcW w:w="0" w:type="auto"/>
            <w:gridSpan w:val="2"/>
            <w:hideMark/>
          </w:tcPr>
          <w:p w:rsidR="005C7CFD"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68" w:author="Miguel Centeno Muñoz" w:date="2014-08-02T12:27:00Z">
                  <w:rPr>
                    <w:rFonts w:eastAsiaTheme="minorHAnsi" w:cstheme="minorBidi"/>
                    <w:color w:val="auto"/>
                  </w:rPr>
                </w:rPrChange>
              </w:rPr>
              <w:pPrChange w:id="1569" w:author="Miguel Centeno Muñoz" w:date="2014-08-02T12:27: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del w:id="1570" w:author="Miguel Centeno Muñoz" w:date="2014-08-02T12:27:00Z">
              <w:r w:rsidRPr="007761C4" w:rsidDel="007761C4">
                <w:rPr>
                  <w:rFonts w:hAnsi="Symbol"/>
                </w:rPr>
                <w:delText></w:delText>
              </w:r>
              <w:r w:rsidRPr="007761C4" w:rsidDel="007761C4">
                <w:delText xml:space="preserve">  </w:delText>
              </w:r>
            </w:del>
            <w:r w:rsidRPr="007761C4">
              <w:t xml:space="preserve">[OBJ-0001] Gestión Usuarios Aplicación </w:t>
            </w:r>
          </w:p>
          <w:p w:rsidR="007761C4"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ins w:id="1571" w:author="Miguel Centeno Muñoz" w:date="2014-08-02T12:27:00Z"/>
                <w:rPrChange w:id="1572" w:author="Miguel Centeno Muñoz" w:date="2014-08-02T12:27:00Z">
                  <w:rPr>
                    <w:ins w:id="1573" w:author="Miguel Centeno Muñoz" w:date="2014-08-02T12:27:00Z"/>
                    <w:rFonts w:eastAsiaTheme="minorHAnsi" w:cstheme="minorBidi"/>
                    <w:color w:val="auto"/>
                  </w:rPr>
                </w:rPrChange>
              </w:rPr>
              <w:pPrChange w:id="1574"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575" w:author="Miguel Centeno Muñoz" w:date="2014-08-02T12:27:00Z">
              <w:r w:rsidRPr="007761C4" w:rsidDel="007761C4">
                <w:rPr>
                  <w:rFonts w:hAnsi="Symbol"/>
                </w:rPr>
                <w:delText></w:delText>
              </w:r>
              <w:r w:rsidRPr="007761C4" w:rsidDel="007761C4">
                <w:delText xml:space="preserve">  </w:delText>
              </w:r>
            </w:del>
            <w:ins w:id="1576" w:author="Miguel Centeno Muñoz" w:date="2014-08-02T12:27:00Z">
              <w:r w:rsidR="007761C4" w:rsidRPr="007761C4">
                <w:t>[IRQ-0001] Información sobre Usuario</w:t>
              </w:r>
            </w:ins>
          </w:p>
          <w:p w:rsidR="007761C4" w:rsidRPr="007761C4" w:rsidRDefault="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77" w:author="Miguel Centeno Muñoz" w:date="2014-08-02T12:27:00Z">
                  <w:rPr>
                    <w:rFonts w:eastAsiaTheme="minorHAnsi" w:cstheme="minorBidi"/>
                    <w:color w:val="auto"/>
                  </w:rPr>
                </w:rPrChange>
              </w:rPr>
              <w:pPrChange w:id="1578"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579" w:author="Miguel Centeno Muñoz" w:date="2014-08-02T12:27:00Z">
              <w:r>
                <w:t>[</w:t>
              </w:r>
              <w:r w:rsidR="00F23850">
                <w:t>CRQ-0001</w:t>
              </w:r>
              <w:r>
                <w:t>]</w:t>
              </w:r>
              <w:r w:rsidR="00F23850">
                <w:t xml:space="preserve"> </w:t>
              </w:r>
            </w:ins>
            <w:ins w:id="1580" w:author="Miguel Centeno Muñoz" w:date="2014-08-02T12:28:00Z">
              <w:r w:rsidR="00F23850">
                <w:t>Unicidad de los nombres de Usuario</w:t>
              </w:r>
            </w:ins>
            <w:del w:id="1581" w:author="Miguel Centeno Muñoz" w:date="2014-08-02T12:26:00Z">
              <w:r w:rsidR="005C7CFD" w:rsidRPr="007761C4" w:rsidDel="007761C4">
                <w:delText>[IRQ-0001] Información sobre Usuari</w:delText>
              </w:r>
            </w:del>
            <w:del w:id="1582" w:author="Miguel Centeno Muñoz" w:date="2014-08-02T12:25:00Z">
              <w:r w:rsidR="005C7CFD" w:rsidRPr="007761C4" w:rsidDel="007761C4">
                <w:delText xml:space="preserve">o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83" w:author="Miguel Centeno Muñoz" w:date="2014-07-30T21:09:00Z">
                  <w:rPr>
                    <w:rFonts w:eastAsiaTheme="minorHAnsi" w:cstheme="minorBidi"/>
                    <w:color w:val="auto"/>
                  </w:rPr>
                </w:rPrChange>
              </w:rPr>
            </w:pPr>
            <w:r w:rsidRPr="00584BB5">
              <w:rPr>
                <w:b/>
                <w:rPrChange w:id="1584"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585"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586" w:author="Miguel Centeno Muñoz" w:date="2014-07-30T21:00:00Z">
              <w:r w:rsidRPr="005C7CFD" w:rsidDel="00D11BB0">
                <w:delText>ñ</w:delText>
              </w:r>
            </w:del>
            <w:r w:rsidRPr="005C7CFD">
              <w:t>ón del usuario</w:t>
            </w:r>
            <w:r>
              <w:t xml:space="preserve">, </w:t>
            </w:r>
            <w:r w:rsidRPr="005C7CFD">
              <w:t xml:space="preserve">[UC-0004] </w:t>
            </w:r>
            <w:del w:id="1587" w:author="Miguel Centeno Muñoz" w:date="2014-07-30T21:00:00Z">
              <w:r w:rsidRPr="005C7CFD" w:rsidDel="00D11BB0">
                <w:delText>Alta ruta</w:delText>
              </w:r>
            </w:del>
            <w:ins w:id="1588" w:author="Miguel Centeno Muñoz" w:date="2014-07-30T21:00:00Z">
              <w:r w:rsidR="00D11BB0">
                <w:t>Baja usuario</w:t>
              </w:r>
            </w:ins>
            <w:r>
              <w:t xml:space="preserve">, </w:t>
            </w:r>
            <w:ins w:id="1589"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590" w:author="Miguel Centeno Muñoz" w:date="2014-07-30T21:01:00Z">
              <w:r w:rsidRPr="005C7CFD" w:rsidDel="00D11BB0">
                <w:delText>5</w:delText>
              </w:r>
            </w:del>
            <w:ins w:id="1591" w:author="Miguel Centeno Muñoz" w:date="2014-07-30T21:04:00Z">
              <w:r w:rsidR="00D11BB0">
                <w:t>7</w:t>
              </w:r>
            </w:ins>
            <w:r w:rsidRPr="005C7CFD">
              <w:t>] Modificación ruta</w:t>
            </w:r>
            <w:r>
              <w:t xml:space="preserve">, </w:t>
            </w:r>
            <w:r w:rsidRPr="005C7CFD">
              <w:t>[UC-000</w:t>
            </w:r>
            <w:ins w:id="1592" w:author="Miguel Centeno Muñoz" w:date="2014-07-30T21:05:00Z">
              <w:r w:rsidR="00584BB5">
                <w:t>8</w:t>
              </w:r>
            </w:ins>
            <w:del w:id="1593" w:author="Miguel Centeno Muñoz" w:date="2014-07-30T21:05:00Z">
              <w:r w:rsidRPr="005C7CFD" w:rsidDel="00584BB5">
                <w:delText>6</w:delText>
              </w:r>
            </w:del>
            <w:r w:rsidRPr="005C7CFD">
              <w:t>] Eliminación ruta</w:t>
            </w:r>
            <w:ins w:id="1594" w:author="Miguel Centeno Muñoz" w:date="2014-07-30T21:05:00Z">
              <w:r w:rsidR="00584BB5">
                <w:t xml:space="preserve">. </w:t>
              </w:r>
            </w:ins>
            <w:ins w:id="1595"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96" w:author="Miguel Centeno Muñoz" w:date="2014-07-30T21:09:00Z">
                  <w:rPr>
                    <w:rFonts w:eastAsiaTheme="minorHAnsi" w:cstheme="minorBidi"/>
                    <w:color w:val="auto"/>
                  </w:rPr>
                </w:rPrChange>
              </w:rPr>
            </w:pPr>
            <w:r w:rsidRPr="00584BB5">
              <w:rPr>
                <w:b/>
                <w:rPrChange w:id="1597"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598" w:author="Miguel Centeno Muñoz" w:date="2014-07-30T21:09:00Z">
                  <w:rPr>
                    <w:rFonts w:eastAsiaTheme="minorHAnsi" w:cstheme="minorBidi"/>
                    <w:color w:val="auto"/>
                  </w:rPr>
                </w:rPrChange>
              </w:rPr>
            </w:pPr>
            <w:r w:rsidRPr="00584BB5">
              <w:rPr>
                <w:b/>
                <w:rPrChange w:id="1599"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00"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1" w:author="Miguel Centeno Muñoz" w:date="2014-07-30T21:09:00Z">
                  <w:rPr>
                    <w:rFonts w:eastAsiaTheme="minorHAnsi" w:cstheme="minorBidi"/>
                    <w:color w:val="auto"/>
                  </w:rPr>
                </w:rPrChange>
              </w:rPr>
            </w:pPr>
            <w:bookmarkStart w:id="1602"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03"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60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4" w:author="Miguel Centeno Muñoz" w:date="2014-07-30T21:09:00Z">
                  <w:rPr>
                    <w:rFonts w:eastAsiaTheme="minorHAnsi" w:cstheme="minorBidi"/>
                    <w:color w:val="auto"/>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05"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bookmarkStart w:id="1606"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606"/>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7" w:author="Miguel Centeno Muñoz" w:date="2014-07-30T21:09:00Z">
                  <w:rPr>
                    <w:rFonts w:eastAsiaTheme="minorHAnsi" w:cstheme="minorBidi"/>
                    <w:color w:val="auto"/>
                  </w:rPr>
                </w:rPrChange>
              </w:rPr>
            </w:pPr>
            <w:bookmarkStart w:id="1608"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09"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608"/>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10" w:author="Miguel Centeno Muñoz" w:date="2014-07-30T21:09:00Z">
                  <w:rPr>
                    <w:rFonts w:eastAsiaTheme="minorHAnsi" w:cstheme="minorBidi"/>
                    <w:color w:val="auto"/>
                  </w:rPr>
                </w:rPrChange>
              </w:rPr>
            </w:pPr>
            <w:r w:rsidRPr="00584BB5">
              <w:rPr>
                <w:b/>
                <w:rPrChange w:id="1611"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12" w:author="Miguel Centeno Muñoz" w:date="2014-07-30T21:09:00Z">
                  <w:rPr>
                    <w:rFonts w:eastAsiaTheme="minorHAnsi" w:cstheme="minorBidi"/>
                    <w:color w:val="auto"/>
                  </w:rPr>
                </w:rPrChange>
              </w:rPr>
            </w:pPr>
            <w:r w:rsidRPr="00584BB5">
              <w:rPr>
                <w:b/>
                <w:rPrChange w:id="1613"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14"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15" w:author="Miguel Centeno Muñoz" w:date="2014-07-30T21:09:00Z">
                  <w:rPr>
                    <w:rFonts w:eastAsiaTheme="minorHAnsi" w:cstheme="minorBidi"/>
                    <w:color w:val="auto"/>
                  </w:rPr>
                </w:rPrChange>
              </w:rPr>
            </w:pPr>
            <w:bookmarkStart w:id="1616"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17"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616"/>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18" w:author="Miguel Centeno Muñoz" w:date="2014-07-30T21:09:00Z">
                  <w:rPr>
                    <w:rFonts w:eastAsiaTheme="minorHAnsi" w:cstheme="minorBidi"/>
                    <w:color w:val="auto"/>
                  </w:rPr>
                </w:rPrChange>
              </w:rPr>
            </w:pPr>
            <w:r w:rsidRPr="00584BB5">
              <w:rPr>
                <w:b/>
                <w:rPrChange w:id="1619"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0" w:author="Miguel Centeno Muñoz" w:date="2014-07-30T21:09:00Z">
                  <w:rPr>
                    <w:rFonts w:eastAsiaTheme="minorHAnsi" w:cstheme="minorBidi"/>
                    <w:color w:val="auto"/>
                  </w:rPr>
                </w:rPrChange>
              </w:rPr>
            </w:pPr>
            <w:r w:rsidRPr="00584BB5">
              <w:rPr>
                <w:b/>
                <w:rPrChange w:id="1621"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2" w:author="Miguel Centeno Muñoz" w:date="2014-07-30T21:09:00Z">
                  <w:rPr>
                    <w:rFonts w:eastAsiaTheme="minorHAnsi" w:cstheme="minorBidi"/>
                    <w:color w:val="auto"/>
                  </w:rPr>
                </w:rPrChange>
              </w:rPr>
            </w:pPr>
            <w:r w:rsidRPr="00584BB5">
              <w:rPr>
                <w:b/>
                <w:rPrChange w:id="1623"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4" w:author="Miguel Centeno Muñoz" w:date="2014-07-30T21:09:00Z">
                  <w:rPr>
                    <w:rFonts w:eastAsiaTheme="minorHAnsi" w:cstheme="minorBidi"/>
                    <w:color w:val="auto"/>
                  </w:rPr>
                </w:rPrChange>
              </w:rPr>
            </w:pPr>
            <w:r w:rsidRPr="00584BB5">
              <w:rPr>
                <w:b/>
                <w:rPrChange w:id="1625"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626" w:author="Miguel Centeno Muñoz" w:date="2014-07-27T12:51:00Z"/>
        </w:rPr>
      </w:pPr>
    </w:p>
    <w:p w:rsidR="00AC15B6" w:rsidRDefault="00AC15B6" w:rsidP="00533654">
      <w:pPr>
        <w:rPr>
          <w:ins w:id="1627" w:author="Miguel Centeno Muñoz" w:date="2014-07-31T02:42:00Z"/>
        </w:rPr>
      </w:pPr>
    </w:p>
    <w:p w:rsidR="00AC15B6" w:rsidRDefault="00AC15B6" w:rsidP="00533654">
      <w:pPr>
        <w:rPr>
          <w:ins w:id="1628" w:author="Miguel Centeno Muñoz" w:date="2014-07-31T02:42:00Z"/>
        </w:rPr>
      </w:pPr>
    </w:p>
    <w:p w:rsidR="00AC15B6" w:rsidRDefault="00AC15B6" w:rsidP="00533654">
      <w:pPr>
        <w:rPr>
          <w:ins w:id="1629" w:author="Miguel Centeno Muñoz" w:date="2014-07-31T02:42:00Z"/>
        </w:rPr>
      </w:pPr>
    </w:p>
    <w:p w:rsidR="00AC15B6" w:rsidRDefault="00AC15B6" w:rsidP="00533654">
      <w:pPr>
        <w:rPr>
          <w:ins w:id="1630" w:author="Miguel Centeno Muñoz" w:date="2014-07-31T02:42:00Z"/>
        </w:rPr>
      </w:pPr>
    </w:p>
    <w:p w:rsidR="00AC15B6" w:rsidRDefault="00AC15B6" w:rsidP="00533654">
      <w:pPr>
        <w:rPr>
          <w:ins w:id="1631" w:author="Miguel Centeno Muñoz" w:date="2014-07-31T02:42:00Z"/>
        </w:rPr>
      </w:pPr>
    </w:p>
    <w:p w:rsidR="00D41DBE" w:rsidDel="00FD7EF9" w:rsidRDefault="00D41DBE" w:rsidP="00533654">
      <w:pPr>
        <w:rPr>
          <w:del w:id="1632" w:author="Miguel Centeno Muñoz" w:date="2014-07-27T12:51:00Z"/>
        </w:rPr>
      </w:pPr>
    </w:p>
    <w:p w:rsidR="00104A97" w:rsidDel="007761C4" w:rsidRDefault="00104A97" w:rsidP="00533654">
      <w:pPr>
        <w:rPr>
          <w:del w:id="1633" w:author="Miguel Centeno Muñoz" w:date="2014-08-02T12:19:00Z"/>
        </w:rPr>
      </w:pPr>
    </w:p>
    <w:p w:rsidR="00104A97" w:rsidDel="00D41DBE" w:rsidRDefault="00104A97" w:rsidP="00533654">
      <w:pPr>
        <w:rPr>
          <w:del w:id="1634" w:author="Miguel Centeno Muñoz" w:date="2014-07-27T12:35:00Z"/>
        </w:rPr>
      </w:pPr>
    </w:p>
    <w:p w:rsidR="00104A97" w:rsidDel="00D41DBE" w:rsidRDefault="00104A97" w:rsidP="00533654">
      <w:pPr>
        <w:rPr>
          <w:del w:id="1635" w:author="Miguel Centeno Muñoz" w:date="2014-07-27T12:35:00Z"/>
        </w:rPr>
      </w:pPr>
    </w:p>
    <w:p w:rsidR="00104A97" w:rsidDel="00D41DBE" w:rsidRDefault="00104A97" w:rsidP="00533654">
      <w:pPr>
        <w:rPr>
          <w:del w:id="1636"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637" w:author="Miguel Centeno Muñoz" w:date="2014-07-30T21:09:00Z">
                  <w:rPr>
                    <w:rFonts w:eastAsiaTheme="minorHAnsi" w:cstheme="minorBidi"/>
                    <w:color w:val="auto"/>
                    <w:sz w:val="22"/>
                    <w:szCs w:val="22"/>
                  </w:rPr>
                </w:rPrChange>
              </w:rPr>
            </w:pPr>
            <w:bookmarkStart w:id="1638" w:name="UC-0002"/>
            <w:r w:rsidRPr="00584BB5">
              <w:rPr>
                <w:b/>
                <w:rPrChange w:id="1639" w:author="Miguel Centeno Muñoz" w:date="2014-07-30T21:09:00Z">
                  <w:rPr/>
                </w:rPrChange>
              </w:rPr>
              <w:t>UC-0002</w:t>
            </w:r>
          </w:p>
        </w:tc>
        <w:tc>
          <w:tcPr>
            <w:tcW w:w="4128"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640" w:author="Miguel Centeno Muñoz" w:date="2014-07-30T21:09:00Z">
                  <w:rPr>
                    <w:rFonts w:eastAsiaTheme="minorHAnsi" w:cstheme="minorBidi"/>
                    <w:color w:val="auto"/>
                    <w:sz w:val="22"/>
                    <w:szCs w:val="22"/>
                  </w:rPr>
                </w:rPrChange>
              </w:rPr>
            </w:pPr>
            <w:r w:rsidRPr="00584BB5">
              <w:rPr>
                <w:b/>
                <w:rPrChange w:id="1641"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2" w:author="Miguel Centeno Muñoz" w:date="2014-07-30T21:09:00Z">
                  <w:rPr>
                    <w:rFonts w:eastAsiaTheme="minorHAnsi" w:cstheme="minorBidi"/>
                    <w:color w:val="auto"/>
                  </w:rPr>
                </w:rPrChange>
              </w:rPr>
            </w:pPr>
            <w:r w:rsidRPr="00584BB5">
              <w:rPr>
                <w:b/>
                <w:rPrChange w:id="1643"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4" w:author="Miguel Centeno Muñoz" w:date="2014-07-30T21:09:00Z">
                  <w:rPr>
                    <w:rFonts w:eastAsiaTheme="minorHAnsi" w:cstheme="minorBidi"/>
                    <w:color w:val="auto"/>
                  </w:rPr>
                </w:rPrChange>
              </w:rPr>
            </w:pPr>
            <w:r w:rsidRPr="00584BB5">
              <w:rPr>
                <w:b/>
                <w:rPrChange w:id="1645" w:author="Miguel Centeno Muñoz" w:date="2014-07-30T21:09:00Z">
                  <w:rPr/>
                </w:rPrChange>
              </w:rPr>
              <w:t>Autores</w:t>
            </w:r>
          </w:p>
        </w:tc>
        <w:bookmarkEnd w:id="1638"/>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46" w:author="Miguel Centeno Muñoz" w:date="2014-07-30T21:09:00Z">
                <w:pPr>
                  <w:numPr>
                    <w:numId w:val="1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7" w:author="Miguel Centeno Muñoz" w:date="2014-07-30T21:09:00Z">
                  <w:rPr>
                    <w:rFonts w:eastAsiaTheme="minorHAnsi" w:cstheme="minorBidi"/>
                    <w:color w:val="auto"/>
                  </w:rPr>
                </w:rPrChange>
              </w:rPr>
            </w:pPr>
            <w:r w:rsidRPr="00584BB5">
              <w:rPr>
                <w:b/>
                <w:rPrChange w:id="1648"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49" w:author="Miguel Centeno Muñoz" w:date="2014-07-30T21:09:00Z">
                <w:pPr>
                  <w:numPr>
                    <w:numId w:val="2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0" w:author="Miguel Centeno Muñoz" w:date="2014-07-30T21:09:00Z">
                  <w:rPr>
                    <w:rFonts w:eastAsiaTheme="minorHAnsi" w:cstheme="minorBidi"/>
                    <w:color w:val="auto"/>
                  </w:rPr>
                </w:rPrChange>
              </w:rPr>
            </w:pPr>
            <w:r w:rsidRPr="00584BB5">
              <w:rPr>
                <w:b/>
                <w:rPrChange w:id="1651"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52" w:author="Miguel Centeno Muñoz" w:date="2014-07-30T21:09: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3" w:author="Miguel Centeno Muñoz" w:date="2014-07-30T21:09:00Z">
                  <w:rPr>
                    <w:rFonts w:eastAsiaTheme="minorHAnsi" w:cstheme="minorBidi"/>
                    <w:color w:val="auto"/>
                  </w:rPr>
                </w:rPrChange>
              </w:rPr>
            </w:pPr>
            <w:r w:rsidRPr="00584BB5">
              <w:rPr>
                <w:b/>
                <w:rPrChange w:id="1654"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655"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6" w:author="Miguel Centeno Muñoz" w:date="2014-07-30T21:09:00Z">
                  <w:rPr>
                    <w:rFonts w:eastAsiaTheme="minorHAnsi" w:cstheme="minorBidi"/>
                    <w:color w:val="auto"/>
                  </w:rPr>
                </w:rPrChange>
              </w:rPr>
            </w:pPr>
            <w:r w:rsidRPr="00584BB5">
              <w:rPr>
                <w:b/>
                <w:rPrChange w:id="1657" w:author="Miguel Centeno Muñoz" w:date="2014-07-30T21:09:00Z">
                  <w:rPr/>
                </w:rPrChange>
              </w:rPr>
              <w:lastRenderedPageBreak/>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58" w:author="Miguel Centeno Muñoz" w:date="2014-07-30T21:09:00Z">
                  <w:rPr>
                    <w:rFonts w:eastAsiaTheme="minorHAnsi" w:cstheme="minorBidi"/>
                    <w:color w:val="auto"/>
                  </w:rPr>
                </w:rPrChange>
              </w:rPr>
            </w:pPr>
            <w:r w:rsidRPr="00584BB5">
              <w:rPr>
                <w:b/>
                <w:rPrChange w:id="1659"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60"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1"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62"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63"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663"/>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4" w:author="Miguel Centeno Muñoz" w:date="2014-07-30T21:09:00Z">
                  <w:rPr>
                    <w:rFonts w:eastAsiaTheme="minorHAnsi" w:cstheme="minorBidi"/>
                    <w:color w:val="auto"/>
                  </w:rPr>
                </w:rPrChange>
              </w:rPr>
            </w:pPr>
            <w:bookmarkStart w:id="1665"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66"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665"/>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7"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68"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69"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669"/>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70" w:author="Miguel Centeno Muñoz" w:date="2014-07-30T21:09:00Z">
                  <w:rPr>
                    <w:rFonts w:eastAsiaTheme="minorHAnsi" w:cstheme="minorBidi"/>
                    <w:color w:val="auto"/>
                  </w:rPr>
                </w:rPrChange>
              </w:rPr>
            </w:pPr>
            <w:bookmarkStart w:id="1671"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72"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671"/>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3" w:author="Miguel Centeno Muñoz" w:date="2014-07-30T21:09:00Z">
                  <w:rPr>
                    <w:rFonts w:eastAsiaTheme="minorHAnsi" w:cstheme="minorBidi"/>
                    <w:color w:val="auto"/>
                  </w:rPr>
                </w:rPrChange>
              </w:rPr>
            </w:pPr>
            <w:r w:rsidRPr="00584BB5">
              <w:rPr>
                <w:b/>
                <w:rPrChange w:id="1674"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5" w:author="Miguel Centeno Muñoz" w:date="2014-07-30T21:09:00Z">
                  <w:rPr>
                    <w:rFonts w:eastAsiaTheme="minorHAnsi" w:cstheme="minorBidi"/>
                    <w:color w:val="auto"/>
                  </w:rPr>
                </w:rPrChange>
              </w:rPr>
            </w:pPr>
            <w:r w:rsidRPr="00584BB5">
              <w:rPr>
                <w:b/>
                <w:rPrChange w:id="1676"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7" w:author="Miguel Centeno Muñoz" w:date="2014-07-30T21:09:00Z">
                  <w:rPr>
                    <w:rFonts w:eastAsiaTheme="minorHAnsi" w:cstheme="minorBidi"/>
                    <w:color w:val="auto"/>
                  </w:rPr>
                </w:rPrChange>
              </w:rPr>
            </w:pPr>
            <w:r w:rsidRPr="00584BB5">
              <w:rPr>
                <w:b/>
                <w:rPrChange w:id="1678"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9" w:author="Miguel Centeno Muñoz" w:date="2014-07-30T21:09:00Z">
                  <w:rPr>
                    <w:rFonts w:eastAsiaTheme="minorHAnsi" w:cstheme="minorBidi"/>
                    <w:color w:val="auto"/>
                  </w:rPr>
                </w:rPrChange>
              </w:rPr>
            </w:pPr>
            <w:r w:rsidRPr="00584BB5">
              <w:rPr>
                <w:b/>
                <w:rPrChange w:id="1680"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81" w:author="Miguel Centeno Muñoz" w:date="2014-07-30T21:09:00Z">
                  <w:rPr>
                    <w:rFonts w:eastAsiaTheme="minorHAnsi" w:cstheme="minorBidi"/>
                    <w:color w:val="auto"/>
                  </w:rPr>
                </w:rPrChange>
              </w:rPr>
            </w:pPr>
            <w:r w:rsidRPr="00584BB5">
              <w:rPr>
                <w:b/>
                <w:rPrChange w:id="1682"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AC15B6" w:rsidRDefault="00AC15B6" w:rsidP="00533654">
      <w:pPr>
        <w:rPr>
          <w:ins w:id="1683"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684"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685">
          <w:tblGrid>
            <w:gridCol w:w="108"/>
            <w:gridCol w:w="219"/>
            <w:gridCol w:w="1267"/>
            <w:gridCol w:w="1"/>
            <w:gridCol w:w="108"/>
            <w:gridCol w:w="107"/>
            <w:gridCol w:w="479"/>
            <w:gridCol w:w="1"/>
            <w:gridCol w:w="89"/>
            <w:gridCol w:w="6766"/>
            <w:gridCol w:w="108"/>
            <w:gridCol w:w="12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686"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687"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688" w:name="UC-0003"/>
            <w:r>
              <w:rPr>
                <w:rFonts w:ascii="Arial" w:hAnsi="Arial" w:cs="Arial"/>
                <w:b/>
                <w:bCs/>
                <w:sz w:val="20"/>
                <w:szCs w:val="20"/>
              </w:rPr>
              <w:t>UC-0003</w:t>
            </w:r>
          </w:p>
        </w:tc>
        <w:tc>
          <w:tcPr>
            <w:tcW w:w="4128" w:type="pct"/>
            <w:gridSpan w:val="2"/>
            <w:hideMark/>
            <w:tcPrChange w:id="1689" w:author="Miguel Centeno Muñoz" w:date="2014-07-27T12:52:00Z">
              <w:tcPr>
                <w:tcW w:w="4183" w:type="pct"/>
                <w:gridSpan w:val="7"/>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688"/>
        <w:tc>
          <w:tcPr>
            <w:tcW w:w="0" w:type="auto"/>
            <w:gridSpan w:val="2"/>
            <w:hideMark/>
          </w:tcPr>
          <w:p w:rsidR="005C7CFD" w:rsidRPr="00F23850" w:rsidRDefault="005C7CFD">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1690" w:author="Miguel Centeno Muñoz" w:date="2014-08-02T12:28:00Z">
                  <w:rPr>
                    <w:rFonts w:eastAsiaTheme="minorHAnsi" w:cstheme="minorBidi"/>
                    <w:color w:val="auto"/>
                  </w:rPr>
                </w:rPrChange>
              </w:rPr>
              <w:pPrChange w:id="1691" w:author="Miguel Centeno Muñoz" w:date="2014-08-02T12:28:00Z">
                <w:pPr>
                  <w:numPr>
                    <w:numId w:val="2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F23850">
              <w:rPr>
                <w:rFonts w:ascii="Arial" w:hAnsi="Arial" w:cs="Arial"/>
                <w:sz w:val="20"/>
                <w:szCs w:val="20"/>
                <w:rPrChange w:id="1692" w:author="Miguel Centeno Muñoz" w:date="2014-08-02T12:28:00Z">
                  <w:rPr/>
                </w:rPrChange>
              </w:rPr>
              <w:t xml:space="preserve">Miguel Centeno Muñoz </w:t>
            </w:r>
          </w:p>
        </w:tc>
      </w:tr>
      <w:tr w:rsidR="005C7CFD" w:rsidTr="00F23850">
        <w:trPr>
          <w:cnfStyle w:val="000000100000" w:firstRow="0" w:lastRow="0" w:firstColumn="0" w:lastColumn="0" w:oddVBand="0" w:evenVBand="0" w:oddHBand="1" w:evenHBand="0" w:firstRowFirstColumn="0" w:firstRowLastColumn="0" w:lastRowFirstColumn="0" w:lastRowLastColumn="0"/>
          <w:trHeight w:val="403"/>
          <w:trPrChange w:id="1693" w:author="Miguel Centeno Muñoz" w:date="2014-08-02T12:2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94" w:author="Miguel Centeno Muñoz" w:date="2014-08-02T12:29:00Z">
              <w:tcPr>
                <w:tcW w:w="0" w:type="auto"/>
                <w:gridSpan w:val="4"/>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Fuentes</w:t>
            </w:r>
          </w:p>
        </w:tc>
        <w:tc>
          <w:tcPr>
            <w:tcW w:w="0" w:type="auto"/>
            <w:gridSpan w:val="2"/>
            <w:hideMark/>
            <w:tcPrChange w:id="1695" w:author="Miguel Centeno Muñoz" w:date="2014-08-02T12:29:00Z">
              <w:tcPr>
                <w:tcW w:w="0" w:type="auto"/>
                <w:gridSpan w:val="6"/>
                <w:hideMark/>
              </w:tcPr>
            </w:tcPrChange>
          </w:tcPr>
          <w:p w:rsidR="005C7CFD" w:rsidRPr="00F23850" w:rsidRDefault="005C7CFD">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1696" w:author="Miguel Centeno Muñoz" w:date="2014-08-02T12:28:00Z">
                  <w:rPr>
                    <w:rFonts w:eastAsiaTheme="minorHAnsi" w:cstheme="minorBidi"/>
                    <w:color w:val="auto"/>
                  </w:rPr>
                </w:rPrChange>
              </w:rPr>
              <w:pPrChange w:id="1697" w:author="Miguel Centeno Muñoz" w:date="2014-08-02T12:28:00Z">
                <w:pPr>
                  <w:numPr>
                    <w:numId w:val="2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F23850">
              <w:rPr>
                <w:rFonts w:ascii="Arial" w:hAnsi="Arial" w:cs="Arial"/>
                <w:sz w:val="20"/>
                <w:szCs w:val="20"/>
                <w:rPrChange w:id="1698" w:author="Miguel Centeno Muñoz" w:date="2014-08-02T12:28: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Pr="00F23850" w:rsidDel="00F23850" w:rsidRDefault="005C7CFD">
            <w:pPr>
              <w:jc w:val="left"/>
              <w:cnfStyle w:val="000000000000" w:firstRow="0" w:lastRow="0" w:firstColumn="0" w:lastColumn="0" w:oddVBand="0" w:evenVBand="0" w:oddHBand="0" w:evenHBand="0" w:firstRowFirstColumn="0" w:firstRowLastColumn="0" w:lastRowFirstColumn="0" w:lastRowLastColumn="0"/>
              <w:rPr>
                <w:del w:id="1699" w:author="Miguel Centeno Muñoz" w:date="2014-08-02T12:28:00Z"/>
                <w:rFonts w:cs="Arial"/>
                <w:szCs w:val="20"/>
                <w:rPrChange w:id="1700" w:author="Miguel Centeno Muñoz" w:date="2014-08-02T12:32:00Z">
                  <w:rPr>
                    <w:del w:id="1701" w:author="Miguel Centeno Muñoz" w:date="2014-08-02T12:28:00Z"/>
                    <w:rFonts w:ascii="Arial" w:eastAsiaTheme="minorHAnsi" w:hAnsi="Arial" w:cs="Arial"/>
                    <w:color w:val="auto"/>
                    <w:sz w:val="20"/>
                    <w:szCs w:val="20"/>
                  </w:rPr>
                </w:rPrChange>
              </w:rPr>
              <w:pPrChange w:id="1702" w:author="Miguel Centeno Muñoz" w:date="2014-08-02T12:2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703" w:author="Miguel Centeno Muñoz" w:date="2014-08-02T12:29:00Z">
              <w:r w:rsidRPr="00F23850" w:rsidDel="00F23850">
                <w:rPr>
                  <w:rFonts w:cs="Arial"/>
                  <w:szCs w:val="20"/>
                  <w:rPrChange w:id="1704" w:author="Miguel Centeno Muñoz" w:date="2014-08-02T12:32:00Z">
                    <w:rPr>
                      <w:rFonts w:hAnsi="Symbol"/>
                    </w:rPr>
                  </w:rPrChange>
                </w:rPr>
                <w:delText>e</w:delText>
              </w:r>
            </w:del>
            <w:del w:id="1705" w:author="Miguel Centeno Muñoz" w:date="2014-08-02T12:30:00Z">
              <w:r w:rsidRPr="00033F32" w:rsidDel="00F23850">
                <w:rPr>
                  <w:rFonts w:cs="Arial"/>
                  <w:szCs w:val="20"/>
                </w:rPr>
                <w:delText xml:space="preserve"> </w:delText>
              </w:r>
            </w:del>
            <w:r w:rsidRPr="003071F3">
              <w:rPr>
                <w:rFonts w:cs="Arial"/>
                <w:szCs w:val="20"/>
              </w:rPr>
              <w:t xml:space="preserve">[IRQ-0001] Información sobre Usuario </w:t>
            </w:r>
          </w:p>
          <w:p w:rsidR="00F23850" w:rsidRPr="00F23850" w:rsidRDefault="00F23850">
            <w:pPr>
              <w:jc w:val="left"/>
              <w:cnfStyle w:val="000000000000" w:firstRow="0" w:lastRow="0" w:firstColumn="0" w:lastColumn="0" w:oddVBand="0" w:evenVBand="0" w:oddHBand="0" w:evenHBand="0" w:firstRowFirstColumn="0" w:firstRowLastColumn="0" w:lastRowFirstColumn="0" w:lastRowLastColumn="0"/>
              <w:rPr>
                <w:ins w:id="1706" w:author="Miguel Centeno Muñoz" w:date="2014-08-02T12:30:00Z"/>
                <w:rFonts w:cs="Arial"/>
                <w:szCs w:val="20"/>
                <w:rPrChange w:id="1707" w:author="Miguel Centeno Muñoz" w:date="2014-08-02T12:32:00Z">
                  <w:rPr>
                    <w:ins w:id="1708" w:author="Miguel Centeno Muñoz" w:date="2014-08-02T12:30:00Z"/>
                    <w:rFonts w:eastAsiaTheme="minorHAnsi" w:cstheme="minorBidi"/>
                    <w:color w:val="auto"/>
                  </w:rPr>
                </w:rPrChange>
              </w:rPr>
              <w:pPrChange w:id="1709" w:author="Miguel Centeno Muñoz" w:date="2014-08-02T12:30: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p>
          <w:p w:rsidR="005C7CFD" w:rsidRDefault="00F23850">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1710" w:author="Miguel Centeno Muñoz" w:date="2014-08-02T12:3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711" w:author="Miguel Centeno Muñoz" w:date="2014-08-02T12:30:00Z">
              <w:r w:rsidRPr="00F23850">
                <w:rPr>
                  <w:rFonts w:cs="Arial"/>
                  <w:szCs w:val="20"/>
                  <w:rPrChange w:id="1712" w:author="Miguel Centeno Muñoz" w:date="2014-08-02T12:32:00Z">
                    <w:rPr>
                      <w:rFonts w:ascii="Arial" w:hAnsi="Symbol" w:cs="Arial"/>
                      <w:sz w:val="20"/>
                      <w:szCs w:val="20"/>
                    </w:rPr>
                  </w:rPrChange>
                </w:rPr>
                <w:t>[OBJ-001] Gesti</w:t>
              </w:r>
            </w:ins>
            <w:ins w:id="1713" w:author="Miguel Centeno Muñoz" w:date="2014-08-02T12:31:00Z">
              <w:r w:rsidRPr="00F23850">
                <w:rPr>
                  <w:rFonts w:cs="Arial"/>
                  <w:szCs w:val="20"/>
                  <w:rPrChange w:id="1714" w:author="Miguel Centeno Muñoz" w:date="2014-08-02T12:32:00Z">
                    <w:rPr>
                      <w:rFonts w:ascii="Arial" w:hAnsi="Symbol" w:cs="Arial"/>
                      <w:sz w:val="20"/>
                      <w:szCs w:val="20"/>
                    </w:rPr>
                  </w:rPrChange>
                </w:rPr>
                <w:t></w:t>
              </w:r>
            </w:ins>
            <w:ins w:id="1715" w:author="Miguel Centeno Muñoz" w:date="2014-08-02T12:30:00Z">
              <w:r w:rsidRPr="00F23850">
                <w:rPr>
                  <w:rFonts w:cs="Arial"/>
                  <w:szCs w:val="20"/>
                  <w:rPrChange w:id="1716" w:author="Miguel Centeno Muñoz" w:date="2014-08-02T12:32:00Z">
                    <w:rPr>
                      <w:rFonts w:ascii="Arial" w:hAnsi="Symbol" w:cs="Arial"/>
                      <w:sz w:val="20"/>
                      <w:szCs w:val="20"/>
                    </w:rPr>
                  </w:rPrChange>
                </w:rPr>
                <w:t>n de Usuarios</w:t>
              </w:r>
            </w:ins>
            <w:del w:id="1717" w:author="Miguel Centeno Muñoz" w:date="2014-08-02T12:28:00Z">
              <w:r w:rsidR="005C7CFD" w:rsidDel="00F23850">
                <w:rPr>
                  <w:rFonts w:ascii="Arial" w:hAnsi="Symbol" w:cs="Arial"/>
                  <w:sz w:val="20"/>
                  <w:szCs w:val="20"/>
                </w:rPr>
                <w:delText></w:delText>
              </w:r>
              <w:r w:rsidR="005C7CFD" w:rsidDel="00F23850">
                <w:rPr>
                  <w:rFonts w:ascii="Arial" w:hAnsi="Arial" w:cs="Arial"/>
                  <w:sz w:val="20"/>
                  <w:szCs w:val="20"/>
                </w:rPr>
                <w:delText xml:space="preserve">  </w:delText>
              </w:r>
              <w:r w:rsidR="005C7CFD" w:rsidRPr="005C7CFD" w:rsidDel="00F23850">
                <w:rPr>
                  <w:rFonts w:ascii="Arial" w:hAnsi="Arial" w:cs="Arial"/>
                  <w:sz w:val="20"/>
                  <w:szCs w:val="20"/>
                </w:rPr>
                <w:delText>[OBJ-0003] Modificación perfil de usuario</w:delText>
              </w:r>
              <w:r w:rsidR="005C7CFD" w:rsidDel="00F23850">
                <w:rPr>
                  <w:rFonts w:ascii="Arial" w:hAnsi="Arial" w:cs="Arial"/>
                  <w:sz w:val="20"/>
                  <w:szCs w:val="20"/>
                </w:rPr>
                <w:delText xml:space="preserve">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718"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719"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720"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721"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22"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722"/>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23"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723"/>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24"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724"/>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725"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725"/>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26"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72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727"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28" w:author="Miguel Centeno Muñoz" w:date="2014-07-27T12:31:00Z"/>
          <w:trPrChange w:id="1729"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730" w:author="Miguel Centeno Muñoz" w:date="2014-07-27T12:34:00Z">
              <w:tcPr>
                <w:tcW w:w="0" w:type="auto"/>
                <w:gridSpan w:val="4"/>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731" w:author="Miguel Centeno Muñoz" w:date="2014-07-27T12:52:00Z"/>
                <w:rFonts w:ascii="Arial" w:eastAsia="Times New Roman" w:hAnsi="Arial" w:cs="Arial"/>
                <w:b/>
                <w:bCs/>
                <w:sz w:val="20"/>
                <w:szCs w:val="20"/>
                <w:lang w:eastAsia="es-ES"/>
              </w:rPr>
            </w:pPr>
            <w:bookmarkStart w:id="1732" w:name="UC-0009"/>
          </w:p>
          <w:p w:rsidR="00E6714C" w:rsidRPr="00E6714C" w:rsidRDefault="00834472" w:rsidP="00E6714C">
            <w:pPr>
              <w:jc w:val="left"/>
              <w:rPr>
                <w:ins w:id="1733" w:author="Miguel Centeno Muñoz" w:date="2014-07-27T12:31:00Z"/>
                <w:rFonts w:ascii="Arial" w:eastAsia="Times New Roman" w:hAnsi="Arial" w:cs="Arial"/>
                <w:b/>
                <w:bCs/>
                <w:sz w:val="20"/>
                <w:szCs w:val="20"/>
                <w:lang w:eastAsia="es-ES"/>
              </w:rPr>
            </w:pPr>
            <w:ins w:id="1734" w:author="Miguel Centeno Muñoz" w:date="2014-07-27T12:31:00Z">
              <w:r>
                <w:rPr>
                  <w:rFonts w:ascii="Arial" w:eastAsia="Times New Roman" w:hAnsi="Arial" w:cs="Arial"/>
                  <w:b/>
                  <w:bCs/>
                  <w:sz w:val="20"/>
                  <w:szCs w:val="20"/>
                  <w:lang w:eastAsia="es-ES"/>
                </w:rPr>
                <w:t>UC-000</w:t>
              </w:r>
            </w:ins>
            <w:ins w:id="1735"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736"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737"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38" w:author="Miguel Centeno Muñoz" w:date="2014-07-27T12:31:00Z"/>
                <w:rFonts w:ascii="Arial" w:eastAsia="Times New Roman" w:hAnsi="Arial" w:cs="Arial"/>
                <w:b/>
                <w:bCs/>
                <w:sz w:val="20"/>
                <w:szCs w:val="20"/>
                <w:lang w:eastAsia="es-ES"/>
              </w:rPr>
            </w:pPr>
            <w:ins w:id="1739"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74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41" w:author="Miguel Centeno Muñoz" w:date="2014-07-27T12:31:00Z"/>
          <w:trPrChange w:id="174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4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44" w:author="Miguel Centeno Muñoz" w:date="2014-07-27T12:31:00Z"/>
                <w:rFonts w:ascii="Arial" w:eastAsia="Times New Roman" w:hAnsi="Arial" w:cs="Arial"/>
                <w:b/>
                <w:bCs/>
                <w:sz w:val="20"/>
                <w:szCs w:val="20"/>
                <w:lang w:eastAsia="es-ES"/>
              </w:rPr>
            </w:pPr>
            <w:ins w:id="1745"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74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47" w:author="Miguel Centeno Muñoz" w:date="2014-07-27T12:31:00Z"/>
                <w:rFonts w:ascii="Arial" w:eastAsia="Times New Roman" w:hAnsi="Arial" w:cs="Arial"/>
                <w:sz w:val="20"/>
                <w:szCs w:val="20"/>
                <w:lang w:eastAsia="es-ES"/>
              </w:rPr>
            </w:pPr>
            <w:ins w:id="1748"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74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50" w:author="Miguel Centeno Muñoz" w:date="2014-07-27T12:31:00Z"/>
          <w:trPrChange w:id="175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52"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53" w:author="Miguel Centeno Muñoz" w:date="2014-07-27T12:31:00Z"/>
                <w:rFonts w:ascii="Arial" w:eastAsia="Times New Roman" w:hAnsi="Arial" w:cs="Arial"/>
                <w:b/>
                <w:bCs/>
                <w:sz w:val="20"/>
                <w:szCs w:val="20"/>
                <w:lang w:eastAsia="es-ES"/>
              </w:rPr>
            </w:pPr>
            <w:ins w:id="1754" w:author="Miguel Centeno Muñoz" w:date="2014-07-27T12:31:00Z">
              <w:r w:rsidRPr="00E6714C">
                <w:rPr>
                  <w:rFonts w:ascii="Arial" w:eastAsia="Times New Roman" w:hAnsi="Arial" w:cs="Arial"/>
                  <w:b/>
                  <w:bCs/>
                  <w:sz w:val="20"/>
                  <w:szCs w:val="20"/>
                  <w:lang w:eastAsia="es-ES"/>
                </w:rPr>
                <w:t>Autores</w:t>
              </w:r>
            </w:ins>
          </w:p>
        </w:tc>
        <w:bookmarkEnd w:id="1732"/>
        <w:tc>
          <w:tcPr>
            <w:tcW w:w="0" w:type="auto"/>
            <w:gridSpan w:val="2"/>
            <w:hideMark/>
            <w:tcPrChange w:id="175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E6714C">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1756" w:author="Miguel Centeno Muñoz" w:date="2014-07-27T12:31:00Z"/>
                <w:rFonts w:ascii="Arial" w:eastAsia="Times New Roman" w:hAnsi="Arial" w:cs="Arial"/>
                <w:sz w:val="20"/>
                <w:szCs w:val="20"/>
                <w:lang w:eastAsia="es-ES"/>
                <w:rPrChange w:id="1757" w:author="Miguel Centeno Muñoz" w:date="2014-08-02T12:32:00Z">
                  <w:rPr>
                    <w:ins w:id="1758" w:author="Miguel Centeno Muñoz" w:date="2014-07-27T12:31:00Z"/>
                    <w:rFonts w:ascii="Arial" w:eastAsia="Times New Roman" w:hAnsi="Arial" w:cs="Arial"/>
                    <w:color w:val="auto"/>
                    <w:sz w:val="20"/>
                    <w:szCs w:val="20"/>
                    <w:lang w:eastAsia="es-ES"/>
                  </w:rPr>
                </w:rPrChange>
              </w:rPr>
              <w:pPrChange w:id="1759" w:author="Miguel Centeno Muñoz" w:date="2014-08-02T12:32:00Z">
                <w:pPr>
                  <w:numPr>
                    <w:numId w:val="3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1760" w:author="Miguel Centeno Muñoz" w:date="2014-07-27T12:31:00Z">
              <w:r w:rsidRPr="00F23850">
                <w:rPr>
                  <w:rFonts w:ascii="Arial" w:eastAsia="Times New Roman" w:hAnsi="Arial" w:cs="Arial"/>
                  <w:color w:val="auto"/>
                  <w:sz w:val="20"/>
                  <w:szCs w:val="20"/>
                  <w:lang w:eastAsia="es-ES"/>
                  <w:rPrChange w:id="1761" w:author="Miguel Centeno Muñoz" w:date="2014-08-02T12:32: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76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63" w:author="Miguel Centeno Muñoz" w:date="2014-07-27T12:31:00Z"/>
          <w:trPrChange w:id="176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6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66" w:author="Miguel Centeno Muñoz" w:date="2014-07-27T12:31:00Z"/>
                <w:rFonts w:ascii="Arial" w:eastAsia="Times New Roman" w:hAnsi="Arial" w:cs="Arial"/>
                <w:b/>
                <w:bCs/>
                <w:sz w:val="20"/>
                <w:szCs w:val="20"/>
                <w:lang w:eastAsia="es-ES"/>
              </w:rPr>
            </w:pPr>
            <w:ins w:id="1767" w:author="Miguel Centeno Muñoz" w:date="2014-07-27T12:31:00Z">
              <w:r w:rsidRPr="00E6714C">
                <w:rPr>
                  <w:rFonts w:ascii="Arial" w:eastAsia="Times New Roman" w:hAnsi="Arial" w:cs="Arial"/>
                  <w:b/>
                  <w:bCs/>
                  <w:sz w:val="20"/>
                  <w:szCs w:val="20"/>
                  <w:lang w:eastAsia="es-ES"/>
                </w:rPr>
                <w:lastRenderedPageBreak/>
                <w:t>Fuentes</w:t>
              </w:r>
            </w:ins>
          </w:p>
        </w:tc>
        <w:tc>
          <w:tcPr>
            <w:tcW w:w="0" w:type="auto"/>
            <w:gridSpan w:val="2"/>
            <w:hideMark/>
            <w:tcPrChange w:id="176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D41DBE">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1769" w:author="Miguel Centeno Muñoz" w:date="2014-07-27T12:31:00Z"/>
                <w:rFonts w:ascii="Arial" w:eastAsia="Times New Roman" w:hAnsi="Arial" w:cs="Arial"/>
                <w:sz w:val="20"/>
                <w:szCs w:val="20"/>
                <w:lang w:eastAsia="es-ES"/>
                <w:rPrChange w:id="1770" w:author="Miguel Centeno Muñoz" w:date="2014-08-02T12:32:00Z">
                  <w:rPr>
                    <w:ins w:id="1771" w:author="Miguel Centeno Muñoz" w:date="2014-07-27T12:31:00Z"/>
                    <w:rFonts w:eastAsia="Times New Roman" w:cstheme="minorBidi"/>
                    <w:color w:val="auto"/>
                    <w:lang w:eastAsia="es-ES"/>
                  </w:rPr>
                </w:rPrChange>
              </w:rPr>
              <w:pPrChange w:id="1772" w:author="Miguel Centeno Muñoz" w:date="2014-08-02T12:32:00Z">
                <w:pPr>
                  <w:numPr>
                    <w:numId w:val="4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1773" w:author="Miguel Centeno Muñoz" w:date="2014-07-27T12:33:00Z">
              <w:r w:rsidRPr="00F23850">
                <w:rPr>
                  <w:rFonts w:ascii="Arial" w:eastAsia="Times New Roman" w:hAnsi="Arial" w:cs="Arial"/>
                  <w:color w:val="auto"/>
                  <w:sz w:val="20"/>
                  <w:szCs w:val="20"/>
                  <w:lang w:eastAsia="es-ES"/>
                  <w:rPrChange w:id="1774" w:author="Miguel Centeno Muñoz" w:date="2014-08-02T12:32:00Z">
                    <w:rPr>
                      <w:rFonts w:ascii="Arial" w:eastAsia="Times New Roman" w:hAnsi="Arial" w:cs="Arial"/>
                      <w:b/>
                      <w:bCs/>
                      <w:i/>
                      <w:iCs/>
                      <w:color w:val="0000FF"/>
                      <w:sz w:val="20"/>
                      <w:szCs w:val="20"/>
                      <w:u w:val="single"/>
                      <w:lang w:eastAsia="es-ES"/>
                    </w:rPr>
                  </w:rPrChange>
                </w:rPr>
                <w:t>Sergio Segura Rueda</w:t>
              </w:r>
            </w:ins>
            <w:ins w:id="1775" w:author="Miguel Centeno Muñoz" w:date="2014-07-27T12:31:00Z">
              <w:r w:rsidR="00E6714C" w:rsidRPr="00F23850">
                <w:rPr>
                  <w:rFonts w:ascii="Arial" w:eastAsia="Times New Roman" w:hAnsi="Arial" w:cs="Arial"/>
                  <w:color w:val="auto"/>
                  <w:sz w:val="20"/>
                  <w:szCs w:val="20"/>
                  <w:lang w:eastAsia="es-ES"/>
                  <w:rPrChange w:id="1776" w:author="Miguel Centeno Muñoz" w:date="2014-08-02T12:32: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77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78" w:author="Miguel Centeno Muñoz" w:date="2014-07-27T12:31:00Z"/>
          <w:trPrChange w:id="177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8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81" w:author="Miguel Centeno Muñoz" w:date="2014-07-27T12:31:00Z"/>
                <w:rFonts w:ascii="Arial" w:eastAsia="Times New Roman" w:hAnsi="Arial" w:cs="Arial"/>
                <w:b/>
                <w:bCs/>
                <w:sz w:val="20"/>
                <w:szCs w:val="20"/>
                <w:lang w:eastAsia="es-ES"/>
              </w:rPr>
            </w:pPr>
            <w:ins w:id="1782"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78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Default="00D41DBE">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84" w:author="Miguel Centeno Muñoz" w:date="2014-08-02T12:33:00Z"/>
                <w:rFonts w:ascii="Arial" w:eastAsia="Times New Roman" w:hAnsi="Arial" w:cs="Arial"/>
                <w:color w:val="auto"/>
                <w:sz w:val="20"/>
                <w:szCs w:val="20"/>
                <w:lang w:eastAsia="es-ES"/>
              </w:rPr>
              <w:pPrChange w:id="1785"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86" w:author="Miguel Centeno Muñoz" w:date="2014-07-27T12:33:00Z">
              <w:r w:rsidRPr="00F23850">
                <w:rPr>
                  <w:rFonts w:ascii="Arial" w:eastAsia="Times New Roman" w:hAnsi="Arial" w:cs="Arial"/>
                  <w:color w:val="auto"/>
                  <w:sz w:val="20"/>
                  <w:szCs w:val="20"/>
                  <w:lang w:eastAsia="es-ES"/>
                  <w:rPrChange w:id="1787" w:author="Miguel Centeno Muñoz" w:date="2014-08-02T12:32:00Z">
                    <w:rPr>
                      <w:rFonts w:ascii="Arial" w:eastAsia="Times New Roman" w:hAnsi="Arial" w:cs="Arial"/>
                      <w:b/>
                      <w:bCs/>
                      <w:i/>
                      <w:iCs/>
                      <w:color w:val="0000FF"/>
                      <w:sz w:val="20"/>
                      <w:szCs w:val="20"/>
                      <w:u w:val="single"/>
                      <w:lang w:eastAsia="es-ES"/>
                    </w:rPr>
                  </w:rPrChange>
                </w:rPr>
                <w:t>[OBJ-0001] Gestión Usuarios Aplicación</w:t>
              </w:r>
            </w:ins>
            <w:ins w:id="1788" w:author="Miguel Centeno Muñoz" w:date="2014-07-27T12:31:00Z">
              <w:r w:rsidR="00E6714C" w:rsidRPr="00F23850">
                <w:rPr>
                  <w:rFonts w:ascii="Arial" w:eastAsia="Times New Roman" w:hAnsi="Arial" w:cs="Arial"/>
                  <w:sz w:val="20"/>
                  <w:szCs w:val="20"/>
                  <w:lang w:eastAsia="es-ES"/>
                  <w:rPrChange w:id="1789" w:author="Miguel Centeno Muñoz" w:date="2014-08-02T12:32:00Z">
                    <w:rPr>
                      <w:rFonts w:eastAsia="Times New Roman"/>
                      <w:lang w:eastAsia="es-ES"/>
                    </w:rPr>
                  </w:rPrChange>
                </w:rPr>
                <w:t xml:space="preserve"> </w:t>
              </w:r>
            </w:ins>
          </w:p>
          <w:p w:rsid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90" w:author="Miguel Centeno Muñoz" w:date="2014-08-02T12:33:00Z"/>
                <w:rFonts w:ascii="Arial" w:eastAsia="Times New Roman" w:hAnsi="Arial" w:cs="Arial"/>
                <w:color w:val="auto"/>
                <w:sz w:val="20"/>
                <w:szCs w:val="20"/>
                <w:lang w:eastAsia="es-ES"/>
              </w:rPr>
              <w:pPrChange w:id="1791"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92" w:author="Miguel Centeno Muñoz" w:date="2014-08-02T12:33:00Z">
              <w:r>
                <w:rPr>
                  <w:rFonts w:ascii="Arial" w:eastAsia="Times New Roman" w:hAnsi="Arial" w:cs="Arial"/>
                  <w:sz w:val="20"/>
                  <w:szCs w:val="20"/>
                  <w:lang w:eastAsia="es-ES"/>
                </w:rPr>
                <w:t>[IRQ-0001] Información sobre Usuario</w:t>
              </w:r>
            </w:ins>
          </w:p>
          <w:p w:rsidR="00F23850" w:rsidRP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93" w:author="Miguel Centeno Muñoz" w:date="2014-07-27T12:31:00Z"/>
                <w:rFonts w:ascii="Arial" w:eastAsia="Times New Roman" w:hAnsi="Arial" w:cs="Arial"/>
                <w:sz w:val="20"/>
                <w:szCs w:val="20"/>
                <w:lang w:eastAsia="es-ES"/>
                <w:rPrChange w:id="1794" w:author="Miguel Centeno Muñoz" w:date="2014-08-02T12:32:00Z">
                  <w:rPr>
                    <w:ins w:id="1795" w:author="Miguel Centeno Muñoz" w:date="2014-07-27T12:31:00Z"/>
                    <w:rFonts w:eastAsia="Times New Roman" w:cstheme="minorBidi"/>
                    <w:color w:val="auto"/>
                    <w:lang w:eastAsia="es-ES"/>
                  </w:rPr>
                </w:rPrChange>
              </w:rPr>
              <w:pPrChange w:id="1796"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97" w:author="Miguel Centeno Muñoz" w:date="2014-08-02T12:33:00Z">
              <w:r w:rsidRPr="00B85A70">
                <w:rPr>
                  <w:rFonts w:ascii="Arial" w:eastAsia="Times New Roman" w:hAnsi="Arial" w:cs="Arial"/>
                  <w:sz w:val="20"/>
                  <w:szCs w:val="20"/>
                  <w:lang w:eastAsia="es-ES"/>
                </w:rPr>
                <w:t>[CRQ-0001] Unicidad de los nombres de usuario</w:t>
              </w:r>
            </w:ins>
          </w:p>
        </w:tc>
      </w:tr>
      <w:tr w:rsidR="00E6714C" w:rsidRPr="00E6714C" w:rsidTr="00E6714C">
        <w:tblPrEx>
          <w:tblPrExChange w:id="179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99" w:author="Miguel Centeno Muñoz" w:date="2014-07-27T12:31:00Z"/>
          <w:trPrChange w:id="180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01"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02" w:author="Miguel Centeno Muñoz" w:date="2014-07-27T12:31:00Z"/>
                <w:rFonts w:ascii="Arial" w:eastAsia="Times New Roman" w:hAnsi="Arial" w:cs="Arial"/>
                <w:b/>
                <w:bCs/>
                <w:sz w:val="20"/>
                <w:szCs w:val="20"/>
                <w:lang w:eastAsia="es-ES"/>
              </w:rPr>
            </w:pPr>
            <w:ins w:id="1803"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80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05" w:author="Miguel Centeno Muñoz" w:date="2014-07-27T12:31:00Z"/>
                <w:rFonts w:ascii="Arial" w:eastAsia="Times New Roman" w:hAnsi="Arial" w:cs="Arial"/>
                <w:sz w:val="20"/>
                <w:szCs w:val="20"/>
                <w:lang w:eastAsia="es-ES"/>
              </w:rPr>
            </w:pPr>
            <w:ins w:id="1806"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0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08" w:author="Miguel Centeno Muñoz" w:date="2014-07-27T12:31:00Z"/>
          <w:trPrChange w:id="180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1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11" w:author="Miguel Centeno Muñoz" w:date="2014-07-27T12:31:00Z"/>
                <w:rFonts w:ascii="Arial" w:eastAsia="Times New Roman" w:hAnsi="Arial" w:cs="Arial"/>
                <w:b/>
                <w:bCs/>
                <w:sz w:val="20"/>
                <w:szCs w:val="20"/>
                <w:lang w:eastAsia="es-ES"/>
              </w:rPr>
            </w:pPr>
            <w:ins w:id="1812"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81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14" w:author="Miguel Centeno Muñoz" w:date="2014-07-27T12:31:00Z"/>
                <w:rFonts w:ascii="Arial" w:eastAsia="Times New Roman" w:hAnsi="Arial" w:cs="Arial"/>
                <w:sz w:val="20"/>
                <w:szCs w:val="20"/>
                <w:lang w:eastAsia="es-ES"/>
              </w:rPr>
            </w:pPr>
            <w:ins w:id="1815"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816"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17" w:author="Miguel Centeno Muñoz" w:date="2014-07-27T12:31:00Z"/>
          <w:trPrChange w:id="1818"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819" w:author="Miguel Centeno Muñoz" w:date="2014-07-27T12:34:00Z">
              <w:tcPr>
                <w:tcW w:w="0" w:type="auto"/>
                <w:gridSpan w:val="4"/>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20" w:author="Miguel Centeno Muñoz" w:date="2014-07-27T12:31:00Z"/>
                <w:rFonts w:ascii="Arial" w:eastAsia="Times New Roman" w:hAnsi="Arial" w:cs="Arial"/>
                <w:b/>
                <w:bCs/>
                <w:sz w:val="20"/>
                <w:szCs w:val="20"/>
                <w:lang w:eastAsia="es-ES"/>
              </w:rPr>
            </w:pPr>
            <w:ins w:id="1821"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822"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23" w:author="Miguel Centeno Muñoz" w:date="2014-07-27T12:31:00Z"/>
                <w:rFonts w:ascii="Arial" w:eastAsia="Times New Roman" w:hAnsi="Arial" w:cs="Arial"/>
                <w:b/>
                <w:bCs/>
                <w:sz w:val="20"/>
                <w:szCs w:val="20"/>
                <w:lang w:eastAsia="es-ES"/>
              </w:rPr>
            </w:pPr>
            <w:ins w:id="1824"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825" w:author="Miguel Centeno Muñoz" w:date="2014-07-27T12:34:00Z">
              <w:tcPr>
                <w:tcW w:w="5000" w:type="pct"/>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26" w:author="Miguel Centeno Muñoz" w:date="2014-07-27T12:31:00Z"/>
                <w:rFonts w:ascii="Arial" w:eastAsia="Times New Roman" w:hAnsi="Arial" w:cs="Arial"/>
                <w:b/>
                <w:bCs/>
                <w:sz w:val="20"/>
                <w:szCs w:val="20"/>
                <w:lang w:eastAsia="es-ES"/>
              </w:rPr>
            </w:pPr>
            <w:ins w:id="1827"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82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29" w:author="Miguel Centeno Muñoz" w:date="2014-07-27T12:31:00Z"/>
          <w:trPrChange w:id="183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3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32" w:author="Miguel Centeno Muñoz" w:date="2014-07-27T12:31:00Z"/>
                <w:rFonts w:ascii="Arial" w:eastAsia="Times New Roman" w:hAnsi="Arial" w:cs="Arial"/>
                <w:b/>
                <w:bCs/>
                <w:sz w:val="20"/>
                <w:szCs w:val="20"/>
                <w:lang w:eastAsia="es-ES"/>
              </w:rPr>
            </w:pPr>
          </w:p>
        </w:tc>
        <w:tc>
          <w:tcPr>
            <w:tcW w:w="0" w:type="auto"/>
            <w:hideMark/>
            <w:tcPrChange w:id="183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34" w:author="Miguel Centeno Muñoz" w:date="2014-07-27T12:31:00Z"/>
                <w:rFonts w:ascii="Arial" w:eastAsia="Times New Roman" w:hAnsi="Arial" w:cs="Arial"/>
                <w:sz w:val="20"/>
                <w:szCs w:val="20"/>
                <w:lang w:eastAsia="es-ES"/>
              </w:rPr>
            </w:pPr>
            <w:bookmarkStart w:id="1835" w:name="STP-0070"/>
            <w:ins w:id="1836" w:author="Miguel Centeno Muñoz" w:date="2014-07-27T12:31:00Z">
              <w:r w:rsidRPr="00E6714C">
                <w:rPr>
                  <w:rFonts w:ascii="Arial" w:eastAsia="Times New Roman" w:hAnsi="Arial" w:cs="Arial"/>
                  <w:sz w:val="20"/>
                  <w:szCs w:val="20"/>
                  <w:lang w:eastAsia="es-ES"/>
                </w:rPr>
                <w:t>1</w:t>
              </w:r>
            </w:ins>
          </w:p>
        </w:tc>
        <w:tc>
          <w:tcPr>
            <w:tcW w:w="0" w:type="auto"/>
            <w:hideMark/>
            <w:tcPrChange w:id="183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38" w:author="Miguel Centeno Muñoz" w:date="2014-07-27T12:31:00Z"/>
                <w:rFonts w:ascii="Arial" w:eastAsia="Times New Roman" w:hAnsi="Arial" w:cs="Arial"/>
                <w:sz w:val="20"/>
                <w:szCs w:val="20"/>
                <w:lang w:eastAsia="es-ES"/>
              </w:rPr>
            </w:pPr>
            <w:ins w:id="1839" w:author="Miguel Centeno Muñoz" w:date="2014-07-27T12:31:00Z">
              <w:r w:rsidRPr="00E6714C">
                <w:rPr>
                  <w:rFonts w:ascii="Arial" w:eastAsia="Times New Roman" w:hAnsi="Arial" w:cs="Arial"/>
                  <w:sz w:val="20"/>
                  <w:szCs w:val="20"/>
                  <w:lang w:eastAsia="es-ES"/>
                </w:rPr>
                <w:t xml:space="preserve">Se realiza el caso de uso </w:t>
              </w:r>
            </w:ins>
            <w:bookmarkEnd w:id="1835"/>
            <w:ins w:id="1840" w:author="Miguel Centeno Muñoz" w:date="2014-07-27T12:32:00Z">
              <w:r w:rsidR="00D41DBE" w:rsidRPr="00D41DBE">
                <w:rPr>
                  <w:rFonts w:eastAsiaTheme="minorHAnsi" w:cstheme="minorBidi"/>
                  <w:color w:val="auto"/>
                  <w:rPrChange w:id="1841"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84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3" w:author="Miguel Centeno Muñoz" w:date="2014-07-27T12:31:00Z"/>
          <w:trPrChange w:id="184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4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46" w:author="Miguel Centeno Muñoz" w:date="2014-07-27T12:31:00Z"/>
                <w:rFonts w:ascii="Arial" w:eastAsia="Times New Roman" w:hAnsi="Arial" w:cs="Arial"/>
                <w:b/>
                <w:bCs/>
                <w:sz w:val="20"/>
                <w:szCs w:val="20"/>
                <w:lang w:eastAsia="es-ES"/>
              </w:rPr>
            </w:pPr>
          </w:p>
        </w:tc>
        <w:tc>
          <w:tcPr>
            <w:tcW w:w="0" w:type="auto"/>
            <w:hideMark/>
            <w:tcPrChange w:id="184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48" w:author="Miguel Centeno Muñoz" w:date="2014-07-27T12:31:00Z"/>
                <w:rFonts w:ascii="Arial" w:eastAsia="Times New Roman" w:hAnsi="Arial" w:cs="Arial"/>
                <w:sz w:val="20"/>
                <w:szCs w:val="20"/>
                <w:lang w:eastAsia="es-ES"/>
              </w:rPr>
            </w:pPr>
            <w:bookmarkStart w:id="1849" w:name="STP-0071"/>
            <w:ins w:id="1850" w:author="Miguel Centeno Muñoz" w:date="2014-07-27T12:31:00Z">
              <w:r w:rsidRPr="00E6714C">
                <w:rPr>
                  <w:rFonts w:ascii="Arial" w:eastAsia="Times New Roman" w:hAnsi="Arial" w:cs="Arial"/>
                  <w:sz w:val="20"/>
                  <w:szCs w:val="20"/>
                  <w:lang w:eastAsia="es-ES"/>
                </w:rPr>
                <w:t>2</w:t>
              </w:r>
            </w:ins>
          </w:p>
        </w:tc>
        <w:tc>
          <w:tcPr>
            <w:tcW w:w="0" w:type="auto"/>
            <w:hideMark/>
            <w:tcPrChange w:id="185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52" w:author="Miguel Centeno Muñoz" w:date="2014-07-27T12:31:00Z"/>
                <w:rFonts w:ascii="Arial" w:eastAsia="Times New Roman" w:hAnsi="Arial" w:cs="Arial"/>
                <w:sz w:val="20"/>
                <w:szCs w:val="20"/>
                <w:lang w:eastAsia="es-ES"/>
              </w:rPr>
            </w:pPr>
            <w:ins w:id="1853"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854" w:author="Miguel Centeno Muñoz" w:date="2014-07-27T12:33:00Z">
                    <w:rPr>
                      <w:rFonts w:ascii="Arial" w:eastAsia="Times New Roman" w:hAnsi="Arial" w:cs="Arial"/>
                      <w:b/>
                      <w:bCs/>
                      <w:i/>
                      <w:iCs/>
                      <w:color w:val="C0504D" w:themeColor="accent2"/>
                      <w:sz w:val="20"/>
                      <w:szCs w:val="20"/>
                      <w:lang w:eastAsia="es-ES"/>
                    </w:rPr>
                  </w:rPrChange>
                </w:rPr>
                <w:t>actor</w:t>
              </w:r>
            </w:ins>
            <w:bookmarkEnd w:id="1849"/>
            <w:ins w:id="1855" w:author="Miguel Centeno Muñoz" w:date="2014-07-27T12:32:00Z">
              <w:r w:rsidR="00D41DBE" w:rsidRPr="00D41DBE">
                <w:rPr>
                  <w:rFonts w:eastAsiaTheme="minorHAnsi" w:cstheme="minorBidi"/>
                  <w:color w:val="auto"/>
                  <w:rPrChange w:id="1856"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857"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5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9" w:author="Miguel Centeno Muñoz" w:date="2014-07-27T12:31:00Z"/>
          <w:trPrChange w:id="186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6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62" w:author="Miguel Centeno Muñoz" w:date="2014-07-27T12:31:00Z"/>
                <w:rFonts w:ascii="Arial" w:eastAsia="Times New Roman" w:hAnsi="Arial" w:cs="Arial"/>
                <w:b/>
                <w:bCs/>
                <w:sz w:val="20"/>
                <w:szCs w:val="20"/>
                <w:lang w:eastAsia="es-ES"/>
              </w:rPr>
            </w:pPr>
            <w:bookmarkStart w:id="1863" w:name="STP-0072" w:colFirst="2" w:colLast="2"/>
          </w:p>
        </w:tc>
        <w:tc>
          <w:tcPr>
            <w:tcW w:w="0" w:type="auto"/>
            <w:hideMark/>
            <w:tcPrChange w:id="186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65" w:author="Miguel Centeno Muñoz" w:date="2014-07-27T12:31:00Z"/>
                <w:rFonts w:ascii="Arial" w:eastAsia="Times New Roman" w:hAnsi="Arial" w:cs="Arial"/>
                <w:sz w:val="20"/>
                <w:szCs w:val="20"/>
                <w:lang w:eastAsia="es-ES"/>
              </w:rPr>
            </w:pPr>
            <w:ins w:id="1866" w:author="Miguel Centeno Muñoz" w:date="2014-07-27T12:31:00Z">
              <w:r w:rsidRPr="00E6714C">
                <w:rPr>
                  <w:rFonts w:ascii="Arial" w:eastAsia="Times New Roman" w:hAnsi="Arial" w:cs="Arial"/>
                  <w:sz w:val="20"/>
                  <w:szCs w:val="20"/>
                  <w:lang w:eastAsia="es-ES"/>
                </w:rPr>
                <w:t>3</w:t>
              </w:r>
            </w:ins>
          </w:p>
        </w:tc>
        <w:tc>
          <w:tcPr>
            <w:tcW w:w="0" w:type="auto"/>
            <w:hideMark/>
            <w:tcPrChange w:id="186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68" w:author="Miguel Centeno Muñoz" w:date="2014-07-27T12:31:00Z"/>
                <w:rFonts w:ascii="Arial" w:eastAsia="Times New Roman" w:hAnsi="Arial" w:cs="Arial"/>
                <w:sz w:val="20"/>
                <w:szCs w:val="20"/>
                <w:lang w:eastAsia="es-ES"/>
              </w:rPr>
            </w:pPr>
            <w:ins w:id="1869"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8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71" w:author="Miguel Centeno Muñoz" w:date="2014-07-27T12:31:00Z"/>
          <w:trPrChange w:id="18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73"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74" w:author="Miguel Centeno Muñoz" w:date="2014-07-27T12:31:00Z"/>
                <w:rFonts w:ascii="Arial" w:eastAsia="Times New Roman" w:hAnsi="Arial" w:cs="Arial"/>
                <w:b/>
                <w:bCs/>
                <w:sz w:val="20"/>
                <w:szCs w:val="20"/>
                <w:lang w:eastAsia="es-ES"/>
              </w:rPr>
            </w:pPr>
            <w:bookmarkStart w:id="1875" w:name="STP-0073" w:colFirst="2" w:colLast="2"/>
            <w:bookmarkEnd w:id="1863"/>
          </w:p>
        </w:tc>
        <w:tc>
          <w:tcPr>
            <w:tcW w:w="0" w:type="auto"/>
            <w:hideMark/>
            <w:tcPrChange w:id="187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77" w:author="Miguel Centeno Muñoz" w:date="2014-07-27T12:31:00Z"/>
                <w:rFonts w:ascii="Arial" w:eastAsia="Times New Roman" w:hAnsi="Arial" w:cs="Arial"/>
                <w:sz w:val="20"/>
                <w:szCs w:val="20"/>
                <w:lang w:eastAsia="es-ES"/>
              </w:rPr>
            </w:pPr>
            <w:ins w:id="1878" w:author="Miguel Centeno Muñoz" w:date="2014-07-27T12:31:00Z">
              <w:r w:rsidRPr="00E6714C">
                <w:rPr>
                  <w:rFonts w:ascii="Arial" w:eastAsia="Times New Roman" w:hAnsi="Arial" w:cs="Arial"/>
                  <w:sz w:val="20"/>
                  <w:szCs w:val="20"/>
                  <w:lang w:eastAsia="es-ES"/>
                </w:rPr>
                <w:t>4</w:t>
              </w:r>
            </w:ins>
          </w:p>
        </w:tc>
        <w:tc>
          <w:tcPr>
            <w:tcW w:w="0" w:type="auto"/>
            <w:hideMark/>
            <w:tcPrChange w:id="187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80" w:author="Miguel Centeno Muñoz" w:date="2014-07-27T12:31:00Z"/>
                <w:rFonts w:ascii="Arial" w:eastAsia="Times New Roman" w:hAnsi="Arial" w:cs="Arial"/>
                <w:sz w:val="20"/>
                <w:szCs w:val="20"/>
                <w:lang w:eastAsia="es-ES"/>
              </w:rPr>
            </w:pPr>
            <w:ins w:id="1881"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88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83" w:author="Miguel Centeno Muñoz" w:date="2014-07-27T12:31:00Z"/>
          <w:trPrChange w:id="188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8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86" w:author="Miguel Centeno Muñoz" w:date="2014-07-27T12:31:00Z"/>
                <w:rFonts w:ascii="Arial" w:eastAsia="Times New Roman" w:hAnsi="Arial" w:cs="Arial"/>
                <w:b/>
                <w:bCs/>
                <w:sz w:val="20"/>
                <w:szCs w:val="20"/>
                <w:lang w:eastAsia="es-ES"/>
              </w:rPr>
            </w:pPr>
            <w:bookmarkStart w:id="1887" w:name="STP-0074" w:colFirst="2" w:colLast="2"/>
            <w:bookmarkEnd w:id="1875"/>
          </w:p>
        </w:tc>
        <w:tc>
          <w:tcPr>
            <w:tcW w:w="0" w:type="auto"/>
            <w:hideMark/>
            <w:tcPrChange w:id="188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89" w:author="Miguel Centeno Muñoz" w:date="2014-07-27T12:31:00Z"/>
                <w:rFonts w:ascii="Arial" w:eastAsia="Times New Roman" w:hAnsi="Arial" w:cs="Arial"/>
                <w:sz w:val="20"/>
                <w:szCs w:val="20"/>
                <w:lang w:eastAsia="es-ES"/>
              </w:rPr>
            </w:pPr>
            <w:ins w:id="1890" w:author="Miguel Centeno Muñoz" w:date="2014-07-27T12:31:00Z">
              <w:r w:rsidRPr="00E6714C">
                <w:rPr>
                  <w:rFonts w:ascii="Arial" w:eastAsia="Times New Roman" w:hAnsi="Arial" w:cs="Arial"/>
                  <w:sz w:val="20"/>
                  <w:szCs w:val="20"/>
                  <w:lang w:eastAsia="es-ES"/>
                </w:rPr>
                <w:t>5</w:t>
              </w:r>
            </w:ins>
          </w:p>
        </w:tc>
        <w:tc>
          <w:tcPr>
            <w:tcW w:w="0" w:type="auto"/>
            <w:hideMark/>
            <w:tcPrChange w:id="189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92" w:author="Miguel Centeno Muñoz" w:date="2014-07-27T12:31:00Z"/>
                <w:rFonts w:ascii="Arial" w:eastAsia="Times New Roman" w:hAnsi="Arial" w:cs="Arial"/>
                <w:sz w:val="20"/>
                <w:szCs w:val="20"/>
                <w:lang w:eastAsia="es-ES"/>
              </w:rPr>
            </w:pPr>
            <w:ins w:id="1893"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887"/>
      <w:tr w:rsidR="00E6714C" w:rsidRPr="00E6714C" w:rsidTr="00E6714C">
        <w:tblPrEx>
          <w:tblPrExChange w:id="189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95" w:author="Miguel Centeno Muñoz" w:date="2014-07-27T12:31:00Z"/>
          <w:trPrChange w:id="189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9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98" w:author="Miguel Centeno Muñoz" w:date="2014-07-27T12:31:00Z"/>
                <w:rFonts w:ascii="Arial" w:eastAsia="Times New Roman" w:hAnsi="Arial" w:cs="Arial"/>
                <w:b/>
                <w:bCs/>
                <w:sz w:val="20"/>
                <w:szCs w:val="20"/>
                <w:lang w:eastAsia="es-ES"/>
              </w:rPr>
            </w:pPr>
            <w:ins w:id="1899"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90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901" w:author="Miguel Centeno Muñoz" w:date="2014-07-27T12:31:00Z"/>
                <w:rFonts w:ascii="Arial" w:eastAsia="Times New Roman" w:hAnsi="Arial" w:cs="Arial"/>
                <w:sz w:val="20"/>
                <w:szCs w:val="20"/>
                <w:lang w:eastAsia="es-ES"/>
                <w:rPrChange w:id="1902" w:author="Miguel Centeno Muñoz" w:date="2014-07-27T12:34:00Z">
                  <w:rPr>
                    <w:ins w:id="1903" w:author="Miguel Centeno Muñoz" w:date="2014-07-27T12:31:00Z"/>
                    <w:rFonts w:ascii="Arial" w:eastAsia="Times New Roman" w:hAnsi="Arial" w:cs="Arial"/>
                    <w:color w:val="auto"/>
                    <w:sz w:val="20"/>
                    <w:szCs w:val="20"/>
                    <w:lang w:eastAsia="es-ES"/>
                  </w:rPr>
                </w:rPrChange>
              </w:rPr>
            </w:pPr>
            <w:ins w:id="1904"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90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06" w:author="Miguel Centeno Muñoz" w:date="2014-07-27T12:31:00Z"/>
          <w:trPrChange w:id="190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90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09" w:author="Miguel Centeno Muñoz" w:date="2014-07-27T12:31:00Z"/>
                <w:rFonts w:ascii="Arial" w:eastAsia="Times New Roman" w:hAnsi="Arial" w:cs="Arial"/>
                <w:b/>
                <w:bCs/>
                <w:sz w:val="20"/>
                <w:szCs w:val="20"/>
                <w:lang w:eastAsia="es-ES"/>
              </w:rPr>
            </w:pPr>
            <w:ins w:id="1910"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91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12" w:author="Miguel Centeno Muñoz" w:date="2014-07-27T12:31:00Z"/>
                <w:rFonts w:ascii="Arial" w:eastAsia="Times New Roman" w:hAnsi="Arial" w:cs="Arial"/>
                <w:sz w:val="20"/>
                <w:szCs w:val="20"/>
                <w:lang w:eastAsia="es-ES"/>
              </w:rPr>
            </w:pPr>
            <w:ins w:id="1913"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914"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915"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916" w:author="Miguel Centeno Muñoz" w:date="2014-07-27T12:35:00Z"/>
                <w:rFonts w:ascii="Arial" w:eastAsia="Times New Roman" w:hAnsi="Arial" w:cs="Arial"/>
                <w:sz w:val="20"/>
                <w:szCs w:val="20"/>
                <w:lang w:eastAsia="es-ES"/>
              </w:rPr>
            </w:pPr>
          </w:p>
        </w:tc>
      </w:tr>
      <w:tr w:rsidR="00E6714C" w:rsidRPr="00E6714C" w:rsidTr="00E6714C">
        <w:tblPrEx>
          <w:tblPrExChange w:id="191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18" w:author="Miguel Centeno Muñoz" w:date="2014-07-27T12:31:00Z"/>
          <w:trPrChange w:id="191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21" w:author="Miguel Centeno Muñoz" w:date="2014-07-27T12:31:00Z"/>
                <w:rFonts w:ascii="Arial" w:eastAsia="Times New Roman" w:hAnsi="Arial" w:cs="Arial"/>
                <w:b/>
                <w:bCs/>
                <w:sz w:val="20"/>
                <w:szCs w:val="20"/>
                <w:lang w:eastAsia="es-ES"/>
              </w:rPr>
            </w:pPr>
            <w:ins w:id="1922"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92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24" w:author="Miguel Centeno Muñoz" w:date="2014-07-27T12:31:00Z"/>
                <w:rFonts w:ascii="Arial" w:eastAsia="Times New Roman" w:hAnsi="Arial" w:cs="Arial"/>
                <w:sz w:val="20"/>
                <w:szCs w:val="20"/>
                <w:lang w:eastAsia="es-ES"/>
              </w:rPr>
            </w:pPr>
            <w:ins w:id="1925"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92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27" w:author="Miguel Centeno Muñoz" w:date="2014-07-27T12:31:00Z"/>
          <w:trPrChange w:id="192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9"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30" w:author="Miguel Centeno Muñoz" w:date="2014-07-27T12:31:00Z"/>
                <w:rFonts w:ascii="Arial" w:eastAsia="Times New Roman" w:hAnsi="Arial" w:cs="Arial"/>
                <w:b/>
                <w:bCs/>
                <w:sz w:val="20"/>
                <w:szCs w:val="20"/>
                <w:lang w:eastAsia="es-ES"/>
              </w:rPr>
            </w:pPr>
            <w:ins w:id="1931"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93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33" w:author="Miguel Centeno Muñoz" w:date="2014-07-27T12:31:00Z"/>
                <w:rFonts w:ascii="Arial" w:eastAsia="Times New Roman" w:hAnsi="Arial" w:cs="Arial"/>
                <w:sz w:val="20"/>
                <w:szCs w:val="20"/>
                <w:lang w:eastAsia="es-ES"/>
              </w:rPr>
            </w:pPr>
            <w:ins w:id="1934"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9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36" w:author="Miguel Centeno Muñoz" w:date="2014-07-27T12:31:00Z"/>
          <w:trPrChange w:id="193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3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39" w:author="Miguel Centeno Muñoz" w:date="2014-07-27T12:31:00Z"/>
                <w:rFonts w:ascii="Arial" w:eastAsia="Times New Roman" w:hAnsi="Arial" w:cs="Arial"/>
                <w:b/>
                <w:bCs/>
                <w:sz w:val="20"/>
                <w:szCs w:val="20"/>
                <w:lang w:eastAsia="es-ES"/>
              </w:rPr>
            </w:pPr>
            <w:ins w:id="1940"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94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42" w:author="Miguel Centeno Muñoz" w:date="2014-07-27T12:31:00Z"/>
                <w:rFonts w:ascii="Arial" w:eastAsia="Times New Roman" w:hAnsi="Arial" w:cs="Arial"/>
                <w:sz w:val="20"/>
                <w:szCs w:val="20"/>
                <w:lang w:eastAsia="es-ES"/>
              </w:rPr>
            </w:pPr>
            <w:ins w:id="1943"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94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45" w:author="Miguel Centeno Muñoz" w:date="2014-07-27T12:31:00Z"/>
          <w:trPrChange w:id="194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4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48" w:author="Miguel Centeno Muñoz" w:date="2014-07-27T12:31:00Z"/>
                <w:rFonts w:ascii="Arial" w:eastAsia="Times New Roman" w:hAnsi="Arial" w:cs="Arial"/>
                <w:b/>
                <w:bCs/>
                <w:sz w:val="20"/>
                <w:szCs w:val="20"/>
                <w:lang w:eastAsia="es-ES"/>
              </w:rPr>
            </w:pPr>
            <w:ins w:id="1949"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95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51" w:author="Miguel Centeno Muñoz" w:date="2014-07-27T12:31:00Z"/>
                <w:rFonts w:ascii="Arial" w:eastAsia="Times New Roman" w:hAnsi="Arial" w:cs="Arial"/>
                <w:sz w:val="20"/>
                <w:szCs w:val="20"/>
                <w:lang w:eastAsia="es-ES"/>
              </w:rPr>
            </w:pPr>
            <w:ins w:id="1952"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953" w:author="Miguel Centeno Muñoz" w:date="2014-07-27T12:52:00Z"/>
        </w:rPr>
      </w:pPr>
    </w:p>
    <w:p w:rsidR="00AC15B6" w:rsidRDefault="00AC15B6">
      <w:pPr>
        <w:rPr>
          <w:ins w:id="1954" w:author="Miguel Centeno Muñoz" w:date="2014-07-31T02:43:00Z"/>
        </w:rPr>
        <w:pPrChange w:id="1955" w:author="Miguel Centeno Muñoz" w:date="2014-07-31T02:43:00Z">
          <w:pPr>
            <w:pStyle w:val="Ttulo5"/>
            <w:ind w:left="708" w:firstLine="708"/>
          </w:pPr>
        </w:pPrChange>
      </w:pPr>
    </w:p>
    <w:p w:rsidR="00AC15B6" w:rsidRDefault="00AC15B6">
      <w:pPr>
        <w:rPr>
          <w:ins w:id="1956" w:author="Miguel Centeno Muñoz" w:date="2014-07-31T02:43:00Z"/>
        </w:rPr>
        <w:pPrChange w:id="1957" w:author="Miguel Centeno Muñoz" w:date="2014-07-31T02:43:00Z">
          <w:pPr>
            <w:pStyle w:val="Ttulo5"/>
            <w:ind w:left="708" w:firstLine="708"/>
          </w:pPr>
        </w:pPrChange>
      </w:pPr>
    </w:p>
    <w:p w:rsidR="00AC15B6" w:rsidRDefault="00AC15B6">
      <w:pPr>
        <w:rPr>
          <w:ins w:id="1958" w:author="Miguel Centeno Muñoz" w:date="2014-07-31T02:43:00Z"/>
        </w:rPr>
        <w:pPrChange w:id="1959" w:author="Miguel Centeno Muñoz" w:date="2014-07-31T02:43:00Z">
          <w:pPr>
            <w:pStyle w:val="Ttulo5"/>
            <w:ind w:left="708" w:firstLine="708"/>
          </w:pPr>
        </w:pPrChange>
      </w:pPr>
    </w:p>
    <w:p w:rsidR="00AC15B6" w:rsidRDefault="00AC15B6">
      <w:pPr>
        <w:rPr>
          <w:ins w:id="1960" w:author="Miguel Centeno Muñoz" w:date="2014-07-31T02:43:00Z"/>
        </w:rPr>
        <w:pPrChange w:id="1961" w:author="Miguel Centeno Muñoz" w:date="2014-07-31T02:43:00Z">
          <w:pPr>
            <w:pStyle w:val="Ttulo5"/>
            <w:ind w:left="708" w:firstLine="708"/>
          </w:pPr>
        </w:pPrChange>
      </w:pPr>
    </w:p>
    <w:p w:rsidR="00AC15B6" w:rsidRDefault="00AC15B6">
      <w:pPr>
        <w:rPr>
          <w:ins w:id="1962" w:author="Miguel Centeno Muñoz" w:date="2014-07-31T02:43:00Z"/>
        </w:rPr>
        <w:pPrChange w:id="1963" w:author="Miguel Centeno Muñoz" w:date="2014-07-31T02:43:00Z">
          <w:pPr>
            <w:pStyle w:val="Ttulo5"/>
            <w:ind w:left="708" w:firstLine="708"/>
          </w:pPr>
        </w:pPrChange>
      </w:pPr>
    </w:p>
    <w:p w:rsidR="00AC15B6" w:rsidRDefault="00AC15B6">
      <w:pPr>
        <w:rPr>
          <w:ins w:id="1964" w:author="Miguel Centeno Muñoz" w:date="2014-07-31T02:43:00Z"/>
        </w:rPr>
        <w:pPrChange w:id="1965" w:author="Miguel Centeno Muñoz" w:date="2014-07-31T02:43:00Z">
          <w:pPr>
            <w:pStyle w:val="Ttulo5"/>
            <w:ind w:left="708" w:firstLine="708"/>
          </w:pPr>
        </w:pPrChange>
      </w:pPr>
    </w:p>
    <w:p w:rsidR="00AC15B6" w:rsidRDefault="00AC15B6">
      <w:pPr>
        <w:rPr>
          <w:ins w:id="1966" w:author="Miguel Centeno Muñoz" w:date="2014-07-31T02:43:00Z"/>
        </w:rPr>
        <w:pPrChange w:id="1967" w:author="Miguel Centeno Muñoz" w:date="2014-07-31T02:43:00Z">
          <w:pPr>
            <w:pStyle w:val="Ttulo5"/>
            <w:ind w:left="708" w:firstLine="708"/>
          </w:pPr>
        </w:pPrChange>
      </w:pPr>
    </w:p>
    <w:p w:rsidR="00AC15B6" w:rsidRDefault="00AC15B6">
      <w:pPr>
        <w:rPr>
          <w:ins w:id="1968" w:author="Miguel Centeno Muñoz" w:date="2014-07-31T02:43:00Z"/>
        </w:rPr>
        <w:pPrChange w:id="1969" w:author="Miguel Centeno Muñoz" w:date="2014-07-31T02:43:00Z">
          <w:pPr>
            <w:pStyle w:val="Ttulo5"/>
            <w:ind w:left="708" w:firstLine="708"/>
          </w:pPr>
        </w:pPrChange>
      </w:pPr>
    </w:p>
    <w:p w:rsidR="00AC15B6" w:rsidRDefault="00AC15B6">
      <w:pPr>
        <w:rPr>
          <w:ins w:id="1970" w:author="Miguel Centeno Muñoz" w:date="2014-07-31T02:43:00Z"/>
        </w:rPr>
        <w:pPrChange w:id="1971" w:author="Miguel Centeno Muñoz" w:date="2014-07-31T02:43:00Z">
          <w:pPr>
            <w:pStyle w:val="Ttulo5"/>
            <w:ind w:left="708" w:firstLine="708"/>
          </w:pPr>
        </w:pPrChange>
      </w:pPr>
    </w:p>
    <w:p w:rsidR="00AC15B6" w:rsidRDefault="00AC15B6">
      <w:pPr>
        <w:rPr>
          <w:ins w:id="1972" w:author="Miguel Centeno Muñoz" w:date="2014-07-31T02:43:00Z"/>
        </w:rPr>
        <w:pPrChange w:id="1973" w:author="Miguel Centeno Muñoz" w:date="2014-07-31T02:43:00Z">
          <w:pPr>
            <w:pStyle w:val="Ttulo5"/>
            <w:ind w:left="708" w:firstLine="708"/>
          </w:pPr>
        </w:pPrChange>
      </w:pPr>
    </w:p>
    <w:p w:rsidR="00AC15B6" w:rsidRPr="00033F32" w:rsidRDefault="00AC15B6">
      <w:pPr>
        <w:rPr>
          <w:ins w:id="1974" w:author="Miguel Centeno Muñoz" w:date="2014-07-31T02:43:00Z"/>
        </w:rPr>
        <w:pPrChange w:id="1975" w:author="Miguel Centeno Muñoz" w:date="2014-07-31T02:43:00Z">
          <w:pPr>
            <w:pStyle w:val="Ttulo5"/>
            <w:ind w:left="708" w:firstLine="708"/>
          </w:pPr>
        </w:pPrChange>
      </w:pPr>
    </w:p>
    <w:p w:rsidR="005E20C8" w:rsidRDefault="005E20C8">
      <w:pPr>
        <w:pStyle w:val="Ttulo5"/>
        <w:ind w:left="708" w:firstLine="708"/>
        <w:rPr>
          <w:ins w:id="1976" w:author="Miguel Centeno Muñoz" w:date="2014-08-02T12:34:00Z"/>
        </w:rPr>
      </w:pPr>
    </w:p>
    <w:p w:rsidR="00F23850" w:rsidRDefault="00F23850">
      <w:pPr>
        <w:rPr>
          <w:ins w:id="1977" w:author="Miguel Centeno Muñoz" w:date="2014-08-02T12:34:00Z"/>
        </w:rPr>
        <w:pPrChange w:id="1978" w:author="Miguel Centeno Muñoz" w:date="2014-08-02T12:34:00Z">
          <w:pPr>
            <w:pStyle w:val="Ttulo5"/>
            <w:ind w:left="708" w:firstLine="708"/>
          </w:pPr>
        </w:pPrChange>
      </w:pPr>
    </w:p>
    <w:p w:rsidR="00EF2860" w:rsidRDefault="00EF2860">
      <w:pPr>
        <w:rPr>
          <w:ins w:id="1979" w:author="Miguel Centeno Muñoz" w:date="2014-08-02T12:34:00Z"/>
        </w:rPr>
        <w:pPrChange w:id="1980" w:author="Miguel Centeno Muñoz" w:date="2014-08-02T12:34:00Z">
          <w:pPr>
            <w:pStyle w:val="Ttulo5"/>
            <w:ind w:left="708" w:firstLine="708"/>
          </w:pPr>
        </w:pPrChange>
      </w:pPr>
    </w:p>
    <w:p w:rsidR="00F23850" w:rsidRPr="00033F32" w:rsidRDefault="00F23850">
      <w:pPr>
        <w:rPr>
          <w:ins w:id="1981" w:author="Miguel Centeno Muñoz" w:date="2014-07-27T22:19:00Z"/>
        </w:rPr>
        <w:pPrChange w:id="1982" w:author="Miguel Centeno Muñoz" w:date="2014-08-02T12:34:00Z">
          <w:pPr>
            <w:pStyle w:val="Ttulo5"/>
            <w:ind w:left="708" w:firstLine="708"/>
          </w:pPr>
        </w:pPrChange>
      </w:pPr>
    </w:p>
    <w:tbl>
      <w:tblPr>
        <w:tblStyle w:val="Listamedia2-nfasis2"/>
        <w:tblW w:w="9068" w:type="dxa"/>
        <w:tblLook w:val="04A0" w:firstRow="1" w:lastRow="0" w:firstColumn="1" w:lastColumn="0" w:noHBand="0" w:noVBand="1"/>
        <w:tblPrChange w:id="1983" w:author="Miguel Centeno Muñoz" w:date="2014-08-02T12:34:00Z">
          <w:tblPr>
            <w:tblStyle w:val="Tablaconcuadrcula"/>
            <w:tblW w:w="13603" w:type="dxa"/>
            <w:tblLook w:val="04A0" w:firstRow="1" w:lastRow="0" w:firstColumn="1" w:lastColumn="0" w:noHBand="0" w:noVBand="1"/>
          </w:tblPr>
        </w:tblPrChange>
      </w:tblPr>
      <w:tblGrid>
        <w:gridCol w:w="1668"/>
        <w:gridCol w:w="7400"/>
        <w:tblGridChange w:id="1984">
          <w:tblGrid>
            <w:gridCol w:w="4534"/>
            <w:gridCol w:w="4534"/>
          </w:tblGrid>
        </w:tblGridChange>
      </w:tblGrid>
      <w:tr w:rsidR="00834472" w:rsidTr="00F23850">
        <w:trPr>
          <w:cnfStyle w:val="100000000000" w:firstRow="1" w:lastRow="0" w:firstColumn="0" w:lastColumn="0" w:oddVBand="0" w:evenVBand="0" w:oddHBand="0" w:evenHBand="0" w:firstRowFirstColumn="0" w:firstRowLastColumn="0" w:lastRowFirstColumn="0" w:lastRowLastColumn="0"/>
          <w:ins w:id="1985"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986" w:author="Miguel Centeno Muñoz" w:date="2014-08-02T12:34: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1987" w:author="Miguel Centeno Muñoz" w:date="2014-07-30T23:34:00Z"/>
                <w:b/>
                <w:rPrChange w:id="1988" w:author="Miguel Centeno Muñoz" w:date="2014-07-30T23:35:00Z">
                  <w:rPr>
                    <w:ins w:id="1989" w:author="Miguel Centeno Muñoz" w:date="2014-07-30T23:34:00Z"/>
                    <w:sz w:val="22"/>
                    <w:szCs w:val="22"/>
                  </w:rPr>
                </w:rPrChange>
              </w:rPr>
              <w:pPrChange w:id="1990" w:author="Miguel Centeno Muñoz" w:date="2014-07-30T23:35:00Z">
                <w:pPr>
                  <w:pStyle w:val="Ttulo5"/>
                  <w:spacing w:after="200" w:line="276" w:lineRule="auto"/>
                  <w:outlineLvl w:val="4"/>
                  <w:cnfStyle w:val="101000000100" w:firstRow="1" w:lastRow="0" w:firstColumn="1" w:lastColumn="0" w:oddVBand="0" w:evenVBand="0" w:oddHBand="0" w:evenHBand="0" w:firstRowFirstColumn="1" w:firstRowLastColumn="0" w:lastRowFirstColumn="0" w:lastRowLastColumn="0"/>
                </w:pPr>
              </w:pPrChange>
            </w:pPr>
            <w:ins w:id="1991" w:author="Miguel Centeno Muñoz" w:date="2014-07-30T23:34:00Z">
              <w:r>
                <w:rPr>
                  <w:rFonts w:eastAsiaTheme="minorHAnsi" w:cstheme="minorBidi"/>
                  <w:b/>
                  <w:color w:val="auto"/>
                  <w:rPrChange w:id="1992" w:author="Miguel Centeno Muñoz" w:date="2014-07-30T23:35:00Z">
                    <w:rPr>
                      <w:b/>
                    </w:rPr>
                  </w:rPrChange>
                </w:rPr>
                <w:t>UC-00</w:t>
              </w:r>
            </w:ins>
            <w:ins w:id="1993" w:author="Miguel Centeno Muñoz" w:date="2014-07-30T23:35:00Z">
              <w:r>
                <w:rPr>
                  <w:b/>
                </w:rPr>
                <w:t>05</w:t>
              </w:r>
            </w:ins>
          </w:p>
        </w:tc>
        <w:tc>
          <w:tcPr>
            <w:tcW w:w="7400" w:type="dxa"/>
            <w:tcPrChange w:id="1994" w:author="Miguel Centeno Muñoz" w:date="2014-08-02T12:34: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1995" w:author="Miguel Centeno Muñoz" w:date="2014-07-30T23:34:00Z"/>
                <w:b/>
                <w:rPrChange w:id="1996" w:author="Miguel Centeno Muñoz" w:date="2014-07-30T23:35:00Z">
                  <w:rPr>
                    <w:ins w:id="1997" w:author="Miguel Centeno Muñoz" w:date="2014-07-30T23:34:00Z"/>
                    <w:sz w:val="22"/>
                    <w:szCs w:val="22"/>
                  </w:rPr>
                </w:rPrChange>
              </w:rPr>
              <w:pPrChange w:id="1998" w:author="Miguel Centeno Muñoz" w:date="2014-07-30T23:35:00Z">
                <w:pPr>
                  <w:pStyle w:val="Ttulo5"/>
                  <w:spacing w:after="200" w:line="276" w:lineRule="auto"/>
                  <w:outlineLvl w:val="4"/>
                  <w:cnfStyle w:val="100000000000" w:firstRow="1" w:lastRow="0" w:firstColumn="0" w:lastColumn="0" w:oddVBand="0" w:evenVBand="0" w:oddHBand="0" w:evenHBand="0" w:firstRowFirstColumn="0" w:firstRowLastColumn="0" w:lastRowFirstColumn="0" w:lastRowLastColumn="0"/>
                </w:pPr>
              </w:pPrChange>
            </w:pPr>
            <w:ins w:id="1999" w:author="Miguel Centeno Muñoz" w:date="2014-07-30T23:34:00Z">
              <w:r w:rsidRPr="00834472">
                <w:rPr>
                  <w:rFonts w:eastAsiaTheme="minorHAnsi" w:cstheme="minorBidi"/>
                  <w:b/>
                  <w:color w:val="auto"/>
                  <w:rPrChange w:id="2000" w:author="Miguel Centeno Muñoz" w:date="2014-07-30T23:35:00Z">
                    <w:rPr/>
                  </w:rPrChange>
                </w:rPr>
                <w:t>Alta de nuevo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0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02"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03" w:author="Miguel Centeno Muñoz" w:date="2014-07-30T23:34:00Z"/>
                <w:b/>
                <w:rPrChange w:id="2004" w:author="Miguel Centeno Muñoz" w:date="2014-07-30T23:35:00Z">
                  <w:rPr>
                    <w:ins w:id="2005" w:author="Miguel Centeno Muñoz" w:date="2014-07-30T23:34:00Z"/>
                  </w:rPr>
                </w:rPrChange>
              </w:rPr>
              <w:pPrChange w:id="2006"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07" w:author="Miguel Centeno Muñoz" w:date="2014-07-30T23:34:00Z">
              <w:r w:rsidRPr="00834472">
                <w:rPr>
                  <w:rFonts w:eastAsiaTheme="minorHAnsi" w:cstheme="minorBidi"/>
                  <w:b/>
                  <w:color w:val="auto"/>
                  <w:rPrChange w:id="2008" w:author="Miguel Centeno Muñoz" w:date="2014-07-30T23:35:00Z">
                    <w:rPr/>
                  </w:rPrChange>
                </w:rPr>
                <w:t>Versión</w:t>
              </w:r>
            </w:ins>
          </w:p>
        </w:tc>
        <w:tc>
          <w:tcPr>
            <w:tcW w:w="7400" w:type="dxa"/>
            <w:tcPrChange w:id="200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10" w:author="Miguel Centeno Muñoz" w:date="2014-07-30T23:34:00Z"/>
              </w:rPr>
              <w:pPrChange w:id="2011" w:author="Miguel Centeno Muñoz" w:date="2014-07-30T23:35: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12" w:author="Miguel Centeno Muñoz" w:date="2014-07-30T23:34:00Z">
              <w:r>
                <w:t xml:space="preserve">1.0 ( 27/07/2014 ) </w:t>
              </w:r>
            </w:ins>
          </w:p>
        </w:tc>
      </w:tr>
      <w:tr w:rsidR="00834472" w:rsidTr="00F23850">
        <w:trPr>
          <w:ins w:id="201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14" w:author="Miguel Centeno Muñoz" w:date="2014-08-02T12:34:00Z">
              <w:tcPr>
                <w:tcW w:w="4534" w:type="dxa"/>
              </w:tcPr>
            </w:tcPrChange>
          </w:tcPr>
          <w:p w:rsidR="00834472" w:rsidRPr="00834472" w:rsidRDefault="00834472">
            <w:pPr>
              <w:rPr>
                <w:ins w:id="2015" w:author="Miguel Centeno Muñoz" w:date="2014-07-30T23:34:00Z"/>
                <w:b/>
                <w:rPrChange w:id="2016" w:author="Miguel Centeno Muñoz" w:date="2014-07-30T23:35:00Z">
                  <w:rPr>
                    <w:ins w:id="2017" w:author="Miguel Centeno Muñoz" w:date="2014-07-30T23:34:00Z"/>
                  </w:rPr>
                </w:rPrChange>
              </w:rPr>
              <w:pPrChange w:id="2018" w:author="Miguel Centeno Muñoz" w:date="2014-07-30T23:35:00Z">
                <w:pPr>
                  <w:pStyle w:val="Ttulo5"/>
                  <w:spacing w:after="200" w:line="276" w:lineRule="auto"/>
                  <w:outlineLvl w:val="4"/>
                </w:pPr>
              </w:pPrChange>
            </w:pPr>
            <w:ins w:id="2019" w:author="Miguel Centeno Muñoz" w:date="2014-07-30T23:34:00Z">
              <w:r w:rsidRPr="00834472">
                <w:rPr>
                  <w:rFonts w:eastAsiaTheme="minorHAnsi" w:cstheme="minorBidi"/>
                  <w:b/>
                  <w:color w:val="auto"/>
                  <w:rPrChange w:id="2020" w:author="Miguel Centeno Muñoz" w:date="2014-07-30T23:35:00Z">
                    <w:rPr/>
                  </w:rPrChange>
                </w:rPr>
                <w:lastRenderedPageBreak/>
                <w:t>Autores</w:t>
              </w:r>
            </w:ins>
          </w:p>
        </w:tc>
        <w:tc>
          <w:tcPr>
            <w:tcW w:w="7400" w:type="dxa"/>
            <w:tcPrChange w:id="2021" w:author="Miguel Centeno Muñoz" w:date="2014-08-02T12:34:00Z">
              <w:tcPr>
                <w:tcW w:w="4534" w:type="dxa"/>
              </w:tcPr>
            </w:tcPrChange>
          </w:tcPr>
          <w:p w:rsidR="00834472" w:rsidRPr="00033F3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22" w:author="Miguel Centeno Muñoz" w:date="2014-07-30T23:34:00Z"/>
              </w:rPr>
              <w:pPrChange w:id="2023"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24" w:author="Miguel Centeno Muñoz" w:date="2014-07-30T23:34:00Z">
              <w:r w:rsidRPr="009D51C8">
                <w:rPr>
                  <w:rFonts w:eastAsiaTheme="minorHAnsi" w:cstheme="minorBidi"/>
                  <w:color w:val="auto"/>
                  <w:rPrChange w:id="2025" w:author="Miguel Centeno Muñoz" w:date="2014-08-02T12:44:00Z">
                    <w:rPr/>
                  </w:rPrChange>
                </w:rPr>
                <w:t xml:space="preserve">Miguel Centeno Muñoz </w:t>
              </w:r>
            </w:ins>
          </w:p>
        </w:tc>
      </w:tr>
      <w:tr w:rsidR="00834472" w:rsidTr="00F23850">
        <w:trPr>
          <w:cnfStyle w:val="000000100000" w:firstRow="0" w:lastRow="0" w:firstColumn="0" w:lastColumn="0" w:oddVBand="0" w:evenVBand="0" w:oddHBand="1" w:evenHBand="0" w:firstRowFirstColumn="0" w:firstRowLastColumn="0" w:lastRowFirstColumn="0" w:lastRowLastColumn="0"/>
          <w:ins w:id="202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27"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28" w:author="Miguel Centeno Muñoz" w:date="2014-07-30T23:34:00Z"/>
                <w:b/>
                <w:rPrChange w:id="2029" w:author="Miguel Centeno Muñoz" w:date="2014-07-30T23:35:00Z">
                  <w:rPr>
                    <w:ins w:id="2030" w:author="Miguel Centeno Muñoz" w:date="2014-07-30T23:34:00Z"/>
                  </w:rPr>
                </w:rPrChange>
              </w:rPr>
              <w:pPrChange w:id="2031"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32" w:author="Miguel Centeno Muñoz" w:date="2014-07-30T23:34:00Z">
              <w:r w:rsidRPr="00834472">
                <w:rPr>
                  <w:rFonts w:eastAsiaTheme="minorHAnsi" w:cstheme="minorBidi"/>
                  <w:b/>
                  <w:color w:val="auto"/>
                  <w:rPrChange w:id="2033" w:author="Miguel Centeno Muñoz" w:date="2014-07-30T23:35:00Z">
                    <w:rPr/>
                  </w:rPrChange>
                </w:rPr>
                <w:t>Fuentes</w:t>
              </w:r>
            </w:ins>
          </w:p>
        </w:tc>
        <w:tc>
          <w:tcPr>
            <w:tcW w:w="7400" w:type="dxa"/>
            <w:tcPrChange w:id="2034" w:author="Miguel Centeno Muñoz" w:date="2014-08-02T12:34:00Z">
              <w:tcPr>
                <w:tcW w:w="4534" w:type="dxa"/>
              </w:tcPr>
            </w:tcPrChange>
          </w:tcPr>
          <w:p w:rsidR="00834472" w:rsidRPr="00033F32" w:rsidRDefault="00834472">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ins w:id="2035" w:author="Miguel Centeno Muñoz" w:date="2014-07-30T23:34:00Z"/>
              </w:rPr>
              <w:pPrChange w:id="2036" w:author="Miguel Centeno Muñoz" w:date="2014-08-02T12:44: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37" w:author="Miguel Centeno Muñoz" w:date="2014-07-30T23:34:00Z">
              <w:r w:rsidRPr="009D51C8">
                <w:rPr>
                  <w:rFonts w:eastAsiaTheme="minorHAnsi" w:cstheme="minorBidi"/>
                  <w:color w:val="auto"/>
                  <w:rPrChange w:id="2038" w:author="Miguel Centeno Muñoz" w:date="2014-08-02T12:44:00Z">
                    <w:rPr/>
                  </w:rPrChange>
                </w:rPr>
                <w:t xml:space="preserve">Sergio Segura Rueda </w:t>
              </w:r>
            </w:ins>
          </w:p>
        </w:tc>
      </w:tr>
      <w:tr w:rsidR="00834472" w:rsidTr="00F23850">
        <w:trPr>
          <w:ins w:id="203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0" w:author="Miguel Centeno Muñoz" w:date="2014-08-02T12:34:00Z">
              <w:tcPr>
                <w:tcW w:w="4534" w:type="dxa"/>
              </w:tcPr>
            </w:tcPrChange>
          </w:tcPr>
          <w:p w:rsidR="00834472" w:rsidRPr="00834472" w:rsidRDefault="00834472">
            <w:pPr>
              <w:rPr>
                <w:ins w:id="2041" w:author="Miguel Centeno Muñoz" w:date="2014-07-30T23:34:00Z"/>
                <w:b/>
                <w:rPrChange w:id="2042" w:author="Miguel Centeno Muñoz" w:date="2014-07-30T23:35:00Z">
                  <w:rPr>
                    <w:ins w:id="2043" w:author="Miguel Centeno Muñoz" w:date="2014-07-30T23:34:00Z"/>
                  </w:rPr>
                </w:rPrChange>
              </w:rPr>
              <w:pPrChange w:id="2044" w:author="Miguel Centeno Muñoz" w:date="2014-07-30T23:35:00Z">
                <w:pPr>
                  <w:pStyle w:val="Ttulo5"/>
                  <w:spacing w:after="200" w:line="276" w:lineRule="auto"/>
                  <w:outlineLvl w:val="4"/>
                </w:pPr>
              </w:pPrChange>
            </w:pPr>
            <w:ins w:id="2045" w:author="Miguel Centeno Muñoz" w:date="2014-07-30T23:34:00Z">
              <w:r w:rsidRPr="00834472">
                <w:rPr>
                  <w:rFonts w:eastAsiaTheme="minorHAnsi" w:cstheme="minorBidi"/>
                  <w:b/>
                  <w:color w:val="auto"/>
                  <w:rPrChange w:id="2046" w:author="Miguel Centeno Muñoz" w:date="2014-07-30T23:35:00Z">
                    <w:rPr/>
                  </w:rPrChange>
                </w:rPr>
                <w:t>Dependencias</w:t>
              </w:r>
            </w:ins>
          </w:p>
        </w:tc>
        <w:tc>
          <w:tcPr>
            <w:tcW w:w="7400" w:type="dxa"/>
            <w:tcPrChange w:id="2047" w:author="Miguel Centeno Muñoz" w:date="2014-08-02T12:34:00Z">
              <w:tcPr>
                <w:tcW w:w="4534" w:type="dxa"/>
              </w:tcPr>
            </w:tcPrChange>
          </w:tcPr>
          <w:p w:rsidR="0083447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48" w:author="Miguel Centeno Muñoz" w:date="2014-08-02T12:45:00Z"/>
              </w:rPr>
              <w:pPrChange w:id="2049"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50" w:author="Miguel Centeno Muñoz" w:date="2014-07-30T23:34:00Z">
              <w:r w:rsidRPr="009D51C8">
                <w:rPr>
                  <w:rFonts w:eastAsiaTheme="minorHAnsi" w:cstheme="minorBidi"/>
                  <w:color w:val="auto"/>
                  <w:rPrChange w:id="2051" w:author="Miguel Centeno Muñoz" w:date="2014-08-02T12:44:00Z">
                    <w:rPr/>
                  </w:rPrChange>
                </w:rPr>
                <w:t xml:space="preserve">[OBJ-0001] Gestión Usuarios Aplicación </w:t>
              </w:r>
            </w:ins>
          </w:p>
          <w:p w:rsidR="009D51C8" w:rsidRPr="00B07F10" w:rsidRDefault="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52" w:author="Miguel Centeno Muñoz" w:date="2014-07-30T23:34:00Z"/>
                <w:rFonts w:cstheme="minorBidi"/>
                <w:color w:val="auto"/>
              </w:rPr>
              <w:pPrChange w:id="2053" w:author="Miguel Centeno Muñoz" w:date="2014-08-02T12:45: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54" w:author="Miguel Centeno Muñoz" w:date="2014-08-02T12:45:00Z">
              <w:r>
                <w:t>[IRQ-0001] Información sobre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5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6"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57" w:author="Miguel Centeno Muñoz" w:date="2014-07-30T23:34:00Z"/>
                <w:b/>
                <w:rPrChange w:id="2058" w:author="Miguel Centeno Muñoz" w:date="2014-07-30T23:35:00Z">
                  <w:rPr>
                    <w:ins w:id="2059" w:author="Miguel Centeno Muñoz" w:date="2014-07-30T23:34:00Z"/>
                  </w:rPr>
                </w:rPrChange>
              </w:rPr>
              <w:pPrChange w:id="2060"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61" w:author="Miguel Centeno Muñoz" w:date="2014-07-30T23:34:00Z">
              <w:r w:rsidRPr="00834472">
                <w:rPr>
                  <w:rFonts w:eastAsiaTheme="minorHAnsi" w:cstheme="minorBidi"/>
                  <w:b/>
                  <w:color w:val="auto"/>
                  <w:rPrChange w:id="2062" w:author="Miguel Centeno Muñoz" w:date="2014-07-30T23:35:00Z">
                    <w:rPr/>
                  </w:rPrChange>
                </w:rPr>
                <w:t>Descripción</w:t>
              </w:r>
            </w:ins>
          </w:p>
        </w:tc>
        <w:tc>
          <w:tcPr>
            <w:tcW w:w="7400" w:type="dxa"/>
            <w:tcPrChange w:id="2063"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64" w:author="Miguel Centeno Muñoz" w:date="2014-07-30T23:34:00Z"/>
                <w:rFonts w:eastAsiaTheme="minorHAnsi" w:hAnsi="Symbol" w:cstheme="minorBidi"/>
                <w:color w:val="auto"/>
              </w:rPr>
              <w:pPrChange w:id="2065"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066" w:author="Miguel Centeno Muñoz" w:date="2014-07-30T23:34:00Z">
              <w:r>
                <w:t xml:space="preserve">El sistema deberá comportarse tal como se describe en el siguiente caso de uso cuando </w:t>
              </w:r>
              <w:r>
                <w:rPr>
                  <w:rStyle w:val="nfasis"/>
                  <w:rFonts w:ascii="Arial" w:hAnsi="Arial" w:cs="Arial"/>
                </w:rPr>
                <w:t>un usuario de la ap</w:t>
              </w:r>
              <w:r w:rsidR="009D51C8">
                <w:rPr>
                  <w:rStyle w:val="nfasis"/>
                  <w:rFonts w:ascii="Arial" w:hAnsi="Arial" w:cs="Arial"/>
                </w:rPr>
                <w:t xml:space="preserve">licación decide registrarse en </w:t>
              </w:r>
              <w:r>
                <w:rPr>
                  <w:rStyle w:val="nfasis"/>
                  <w:rFonts w:ascii="Arial" w:hAnsi="Arial" w:cs="Arial"/>
                </w:rPr>
                <w:t>la misma mediante los mecanismos ofrecidos</w:t>
              </w:r>
              <w:r>
                <w:t xml:space="preserve"> </w:t>
              </w:r>
            </w:ins>
          </w:p>
        </w:tc>
      </w:tr>
      <w:tr w:rsidR="00834472" w:rsidTr="00F23850">
        <w:trPr>
          <w:ins w:id="206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68" w:author="Miguel Centeno Muñoz" w:date="2014-08-02T12:34:00Z">
              <w:tcPr>
                <w:tcW w:w="4534" w:type="dxa"/>
              </w:tcPr>
            </w:tcPrChange>
          </w:tcPr>
          <w:p w:rsidR="00834472" w:rsidRPr="00834472" w:rsidRDefault="00834472">
            <w:pPr>
              <w:rPr>
                <w:ins w:id="2069" w:author="Miguel Centeno Muñoz" w:date="2014-07-30T23:34:00Z"/>
                <w:b/>
                <w:rPrChange w:id="2070" w:author="Miguel Centeno Muñoz" w:date="2014-07-30T23:35:00Z">
                  <w:rPr>
                    <w:ins w:id="2071" w:author="Miguel Centeno Muñoz" w:date="2014-07-30T23:34:00Z"/>
                  </w:rPr>
                </w:rPrChange>
              </w:rPr>
              <w:pPrChange w:id="2072" w:author="Miguel Centeno Muñoz" w:date="2014-07-30T23:35:00Z">
                <w:pPr>
                  <w:pStyle w:val="Ttulo5"/>
                  <w:spacing w:after="200" w:line="276" w:lineRule="auto"/>
                  <w:outlineLvl w:val="4"/>
                </w:pPr>
              </w:pPrChange>
            </w:pPr>
            <w:ins w:id="2073" w:author="Miguel Centeno Muñoz" w:date="2014-07-30T23:34:00Z">
              <w:r w:rsidRPr="00834472">
                <w:rPr>
                  <w:rFonts w:eastAsiaTheme="minorHAnsi" w:cstheme="minorBidi"/>
                  <w:b/>
                  <w:color w:val="auto"/>
                  <w:rPrChange w:id="2074" w:author="Miguel Centeno Muñoz" w:date="2014-07-30T23:35:00Z">
                    <w:rPr/>
                  </w:rPrChange>
                </w:rPr>
                <w:t>Secuencia normal</w:t>
              </w:r>
            </w:ins>
          </w:p>
        </w:tc>
        <w:tc>
          <w:tcPr>
            <w:tcW w:w="7400" w:type="dxa"/>
            <w:tcPrChange w:id="207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76" w:author="Miguel Centeno Muñoz" w:date="2014-07-30T23:34:00Z"/>
                <w:rFonts w:eastAsiaTheme="minorHAnsi" w:cstheme="minorBidi"/>
                <w:color w:val="auto"/>
              </w:rPr>
              <w:pPrChange w:id="207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078" w:author="Miguel Centeno Muñoz" w:date="2014-07-30T23:34:00Z">
              <w:r>
                <w:t>Paso      Acción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07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8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81" w:author="Miguel Centeno Muñoz" w:date="2014-07-30T23:34:00Z"/>
                <w:b/>
                <w:rPrChange w:id="2082" w:author="Miguel Centeno Muñoz" w:date="2014-07-30T23:35:00Z">
                  <w:rPr>
                    <w:ins w:id="2083" w:author="Miguel Centeno Muñoz" w:date="2014-07-30T23:34:00Z"/>
                  </w:rPr>
                </w:rPrChange>
              </w:rPr>
              <w:pPrChange w:id="208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08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86" w:author="Miguel Centeno Muñoz" w:date="2014-07-30T23:34:00Z"/>
                <w:rFonts w:eastAsiaTheme="minorHAnsi" w:cstheme="minorBidi"/>
                <w:color w:val="auto"/>
              </w:rPr>
              <w:pPrChange w:id="208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088"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F23850">
        <w:trPr>
          <w:ins w:id="208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90" w:author="Miguel Centeno Muñoz" w:date="2014-08-02T12:34:00Z">
              <w:tcPr>
                <w:tcW w:w="4534" w:type="dxa"/>
              </w:tcPr>
            </w:tcPrChange>
          </w:tcPr>
          <w:p w:rsidR="00834472" w:rsidRPr="00834472" w:rsidRDefault="00834472">
            <w:pPr>
              <w:rPr>
                <w:ins w:id="2091" w:author="Miguel Centeno Muñoz" w:date="2014-07-30T23:34:00Z"/>
                <w:b/>
                <w:rPrChange w:id="2092" w:author="Miguel Centeno Muñoz" w:date="2014-07-30T23:35:00Z">
                  <w:rPr>
                    <w:ins w:id="2093" w:author="Miguel Centeno Muñoz" w:date="2014-07-30T23:34:00Z"/>
                  </w:rPr>
                </w:rPrChange>
              </w:rPr>
              <w:pPrChange w:id="2094" w:author="Miguel Centeno Muñoz" w:date="2014-07-30T23:35:00Z">
                <w:pPr>
                  <w:pStyle w:val="Ttulo5"/>
                  <w:spacing w:after="200" w:line="276" w:lineRule="auto"/>
                  <w:outlineLvl w:val="4"/>
                </w:pPr>
              </w:pPrChange>
            </w:pPr>
          </w:p>
        </w:tc>
        <w:tc>
          <w:tcPr>
            <w:tcW w:w="7400" w:type="dxa"/>
            <w:tcPrChange w:id="209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96" w:author="Miguel Centeno Muñoz" w:date="2014-07-30T23:34:00Z"/>
                <w:rFonts w:eastAsiaTheme="minorHAnsi" w:cstheme="minorBidi"/>
                <w:color w:val="auto"/>
              </w:rPr>
              <w:pPrChange w:id="209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098" w:author="Miguel Centeno Muñoz" w:date="2014-07-30T23:34:00Z">
              <w:r>
                <w:t>2     El sistema</w:t>
              </w:r>
              <w:r>
                <w:rPr>
                  <w:rStyle w:val="nfasis"/>
                  <w:rFonts w:ascii="Arial" w:hAnsi="Arial" w:cs="Arial"/>
                </w:rPr>
                <w:t xml:space="preserve"> solicita la información necesaria</w:t>
              </w:r>
            </w:ins>
          </w:p>
        </w:tc>
      </w:tr>
      <w:tr w:rsidR="00834472" w:rsidTr="00F23850">
        <w:trPr>
          <w:cnfStyle w:val="000000100000" w:firstRow="0" w:lastRow="0" w:firstColumn="0" w:lastColumn="0" w:oddVBand="0" w:evenVBand="0" w:oddHBand="1" w:evenHBand="0" w:firstRowFirstColumn="0" w:firstRowLastColumn="0" w:lastRowFirstColumn="0" w:lastRowLastColumn="0"/>
          <w:ins w:id="209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0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01" w:author="Miguel Centeno Muñoz" w:date="2014-07-30T23:34:00Z"/>
                <w:b/>
                <w:rPrChange w:id="2102" w:author="Miguel Centeno Muñoz" w:date="2014-07-30T23:35:00Z">
                  <w:rPr>
                    <w:ins w:id="2103" w:author="Miguel Centeno Muñoz" w:date="2014-07-30T23:34:00Z"/>
                  </w:rPr>
                </w:rPrChange>
              </w:rPr>
              <w:pPrChange w:id="210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0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06" w:author="Miguel Centeno Muñoz" w:date="2014-07-30T23:34:00Z"/>
                <w:rFonts w:eastAsiaTheme="minorHAnsi" w:cstheme="minorBidi"/>
                <w:color w:val="auto"/>
              </w:rPr>
              <w:pPrChange w:id="210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08"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F23850">
        <w:trPr>
          <w:ins w:id="210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10" w:author="Miguel Centeno Muñoz" w:date="2014-08-02T12:34:00Z">
              <w:tcPr>
                <w:tcW w:w="4534" w:type="dxa"/>
              </w:tcPr>
            </w:tcPrChange>
          </w:tcPr>
          <w:p w:rsidR="00834472" w:rsidRPr="00834472" w:rsidRDefault="00834472">
            <w:pPr>
              <w:rPr>
                <w:ins w:id="2111" w:author="Miguel Centeno Muñoz" w:date="2014-07-30T23:34:00Z"/>
                <w:b/>
                <w:rPrChange w:id="2112" w:author="Miguel Centeno Muñoz" w:date="2014-07-30T23:35:00Z">
                  <w:rPr>
                    <w:ins w:id="2113" w:author="Miguel Centeno Muñoz" w:date="2014-07-30T23:34:00Z"/>
                  </w:rPr>
                </w:rPrChange>
              </w:rPr>
              <w:pPrChange w:id="2114" w:author="Miguel Centeno Muñoz" w:date="2014-07-30T23:35:00Z">
                <w:pPr>
                  <w:pStyle w:val="Ttulo5"/>
                  <w:spacing w:after="200" w:line="276" w:lineRule="auto"/>
                  <w:outlineLvl w:val="4"/>
                </w:pPr>
              </w:pPrChange>
            </w:pPr>
          </w:p>
        </w:tc>
        <w:tc>
          <w:tcPr>
            <w:tcW w:w="7400" w:type="dxa"/>
            <w:tcPrChange w:id="211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16" w:author="Miguel Centeno Muñoz" w:date="2014-07-30T23:34:00Z"/>
                <w:rFonts w:eastAsiaTheme="minorHAnsi" w:cstheme="minorBidi"/>
                <w:color w:val="auto"/>
              </w:rPr>
              <w:pPrChange w:id="211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18" w:author="Miguel Centeno Muñoz" w:date="2014-07-30T23:34:00Z">
              <w:r>
                <w:t>4    El sistema</w:t>
              </w:r>
              <w:r>
                <w:rPr>
                  <w:rStyle w:val="nfasis"/>
                  <w:rFonts w:ascii="Arial" w:hAnsi="Arial" w:cs="Arial"/>
                </w:rPr>
                <w:t xml:space="preserve"> registra el usuario en la aplicación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1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2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21" w:author="Miguel Centeno Muñoz" w:date="2014-07-30T23:34:00Z"/>
                <w:b/>
                <w:rPrChange w:id="2122" w:author="Miguel Centeno Muñoz" w:date="2014-07-30T23:35:00Z">
                  <w:rPr>
                    <w:ins w:id="2123" w:author="Miguel Centeno Muñoz" w:date="2014-07-30T23:34:00Z"/>
                  </w:rPr>
                </w:rPrChange>
              </w:rPr>
              <w:pPrChange w:id="212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25" w:author="Miguel Centeno Muñoz" w:date="2014-07-30T23:34:00Z">
              <w:r w:rsidRPr="00834472">
                <w:rPr>
                  <w:rFonts w:eastAsiaTheme="minorHAnsi" w:cstheme="minorBidi"/>
                  <w:b/>
                  <w:color w:val="auto"/>
                  <w:rPrChange w:id="2126" w:author="Miguel Centeno Muñoz" w:date="2014-07-30T23:35:00Z">
                    <w:rPr/>
                  </w:rPrChange>
                </w:rPr>
                <w:t>Postcondición</w:t>
              </w:r>
            </w:ins>
          </w:p>
        </w:tc>
        <w:tc>
          <w:tcPr>
            <w:tcW w:w="7400" w:type="dxa"/>
            <w:tcPrChange w:id="2127"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28" w:author="Miguel Centeno Muñoz" w:date="2014-07-30T23:34:00Z"/>
                <w:rFonts w:eastAsiaTheme="minorHAnsi" w:cstheme="minorBidi"/>
                <w:color w:val="auto"/>
              </w:rPr>
              <w:pPrChange w:id="2129"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30" w:author="Miguel Centeno Muñoz" w:date="2014-07-30T23:34:00Z">
              <w:r>
                <w:t>Usuario queda registrado en el sistema</w:t>
              </w:r>
            </w:ins>
          </w:p>
        </w:tc>
      </w:tr>
      <w:tr w:rsidR="00834472" w:rsidTr="00F23850">
        <w:trPr>
          <w:ins w:id="213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32" w:author="Miguel Centeno Muñoz" w:date="2014-08-02T12:34:00Z">
              <w:tcPr>
                <w:tcW w:w="4534" w:type="dxa"/>
              </w:tcPr>
            </w:tcPrChange>
          </w:tcPr>
          <w:p w:rsidR="00834472" w:rsidRPr="00834472" w:rsidRDefault="00834472">
            <w:pPr>
              <w:rPr>
                <w:ins w:id="2133" w:author="Miguel Centeno Muñoz" w:date="2014-07-30T23:34:00Z"/>
                <w:b/>
                <w:rPrChange w:id="2134" w:author="Miguel Centeno Muñoz" w:date="2014-07-30T23:35:00Z">
                  <w:rPr>
                    <w:ins w:id="2135" w:author="Miguel Centeno Muñoz" w:date="2014-07-30T23:34:00Z"/>
                  </w:rPr>
                </w:rPrChange>
              </w:rPr>
              <w:pPrChange w:id="2136" w:author="Miguel Centeno Muñoz" w:date="2014-07-30T23:35:00Z">
                <w:pPr>
                  <w:pStyle w:val="Ttulo5"/>
                  <w:spacing w:after="200" w:line="276" w:lineRule="auto"/>
                  <w:outlineLvl w:val="4"/>
                </w:pPr>
              </w:pPrChange>
            </w:pPr>
            <w:ins w:id="2137" w:author="Miguel Centeno Muñoz" w:date="2014-07-30T23:34:00Z">
              <w:r w:rsidRPr="00834472">
                <w:rPr>
                  <w:rFonts w:eastAsiaTheme="minorHAnsi" w:cstheme="minorBidi"/>
                  <w:b/>
                  <w:color w:val="auto"/>
                  <w:rPrChange w:id="2138" w:author="Miguel Centeno Muñoz" w:date="2014-07-30T23:35:00Z">
                    <w:rPr/>
                  </w:rPrChange>
                </w:rPr>
                <w:t>Importancia</w:t>
              </w:r>
            </w:ins>
          </w:p>
        </w:tc>
        <w:tc>
          <w:tcPr>
            <w:tcW w:w="7400" w:type="dxa"/>
            <w:tcPrChange w:id="213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40" w:author="Miguel Centeno Muñoz" w:date="2014-07-30T23:34:00Z"/>
                <w:rFonts w:eastAsiaTheme="minorHAnsi" w:cstheme="minorBidi"/>
                <w:color w:val="auto"/>
              </w:rPr>
              <w:pPrChange w:id="2141"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42" w:author="Miguel Centeno Muñoz" w:date="2014-07-30T23:34:00Z">
              <w:r>
                <w:t>vital</w:t>
              </w:r>
            </w:ins>
          </w:p>
        </w:tc>
      </w:tr>
      <w:tr w:rsidR="00834472" w:rsidTr="00F23850">
        <w:trPr>
          <w:cnfStyle w:val="000000100000" w:firstRow="0" w:lastRow="0" w:firstColumn="0" w:lastColumn="0" w:oddVBand="0" w:evenVBand="0" w:oddHBand="1" w:evenHBand="0" w:firstRowFirstColumn="0" w:firstRowLastColumn="0" w:lastRowFirstColumn="0" w:lastRowLastColumn="0"/>
          <w:ins w:id="214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4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45" w:author="Miguel Centeno Muñoz" w:date="2014-07-30T23:34:00Z"/>
                <w:b/>
                <w:rPrChange w:id="2146" w:author="Miguel Centeno Muñoz" w:date="2014-07-30T23:35:00Z">
                  <w:rPr>
                    <w:ins w:id="2147" w:author="Miguel Centeno Muñoz" w:date="2014-07-30T23:34:00Z"/>
                  </w:rPr>
                </w:rPrChange>
              </w:rPr>
              <w:pPrChange w:id="2148"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49" w:author="Miguel Centeno Muñoz" w:date="2014-07-30T23:34:00Z">
              <w:r w:rsidRPr="00834472">
                <w:rPr>
                  <w:rFonts w:eastAsiaTheme="minorHAnsi" w:cstheme="minorBidi"/>
                  <w:b/>
                  <w:color w:val="auto"/>
                  <w:rPrChange w:id="2150" w:author="Miguel Centeno Muñoz" w:date="2014-07-30T23:35:00Z">
                    <w:rPr/>
                  </w:rPrChange>
                </w:rPr>
                <w:t>Urgencia</w:t>
              </w:r>
            </w:ins>
          </w:p>
        </w:tc>
        <w:tc>
          <w:tcPr>
            <w:tcW w:w="7400" w:type="dxa"/>
            <w:tcPrChange w:id="2151"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52" w:author="Miguel Centeno Muñoz" w:date="2014-07-30T23:34:00Z"/>
                <w:rFonts w:eastAsiaTheme="minorHAnsi" w:cstheme="minorBidi"/>
                <w:color w:val="auto"/>
              </w:rPr>
              <w:pPrChange w:id="2153"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54" w:author="Miguel Centeno Muñoz" w:date="2014-07-30T23:34:00Z">
              <w:r>
                <w:t>inmediatamente</w:t>
              </w:r>
            </w:ins>
          </w:p>
        </w:tc>
      </w:tr>
      <w:tr w:rsidR="00834472" w:rsidTr="00F23850">
        <w:trPr>
          <w:ins w:id="215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56" w:author="Miguel Centeno Muñoz" w:date="2014-08-02T12:34:00Z">
              <w:tcPr>
                <w:tcW w:w="4534" w:type="dxa"/>
              </w:tcPr>
            </w:tcPrChange>
          </w:tcPr>
          <w:p w:rsidR="00834472" w:rsidRPr="00834472" w:rsidRDefault="00834472">
            <w:pPr>
              <w:rPr>
                <w:ins w:id="2157" w:author="Miguel Centeno Muñoz" w:date="2014-07-30T23:34:00Z"/>
                <w:b/>
                <w:rPrChange w:id="2158" w:author="Miguel Centeno Muñoz" w:date="2014-07-30T23:35:00Z">
                  <w:rPr>
                    <w:ins w:id="2159" w:author="Miguel Centeno Muñoz" w:date="2014-07-30T23:34:00Z"/>
                  </w:rPr>
                </w:rPrChange>
              </w:rPr>
              <w:pPrChange w:id="2160" w:author="Miguel Centeno Muñoz" w:date="2014-07-30T23:35:00Z">
                <w:pPr>
                  <w:pStyle w:val="Ttulo5"/>
                  <w:spacing w:after="200" w:line="276" w:lineRule="auto"/>
                  <w:outlineLvl w:val="4"/>
                </w:pPr>
              </w:pPrChange>
            </w:pPr>
            <w:ins w:id="2161" w:author="Miguel Centeno Muñoz" w:date="2014-07-30T23:34:00Z">
              <w:r w:rsidRPr="00834472">
                <w:rPr>
                  <w:rFonts w:eastAsiaTheme="minorHAnsi" w:cstheme="minorBidi"/>
                  <w:b/>
                  <w:color w:val="auto"/>
                  <w:rPrChange w:id="2162" w:author="Miguel Centeno Muñoz" w:date="2014-07-30T23:35:00Z">
                    <w:rPr/>
                  </w:rPrChange>
                </w:rPr>
                <w:t>Estado</w:t>
              </w:r>
            </w:ins>
          </w:p>
        </w:tc>
        <w:tc>
          <w:tcPr>
            <w:tcW w:w="7400" w:type="dxa"/>
            <w:tcPrChange w:id="2163"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64" w:author="Miguel Centeno Muñoz" w:date="2014-07-30T23:34:00Z"/>
                <w:rFonts w:eastAsiaTheme="minorHAnsi" w:cstheme="minorBidi"/>
                <w:color w:val="auto"/>
              </w:rPr>
              <w:pPrChange w:id="2165"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66" w:author="Miguel Centeno Muñoz" w:date="2014-07-30T23:34:00Z">
              <w:r>
                <w:t>pendiente de verificación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6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68"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69" w:author="Miguel Centeno Muñoz" w:date="2014-07-30T23:34:00Z"/>
                <w:b/>
                <w:rPrChange w:id="2170" w:author="Miguel Centeno Muñoz" w:date="2014-07-30T23:35:00Z">
                  <w:rPr>
                    <w:ins w:id="2171" w:author="Miguel Centeno Muñoz" w:date="2014-07-30T23:34:00Z"/>
                  </w:rPr>
                </w:rPrChange>
              </w:rPr>
              <w:pPrChange w:id="2172"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73" w:author="Miguel Centeno Muñoz" w:date="2014-07-30T23:34:00Z">
              <w:r w:rsidRPr="00834472">
                <w:rPr>
                  <w:rFonts w:eastAsiaTheme="minorHAnsi" w:cstheme="minorBidi"/>
                  <w:b/>
                  <w:color w:val="auto"/>
                  <w:rPrChange w:id="2174" w:author="Miguel Centeno Muñoz" w:date="2014-07-30T23:35:00Z">
                    <w:rPr/>
                  </w:rPrChange>
                </w:rPr>
                <w:t>Estabilidad</w:t>
              </w:r>
            </w:ins>
          </w:p>
        </w:tc>
        <w:tc>
          <w:tcPr>
            <w:tcW w:w="7400" w:type="dxa"/>
            <w:tcPrChange w:id="217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76" w:author="Miguel Centeno Muñoz" w:date="2014-07-30T23:34:00Z"/>
                <w:rFonts w:eastAsiaTheme="minorHAnsi" w:cstheme="minorBidi"/>
                <w:color w:val="auto"/>
              </w:rPr>
              <w:pPrChange w:id="217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78" w:author="Miguel Centeno Muñoz" w:date="2014-07-30T23:34:00Z">
              <w:r>
                <w:t>alta</w:t>
              </w:r>
            </w:ins>
          </w:p>
        </w:tc>
      </w:tr>
      <w:tr w:rsidR="00834472" w:rsidTr="00F23850">
        <w:trPr>
          <w:ins w:id="217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80" w:author="Miguel Centeno Muñoz" w:date="2014-08-02T12:34:00Z">
              <w:tcPr>
                <w:tcW w:w="4534" w:type="dxa"/>
              </w:tcPr>
            </w:tcPrChange>
          </w:tcPr>
          <w:p w:rsidR="00834472" w:rsidRPr="00834472" w:rsidRDefault="00834472">
            <w:pPr>
              <w:rPr>
                <w:ins w:id="2181" w:author="Miguel Centeno Muñoz" w:date="2014-07-30T23:34:00Z"/>
                <w:b/>
                <w:rPrChange w:id="2182" w:author="Miguel Centeno Muñoz" w:date="2014-07-30T23:35:00Z">
                  <w:rPr>
                    <w:ins w:id="2183" w:author="Miguel Centeno Muñoz" w:date="2014-07-30T23:34:00Z"/>
                  </w:rPr>
                </w:rPrChange>
              </w:rPr>
              <w:pPrChange w:id="2184" w:author="Miguel Centeno Muñoz" w:date="2014-07-30T23:35:00Z">
                <w:pPr>
                  <w:pStyle w:val="Ttulo5"/>
                  <w:spacing w:after="200" w:line="276" w:lineRule="auto"/>
                  <w:outlineLvl w:val="4"/>
                </w:pPr>
              </w:pPrChange>
            </w:pPr>
            <w:ins w:id="2185" w:author="Miguel Centeno Muñoz" w:date="2014-07-30T23:34:00Z">
              <w:r w:rsidRPr="00834472">
                <w:rPr>
                  <w:rFonts w:eastAsiaTheme="minorHAnsi" w:cstheme="minorBidi"/>
                  <w:b/>
                  <w:color w:val="auto"/>
                  <w:rPrChange w:id="2186" w:author="Miguel Centeno Muñoz" w:date="2014-07-30T23:35:00Z">
                    <w:rPr/>
                  </w:rPrChange>
                </w:rPr>
                <w:t>Comentarios</w:t>
              </w:r>
            </w:ins>
          </w:p>
        </w:tc>
        <w:tc>
          <w:tcPr>
            <w:tcW w:w="7400" w:type="dxa"/>
            <w:tcPrChange w:id="2187"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88" w:author="Miguel Centeno Muñoz" w:date="2014-07-30T23:34:00Z"/>
                <w:rFonts w:eastAsiaTheme="minorHAnsi" w:cstheme="minorBidi"/>
                <w:color w:val="auto"/>
              </w:rPr>
              <w:pPrChange w:id="2189"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90" w:author="Miguel Centeno Muñoz" w:date="2014-07-30T23:34:00Z">
              <w:r>
                <w:t>Ninguno</w:t>
              </w:r>
            </w:ins>
          </w:p>
        </w:tc>
      </w:tr>
    </w:tbl>
    <w:p w:rsidR="009D51C8" w:rsidRDefault="009D51C8">
      <w:pPr>
        <w:pStyle w:val="Ttulo5"/>
        <w:ind w:left="708" w:firstLine="708"/>
        <w:rPr>
          <w:ins w:id="2191" w:author="Miguel Centeno Muñoz" w:date="2014-08-02T12:39:00Z"/>
        </w:rPr>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192"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193">
          <w:tblGrid>
            <w:gridCol w:w="1594"/>
            <w:gridCol w:w="1"/>
            <w:gridCol w:w="694"/>
            <w:gridCol w:w="1"/>
            <w:gridCol w:w="6855"/>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194" w:author="Miguel Centeno Muñoz" w:date="2014-07-27T13:22:00Z">
              <w:tcPr>
                <w:tcW w:w="0" w:type="auto"/>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195" w:name="UC-0004"/>
            <w:r>
              <w:rPr>
                <w:rFonts w:ascii="Arial" w:hAnsi="Arial" w:cs="Arial"/>
                <w:b/>
                <w:bCs/>
                <w:sz w:val="20"/>
                <w:szCs w:val="20"/>
              </w:rPr>
              <w:t>UC-000</w:t>
            </w:r>
            <w:ins w:id="2196" w:author="Miguel Centeno Muñoz" w:date="2014-07-30T23:35:00Z">
              <w:r w:rsidR="00834472">
                <w:rPr>
                  <w:rFonts w:ascii="Arial" w:hAnsi="Arial" w:cs="Arial"/>
                  <w:b/>
                  <w:bCs/>
                  <w:sz w:val="20"/>
                  <w:szCs w:val="20"/>
                </w:rPr>
                <w:t>6</w:t>
              </w:r>
            </w:ins>
            <w:del w:id="2197" w:author="Miguel Centeno Muñoz" w:date="2014-07-30T23:35:00Z">
              <w:r w:rsidDel="00834472">
                <w:rPr>
                  <w:rFonts w:ascii="Arial" w:hAnsi="Arial" w:cs="Arial"/>
                  <w:b/>
                  <w:bCs/>
                  <w:sz w:val="20"/>
                  <w:szCs w:val="20"/>
                </w:rPr>
                <w:delText>4</w:delText>
              </w:r>
            </w:del>
          </w:p>
        </w:tc>
        <w:tc>
          <w:tcPr>
            <w:tcW w:w="4128" w:type="pct"/>
            <w:gridSpan w:val="2"/>
            <w:hideMark/>
            <w:tcPrChange w:id="2198"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195"/>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199" w:author="Miguel Centeno Muñoz" w:date="2014-08-02T12:41:00Z">
                  <w:rPr>
                    <w:rFonts w:eastAsiaTheme="minorHAnsi" w:cstheme="minorBidi"/>
                    <w:color w:val="auto"/>
                  </w:rPr>
                </w:rPrChange>
              </w:rPr>
              <w:pPrChange w:id="2200" w:author="Miguel Centeno Muñoz" w:date="2014-08-02T12:41:00Z">
                <w:pPr>
                  <w:numPr>
                    <w:numId w:val="2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D51C8">
              <w:rPr>
                <w:rFonts w:ascii="Arial" w:hAnsi="Arial" w:cs="Arial"/>
                <w:sz w:val="20"/>
                <w:szCs w:val="20"/>
                <w:rPrChange w:id="2201" w:author="Miguel Centeno Muñoz" w:date="2014-08-02T12:41:00Z">
                  <w:rPr/>
                </w:rPrChange>
              </w:rPr>
              <w:t xml:space="preserve">Miguel Centeno Muñoz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2202" w:author="Miguel Centeno Muñoz" w:date="2014-08-02T12:41:00Z">
                  <w:rPr>
                    <w:rFonts w:eastAsiaTheme="minorHAnsi" w:cstheme="minorBidi"/>
                    <w:color w:val="auto"/>
                  </w:rPr>
                </w:rPrChange>
              </w:rPr>
              <w:pPrChange w:id="2203" w:author="Miguel Centeno Muñoz" w:date="2014-08-02T12:41:00Z">
                <w:pPr>
                  <w:numPr>
                    <w:numId w:val="2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D51C8">
              <w:rPr>
                <w:rFonts w:ascii="Arial" w:hAnsi="Arial" w:cs="Arial"/>
                <w:sz w:val="20"/>
                <w:szCs w:val="20"/>
                <w:rPrChange w:id="2204" w:author="Miguel Centeno Muñoz" w:date="2014-08-02T12:41: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Del="009D51C8" w:rsidRDefault="005C7CFD">
            <w:pPr>
              <w:jc w:val="left"/>
              <w:cnfStyle w:val="000000000000" w:firstRow="0" w:lastRow="0" w:firstColumn="0" w:lastColumn="0" w:oddVBand="0" w:evenVBand="0" w:oddHBand="0" w:evenHBand="0" w:firstRowFirstColumn="0" w:firstRowLastColumn="0" w:lastRowFirstColumn="0" w:lastRowLastColumn="0"/>
              <w:rPr>
                <w:del w:id="2205" w:author="Miguel Centeno Muñoz" w:date="2014-08-02T12:44:00Z"/>
                <w:rFonts w:ascii="Arial" w:hAnsi="Arial" w:cs="Arial"/>
                <w:sz w:val="20"/>
                <w:szCs w:val="20"/>
              </w:rPr>
            </w:pPr>
            <w:del w:id="2206" w:author="Miguel Centeno Muñoz" w:date="2014-08-02T12:48:00Z">
              <w:r w:rsidDel="00EF2860">
                <w:rPr>
                  <w:rFonts w:ascii="Arial" w:hAnsi="Symbol" w:cs="Arial"/>
                  <w:sz w:val="20"/>
                  <w:szCs w:val="20"/>
                </w:rPr>
                <w:delText></w:delText>
              </w:r>
              <w:r w:rsidDel="00EF2860">
                <w:rPr>
                  <w:rFonts w:ascii="Arial" w:hAnsi="Arial" w:cs="Arial"/>
                  <w:sz w:val="20"/>
                  <w:szCs w:val="20"/>
                </w:rPr>
                <w:delText xml:space="preserve">  </w:delText>
              </w:r>
              <w:r w:rsidRPr="005C7CFD" w:rsidDel="00EF2860">
                <w:rPr>
                  <w:rFonts w:ascii="Arial" w:hAnsi="Arial" w:cs="Arial"/>
                  <w:sz w:val="20"/>
                  <w:szCs w:val="20"/>
                </w:rPr>
                <w:delText>[OBJ-0004] Gestión de Rutas</w:delText>
              </w:r>
              <w:r w:rsidDel="00EF2860">
                <w:rPr>
                  <w:rFonts w:ascii="Arial" w:hAnsi="Arial" w:cs="Arial"/>
                  <w:sz w:val="20"/>
                  <w:szCs w:val="20"/>
                </w:rPr>
                <w:delText xml:space="preserve"> </w:delText>
              </w:r>
            </w:del>
          </w:p>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2207" w:author="Miguel Centeno Muñoz" w:date="2014-08-02T12:44: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08" w:author="Miguel Centeno Muñoz" w:date="2014-08-02T12:44: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[OBJ-0005] Alta de una Ruta</w:delText>
              </w:r>
              <w:r w:rsidDel="009D51C8">
                <w:rPr>
                  <w:rFonts w:ascii="Arial" w:hAnsi="Arial" w:cs="Arial"/>
                  <w:sz w:val="20"/>
                  <w:szCs w:val="20"/>
                </w:rPr>
                <w:delText xml:space="preserve"> </w:delText>
              </w:r>
            </w:del>
          </w:p>
          <w:p w:rsidR="005C7CFD" w:rsidRPr="00EF2860" w:rsidRDefault="005C7CFD">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09" w:author="Miguel Centeno Muñoz" w:date="2014-08-02T12:47:00Z"/>
                <w:rFonts w:ascii="Arial" w:hAnsi="Arial" w:cs="Arial"/>
                <w:sz w:val="20"/>
                <w:szCs w:val="20"/>
                <w:rPrChange w:id="2210" w:author="Miguel Centeno Muñoz" w:date="2014-08-02T12:48:00Z">
                  <w:rPr>
                    <w:ins w:id="2211" w:author="Miguel Centeno Muñoz" w:date="2014-08-02T12:47:00Z"/>
                    <w:rFonts w:eastAsiaTheme="minorHAnsi" w:cstheme="minorBidi"/>
                    <w:color w:val="auto"/>
                  </w:rPr>
                </w:rPrChange>
              </w:rPr>
              <w:pPrChange w:id="2212"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13" w:author="Miguel Centeno Muñoz" w:date="2014-08-02T12:48:00Z">
              <w:r w:rsidRPr="00EF2860" w:rsidDel="00EF2860">
                <w:rPr>
                  <w:rFonts w:ascii="Arial" w:hAnsi="Symbol" w:cs="Arial"/>
                  <w:sz w:val="20"/>
                  <w:szCs w:val="20"/>
                  <w:rPrChange w:id="2214" w:author="Miguel Centeno Muñoz" w:date="2014-08-02T12:48:00Z">
                    <w:rPr>
                      <w:rFonts w:hAnsi="Symbol"/>
                    </w:rPr>
                  </w:rPrChange>
                </w:rPr>
                <w:delText></w:delText>
              </w:r>
              <w:r w:rsidRPr="00EF2860" w:rsidDel="00EF2860">
                <w:rPr>
                  <w:rFonts w:ascii="Arial" w:hAnsi="Arial" w:cs="Arial"/>
                  <w:sz w:val="20"/>
                  <w:szCs w:val="20"/>
                  <w:rPrChange w:id="2215" w:author="Miguel Centeno Muñoz" w:date="2014-08-02T12:48:00Z">
                    <w:rPr/>
                  </w:rPrChange>
                </w:rPr>
                <w:delText xml:space="preserve">  </w:delText>
              </w:r>
            </w:del>
            <w:r w:rsidRPr="00EF2860">
              <w:rPr>
                <w:rFonts w:ascii="Arial" w:hAnsi="Arial" w:cs="Arial"/>
                <w:sz w:val="20"/>
                <w:szCs w:val="20"/>
                <w:rPrChange w:id="2216" w:author="Miguel Centeno Muñoz" w:date="2014-08-02T12:48:00Z">
                  <w:rPr/>
                </w:rPrChange>
              </w:rPr>
              <w:t xml:space="preserve">[IRQ-0002] Información sobre Rutas </w:t>
            </w:r>
          </w:p>
          <w:p w:rsid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17" w:author="Miguel Centeno Muñoz" w:date="2014-08-02T12:49:00Z"/>
                <w:rFonts w:ascii="Arial" w:eastAsiaTheme="minorHAnsi" w:hAnsi="Arial" w:cs="Arial"/>
                <w:color w:val="auto"/>
                <w:sz w:val="20"/>
                <w:szCs w:val="20"/>
              </w:rPr>
              <w:pPrChange w:id="221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19" w:author="Miguel Centeno Muñoz" w:date="2014-08-02T12:47:00Z">
              <w:r w:rsidRPr="00EF2860">
                <w:rPr>
                  <w:rFonts w:ascii="Arial" w:hAnsi="Arial" w:cs="Arial"/>
                  <w:sz w:val="20"/>
                  <w:szCs w:val="20"/>
                  <w:rPrChange w:id="2220" w:author="Miguel Centeno Muñoz" w:date="2014-08-02T12:48:00Z">
                    <w:rPr/>
                  </w:rPrChange>
                </w:rPr>
                <w:t>[</w:t>
              </w:r>
            </w:ins>
            <w:ins w:id="2221" w:author="Miguel Centeno Muñoz" w:date="2014-08-02T12:48:00Z">
              <w:r w:rsidRPr="00EF2860">
                <w:rPr>
                  <w:rFonts w:ascii="Arial" w:hAnsi="Arial" w:cs="Arial"/>
                  <w:sz w:val="20"/>
                  <w:szCs w:val="20"/>
                  <w:rPrChange w:id="2222" w:author="Miguel Centeno Muñoz" w:date="2014-08-02T12:48:00Z">
                    <w:rPr/>
                  </w:rPrChange>
                </w:rPr>
                <w:t>IRQ-0003</w:t>
              </w:r>
            </w:ins>
            <w:ins w:id="2223" w:author="Miguel Centeno Muñoz" w:date="2014-08-02T12:47:00Z">
              <w:r w:rsidRPr="00EF2860">
                <w:rPr>
                  <w:rFonts w:ascii="Arial" w:hAnsi="Arial" w:cs="Arial"/>
                  <w:sz w:val="20"/>
                  <w:szCs w:val="20"/>
                  <w:rPrChange w:id="2224" w:author="Miguel Centeno Muñoz" w:date="2014-08-02T12:48:00Z">
                    <w:rPr/>
                  </w:rPrChange>
                </w:rPr>
                <w:t>]</w:t>
              </w:r>
            </w:ins>
            <w:ins w:id="2225" w:author="Miguel Centeno Muñoz" w:date="2014-08-02T12:48:00Z">
              <w:r w:rsidRPr="00EF2860">
                <w:rPr>
                  <w:rFonts w:ascii="Arial" w:hAnsi="Arial" w:cs="Arial"/>
                  <w:sz w:val="20"/>
                  <w:szCs w:val="20"/>
                  <w:rPrChange w:id="2226" w:author="Miguel Centeno Muñoz" w:date="2014-08-02T12:48:00Z">
                    <w:rPr/>
                  </w:rPrChange>
                </w:rPr>
                <w:t xml:space="preserve"> Información Categoría Ruta</w:t>
              </w:r>
            </w:ins>
          </w:p>
          <w:p w:rsidR="00EF2860" w:rsidRP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27" w:author="Miguel Centeno Muñoz" w:date="2014-08-02T12:48:00Z">
                  <w:rPr>
                    <w:rFonts w:eastAsiaTheme="minorHAnsi" w:cstheme="minorBidi"/>
                    <w:color w:val="auto"/>
                  </w:rPr>
                </w:rPrChange>
              </w:rPr>
              <w:pPrChange w:id="222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29" w:author="Miguel Centeno Muñoz" w:date="2014-08-02T12:49:00Z">
              <w:r>
                <w:rPr>
                  <w:rFonts w:ascii="Arial" w:hAnsi="Arial" w:cs="Arial"/>
                  <w:sz w:val="20"/>
                  <w:szCs w:val="20"/>
                </w:rPr>
                <w:t>[OBJ-0002] Gestión de Rutas</w:t>
              </w:r>
            </w:ins>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230" w:author="Miguel Centeno Muñoz" w:date="2014-07-27T13:22:00Z">
              <w:tcPr>
                <w:tcW w:w="0" w:type="auto"/>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231"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232"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33"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233"/>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34"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234"/>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35"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235"/>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36"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236"/>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37"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38" w:author="Miguel Centeno Muñoz" w:date="2014-08-02T12:40:00Z">
          <w:tblPr>
            <w:tblStyle w:val="Listamedia2-nfasis2"/>
            <w:tblW w:w="5000" w:type="pct"/>
            <w:tblLook w:val="04A0" w:firstRow="1" w:lastRow="0" w:firstColumn="1" w:lastColumn="0" w:noHBand="0" w:noVBand="1"/>
          </w:tblPr>
        </w:tblPrChange>
      </w:tblPr>
      <w:tblGrid>
        <w:gridCol w:w="1595"/>
        <w:gridCol w:w="695"/>
        <w:gridCol w:w="6855"/>
        <w:tblGridChange w:id="2239">
          <w:tblGrid>
            <w:gridCol w:w="1594"/>
            <w:gridCol w:w="695"/>
            <w:gridCol w:w="6856"/>
          </w:tblGrid>
        </w:tblGridChange>
      </w:tblGrid>
      <w:tr w:rsidR="005C7CFD" w:rsidDel="009D51C8" w:rsidTr="009D51C8">
        <w:trPr>
          <w:cnfStyle w:val="100000000000" w:firstRow="1" w:lastRow="0" w:firstColumn="0" w:lastColumn="0" w:oddVBand="0" w:evenVBand="0" w:oddHBand="0" w:evenHBand="0" w:firstRowFirstColumn="0" w:firstRowLastColumn="0" w:lastRowFirstColumn="0" w:lastRowLastColumn="0"/>
          <w:del w:id="2240" w:author="Miguel Centeno Muñoz" w:date="2014-08-02T12:40:00Z"/>
        </w:trPr>
        <w:tc>
          <w:tcPr>
            <w:cnfStyle w:val="001000000100" w:firstRow="0" w:lastRow="0" w:firstColumn="1" w:lastColumn="0" w:oddVBand="0" w:evenVBand="0" w:oddHBand="0" w:evenHBand="0" w:firstRowFirstColumn="1" w:firstRowLastColumn="0" w:lastRowFirstColumn="0" w:lastRowLastColumn="0"/>
            <w:tcW w:w="0" w:type="auto"/>
            <w:tcPrChange w:id="2241" w:author="Miguel Centeno Muñoz" w:date="2014-08-02T12:40:00Z">
              <w:tcPr>
                <w:tcW w:w="0" w:type="auto"/>
              </w:tcPr>
            </w:tcPrChange>
          </w:tcPr>
          <w:p w:rsidR="005C7CFD" w:rsidDel="009D51C8" w:rsidRDefault="005C7CFD" w:rsidP="005E20C8">
            <w:pPr>
              <w:cnfStyle w:val="101000000100" w:firstRow="1" w:lastRow="0" w:firstColumn="1" w:lastColumn="0" w:oddVBand="0" w:evenVBand="0" w:oddHBand="0" w:evenHBand="0" w:firstRowFirstColumn="1" w:firstRowLastColumn="0" w:lastRowFirstColumn="0" w:lastRowLastColumn="0"/>
              <w:rPr>
                <w:del w:id="2242" w:author="Miguel Centeno Muñoz" w:date="2014-08-02T12:40:00Z"/>
                <w:rFonts w:ascii="Arial" w:hAnsi="Arial" w:cs="Arial"/>
                <w:sz w:val="20"/>
                <w:szCs w:val="20"/>
              </w:rPr>
            </w:pPr>
            <w:bookmarkStart w:id="2243" w:name="UC-0005"/>
            <w:moveFromRangeStart w:id="2244" w:author="Miguel Centeno Muñoz" w:date="2014-07-27T22:20:00Z" w:name="move394262949"/>
            <w:moveFrom w:id="2245" w:author="Miguel Centeno Muñoz" w:date="2014-07-27T22:20:00Z">
              <w:del w:id="2246" w:author="Miguel Centeno Muñoz" w:date="2014-08-02T12:40:00Z">
                <w:r w:rsidDel="009D51C8">
                  <w:rPr>
                    <w:rFonts w:ascii="Arial" w:hAnsi="Arial" w:cs="Arial"/>
                    <w:b/>
                    <w:bCs/>
                    <w:sz w:val="20"/>
                    <w:szCs w:val="20"/>
                  </w:rPr>
                  <w:delText>UC-0005</w:delText>
                </w:r>
              </w:del>
            </w:moveFrom>
          </w:p>
        </w:tc>
        <w:tc>
          <w:tcPr>
            <w:tcW w:w="4128" w:type="pct"/>
            <w:gridSpan w:val="2"/>
            <w:tcPrChange w:id="2247" w:author="Miguel Centeno Muñoz" w:date="2014-08-02T12:40:00Z">
              <w:tcPr>
                <w:tcW w:w="4183" w:type="pct"/>
                <w:gridSpan w:val="2"/>
              </w:tcPr>
            </w:tcPrChange>
          </w:tcPr>
          <w:p w:rsidR="005C7CFD" w:rsidDel="009D51C8" w:rsidRDefault="005C7CFD" w:rsidP="005E20C8">
            <w:pPr>
              <w:cnfStyle w:val="100000000000" w:firstRow="1" w:lastRow="0" w:firstColumn="0" w:lastColumn="0" w:oddVBand="0" w:evenVBand="0" w:oddHBand="0" w:evenHBand="0" w:firstRowFirstColumn="0" w:firstRowLastColumn="0" w:lastRowFirstColumn="0" w:lastRowLastColumn="0"/>
              <w:rPr>
                <w:del w:id="2248" w:author="Miguel Centeno Muñoz" w:date="2014-08-02T12:40:00Z"/>
                <w:rFonts w:ascii="Arial" w:hAnsi="Arial" w:cs="Arial"/>
                <w:sz w:val="20"/>
                <w:szCs w:val="20"/>
              </w:rPr>
            </w:pPr>
            <w:moveFrom w:id="2249" w:author="Miguel Centeno Muñoz" w:date="2014-07-27T22:20:00Z">
              <w:del w:id="2250" w:author="Miguel Centeno Muñoz" w:date="2014-08-02T12:40:00Z">
                <w:r w:rsidDel="009D51C8">
                  <w:rPr>
                    <w:rFonts w:ascii="Arial" w:hAnsi="Arial" w:cs="Arial"/>
                    <w:b/>
                    <w:bCs/>
                    <w:sz w:val="20"/>
                    <w:szCs w:val="20"/>
                  </w:rPr>
                  <w:delText>Modificación ruta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5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52"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53" w:author="Miguel Centeno Muñoz" w:date="2014-08-02T12:40:00Z"/>
                <w:rFonts w:ascii="Arial" w:hAnsi="Arial" w:cs="Arial"/>
                <w:sz w:val="20"/>
                <w:szCs w:val="20"/>
              </w:rPr>
            </w:pPr>
            <w:moveFrom w:id="2254" w:author="Miguel Centeno Muñoz" w:date="2014-07-27T22:20:00Z">
              <w:del w:id="2255" w:author="Miguel Centeno Muñoz" w:date="2014-08-02T12:40:00Z">
                <w:r w:rsidDel="009D51C8">
                  <w:rPr>
                    <w:rFonts w:ascii="Arial" w:hAnsi="Arial" w:cs="Arial"/>
                    <w:b/>
                    <w:bCs/>
                    <w:sz w:val="20"/>
                    <w:szCs w:val="20"/>
                  </w:rPr>
                  <w:delText>Versión</w:delText>
                </w:r>
              </w:del>
            </w:moveFrom>
          </w:p>
        </w:tc>
        <w:tc>
          <w:tcPr>
            <w:tcW w:w="0" w:type="auto"/>
            <w:gridSpan w:val="2"/>
            <w:tcPrChange w:id="2256"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57" w:author="Miguel Centeno Muñoz" w:date="2014-08-02T12:40:00Z"/>
                <w:rFonts w:ascii="Arial" w:hAnsi="Arial" w:cs="Arial"/>
                <w:sz w:val="20"/>
                <w:szCs w:val="20"/>
              </w:rPr>
            </w:pPr>
            <w:moveFrom w:id="2258" w:author="Miguel Centeno Muñoz" w:date="2014-07-27T22:20:00Z">
              <w:del w:id="2259" w:author="Miguel Centeno Muñoz" w:date="2014-08-02T12:40:00Z">
                <w:r w:rsidDel="009D51C8">
                  <w:rPr>
                    <w:rFonts w:ascii="Arial" w:hAnsi="Arial" w:cs="Arial"/>
                    <w:sz w:val="20"/>
                    <w:szCs w:val="20"/>
                  </w:rPr>
                  <w:delText xml:space="preserve">1.0 ( 25/06/2014 ) </w:delText>
                </w:r>
              </w:del>
            </w:moveFrom>
          </w:p>
        </w:tc>
      </w:tr>
      <w:tr w:rsidR="005C7CFD" w:rsidDel="009D51C8" w:rsidTr="009D51C8">
        <w:trPr>
          <w:del w:id="226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61" w:author="Miguel Centeno Muñoz" w:date="2014-08-02T12:40:00Z">
              <w:tcPr>
                <w:tcW w:w="0" w:type="auto"/>
              </w:tcPr>
            </w:tcPrChange>
          </w:tcPr>
          <w:p w:rsidR="005C7CFD" w:rsidDel="009D51C8" w:rsidRDefault="005C7CFD" w:rsidP="005E20C8">
            <w:pPr>
              <w:rPr>
                <w:del w:id="2262" w:author="Miguel Centeno Muñoz" w:date="2014-08-02T12:40:00Z"/>
                <w:rFonts w:ascii="Arial" w:hAnsi="Arial" w:cs="Arial"/>
                <w:sz w:val="20"/>
                <w:szCs w:val="20"/>
              </w:rPr>
            </w:pPr>
            <w:moveFrom w:id="2263" w:author="Miguel Centeno Muñoz" w:date="2014-07-27T22:20:00Z">
              <w:del w:id="2264" w:author="Miguel Centeno Muñoz" w:date="2014-08-02T12:40:00Z">
                <w:r w:rsidDel="009D51C8">
                  <w:rPr>
                    <w:rFonts w:ascii="Arial" w:hAnsi="Arial" w:cs="Arial"/>
                    <w:b/>
                    <w:bCs/>
                    <w:sz w:val="20"/>
                    <w:szCs w:val="20"/>
                  </w:rPr>
                  <w:delText>Autores</w:delText>
                </w:r>
              </w:del>
            </w:moveFrom>
          </w:p>
        </w:tc>
        <w:bookmarkEnd w:id="2243"/>
        <w:tc>
          <w:tcPr>
            <w:tcW w:w="0" w:type="auto"/>
            <w:gridSpan w:val="2"/>
            <w:tcPrChange w:id="2265" w:author="Miguel Centeno Muñoz" w:date="2014-08-02T12:40:00Z">
              <w:tcPr>
                <w:tcW w:w="0" w:type="auto"/>
                <w:gridSpan w:val="2"/>
              </w:tcPr>
            </w:tcPrChange>
          </w:tcPr>
          <w:p w:rsidR="005C7CFD" w:rsidDel="009D51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266" w:author="Miguel Centeno Muñoz" w:date="2014-08-02T12:40:00Z"/>
                <w:rFonts w:ascii="Arial" w:hAnsi="Arial" w:cs="Arial"/>
                <w:sz w:val="20"/>
                <w:szCs w:val="20"/>
              </w:rPr>
            </w:pPr>
            <w:moveFrom w:id="2267" w:author="Miguel Centeno Muñoz" w:date="2014-07-27T22:20:00Z">
              <w:del w:id="2268" w:author="Miguel Centeno Muñoz" w:date="2014-08-02T12:40:00Z">
                <w:r w:rsidRPr="005C7CFD" w:rsidDel="009D51C8">
                  <w:rPr>
                    <w:rFonts w:ascii="Arial" w:hAnsi="Arial" w:cs="Arial"/>
                    <w:sz w:val="20"/>
                    <w:szCs w:val="20"/>
                  </w:rPr>
                  <w:delText>Miguel Centeno Muñoz</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6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70"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71" w:author="Miguel Centeno Muñoz" w:date="2014-08-02T12:40:00Z"/>
                <w:rFonts w:ascii="Arial" w:hAnsi="Arial" w:cs="Arial"/>
                <w:sz w:val="20"/>
                <w:szCs w:val="20"/>
              </w:rPr>
            </w:pPr>
            <w:moveFrom w:id="2272" w:author="Miguel Centeno Muñoz" w:date="2014-07-27T22:20:00Z">
              <w:del w:id="2273" w:author="Miguel Centeno Muñoz" w:date="2014-08-02T12:40:00Z">
                <w:r w:rsidDel="009D51C8">
                  <w:rPr>
                    <w:rFonts w:ascii="Arial" w:hAnsi="Arial" w:cs="Arial"/>
                    <w:b/>
                    <w:bCs/>
                    <w:sz w:val="20"/>
                    <w:szCs w:val="20"/>
                  </w:rPr>
                  <w:delText>Fuentes</w:delText>
                </w:r>
              </w:del>
            </w:moveFrom>
          </w:p>
        </w:tc>
        <w:tc>
          <w:tcPr>
            <w:tcW w:w="0" w:type="auto"/>
            <w:gridSpan w:val="2"/>
            <w:tcPrChange w:id="2274" w:author="Miguel Centeno Muñoz" w:date="2014-08-02T12:40:00Z">
              <w:tcPr>
                <w:tcW w:w="0" w:type="auto"/>
                <w:gridSpan w:val="2"/>
              </w:tcPr>
            </w:tcPrChange>
          </w:tcPr>
          <w:p w:rsidR="005C7CFD" w:rsidDel="009D51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275" w:author="Miguel Centeno Muñoz" w:date="2014-08-02T12:40:00Z"/>
                <w:rFonts w:ascii="Arial" w:hAnsi="Arial" w:cs="Arial"/>
                <w:sz w:val="20"/>
                <w:szCs w:val="20"/>
              </w:rPr>
            </w:pPr>
            <w:moveFrom w:id="2276" w:author="Miguel Centeno Muñoz" w:date="2014-07-27T22:20:00Z">
              <w:del w:id="2277" w:author="Miguel Centeno Muñoz" w:date="2014-08-02T12:40:00Z">
                <w:r w:rsidRPr="005C7CFD" w:rsidDel="009D51C8">
                  <w:rPr>
                    <w:rFonts w:ascii="Arial" w:hAnsi="Arial" w:cs="Arial"/>
                    <w:sz w:val="20"/>
                    <w:szCs w:val="20"/>
                  </w:rPr>
                  <w:delText>Sergio Segura Rueda</w:delText>
                </w:r>
                <w:r w:rsidDel="009D51C8">
                  <w:rPr>
                    <w:rFonts w:ascii="Arial" w:hAnsi="Arial" w:cs="Arial"/>
                    <w:sz w:val="20"/>
                    <w:szCs w:val="20"/>
                  </w:rPr>
                  <w:delText xml:space="preserve"> </w:delText>
                </w:r>
              </w:del>
            </w:moveFrom>
          </w:p>
        </w:tc>
      </w:tr>
      <w:tr w:rsidR="005C7CFD" w:rsidDel="009D51C8" w:rsidTr="009D51C8">
        <w:trPr>
          <w:del w:id="227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79" w:author="Miguel Centeno Muñoz" w:date="2014-08-02T12:40:00Z">
              <w:tcPr>
                <w:tcW w:w="0" w:type="auto"/>
              </w:tcPr>
            </w:tcPrChange>
          </w:tcPr>
          <w:p w:rsidR="005C7CFD" w:rsidDel="009D51C8" w:rsidRDefault="005C7CFD" w:rsidP="005E20C8">
            <w:pPr>
              <w:rPr>
                <w:del w:id="2280" w:author="Miguel Centeno Muñoz" w:date="2014-08-02T12:40:00Z"/>
                <w:rFonts w:ascii="Arial" w:hAnsi="Arial" w:cs="Arial"/>
                <w:sz w:val="20"/>
                <w:szCs w:val="20"/>
              </w:rPr>
            </w:pPr>
            <w:moveFrom w:id="2281" w:author="Miguel Centeno Muñoz" w:date="2014-07-27T22:20:00Z">
              <w:del w:id="2282" w:author="Miguel Centeno Muñoz" w:date="2014-08-02T12:40:00Z">
                <w:r w:rsidDel="009D51C8">
                  <w:rPr>
                    <w:rFonts w:ascii="Arial" w:hAnsi="Arial" w:cs="Arial"/>
                    <w:b/>
                    <w:bCs/>
                    <w:sz w:val="20"/>
                    <w:szCs w:val="20"/>
                  </w:rPr>
                  <w:delText>Dependencias</w:delText>
                </w:r>
              </w:del>
            </w:moveFrom>
          </w:p>
        </w:tc>
        <w:tc>
          <w:tcPr>
            <w:tcW w:w="0" w:type="auto"/>
            <w:gridSpan w:val="2"/>
            <w:tcPrChange w:id="2283" w:author="Miguel Centeno Muñoz" w:date="2014-08-02T12:40:00Z">
              <w:tcPr>
                <w:tcW w:w="0" w:type="auto"/>
                <w:gridSpan w:val="2"/>
              </w:tcPr>
            </w:tcPrChange>
          </w:tcPr>
          <w:p w:rsidR="005C7CFD" w:rsidDel="009D51C8" w:rsidRDefault="005C7CFD" w:rsidP="005E20C8">
            <w:pPr>
              <w:jc w:val="left"/>
              <w:cnfStyle w:val="000000000000" w:firstRow="0" w:lastRow="0" w:firstColumn="0" w:lastColumn="0" w:oddVBand="0" w:evenVBand="0" w:oddHBand="0" w:evenHBand="0" w:firstRowFirstColumn="0" w:firstRowLastColumn="0" w:lastRowFirstColumn="0" w:lastRowLastColumn="0"/>
              <w:rPr>
                <w:del w:id="2284" w:author="Miguel Centeno Muñoz" w:date="2014-08-02T12:40:00Z"/>
                <w:rFonts w:ascii="Arial" w:hAnsi="Arial" w:cs="Arial"/>
                <w:sz w:val="20"/>
                <w:szCs w:val="20"/>
              </w:rPr>
            </w:pPr>
            <w:moveFrom w:id="2285" w:author="Miguel Centeno Muñoz" w:date="2014-07-27T22:20:00Z">
              <w:del w:id="2286"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[OBJ-0006] Modificación de una Ruta</w:delText>
                </w:r>
                <w:r w:rsidDel="009D51C8">
                  <w:rPr>
                    <w:rFonts w:ascii="Arial" w:hAnsi="Arial" w:cs="Arial"/>
                    <w:sz w:val="20"/>
                    <w:szCs w:val="20"/>
                  </w:rPr>
                  <w:delText xml:space="preserve"> </w:delText>
                </w:r>
              </w:del>
            </w:moveFrom>
          </w:p>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287" w:author="Miguel Centeno Muñoz" w:date="2014-08-02T12:40:00Z"/>
                <w:rFonts w:ascii="Arial" w:hAnsi="Arial" w:cs="Arial"/>
                <w:sz w:val="20"/>
                <w:szCs w:val="20"/>
              </w:rPr>
            </w:pPr>
            <w:moveFrom w:id="2288" w:author="Miguel Centeno Muñoz" w:date="2014-07-27T22:20:00Z">
              <w:del w:id="2289"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[OBJ-0004] Gestión de Rutas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9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91"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92" w:author="Miguel Centeno Muñoz" w:date="2014-08-02T12:40:00Z"/>
                <w:rFonts w:ascii="Arial" w:hAnsi="Arial" w:cs="Arial"/>
                <w:sz w:val="20"/>
                <w:szCs w:val="20"/>
              </w:rPr>
            </w:pPr>
            <w:moveFrom w:id="2293" w:author="Miguel Centeno Muñoz" w:date="2014-07-27T22:20:00Z">
              <w:del w:id="2294" w:author="Miguel Centeno Muñoz" w:date="2014-08-02T12:40:00Z">
                <w:r w:rsidDel="009D51C8">
                  <w:rPr>
                    <w:rFonts w:ascii="Arial" w:hAnsi="Arial" w:cs="Arial"/>
                    <w:b/>
                    <w:bCs/>
                    <w:sz w:val="20"/>
                    <w:szCs w:val="20"/>
                  </w:rPr>
                  <w:delText>Descripción</w:delText>
                </w:r>
              </w:del>
            </w:moveFrom>
          </w:p>
        </w:tc>
        <w:tc>
          <w:tcPr>
            <w:tcW w:w="0" w:type="auto"/>
            <w:gridSpan w:val="2"/>
            <w:tcPrChange w:id="2295"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96" w:author="Miguel Centeno Muñoz" w:date="2014-08-02T12:40:00Z"/>
                <w:rFonts w:ascii="Arial" w:hAnsi="Arial" w:cs="Arial"/>
                <w:sz w:val="20"/>
                <w:szCs w:val="20"/>
              </w:rPr>
            </w:pPr>
            <w:moveFrom w:id="2297" w:author="Miguel Centeno Muñoz" w:date="2014-07-27T22:20:00Z">
              <w:del w:id="2298" w:author="Miguel Centeno Muñoz" w:date="2014-08-02T12:40:00Z">
                <w:r w:rsidDel="009D51C8">
                  <w:rPr>
                    <w:rFonts w:ascii="Arial" w:hAnsi="Arial" w:cs="Arial"/>
                    <w:sz w:val="20"/>
                    <w:szCs w:val="20"/>
                  </w:rPr>
                  <w:delText xml:space="preserve">El sistema deberá comportarse tal como se describe en el siguiente caso de uso cuando </w:delText>
                </w:r>
                <w:r w:rsidDel="009D51C8">
                  <w:rPr>
                    <w:rStyle w:val="nfasis"/>
                    <w:rFonts w:ascii="Arial" w:hAnsi="Arial" w:cs="Arial"/>
                  </w:rPr>
                  <w:delText>el usuario solicita modificar la información referente a una ruta</w:delText>
                </w:r>
                <w:r w:rsidDel="009D51C8">
                  <w:rPr>
                    <w:rFonts w:ascii="Arial" w:hAnsi="Arial" w:cs="Arial"/>
                    <w:sz w:val="20"/>
                    <w:szCs w:val="20"/>
                  </w:rPr>
                  <w:delText xml:space="preserve"> </w:delText>
                </w:r>
              </w:del>
            </w:moveFrom>
          </w:p>
        </w:tc>
      </w:tr>
      <w:tr w:rsidR="005C7CFD" w:rsidDel="009D51C8" w:rsidTr="009D51C8">
        <w:trPr>
          <w:del w:id="229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00" w:author="Miguel Centeno Muñoz" w:date="2014-08-02T12:40:00Z">
              <w:tcPr>
                <w:tcW w:w="0" w:type="auto"/>
              </w:tcPr>
            </w:tcPrChange>
          </w:tcPr>
          <w:p w:rsidR="005C7CFD" w:rsidDel="009D51C8" w:rsidRDefault="005C7CFD" w:rsidP="005E20C8">
            <w:pPr>
              <w:rPr>
                <w:del w:id="2301" w:author="Miguel Centeno Muñoz" w:date="2014-08-02T12:40:00Z"/>
                <w:rFonts w:ascii="Arial" w:hAnsi="Arial" w:cs="Arial"/>
                <w:sz w:val="20"/>
                <w:szCs w:val="20"/>
              </w:rPr>
            </w:pPr>
            <w:moveFrom w:id="2302" w:author="Miguel Centeno Muñoz" w:date="2014-07-27T22:20:00Z">
              <w:del w:id="2303" w:author="Miguel Centeno Muñoz" w:date="2014-08-02T12:40:00Z">
                <w:r w:rsidDel="009D51C8">
                  <w:rPr>
                    <w:rFonts w:ascii="Arial" w:hAnsi="Arial" w:cs="Arial"/>
                    <w:b/>
                    <w:bCs/>
                    <w:sz w:val="20"/>
                    <w:szCs w:val="20"/>
                  </w:rPr>
                  <w:delText>Precondición</w:delText>
                </w:r>
              </w:del>
            </w:moveFrom>
          </w:p>
        </w:tc>
        <w:tc>
          <w:tcPr>
            <w:tcW w:w="0" w:type="auto"/>
            <w:gridSpan w:val="2"/>
            <w:tcPrChange w:id="230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05" w:author="Miguel Centeno Muñoz" w:date="2014-08-02T12:40:00Z"/>
                <w:rFonts w:ascii="Arial" w:hAnsi="Arial" w:cs="Arial"/>
                <w:sz w:val="20"/>
                <w:szCs w:val="20"/>
              </w:rPr>
            </w:pPr>
            <w:moveFrom w:id="2306" w:author="Miguel Centeno Muñoz" w:date="2014-07-27T22:20:00Z">
              <w:del w:id="230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0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val="restart"/>
            <w:tcPrChange w:id="2309" w:author="Miguel Centeno Muñoz" w:date="2014-08-02T12:40:00Z">
              <w:tcPr>
                <w:tcW w:w="0" w:type="auto"/>
                <w:vMerge w:val="restart"/>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10" w:author="Miguel Centeno Muñoz" w:date="2014-08-02T12:40:00Z"/>
                <w:rFonts w:ascii="Arial" w:hAnsi="Arial" w:cs="Arial"/>
                <w:sz w:val="20"/>
                <w:szCs w:val="20"/>
              </w:rPr>
            </w:pPr>
            <w:moveFrom w:id="2311" w:author="Miguel Centeno Muñoz" w:date="2014-07-27T22:20:00Z">
              <w:del w:id="2312" w:author="Miguel Centeno Muñoz" w:date="2014-08-02T12:40:00Z">
                <w:r w:rsidDel="009D51C8">
                  <w:rPr>
                    <w:rFonts w:ascii="Arial" w:hAnsi="Arial" w:cs="Arial"/>
                    <w:b/>
                    <w:bCs/>
                    <w:sz w:val="20"/>
                    <w:szCs w:val="20"/>
                  </w:rPr>
                  <w:delText>Secuencia normal</w:delText>
                </w:r>
              </w:del>
            </w:moveFrom>
          </w:p>
        </w:tc>
        <w:tc>
          <w:tcPr>
            <w:tcW w:w="0" w:type="auto"/>
            <w:tcPrChange w:id="2313"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14" w:author="Miguel Centeno Muñoz" w:date="2014-08-02T12:40:00Z"/>
                <w:rFonts w:ascii="Arial" w:hAnsi="Arial" w:cs="Arial"/>
                <w:b/>
                <w:bCs/>
                <w:sz w:val="20"/>
                <w:szCs w:val="20"/>
              </w:rPr>
            </w:pPr>
            <w:moveFrom w:id="2315" w:author="Miguel Centeno Muñoz" w:date="2014-07-27T22:20:00Z">
              <w:del w:id="2316" w:author="Miguel Centeno Muñoz" w:date="2014-08-02T12:40:00Z">
                <w:r w:rsidDel="009D51C8">
                  <w:rPr>
                    <w:rFonts w:ascii="Arial" w:hAnsi="Arial" w:cs="Arial"/>
                    <w:b/>
                    <w:bCs/>
                    <w:sz w:val="20"/>
                    <w:szCs w:val="20"/>
                  </w:rPr>
                  <w:delText>Paso</w:delText>
                </w:r>
              </w:del>
            </w:moveFrom>
          </w:p>
        </w:tc>
        <w:tc>
          <w:tcPr>
            <w:tcW w:w="3748" w:type="pct"/>
            <w:tcPrChange w:id="2317" w:author="Miguel Centeno Muñoz" w:date="2014-08-02T12:40:00Z">
              <w:tcPr>
                <w:tcW w:w="3803" w:type="pct"/>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18" w:author="Miguel Centeno Muñoz" w:date="2014-08-02T12:40:00Z"/>
                <w:rFonts w:ascii="Arial" w:hAnsi="Arial" w:cs="Arial"/>
                <w:b/>
                <w:bCs/>
                <w:sz w:val="20"/>
                <w:szCs w:val="20"/>
              </w:rPr>
            </w:pPr>
            <w:moveFrom w:id="2319" w:author="Miguel Centeno Muñoz" w:date="2014-07-27T22:20:00Z">
              <w:del w:id="2320" w:author="Miguel Centeno Muñoz" w:date="2014-08-02T12:40:00Z">
                <w:r w:rsidDel="009D51C8">
                  <w:rPr>
                    <w:rFonts w:ascii="Arial" w:hAnsi="Arial" w:cs="Arial"/>
                    <w:b/>
                    <w:bCs/>
                    <w:sz w:val="20"/>
                    <w:szCs w:val="20"/>
                  </w:rPr>
                  <w:delText>Acción</w:delText>
                </w:r>
              </w:del>
            </w:moveFrom>
          </w:p>
        </w:tc>
      </w:tr>
      <w:tr w:rsidR="005C7CFD" w:rsidDel="009D51C8" w:rsidTr="009D51C8">
        <w:trPr>
          <w:del w:id="232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22" w:author="Miguel Centeno Muñoz" w:date="2014-08-02T12:40:00Z">
              <w:tcPr>
                <w:tcW w:w="0" w:type="auto"/>
                <w:vMerge/>
              </w:tcPr>
            </w:tcPrChange>
          </w:tcPr>
          <w:p w:rsidR="005C7CFD" w:rsidDel="009D51C8" w:rsidRDefault="005C7CFD" w:rsidP="005E20C8">
            <w:pPr>
              <w:rPr>
                <w:del w:id="2323" w:author="Miguel Centeno Muñoz" w:date="2014-08-02T12:40:00Z"/>
                <w:rFonts w:ascii="Arial" w:hAnsi="Arial" w:cs="Arial"/>
                <w:sz w:val="20"/>
                <w:szCs w:val="20"/>
              </w:rPr>
            </w:pPr>
          </w:p>
        </w:tc>
        <w:tc>
          <w:tcPr>
            <w:tcW w:w="0" w:type="auto"/>
            <w:tcPrChange w:id="2324"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25" w:author="Miguel Centeno Muñoz" w:date="2014-08-02T12:40:00Z"/>
                <w:rFonts w:ascii="Arial" w:hAnsi="Arial" w:cs="Arial"/>
                <w:sz w:val="20"/>
                <w:szCs w:val="20"/>
              </w:rPr>
            </w:pPr>
            <w:bookmarkStart w:id="2326" w:name="STP-0053"/>
            <w:moveFrom w:id="2327" w:author="Miguel Centeno Muñoz" w:date="2014-07-27T22:20:00Z">
              <w:del w:id="2328" w:author="Miguel Centeno Muñoz" w:date="2014-08-02T12:40:00Z">
                <w:r w:rsidDel="009D51C8">
                  <w:rPr>
                    <w:rFonts w:ascii="Arial" w:hAnsi="Arial" w:cs="Arial"/>
                    <w:sz w:val="20"/>
                    <w:szCs w:val="20"/>
                  </w:rPr>
                  <w:delText>1</w:delText>
                </w:r>
              </w:del>
            </w:moveFrom>
          </w:p>
        </w:tc>
        <w:tc>
          <w:tcPr>
            <w:tcW w:w="0" w:type="auto"/>
            <w:tcPrChange w:id="2329"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30" w:author="Miguel Centeno Muñoz" w:date="2014-08-02T12:40:00Z"/>
                <w:rFonts w:ascii="Arial" w:hAnsi="Arial" w:cs="Arial"/>
                <w:sz w:val="20"/>
                <w:szCs w:val="20"/>
              </w:rPr>
            </w:pPr>
            <w:moveFrom w:id="2331" w:author="Miguel Centeno Muñoz" w:date="2014-07-27T22:20:00Z">
              <w:del w:id="2332" w:author="Miguel Centeno Muñoz" w:date="2014-08-02T12:40:00Z">
                <w:r w:rsidDel="009D51C8">
                  <w:rPr>
                    <w:rFonts w:ascii="Arial" w:hAnsi="Arial" w:cs="Arial"/>
                    <w:sz w:val="20"/>
                    <w:szCs w:val="20"/>
                  </w:rPr>
                  <w:delText xml:space="preserve">Se realiza el caso de uso </w:delText>
                </w:r>
                <w:bookmarkEnd w:id="2326"/>
                <w:r w:rsidRPr="005C7CFD" w:rsidDel="009D51C8">
                  <w:rPr>
                    <w:rFonts w:ascii="Arial" w:hAnsi="Arial" w:cs="Arial"/>
                    <w:sz w:val="20"/>
                    <w:szCs w:val="20"/>
                  </w:rPr>
                  <w:delText xml:space="preserve">Identificación de usuario (UC-0001)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3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34"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35" w:author="Miguel Centeno Muñoz" w:date="2014-08-02T12:40:00Z"/>
                <w:rFonts w:ascii="Arial" w:hAnsi="Arial" w:cs="Arial"/>
                <w:sz w:val="20"/>
                <w:szCs w:val="20"/>
              </w:rPr>
            </w:pPr>
            <w:bookmarkStart w:id="2336" w:name="STP-0054" w:colFirst="2" w:colLast="2"/>
          </w:p>
        </w:tc>
        <w:tc>
          <w:tcPr>
            <w:tcW w:w="0" w:type="auto"/>
            <w:tcPrChange w:id="2337"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38" w:author="Miguel Centeno Muñoz" w:date="2014-08-02T12:40:00Z"/>
                <w:rFonts w:ascii="Arial" w:hAnsi="Arial" w:cs="Arial"/>
                <w:sz w:val="20"/>
                <w:szCs w:val="20"/>
              </w:rPr>
            </w:pPr>
            <w:moveFrom w:id="2339" w:author="Miguel Centeno Muñoz" w:date="2014-07-27T22:20:00Z">
              <w:del w:id="2340" w:author="Miguel Centeno Muñoz" w:date="2014-08-02T12:40:00Z">
                <w:r w:rsidDel="009D51C8">
                  <w:rPr>
                    <w:rFonts w:ascii="Arial" w:hAnsi="Arial" w:cs="Arial"/>
                    <w:sz w:val="20"/>
                    <w:szCs w:val="20"/>
                  </w:rPr>
                  <w:delText>2</w:delText>
                </w:r>
              </w:del>
            </w:moveFrom>
          </w:p>
        </w:tc>
        <w:tc>
          <w:tcPr>
            <w:tcW w:w="0" w:type="auto"/>
            <w:tcPrChange w:id="2341"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42" w:author="Miguel Centeno Muñoz" w:date="2014-08-02T12:40:00Z"/>
                <w:rFonts w:ascii="Arial" w:hAnsi="Arial" w:cs="Arial"/>
                <w:sz w:val="20"/>
                <w:szCs w:val="20"/>
              </w:rPr>
            </w:pPr>
            <w:moveFrom w:id="2343" w:author="Miguel Centeno Muñoz" w:date="2014-07-27T22:20:00Z">
              <w:del w:id="2344"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solicita los atributos de la ruta que el usuario desea modificar</w:delText>
                </w:r>
                <w:r w:rsidDel="009D51C8">
                  <w:rPr>
                    <w:rFonts w:ascii="Arial" w:hAnsi="Arial" w:cs="Arial"/>
                    <w:sz w:val="20"/>
                    <w:szCs w:val="20"/>
                  </w:rPr>
                  <w:delText xml:space="preserve"> </w:delText>
                </w:r>
              </w:del>
            </w:moveFrom>
          </w:p>
        </w:tc>
      </w:tr>
      <w:bookmarkEnd w:id="2336"/>
      <w:tr w:rsidR="005C7CFD" w:rsidDel="009D51C8" w:rsidTr="009D51C8">
        <w:trPr>
          <w:del w:id="234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46" w:author="Miguel Centeno Muñoz" w:date="2014-08-02T12:40:00Z">
              <w:tcPr>
                <w:tcW w:w="0" w:type="auto"/>
                <w:vMerge/>
              </w:tcPr>
            </w:tcPrChange>
          </w:tcPr>
          <w:p w:rsidR="005C7CFD" w:rsidDel="009D51C8" w:rsidRDefault="005C7CFD" w:rsidP="005E20C8">
            <w:pPr>
              <w:rPr>
                <w:del w:id="2347" w:author="Miguel Centeno Muñoz" w:date="2014-08-02T12:40:00Z"/>
                <w:rFonts w:ascii="Arial" w:hAnsi="Arial" w:cs="Arial"/>
                <w:sz w:val="20"/>
                <w:szCs w:val="20"/>
              </w:rPr>
            </w:pPr>
          </w:p>
        </w:tc>
        <w:tc>
          <w:tcPr>
            <w:tcW w:w="0" w:type="auto"/>
            <w:tcPrChange w:id="2348"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49" w:author="Miguel Centeno Muñoz" w:date="2014-08-02T12:40:00Z"/>
                <w:rFonts w:ascii="Arial" w:hAnsi="Arial" w:cs="Arial"/>
                <w:sz w:val="20"/>
                <w:szCs w:val="20"/>
              </w:rPr>
            </w:pPr>
            <w:bookmarkStart w:id="2350" w:name="STP-0055"/>
            <w:moveFrom w:id="2351" w:author="Miguel Centeno Muñoz" w:date="2014-07-27T22:20:00Z">
              <w:del w:id="2352" w:author="Miguel Centeno Muñoz" w:date="2014-08-02T12:40:00Z">
                <w:r w:rsidDel="009D51C8">
                  <w:rPr>
                    <w:rFonts w:ascii="Arial" w:hAnsi="Arial" w:cs="Arial"/>
                    <w:sz w:val="20"/>
                    <w:szCs w:val="20"/>
                  </w:rPr>
                  <w:delText>3</w:delText>
                </w:r>
              </w:del>
            </w:moveFrom>
          </w:p>
        </w:tc>
        <w:tc>
          <w:tcPr>
            <w:tcW w:w="0" w:type="auto"/>
            <w:tcPrChange w:id="2353"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54" w:author="Miguel Centeno Muñoz" w:date="2014-08-02T12:40:00Z"/>
                <w:rFonts w:ascii="Arial" w:hAnsi="Arial" w:cs="Arial"/>
                <w:sz w:val="20"/>
                <w:szCs w:val="20"/>
              </w:rPr>
            </w:pPr>
            <w:moveFrom w:id="2355" w:author="Miguel Centeno Muñoz" w:date="2014-07-27T22:20:00Z">
              <w:del w:id="2356" w:author="Miguel Centeno Muñoz" w:date="2014-08-02T12:40:00Z">
                <w:r w:rsidDel="009D51C8">
                  <w:rPr>
                    <w:rFonts w:ascii="Arial" w:hAnsi="Arial" w:cs="Arial"/>
                    <w:sz w:val="20"/>
                    <w:szCs w:val="20"/>
                  </w:rPr>
                  <w:delText>Si</w:delText>
                </w:r>
                <w:r w:rsidDel="009D51C8">
                  <w:rPr>
                    <w:rStyle w:val="nfasis"/>
                    <w:rFonts w:ascii="Arial" w:hAnsi="Arial" w:cs="Arial"/>
                  </w:rPr>
                  <w:delText xml:space="preserve"> el atributo de la ruta que desea modificar es fichero ruta, </w:delText>
                </w:r>
                <w:r w:rsidDel="009D51C8">
                  <w:rPr>
                    <w:rFonts w:ascii="Arial" w:hAnsi="Arial" w:cs="Arial"/>
                    <w:sz w:val="20"/>
                    <w:szCs w:val="20"/>
                  </w:rPr>
                  <w:delText>el actor</w:delText>
                </w:r>
                <w:bookmarkEnd w:id="2350"/>
                <w:r w:rsidRPr="005C7CFD" w:rsidDel="009D51C8">
                  <w:rPr>
                    <w:rFonts w:ascii="Arial" w:hAnsi="Arial" w:cs="Arial"/>
                    <w:sz w:val="20"/>
                    <w:szCs w:val="20"/>
                  </w:rPr>
                  <w:delText xml:space="preserve"> Usuario (ACT-0001) </w:delText>
                </w:r>
                <w:r w:rsidDel="009D51C8">
                  <w:rPr>
                    <w:rStyle w:val="nfasis"/>
                    <w:rFonts w:ascii="Arial" w:hAnsi="Arial" w:cs="Arial"/>
                  </w:rPr>
                  <w:delText>busca el nuevo fichero a registrar en su equipo mediante el explorador de archivos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5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58"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59" w:author="Miguel Centeno Muñoz" w:date="2014-08-02T12:40:00Z"/>
                <w:rFonts w:ascii="Arial" w:hAnsi="Arial" w:cs="Arial"/>
                <w:sz w:val="20"/>
                <w:szCs w:val="20"/>
              </w:rPr>
            </w:pPr>
            <w:bookmarkStart w:id="2360" w:name="STP-0056" w:colFirst="2" w:colLast="2"/>
          </w:p>
        </w:tc>
        <w:tc>
          <w:tcPr>
            <w:tcW w:w="0" w:type="auto"/>
            <w:tcPrChange w:id="2361"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62" w:author="Miguel Centeno Muñoz" w:date="2014-08-02T12:40:00Z"/>
                <w:rFonts w:ascii="Arial" w:hAnsi="Arial" w:cs="Arial"/>
                <w:sz w:val="20"/>
                <w:szCs w:val="20"/>
              </w:rPr>
            </w:pPr>
            <w:moveFrom w:id="2363" w:author="Miguel Centeno Muñoz" w:date="2014-07-27T22:20:00Z">
              <w:del w:id="2364" w:author="Miguel Centeno Muñoz" w:date="2014-08-02T12:40:00Z">
                <w:r w:rsidDel="009D51C8">
                  <w:rPr>
                    <w:rFonts w:ascii="Arial" w:hAnsi="Arial" w:cs="Arial"/>
                    <w:sz w:val="20"/>
                    <w:szCs w:val="20"/>
                  </w:rPr>
                  <w:delText>4</w:delText>
                </w:r>
              </w:del>
            </w:moveFrom>
          </w:p>
        </w:tc>
        <w:tc>
          <w:tcPr>
            <w:tcW w:w="0" w:type="auto"/>
            <w:tcPrChange w:id="2365"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66" w:author="Miguel Centeno Muñoz" w:date="2014-08-02T12:40:00Z"/>
                <w:rFonts w:ascii="Arial" w:hAnsi="Arial" w:cs="Arial"/>
                <w:sz w:val="20"/>
                <w:szCs w:val="20"/>
              </w:rPr>
            </w:pPr>
            <w:moveFrom w:id="2367" w:author="Miguel Centeno Muñoz" w:date="2014-07-27T22:20:00Z">
              <w:del w:id="2368"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el sistema registra los cambios realizados por el usuario a la ruta mostrando un mensaje de confirmación</w:delText>
                </w:r>
                <w:r w:rsidDel="009D51C8">
                  <w:rPr>
                    <w:rFonts w:ascii="Arial" w:hAnsi="Arial" w:cs="Arial"/>
                    <w:sz w:val="20"/>
                    <w:szCs w:val="20"/>
                  </w:rPr>
                  <w:delText xml:space="preserve"> </w:delText>
                </w:r>
              </w:del>
            </w:moveFrom>
          </w:p>
        </w:tc>
      </w:tr>
      <w:bookmarkEnd w:id="2360"/>
      <w:tr w:rsidR="005C7CFD" w:rsidDel="009D51C8" w:rsidTr="009D51C8">
        <w:trPr>
          <w:del w:id="236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70" w:author="Miguel Centeno Muñoz" w:date="2014-08-02T12:40:00Z">
              <w:tcPr>
                <w:tcW w:w="0" w:type="auto"/>
              </w:tcPr>
            </w:tcPrChange>
          </w:tcPr>
          <w:p w:rsidR="005C7CFD" w:rsidDel="009D51C8" w:rsidRDefault="005C7CFD" w:rsidP="005E20C8">
            <w:pPr>
              <w:rPr>
                <w:del w:id="2371" w:author="Miguel Centeno Muñoz" w:date="2014-08-02T12:40:00Z"/>
                <w:rFonts w:ascii="Arial" w:hAnsi="Arial" w:cs="Arial"/>
                <w:sz w:val="20"/>
                <w:szCs w:val="20"/>
              </w:rPr>
            </w:pPr>
            <w:moveFrom w:id="2372" w:author="Miguel Centeno Muñoz" w:date="2014-07-27T22:20:00Z">
              <w:del w:id="2373" w:author="Miguel Centeno Muñoz" w:date="2014-08-02T12:40:00Z">
                <w:r w:rsidDel="009D51C8">
                  <w:rPr>
                    <w:rFonts w:ascii="Arial" w:hAnsi="Arial" w:cs="Arial"/>
                    <w:b/>
                    <w:bCs/>
                    <w:sz w:val="20"/>
                    <w:szCs w:val="20"/>
                  </w:rPr>
                  <w:delText>Postcondición</w:delText>
                </w:r>
              </w:del>
            </w:moveFrom>
          </w:p>
        </w:tc>
        <w:tc>
          <w:tcPr>
            <w:tcW w:w="0" w:type="auto"/>
            <w:gridSpan w:val="2"/>
            <w:tcPrChange w:id="237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75" w:author="Miguel Centeno Muñoz" w:date="2014-08-02T12:40:00Z"/>
                <w:rFonts w:ascii="Arial" w:hAnsi="Arial" w:cs="Arial"/>
                <w:sz w:val="20"/>
                <w:szCs w:val="20"/>
              </w:rPr>
            </w:pPr>
            <w:moveFrom w:id="2376" w:author="Miguel Centeno Muñoz" w:date="2014-07-27T22:20:00Z">
              <w:del w:id="237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7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79"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80" w:author="Miguel Centeno Muñoz" w:date="2014-08-02T12:40:00Z"/>
                <w:rFonts w:ascii="Arial" w:hAnsi="Arial" w:cs="Arial"/>
                <w:sz w:val="20"/>
                <w:szCs w:val="20"/>
              </w:rPr>
            </w:pPr>
            <w:moveFrom w:id="2381" w:author="Miguel Centeno Muñoz" w:date="2014-07-27T22:20:00Z">
              <w:del w:id="2382" w:author="Miguel Centeno Muñoz" w:date="2014-08-02T12:40:00Z">
                <w:r w:rsidDel="009D51C8">
                  <w:rPr>
                    <w:rFonts w:ascii="Arial" w:hAnsi="Arial" w:cs="Arial"/>
                    <w:b/>
                    <w:bCs/>
                    <w:sz w:val="20"/>
                    <w:szCs w:val="20"/>
                  </w:rPr>
                  <w:delText>Importancia</w:delText>
                </w:r>
              </w:del>
            </w:moveFrom>
          </w:p>
        </w:tc>
        <w:tc>
          <w:tcPr>
            <w:tcW w:w="0" w:type="auto"/>
            <w:gridSpan w:val="2"/>
            <w:tcPrChange w:id="2383"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84" w:author="Miguel Centeno Muñoz" w:date="2014-08-02T12:40:00Z"/>
                <w:rFonts w:ascii="Arial" w:hAnsi="Arial" w:cs="Arial"/>
                <w:sz w:val="20"/>
                <w:szCs w:val="20"/>
              </w:rPr>
            </w:pPr>
            <w:moveFrom w:id="2385" w:author="Miguel Centeno Muñoz" w:date="2014-07-27T22:20:00Z">
              <w:del w:id="2386" w:author="Miguel Centeno Muñoz" w:date="2014-08-02T12:40:00Z">
                <w:r w:rsidDel="009D51C8">
                  <w:rPr>
                    <w:rFonts w:ascii="Arial" w:hAnsi="Arial" w:cs="Arial"/>
                    <w:sz w:val="20"/>
                    <w:szCs w:val="20"/>
                  </w:rPr>
                  <w:delText>vital</w:delText>
                </w:r>
              </w:del>
            </w:moveFrom>
          </w:p>
        </w:tc>
      </w:tr>
      <w:tr w:rsidR="005C7CFD" w:rsidDel="009D51C8" w:rsidTr="009D51C8">
        <w:trPr>
          <w:del w:id="238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88" w:author="Miguel Centeno Muñoz" w:date="2014-08-02T12:40:00Z">
              <w:tcPr>
                <w:tcW w:w="0" w:type="auto"/>
              </w:tcPr>
            </w:tcPrChange>
          </w:tcPr>
          <w:p w:rsidR="005C7CFD" w:rsidDel="009D51C8" w:rsidRDefault="005C7CFD" w:rsidP="005E20C8">
            <w:pPr>
              <w:rPr>
                <w:del w:id="2389" w:author="Miguel Centeno Muñoz" w:date="2014-08-02T12:40:00Z"/>
                <w:rFonts w:ascii="Arial" w:hAnsi="Arial" w:cs="Arial"/>
                <w:sz w:val="20"/>
                <w:szCs w:val="20"/>
              </w:rPr>
            </w:pPr>
            <w:moveFrom w:id="2390" w:author="Miguel Centeno Muñoz" w:date="2014-07-27T22:20:00Z">
              <w:del w:id="2391" w:author="Miguel Centeno Muñoz" w:date="2014-08-02T12:40:00Z">
                <w:r w:rsidDel="009D51C8">
                  <w:rPr>
                    <w:rFonts w:ascii="Arial" w:hAnsi="Arial" w:cs="Arial"/>
                    <w:b/>
                    <w:bCs/>
                    <w:sz w:val="20"/>
                    <w:szCs w:val="20"/>
                  </w:rPr>
                  <w:delText>Urgencia</w:delText>
                </w:r>
              </w:del>
            </w:moveFrom>
          </w:p>
        </w:tc>
        <w:tc>
          <w:tcPr>
            <w:tcW w:w="0" w:type="auto"/>
            <w:gridSpan w:val="2"/>
            <w:tcPrChange w:id="2392"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93" w:author="Miguel Centeno Muñoz" w:date="2014-08-02T12:40:00Z"/>
                <w:rFonts w:ascii="Arial" w:hAnsi="Arial" w:cs="Arial"/>
                <w:sz w:val="20"/>
                <w:szCs w:val="20"/>
              </w:rPr>
            </w:pPr>
            <w:moveFrom w:id="2394" w:author="Miguel Centeno Muñoz" w:date="2014-07-27T22:20:00Z">
              <w:del w:id="2395" w:author="Miguel Centeno Muñoz" w:date="2014-08-02T12:40:00Z">
                <w:r w:rsidDel="009D51C8">
                  <w:rPr>
                    <w:rFonts w:ascii="Arial" w:hAnsi="Arial" w:cs="Arial"/>
                    <w:sz w:val="20"/>
                    <w:szCs w:val="20"/>
                  </w:rPr>
                  <w:delText>inmediatamente</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9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97"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98" w:author="Miguel Centeno Muñoz" w:date="2014-08-02T12:40:00Z"/>
                <w:rFonts w:ascii="Arial" w:hAnsi="Arial" w:cs="Arial"/>
                <w:sz w:val="20"/>
                <w:szCs w:val="20"/>
              </w:rPr>
            </w:pPr>
            <w:moveFrom w:id="2399" w:author="Miguel Centeno Muñoz" w:date="2014-07-27T22:20:00Z">
              <w:del w:id="2400" w:author="Miguel Centeno Muñoz" w:date="2014-08-02T12:40:00Z">
                <w:r w:rsidDel="009D51C8">
                  <w:rPr>
                    <w:rFonts w:ascii="Arial" w:hAnsi="Arial" w:cs="Arial"/>
                    <w:b/>
                    <w:bCs/>
                    <w:sz w:val="20"/>
                    <w:szCs w:val="20"/>
                  </w:rPr>
                  <w:delText>Estado</w:delText>
                </w:r>
              </w:del>
            </w:moveFrom>
          </w:p>
        </w:tc>
        <w:tc>
          <w:tcPr>
            <w:tcW w:w="0" w:type="auto"/>
            <w:gridSpan w:val="2"/>
            <w:tcPrChange w:id="2401"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02" w:author="Miguel Centeno Muñoz" w:date="2014-08-02T12:40:00Z"/>
                <w:rFonts w:ascii="Arial" w:hAnsi="Arial" w:cs="Arial"/>
                <w:sz w:val="20"/>
                <w:szCs w:val="20"/>
              </w:rPr>
            </w:pPr>
            <w:moveFrom w:id="2403" w:author="Miguel Centeno Muñoz" w:date="2014-07-27T22:20:00Z">
              <w:del w:id="2404" w:author="Miguel Centeno Muñoz" w:date="2014-08-02T12:40:00Z">
                <w:r w:rsidDel="009D51C8">
                  <w:rPr>
                    <w:rFonts w:ascii="Arial" w:hAnsi="Arial" w:cs="Arial"/>
                    <w:sz w:val="20"/>
                    <w:szCs w:val="20"/>
                  </w:rPr>
                  <w:delText>en construcción</w:delText>
                </w:r>
              </w:del>
            </w:moveFrom>
          </w:p>
        </w:tc>
      </w:tr>
      <w:tr w:rsidR="005C7CFD" w:rsidDel="009D51C8" w:rsidTr="009D51C8">
        <w:trPr>
          <w:del w:id="240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06" w:author="Miguel Centeno Muñoz" w:date="2014-08-02T12:40:00Z">
              <w:tcPr>
                <w:tcW w:w="0" w:type="auto"/>
              </w:tcPr>
            </w:tcPrChange>
          </w:tcPr>
          <w:p w:rsidR="005C7CFD" w:rsidDel="009D51C8" w:rsidRDefault="005C7CFD" w:rsidP="005E20C8">
            <w:pPr>
              <w:rPr>
                <w:del w:id="2407" w:author="Miguel Centeno Muñoz" w:date="2014-08-02T12:40:00Z"/>
                <w:rFonts w:ascii="Arial" w:hAnsi="Arial" w:cs="Arial"/>
                <w:sz w:val="20"/>
                <w:szCs w:val="20"/>
              </w:rPr>
            </w:pPr>
            <w:moveFrom w:id="2408" w:author="Miguel Centeno Muñoz" w:date="2014-07-27T22:20:00Z">
              <w:del w:id="2409" w:author="Miguel Centeno Muñoz" w:date="2014-08-02T12:40:00Z">
                <w:r w:rsidDel="009D51C8">
                  <w:rPr>
                    <w:rFonts w:ascii="Arial" w:hAnsi="Arial" w:cs="Arial"/>
                    <w:b/>
                    <w:bCs/>
                    <w:sz w:val="20"/>
                    <w:szCs w:val="20"/>
                  </w:rPr>
                  <w:delText>Estabilidad</w:delText>
                </w:r>
              </w:del>
            </w:moveFrom>
          </w:p>
        </w:tc>
        <w:tc>
          <w:tcPr>
            <w:tcW w:w="0" w:type="auto"/>
            <w:gridSpan w:val="2"/>
            <w:tcPrChange w:id="2410"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11" w:author="Miguel Centeno Muñoz" w:date="2014-08-02T12:40:00Z"/>
                <w:rFonts w:ascii="Arial" w:hAnsi="Arial" w:cs="Arial"/>
                <w:sz w:val="20"/>
                <w:szCs w:val="20"/>
              </w:rPr>
            </w:pPr>
            <w:moveFrom w:id="2412" w:author="Miguel Centeno Muñoz" w:date="2014-07-27T22:20:00Z">
              <w:del w:id="2413" w:author="Miguel Centeno Muñoz" w:date="2014-08-02T12:40:00Z">
                <w:r w:rsidDel="009D51C8">
                  <w:rPr>
                    <w:rFonts w:ascii="Arial" w:hAnsi="Arial" w:cs="Arial"/>
                    <w:sz w:val="20"/>
                    <w:szCs w:val="20"/>
                  </w:rPr>
                  <w:delText>alta</w:delText>
                </w:r>
              </w:del>
            </w:moveFrom>
          </w:p>
        </w:tc>
      </w:tr>
    </w:tbl>
    <w:tbl>
      <w:tblPr>
        <w:tblStyle w:val="Listamedia2-nfasis2"/>
        <w:tblpPr w:leftFromText="141" w:rightFromText="141" w:vertAnchor="page" w:horzAnchor="margin" w:tblpY="3651"/>
        <w:tblW w:w="5000" w:type="pct"/>
        <w:tblLook w:val="04A0" w:firstRow="1" w:lastRow="0" w:firstColumn="1" w:lastColumn="0" w:noHBand="0" w:noVBand="1"/>
        <w:tblPrChange w:id="2414" w:author="Miguel Centeno Muñoz" w:date="2014-08-02T12:24:00Z">
          <w:tblPr>
            <w:tblStyle w:val="Listamedia2-nfasis2"/>
            <w:tblpPr w:leftFromText="141" w:rightFromText="141" w:vertAnchor="page" w:horzAnchor="margin" w:tblpY="1516"/>
            <w:tblW w:w="5000" w:type="pct"/>
            <w:tblLook w:val="04A0" w:firstRow="1" w:lastRow="0" w:firstColumn="1" w:lastColumn="0" w:noHBand="0" w:noVBand="1"/>
          </w:tblPr>
        </w:tblPrChange>
      </w:tblPr>
      <w:tblGrid>
        <w:gridCol w:w="1595"/>
        <w:gridCol w:w="695"/>
        <w:gridCol w:w="6855"/>
        <w:tblGridChange w:id="2415">
          <w:tblGrid>
            <w:gridCol w:w="1595"/>
            <w:gridCol w:w="695"/>
            <w:gridCol w:w="6855"/>
          </w:tblGrid>
        </w:tblGridChange>
      </w:tblGrid>
      <w:tr w:rsidR="005E20C8" w:rsidDel="007761C4" w:rsidTr="007761C4">
        <w:trPr>
          <w:cnfStyle w:val="100000000000" w:firstRow="1" w:lastRow="0" w:firstColumn="0" w:lastColumn="0" w:oddVBand="0" w:evenVBand="0" w:oddHBand="0" w:evenHBand="0" w:firstRowFirstColumn="0" w:firstRowLastColumn="0" w:lastRowFirstColumn="0" w:lastRowLastColumn="0"/>
          <w:del w:id="2416" w:author="Miguel Centeno Muñoz" w:date="2014-08-02T12:24:00Z"/>
        </w:trPr>
        <w:tc>
          <w:tcPr>
            <w:cnfStyle w:val="001000000100" w:firstRow="0" w:lastRow="0" w:firstColumn="1" w:lastColumn="0" w:oddVBand="0" w:evenVBand="0" w:oddHBand="0" w:evenHBand="0" w:firstRowFirstColumn="1" w:firstRowLastColumn="0" w:lastRowFirstColumn="0" w:lastRowLastColumn="0"/>
            <w:tcW w:w="0" w:type="auto"/>
            <w:hideMark/>
            <w:tcPrChange w:id="2417" w:author="Miguel Centeno Muñoz" w:date="2014-08-02T12:24:00Z">
              <w:tcPr>
                <w:tcW w:w="0" w:type="auto"/>
                <w:hideMark/>
              </w:tcPr>
            </w:tcPrChange>
          </w:tcPr>
          <w:moveFromRangeEnd w:id="2244"/>
          <w:p w:rsidR="005E20C8" w:rsidDel="007761C4" w:rsidRDefault="005E20C8" w:rsidP="007761C4">
            <w:pPr>
              <w:cnfStyle w:val="101000000100" w:firstRow="1" w:lastRow="0" w:firstColumn="1" w:lastColumn="0" w:oddVBand="0" w:evenVBand="0" w:oddHBand="0" w:evenHBand="0" w:firstRowFirstColumn="1" w:firstRowLastColumn="0" w:lastRowFirstColumn="0" w:lastRowLastColumn="0"/>
              <w:rPr>
                <w:del w:id="2418" w:author="Miguel Centeno Muñoz" w:date="2014-08-02T12:24:00Z"/>
                <w:rFonts w:ascii="Arial" w:hAnsi="Arial" w:cs="Arial"/>
                <w:sz w:val="20"/>
                <w:szCs w:val="20"/>
              </w:rPr>
            </w:pPr>
            <w:moveToRangeStart w:id="2419" w:author="Miguel Centeno Muñoz" w:date="2014-07-27T22:20:00Z" w:name="move394262949"/>
            <w:moveTo w:id="2420" w:author="Miguel Centeno Muñoz" w:date="2014-07-27T22:20:00Z">
              <w:del w:id="2421" w:author="Miguel Centeno Muñoz" w:date="2014-08-02T12:24:00Z">
                <w:r w:rsidDel="007761C4">
                  <w:rPr>
                    <w:rFonts w:ascii="Arial" w:hAnsi="Arial" w:cs="Arial"/>
                    <w:b/>
                    <w:bCs/>
                    <w:sz w:val="20"/>
                    <w:szCs w:val="20"/>
                  </w:rPr>
                  <w:delText>UC-000</w:delText>
                </w:r>
              </w:del>
              <w:del w:id="2422" w:author="Miguel Centeno Muñoz" w:date="2014-07-30T23:35:00Z">
                <w:r w:rsidDel="00834472">
                  <w:rPr>
                    <w:rFonts w:ascii="Arial" w:hAnsi="Arial" w:cs="Arial"/>
                    <w:b/>
                    <w:bCs/>
                    <w:sz w:val="20"/>
                    <w:szCs w:val="20"/>
                  </w:rPr>
                  <w:delText>5</w:delText>
                </w:r>
              </w:del>
            </w:moveTo>
          </w:p>
        </w:tc>
        <w:tc>
          <w:tcPr>
            <w:tcW w:w="4128" w:type="pct"/>
            <w:gridSpan w:val="2"/>
            <w:hideMark/>
            <w:tcPrChange w:id="2423" w:author="Miguel Centeno Muñoz" w:date="2014-08-02T12:24:00Z">
              <w:tcPr>
                <w:tcW w:w="4128" w:type="pct"/>
                <w:gridSpan w:val="2"/>
                <w:hideMark/>
              </w:tcPr>
            </w:tcPrChange>
          </w:tcPr>
          <w:p w:rsidR="005E20C8" w:rsidDel="007761C4" w:rsidRDefault="005E20C8" w:rsidP="007761C4">
            <w:pPr>
              <w:cnfStyle w:val="100000000000" w:firstRow="1" w:lastRow="0" w:firstColumn="0" w:lastColumn="0" w:oddVBand="0" w:evenVBand="0" w:oddHBand="0" w:evenHBand="0" w:firstRowFirstColumn="0" w:firstRowLastColumn="0" w:lastRowFirstColumn="0" w:lastRowLastColumn="0"/>
              <w:rPr>
                <w:del w:id="2424" w:author="Miguel Centeno Muñoz" w:date="2014-08-02T12:24:00Z"/>
                <w:rFonts w:ascii="Arial" w:hAnsi="Arial" w:cs="Arial"/>
                <w:sz w:val="20"/>
                <w:szCs w:val="20"/>
              </w:rPr>
            </w:pPr>
            <w:moveTo w:id="2425" w:author="Miguel Centeno Muñoz" w:date="2014-07-27T22:20:00Z">
              <w:del w:id="2426" w:author="Miguel Centeno Muñoz" w:date="2014-08-02T12:24:00Z">
                <w:r w:rsidDel="007761C4">
                  <w:rPr>
                    <w:rFonts w:ascii="Arial" w:hAnsi="Arial" w:cs="Arial"/>
                    <w:b/>
                    <w:bCs/>
                    <w:sz w:val="20"/>
                    <w:szCs w:val="20"/>
                  </w:rPr>
                  <w:delText>Modificación ruta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2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28"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29" w:author="Miguel Centeno Muñoz" w:date="2014-08-02T12:24:00Z"/>
                <w:rFonts w:ascii="Arial" w:hAnsi="Arial" w:cs="Arial"/>
                <w:sz w:val="20"/>
                <w:szCs w:val="20"/>
              </w:rPr>
            </w:pPr>
            <w:moveTo w:id="2430" w:author="Miguel Centeno Muñoz" w:date="2014-07-27T22:20:00Z">
              <w:del w:id="2431" w:author="Miguel Centeno Muñoz" w:date="2014-08-02T12:24:00Z">
                <w:r w:rsidDel="007761C4">
                  <w:rPr>
                    <w:rFonts w:ascii="Arial" w:hAnsi="Arial" w:cs="Arial"/>
                    <w:b/>
                    <w:bCs/>
                    <w:sz w:val="20"/>
                    <w:szCs w:val="20"/>
                  </w:rPr>
                  <w:delText>Versión</w:delText>
                </w:r>
              </w:del>
            </w:moveTo>
          </w:p>
        </w:tc>
        <w:tc>
          <w:tcPr>
            <w:tcW w:w="0" w:type="auto"/>
            <w:gridSpan w:val="2"/>
            <w:hideMark/>
            <w:tcPrChange w:id="2432"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33" w:author="Miguel Centeno Muñoz" w:date="2014-08-02T12:24:00Z"/>
                <w:rFonts w:ascii="Arial" w:hAnsi="Arial" w:cs="Arial"/>
                <w:sz w:val="20"/>
                <w:szCs w:val="20"/>
              </w:rPr>
            </w:pPr>
            <w:moveTo w:id="2434" w:author="Miguel Centeno Muñoz" w:date="2014-07-27T22:20:00Z">
              <w:del w:id="2435" w:author="Miguel Centeno Muñoz" w:date="2014-08-02T12:24:00Z">
                <w:r w:rsidDel="007761C4">
                  <w:rPr>
                    <w:rFonts w:ascii="Arial" w:hAnsi="Arial" w:cs="Arial"/>
                    <w:sz w:val="20"/>
                    <w:szCs w:val="20"/>
                  </w:rPr>
                  <w:delText xml:space="preserve">1.0 ( 25/06/2014 ) </w:delText>
                </w:r>
              </w:del>
            </w:moveTo>
          </w:p>
        </w:tc>
      </w:tr>
      <w:tr w:rsidR="005E20C8" w:rsidDel="007761C4" w:rsidTr="007761C4">
        <w:trPr>
          <w:del w:id="243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37" w:author="Miguel Centeno Muñoz" w:date="2014-08-02T12:24:00Z">
              <w:tcPr>
                <w:tcW w:w="0" w:type="auto"/>
                <w:hideMark/>
              </w:tcPr>
            </w:tcPrChange>
          </w:tcPr>
          <w:p w:rsidR="005E20C8" w:rsidDel="007761C4" w:rsidRDefault="005E20C8" w:rsidP="007761C4">
            <w:pPr>
              <w:rPr>
                <w:del w:id="2438" w:author="Miguel Centeno Muñoz" w:date="2014-08-02T12:24:00Z"/>
                <w:rFonts w:ascii="Arial" w:hAnsi="Arial" w:cs="Arial"/>
                <w:sz w:val="20"/>
                <w:szCs w:val="20"/>
              </w:rPr>
            </w:pPr>
            <w:moveTo w:id="2439" w:author="Miguel Centeno Muñoz" w:date="2014-07-27T22:20:00Z">
              <w:del w:id="2440" w:author="Miguel Centeno Muñoz" w:date="2014-08-02T12:24:00Z">
                <w:r w:rsidDel="007761C4">
                  <w:rPr>
                    <w:rFonts w:ascii="Arial" w:hAnsi="Arial" w:cs="Arial"/>
                    <w:b/>
                    <w:bCs/>
                    <w:sz w:val="20"/>
                    <w:szCs w:val="20"/>
                  </w:rPr>
                  <w:delText>Autores</w:delText>
                </w:r>
              </w:del>
            </w:moveTo>
          </w:p>
        </w:tc>
        <w:tc>
          <w:tcPr>
            <w:tcW w:w="0" w:type="auto"/>
            <w:gridSpan w:val="2"/>
            <w:hideMark/>
            <w:tcPrChange w:id="2441" w:author="Miguel Centeno Muñoz" w:date="2014-08-02T12:24:00Z">
              <w:tcPr>
                <w:tcW w:w="0" w:type="auto"/>
                <w:gridSpan w:val="2"/>
                <w:hideMark/>
              </w:tcPr>
            </w:tcPrChange>
          </w:tcPr>
          <w:p w:rsidR="005E20C8" w:rsidDel="007761C4" w:rsidRDefault="005E20C8" w:rsidP="007761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42" w:author="Miguel Centeno Muñoz" w:date="2014-08-02T12:24:00Z"/>
                <w:rFonts w:ascii="Arial" w:hAnsi="Arial" w:cs="Arial"/>
                <w:sz w:val="20"/>
                <w:szCs w:val="20"/>
              </w:rPr>
            </w:pPr>
            <w:moveTo w:id="2443" w:author="Miguel Centeno Muñoz" w:date="2014-07-27T22:20:00Z">
              <w:del w:id="2444" w:author="Miguel Centeno Muñoz" w:date="2014-08-02T12:24:00Z">
                <w:r w:rsidRPr="005C7CFD" w:rsidDel="007761C4">
                  <w:rPr>
                    <w:rFonts w:ascii="Arial" w:hAnsi="Arial" w:cs="Arial"/>
                    <w:sz w:val="20"/>
                    <w:szCs w:val="20"/>
                  </w:rPr>
                  <w:delText>Miguel Centeno Muñoz</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4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46"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47" w:author="Miguel Centeno Muñoz" w:date="2014-08-02T12:24:00Z"/>
                <w:rFonts w:ascii="Arial" w:hAnsi="Arial" w:cs="Arial"/>
                <w:sz w:val="20"/>
                <w:szCs w:val="20"/>
              </w:rPr>
            </w:pPr>
            <w:moveTo w:id="2448" w:author="Miguel Centeno Muñoz" w:date="2014-07-27T22:20:00Z">
              <w:del w:id="2449" w:author="Miguel Centeno Muñoz" w:date="2014-08-02T12:24:00Z">
                <w:r w:rsidDel="007761C4">
                  <w:rPr>
                    <w:rFonts w:ascii="Arial" w:hAnsi="Arial" w:cs="Arial"/>
                    <w:b/>
                    <w:bCs/>
                    <w:sz w:val="20"/>
                    <w:szCs w:val="20"/>
                  </w:rPr>
                  <w:delText>Fuentes</w:delText>
                </w:r>
              </w:del>
            </w:moveTo>
          </w:p>
        </w:tc>
        <w:tc>
          <w:tcPr>
            <w:tcW w:w="0" w:type="auto"/>
            <w:gridSpan w:val="2"/>
            <w:hideMark/>
            <w:tcPrChange w:id="2450" w:author="Miguel Centeno Muñoz" w:date="2014-08-02T12:24:00Z">
              <w:tcPr>
                <w:tcW w:w="0" w:type="auto"/>
                <w:gridSpan w:val="2"/>
                <w:hideMark/>
              </w:tcPr>
            </w:tcPrChange>
          </w:tcPr>
          <w:p w:rsidR="005E20C8" w:rsidDel="007761C4" w:rsidRDefault="005E20C8" w:rsidP="007761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51" w:author="Miguel Centeno Muñoz" w:date="2014-08-02T12:24:00Z"/>
                <w:rFonts w:ascii="Arial" w:hAnsi="Arial" w:cs="Arial"/>
                <w:sz w:val="20"/>
                <w:szCs w:val="20"/>
              </w:rPr>
            </w:pPr>
            <w:moveTo w:id="2452" w:author="Miguel Centeno Muñoz" w:date="2014-07-27T22:20:00Z">
              <w:del w:id="2453" w:author="Miguel Centeno Muñoz" w:date="2014-08-02T12:24:00Z">
                <w:r w:rsidRPr="005C7CFD" w:rsidDel="007761C4">
                  <w:rPr>
                    <w:rFonts w:ascii="Arial" w:hAnsi="Arial" w:cs="Arial"/>
                    <w:sz w:val="20"/>
                    <w:szCs w:val="20"/>
                  </w:rPr>
                  <w:delText>Sergio Segura Rueda</w:delText>
                </w:r>
                <w:r w:rsidDel="007761C4">
                  <w:rPr>
                    <w:rFonts w:ascii="Arial" w:hAnsi="Arial" w:cs="Arial"/>
                    <w:sz w:val="20"/>
                    <w:szCs w:val="20"/>
                  </w:rPr>
                  <w:delText xml:space="preserve"> </w:delText>
                </w:r>
              </w:del>
            </w:moveTo>
          </w:p>
        </w:tc>
      </w:tr>
      <w:tr w:rsidR="005E20C8" w:rsidDel="007761C4" w:rsidTr="007761C4">
        <w:trPr>
          <w:del w:id="245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55" w:author="Miguel Centeno Muñoz" w:date="2014-08-02T12:24:00Z">
              <w:tcPr>
                <w:tcW w:w="0" w:type="auto"/>
                <w:hideMark/>
              </w:tcPr>
            </w:tcPrChange>
          </w:tcPr>
          <w:p w:rsidR="005E20C8" w:rsidDel="007761C4" w:rsidRDefault="005E20C8" w:rsidP="007761C4">
            <w:pPr>
              <w:rPr>
                <w:del w:id="2456" w:author="Miguel Centeno Muñoz" w:date="2014-08-02T12:24:00Z"/>
                <w:rFonts w:ascii="Arial" w:hAnsi="Arial" w:cs="Arial"/>
                <w:sz w:val="20"/>
                <w:szCs w:val="20"/>
              </w:rPr>
            </w:pPr>
            <w:moveTo w:id="2457" w:author="Miguel Centeno Muñoz" w:date="2014-07-27T22:20:00Z">
              <w:del w:id="2458" w:author="Miguel Centeno Muñoz" w:date="2014-08-02T12:24:00Z">
                <w:r w:rsidDel="007761C4">
                  <w:rPr>
                    <w:rFonts w:ascii="Arial" w:hAnsi="Arial" w:cs="Arial"/>
                    <w:b/>
                    <w:bCs/>
                    <w:sz w:val="20"/>
                    <w:szCs w:val="20"/>
                  </w:rPr>
                  <w:delText>Dependencias</w:delText>
                </w:r>
              </w:del>
            </w:moveTo>
          </w:p>
        </w:tc>
        <w:tc>
          <w:tcPr>
            <w:tcW w:w="0" w:type="auto"/>
            <w:gridSpan w:val="2"/>
            <w:hideMark/>
            <w:tcPrChange w:id="2459" w:author="Miguel Centeno Muñoz" w:date="2014-08-02T12:24:00Z">
              <w:tcPr>
                <w:tcW w:w="0" w:type="auto"/>
                <w:gridSpan w:val="2"/>
                <w:hideMark/>
              </w:tcPr>
            </w:tcPrChange>
          </w:tcPr>
          <w:p w:rsidR="005E20C8" w:rsidDel="007761C4" w:rsidRDefault="005E20C8" w:rsidP="007761C4">
            <w:pPr>
              <w:jc w:val="left"/>
              <w:cnfStyle w:val="000000000000" w:firstRow="0" w:lastRow="0" w:firstColumn="0" w:lastColumn="0" w:oddVBand="0" w:evenVBand="0" w:oddHBand="0" w:evenHBand="0" w:firstRowFirstColumn="0" w:firstRowLastColumn="0" w:lastRowFirstColumn="0" w:lastRowLastColumn="0"/>
              <w:rPr>
                <w:del w:id="2460" w:author="Miguel Centeno Muñoz" w:date="2014-08-02T12:24:00Z"/>
                <w:rFonts w:ascii="Arial" w:hAnsi="Arial" w:cs="Arial"/>
                <w:sz w:val="20"/>
                <w:szCs w:val="20"/>
              </w:rPr>
            </w:pPr>
            <w:moveTo w:id="2461" w:author="Miguel Centeno Muñoz" w:date="2014-07-27T22:20:00Z">
              <w:del w:id="2462"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[OBJ-0006] Modificación de una Ruta</w:delText>
                </w:r>
                <w:r w:rsidDel="007761C4">
                  <w:rPr>
                    <w:rFonts w:ascii="Arial" w:hAnsi="Arial" w:cs="Arial"/>
                    <w:sz w:val="20"/>
                    <w:szCs w:val="20"/>
                  </w:rPr>
                  <w:delText xml:space="preserve"> </w:delText>
                </w:r>
              </w:del>
            </w:moveTo>
          </w:p>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63" w:author="Miguel Centeno Muñoz" w:date="2014-08-02T12:24:00Z"/>
                <w:rFonts w:ascii="Arial" w:hAnsi="Arial" w:cs="Arial"/>
                <w:sz w:val="20"/>
                <w:szCs w:val="20"/>
              </w:rPr>
            </w:pPr>
            <w:moveTo w:id="2464" w:author="Miguel Centeno Muñoz" w:date="2014-07-27T22:20:00Z">
              <w:del w:id="2465"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[OBJ-0004] Gestión de Rutas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6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67"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68" w:author="Miguel Centeno Muñoz" w:date="2014-08-02T12:24:00Z"/>
                <w:rFonts w:ascii="Arial" w:hAnsi="Arial" w:cs="Arial"/>
                <w:sz w:val="20"/>
                <w:szCs w:val="20"/>
              </w:rPr>
            </w:pPr>
            <w:moveTo w:id="2469" w:author="Miguel Centeno Muñoz" w:date="2014-07-27T22:20:00Z">
              <w:del w:id="2470" w:author="Miguel Centeno Muñoz" w:date="2014-08-02T12:24:00Z">
                <w:r w:rsidDel="007761C4">
                  <w:rPr>
                    <w:rFonts w:ascii="Arial" w:hAnsi="Arial" w:cs="Arial"/>
                    <w:b/>
                    <w:bCs/>
                    <w:sz w:val="20"/>
                    <w:szCs w:val="20"/>
                  </w:rPr>
                  <w:delText>Descripción</w:delText>
                </w:r>
              </w:del>
            </w:moveTo>
          </w:p>
        </w:tc>
        <w:tc>
          <w:tcPr>
            <w:tcW w:w="0" w:type="auto"/>
            <w:gridSpan w:val="2"/>
            <w:hideMark/>
            <w:tcPrChange w:id="2471"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72" w:author="Miguel Centeno Muñoz" w:date="2014-08-02T12:24:00Z"/>
                <w:rFonts w:ascii="Arial" w:hAnsi="Arial" w:cs="Arial"/>
                <w:sz w:val="20"/>
                <w:szCs w:val="20"/>
              </w:rPr>
            </w:pPr>
            <w:moveTo w:id="2473" w:author="Miguel Centeno Muñoz" w:date="2014-07-27T22:20:00Z">
              <w:del w:id="2474" w:author="Miguel Centeno Muñoz" w:date="2014-08-02T12:24:00Z">
                <w:r w:rsidDel="007761C4">
                  <w:rPr>
                    <w:rFonts w:ascii="Arial" w:hAnsi="Arial" w:cs="Arial"/>
                    <w:sz w:val="20"/>
                    <w:szCs w:val="20"/>
                  </w:rPr>
                  <w:delText xml:space="preserve">El sistema deberá comportarse tal como se describe en el siguiente caso de uso cuando </w:delText>
                </w:r>
                <w:r w:rsidDel="007761C4">
                  <w:rPr>
                    <w:rStyle w:val="nfasis"/>
                    <w:rFonts w:ascii="Arial" w:hAnsi="Arial" w:cs="Arial"/>
                  </w:rPr>
                  <w:delText>el usuario solicita modificar la información referente a una ruta</w:delText>
                </w:r>
                <w:r w:rsidDel="007761C4">
                  <w:rPr>
                    <w:rFonts w:ascii="Arial" w:hAnsi="Arial" w:cs="Arial"/>
                    <w:sz w:val="20"/>
                    <w:szCs w:val="20"/>
                  </w:rPr>
                  <w:delText xml:space="preserve"> </w:delText>
                </w:r>
              </w:del>
            </w:moveTo>
          </w:p>
        </w:tc>
      </w:tr>
      <w:tr w:rsidR="005E20C8" w:rsidDel="007761C4" w:rsidTr="007761C4">
        <w:trPr>
          <w:del w:id="247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76" w:author="Miguel Centeno Muñoz" w:date="2014-08-02T12:24:00Z">
              <w:tcPr>
                <w:tcW w:w="0" w:type="auto"/>
                <w:hideMark/>
              </w:tcPr>
            </w:tcPrChange>
          </w:tcPr>
          <w:p w:rsidR="005E20C8" w:rsidDel="007761C4" w:rsidRDefault="005E20C8" w:rsidP="007761C4">
            <w:pPr>
              <w:rPr>
                <w:del w:id="2477" w:author="Miguel Centeno Muñoz" w:date="2014-08-02T12:24:00Z"/>
                <w:rFonts w:ascii="Arial" w:hAnsi="Arial" w:cs="Arial"/>
                <w:sz w:val="20"/>
                <w:szCs w:val="20"/>
              </w:rPr>
            </w:pPr>
            <w:moveTo w:id="2478" w:author="Miguel Centeno Muñoz" w:date="2014-07-27T22:20:00Z">
              <w:del w:id="2479" w:author="Miguel Centeno Muñoz" w:date="2014-08-02T12:24:00Z">
                <w:r w:rsidDel="007761C4">
                  <w:rPr>
                    <w:rFonts w:ascii="Arial" w:hAnsi="Arial" w:cs="Arial"/>
                    <w:b/>
                    <w:bCs/>
                    <w:sz w:val="20"/>
                    <w:szCs w:val="20"/>
                  </w:rPr>
                  <w:delText>Precondición</w:delText>
                </w:r>
              </w:del>
            </w:moveTo>
          </w:p>
        </w:tc>
        <w:tc>
          <w:tcPr>
            <w:tcW w:w="0" w:type="auto"/>
            <w:gridSpan w:val="2"/>
            <w:hideMark/>
            <w:tcPrChange w:id="2480"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81" w:author="Miguel Centeno Muñoz" w:date="2014-08-02T12:24:00Z"/>
                <w:rFonts w:ascii="Arial" w:hAnsi="Arial" w:cs="Arial"/>
                <w:sz w:val="20"/>
                <w:szCs w:val="20"/>
              </w:rPr>
            </w:pPr>
            <w:moveTo w:id="2482" w:author="Miguel Centeno Muñoz" w:date="2014-07-27T22:20:00Z">
              <w:del w:id="2483"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8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485" w:author="Miguel Centeno Muñoz" w:date="2014-08-02T12:24:00Z">
              <w:tcPr>
                <w:tcW w:w="0" w:type="auto"/>
                <w:vMerge w:val="restart"/>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86" w:author="Miguel Centeno Muñoz" w:date="2014-08-02T12:24:00Z"/>
                <w:rFonts w:ascii="Arial" w:hAnsi="Arial" w:cs="Arial"/>
                <w:sz w:val="20"/>
                <w:szCs w:val="20"/>
              </w:rPr>
            </w:pPr>
            <w:moveTo w:id="2487" w:author="Miguel Centeno Muñoz" w:date="2014-07-27T22:20:00Z">
              <w:del w:id="2488" w:author="Miguel Centeno Muñoz" w:date="2014-08-02T12:24:00Z">
                <w:r w:rsidDel="007761C4">
                  <w:rPr>
                    <w:rFonts w:ascii="Arial" w:hAnsi="Arial" w:cs="Arial"/>
                    <w:b/>
                    <w:bCs/>
                    <w:sz w:val="20"/>
                    <w:szCs w:val="20"/>
                  </w:rPr>
                  <w:delText>Secuencia normal</w:delText>
                </w:r>
              </w:del>
            </w:moveTo>
          </w:p>
        </w:tc>
        <w:tc>
          <w:tcPr>
            <w:tcW w:w="0" w:type="auto"/>
            <w:hideMark/>
            <w:tcPrChange w:id="2489"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490" w:author="Miguel Centeno Muñoz" w:date="2014-08-02T12:24:00Z"/>
                <w:rFonts w:ascii="Arial" w:hAnsi="Arial" w:cs="Arial"/>
                <w:b/>
                <w:bCs/>
                <w:sz w:val="20"/>
                <w:szCs w:val="20"/>
              </w:rPr>
            </w:pPr>
            <w:moveTo w:id="2491" w:author="Miguel Centeno Muñoz" w:date="2014-07-27T22:20:00Z">
              <w:del w:id="2492" w:author="Miguel Centeno Muñoz" w:date="2014-08-02T12:24:00Z">
                <w:r w:rsidDel="007761C4">
                  <w:rPr>
                    <w:rFonts w:ascii="Arial" w:hAnsi="Arial" w:cs="Arial"/>
                    <w:b/>
                    <w:bCs/>
                    <w:sz w:val="20"/>
                    <w:szCs w:val="20"/>
                  </w:rPr>
                  <w:delText>Paso</w:delText>
                </w:r>
              </w:del>
            </w:moveTo>
          </w:p>
        </w:tc>
        <w:tc>
          <w:tcPr>
            <w:tcW w:w="3748" w:type="pct"/>
            <w:hideMark/>
            <w:tcPrChange w:id="2493" w:author="Miguel Centeno Muñoz" w:date="2014-08-02T12:24:00Z">
              <w:tcPr>
                <w:tcW w:w="3748" w:type="pct"/>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94" w:author="Miguel Centeno Muñoz" w:date="2014-08-02T12:24:00Z"/>
                <w:rFonts w:ascii="Arial" w:hAnsi="Arial" w:cs="Arial"/>
                <w:b/>
                <w:bCs/>
                <w:sz w:val="20"/>
                <w:szCs w:val="20"/>
              </w:rPr>
            </w:pPr>
            <w:moveTo w:id="2495" w:author="Miguel Centeno Muñoz" w:date="2014-07-27T22:20:00Z">
              <w:del w:id="2496" w:author="Miguel Centeno Muñoz" w:date="2014-08-02T12:24:00Z">
                <w:r w:rsidDel="007761C4">
                  <w:rPr>
                    <w:rFonts w:ascii="Arial" w:hAnsi="Arial" w:cs="Arial"/>
                    <w:b/>
                    <w:bCs/>
                    <w:sz w:val="20"/>
                    <w:szCs w:val="20"/>
                  </w:rPr>
                  <w:delText>Acción</w:delText>
                </w:r>
              </w:del>
            </w:moveTo>
          </w:p>
        </w:tc>
      </w:tr>
      <w:tr w:rsidR="005E20C8" w:rsidDel="007761C4" w:rsidTr="007761C4">
        <w:trPr>
          <w:del w:id="249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98" w:author="Miguel Centeno Muñoz" w:date="2014-08-02T12:24:00Z">
              <w:tcPr>
                <w:tcW w:w="0" w:type="auto"/>
                <w:vMerge/>
                <w:hideMark/>
              </w:tcPr>
            </w:tcPrChange>
          </w:tcPr>
          <w:p w:rsidR="005E20C8" w:rsidDel="007761C4" w:rsidRDefault="005E20C8" w:rsidP="007761C4">
            <w:pPr>
              <w:rPr>
                <w:del w:id="2499" w:author="Miguel Centeno Muñoz" w:date="2014-08-02T12:24:00Z"/>
                <w:rFonts w:ascii="Arial" w:hAnsi="Arial" w:cs="Arial"/>
                <w:sz w:val="20"/>
                <w:szCs w:val="20"/>
              </w:rPr>
            </w:pPr>
          </w:p>
        </w:tc>
        <w:tc>
          <w:tcPr>
            <w:tcW w:w="0" w:type="auto"/>
            <w:hideMark/>
            <w:tcPrChange w:id="2500"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01" w:author="Miguel Centeno Muñoz" w:date="2014-08-02T12:24:00Z"/>
                <w:rFonts w:ascii="Arial" w:hAnsi="Arial" w:cs="Arial"/>
                <w:sz w:val="20"/>
                <w:szCs w:val="20"/>
              </w:rPr>
            </w:pPr>
            <w:moveTo w:id="2502" w:author="Miguel Centeno Muñoz" w:date="2014-07-27T22:20:00Z">
              <w:del w:id="2503" w:author="Miguel Centeno Muñoz" w:date="2014-08-02T12:24:00Z">
                <w:r w:rsidDel="007761C4">
                  <w:rPr>
                    <w:rFonts w:ascii="Arial" w:hAnsi="Arial" w:cs="Arial"/>
                    <w:sz w:val="20"/>
                    <w:szCs w:val="20"/>
                  </w:rPr>
                  <w:delText>1</w:delText>
                </w:r>
              </w:del>
            </w:moveTo>
          </w:p>
        </w:tc>
        <w:tc>
          <w:tcPr>
            <w:tcW w:w="0" w:type="auto"/>
            <w:hideMark/>
            <w:tcPrChange w:id="2504"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05" w:author="Miguel Centeno Muñoz" w:date="2014-08-02T12:24:00Z"/>
                <w:rFonts w:ascii="Arial" w:hAnsi="Arial" w:cs="Arial"/>
                <w:sz w:val="20"/>
                <w:szCs w:val="20"/>
              </w:rPr>
            </w:pPr>
            <w:moveTo w:id="2506" w:author="Miguel Centeno Muñoz" w:date="2014-07-27T22:20:00Z">
              <w:del w:id="2507" w:author="Miguel Centeno Muñoz" w:date="2014-08-02T12:24:00Z">
                <w:r w:rsidDel="007761C4">
                  <w:rPr>
                    <w:rFonts w:ascii="Arial" w:hAnsi="Arial" w:cs="Arial"/>
                    <w:sz w:val="20"/>
                    <w:szCs w:val="20"/>
                  </w:rPr>
                  <w:delText xml:space="preserve">Se realiza el caso de uso </w:delText>
                </w:r>
                <w:r w:rsidRPr="005C7CFD" w:rsidDel="007761C4">
                  <w:rPr>
                    <w:rFonts w:ascii="Arial" w:hAnsi="Arial" w:cs="Arial"/>
                    <w:sz w:val="20"/>
                    <w:szCs w:val="20"/>
                  </w:rPr>
                  <w:delText xml:space="preserve">Identificación de usuario (UC-0001)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0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09"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10" w:author="Miguel Centeno Muñoz" w:date="2014-08-02T12:24:00Z"/>
                <w:rFonts w:ascii="Arial" w:hAnsi="Arial" w:cs="Arial"/>
                <w:sz w:val="20"/>
                <w:szCs w:val="20"/>
              </w:rPr>
            </w:pPr>
          </w:p>
        </w:tc>
        <w:tc>
          <w:tcPr>
            <w:tcW w:w="0" w:type="auto"/>
            <w:hideMark/>
            <w:tcPrChange w:id="2511"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12" w:author="Miguel Centeno Muñoz" w:date="2014-08-02T12:24:00Z"/>
                <w:rFonts w:ascii="Arial" w:hAnsi="Arial" w:cs="Arial"/>
                <w:sz w:val="20"/>
                <w:szCs w:val="20"/>
              </w:rPr>
            </w:pPr>
            <w:moveTo w:id="2513" w:author="Miguel Centeno Muñoz" w:date="2014-07-27T22:20:00Z">
              <w:del w:id="2514" w:author="Miguel Centeno Muñoz" w:date="2014-08-02T12:24:00Z">
                <w:r w:rsidDel="007761C4">
                  <w:rPr>
                    <w:rFonts w:ascii="Arial" w:hAnsi="Arial" w:cs="Arial"/>
                    <w:sz w:val="20"/>
                    <w:szCs w:val="20"/>
                  </w:rPr>
                  <w:delText>2</w:delText>
                </w:r>
              </w:del>
            </w:moveTo>
          </w:p>
        </w:tc>
        <w:tc>
          <w:tcPr>
            <w:tcW w:w="0" w:type="auto"/>
            <w:hideMark/>
            <w:tcPrChange w:id="2515"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16" w:author="Miguel Centeno Muñoz" w:date="2014-08-02T12:24:00Z"/>
                <w:rFonts w:ascii="Arial" w:hAnsi="Arial" w:cs="Arial"/>
                <w:sz w:val="20"/>
                <w:szCs w:val="20"/>
              </w:rPr>
            </w:pPr>
            <w:moveTo w:id="2517" w:author="Miguel Centeno Muñoz" w:date="2014-07-27T22:20:00Z">
              <w:del w:id="2518"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solicita los atributos de la ruta que el usuario desea modificar</w:delText>
                </w:r>
                <w:r w:rsidDel="007761C4">
                  <w:rPr>
                    <w:rFonts w:ascii="Arial" w:hAnsi="Arial" w:cs="Arial"/>
                    <w:sz w:val="20"/>
                    <w:szCs w:val="20"/>
                  </w:rPr>
                  <w:delText xml:space="preserve"> </w:delText>
                </w:r>
              </w:del>
            </w:moveTo>
          </w:p>
        </w:tc>
      </w:tr>
      <w:tr w:rsidR="005E20C8" w:rsidDel="007761C4" w:rsidTr="007761C4">
        <w:trPr>
          <w:del w:id="251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20" w:author="Miguel Centeno Muñoz" w:date="2014-08-02T12:24:00Z">
              <w:tcPr>
                <w:tcW w:w="0" w:type="auto"/>
                <w:vMerge/>
                <w:hideMark/>
              </w:tcPr>
            </w:tcPrChange>
          </w:tcPr>
          <w:p w:rsidR="005E20C8" w:rsidDel="007761C4" w:rsidRDefault="005E20C8" w:rsidP="007761C4">
            <w:pPr>
              <w:rPr>
                <w:del w:id="2521" w:author="Miguel Centeno Muñoz" w:date="2014-08-02T12:24:00Z"/>
                <w:rFonts w:ascii="Arial" w:hAnsi="Arial" w:cs="Arial"/>
                <w:sz w:val="20"/>
                <w:szCs w:val="20"/>
              </w:rPr>
            </w:pPr>
          </w:p>
        </w:tc>
        <w:tc>
          <w:tcPr>
            <w:tcW w:w="0" w:type="auto"/>
            <w:hideMark/>
            <w:tcPrChange w:id="2522"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23" w:author="Miguel Centeno Muñoz" w:date="2014-08-02T12:24:00Z"/>
                <w:rFonts w:ascii="Arial" w:hAnsi="Arial" w:cs="Arial"/>
                <w:sz w:val="20"/>
                <w:szCs w:val="20"/>
              </w:rPr>
            </w:pPr>
            <w:moveTo w:id="2524" w:author="Miguel Centeno Muñoz" w:date="2014-07-27T22:20:00Z">
              <w:del w:id="2525" w:author="Miguel Centeno Muñoz" w:date="2014-08-02T12:24:00Z">
                <w:r w:rsidDel="007761C4">
                  <w:rPr>
                    <w:rFonts w:ascii="Arial" w:hAnsi="Arial" w:cs="Arial"/>
                    <w:sz w:val="20"/>
                    <w:szCs w:val="20"/>
                  </w:rPr>
                  <w:delText>3</w:delText>
                </w:r>
              </w:del>
            </w:moveTo>
          </w:p>
        </w:tc>
        <w:tc>
          <w:tcPr>
            <w:tcW w:w="0" w:type="auto"/>
            <w:hideMark/>
            <w:tcPrChange w:id="2526"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27" w:author="Miguel Centeno Muñoz" w:date="2014-08-02T12:24:00Z"/>
                <w:rFonts w:ascii="Arial" w:hAnsi="Arial" w:cs="Arial"/>
                <w:sz w:val="20"/>
                <w:szCs w:val="20"/>
              </w:rPr>
            </w:pPr>
            <w:moveTo w:id="2528" w:author="Miguel Centeno Muñoz" w:date="2014-07-27T22:20:00Z">
              <w:del w:id="2529" w:author="Miguel Centeno Muñoz" w:date="2014-08-02T12:24:00Z">
                <w:r w:rsidDel="007761C4">
                  <w:rPr>
                    <w:rFonts w:ascii="Arial" w:hAnsi="Arial" w:cs="Arial"/>
                    <w:sz w:val="20"/>
                    <w:szCs w:val="20"/>
                  </w:rPr>
                  <w:delText>Si</w:delText>
                </w:r>
                <w:r w:rsidDel="007761C4">
                  <w:rPr>
                    <w:rStyle w:val="nfasis"/>
                    <w:rFonts w:ascii="Arial" w:hAnsi="Arial" w:cs="Arial"/>
                  </w:rPr>
                  <w:delText xml:space="preserve"> el atributo de la ruta que desea modificar es fichero ruta, </w:delText>
                </w:r>
                <w:r w:rsidDel="007761C4">
                  <w:rPr>
                    <w:rFonts w:ascii="Arial" w:hAnsi="Arial" w:cs="Arial"/>
                    <w:sz w:val="20"/>
                    <w:szCs w:val="20"/>
                  </w:rPr>
                  <w:delText>el actor</w:delText>
                </w:r>
                <w:r w:rsidRPr="005C7CFD" w:rsidDel="007761C4">
                  <w:rPr>
                    <w:rFonts w:ascii="Arial" w:hAnsi="Arial" w:cs="Arial"/>
                    <w:sz w:val="20"/>
                    <w:szCs w:val="20"/>
                  </w:rPr>
                  <w:delText xml:space="preserve"> Usuario (ACT-0001) </w:delText>
                </w:r>
                <w:r w:rsidDel="007761C4">
                  <w:rPr>
                    <w:rStyle w:val="nfasis"/>
                    <w:rFonts w:ascii="Arial" w:hAnsi="Arial" w:cs="Arial"/>
                  </w:rPr>
                  <w:delText>busca el nuevo fichero a registrar en su equipo mediante el explorador de archivos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3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31"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32" w:author="Miguel Centeno Muñoz" w:date="2014-08-02T12:24:00Z"/>
                <w:rFonts w:ascii="Arial" w:hAnsi="Arial" w:cs="Arial"/>
                <w:sz w:val="20"/>
                <w:szCs w:val="20"/>
              </w:rPr>
            </w:pPr>
          </w:p>
        </w:tc>
        <w:tc>
          <w:tcPr>
            <w:tcW w:w="0" w:type="auto"/>
            <w:hideMark/>
            <w:tcPrChange w:id="2533"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34" w:author="Miguel Centeno Muñoz" w:date="2014-08-02T12:24:00Z"/>
                <w:rFonts w:ascii="Arial" w:hAnsi="Arial" w:cs="Arial"/>
                <w:sz w:val="20"/>
                <w:szCs w:val="20"/>
              </w:rPr>
            </w:pPr>
            <w:moveTo w:id="2535" w:author="Miguel Centeno Muñoz" w:date="2014-07-27T22:20:00Z">
              <w:del w:id="2536" w:author="Miguel Centeno Muñoz" w:date="2014-08-02T12:24:00Z">
                <w:r w:rsidDel="007761C4">
                  <w:rPr>
                    <w:rFonts w:ascii="Arial" w:hAnsi="Arial" w:cs="Arial"/>
                    <w:sz w:val="20"/>
                    <w:szCs w:val="20"/>
                  </w:rPr>
                  <w:delText>4</w:delText>
                </w:r>
              </w:del>
            </w:moveTo>
          </w:p>
        </w:tc>
        <w:tc>
          <w:tcPr>
            <w:tcW w:w="0" w:type="auto"/>
            <w:hideMark/>
            <w:tcPrChange w:id="2537"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38" w:author="Miguel Centeno Muñoz" w:date="2014-08-02T12:24:00Z"/>
                <w:rFonts w:ascii="Arial" w:hAnsi="Arial" w:cs="Arial"/>
                <w:sz w:val="20"/>
                <w:szCs w:val="20"/>
              </w:rPr>
            </w:pPr>
            <w:moveTo w:id="2539" w:author="Miguel Centeno Muñoz" w:date="2014-07-27T22:20:00Z">
              <w:del w:id="2540"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el sistema registra los cambios realizados por el usuario a la ruta mostrando un mensaje de confirmación</w:delText>
                </w:r>
                <w:r w:rsidDel="007761C4">
                  <w:rPr>
                    <w:rFonts w:ascii="Arial" w:hAnsi="Arial" w:cs="Arial"/>
                    <w:sz w:val="20"/>
                    <w:szCs w:val="20"/>
                  </w:rPr>
                  <w:delText xml:space="preserve"> </w:delText>
                </w:r>
              </w:del>
            </w:moveTo>
          </w:p>
        </w:tc>
      </w:tr>
      <w:tr w:rsidR="005E20C8" w:rsidDel="007761C4" w:rsidTr="007761C4">
        <w:trPr>
          <w:del w:id="254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42" w:author="Miguel Centeno Muñoz" w:date="2014-08-02T12:24:00Z">
              <w:tcPr>
                <w:tcW w:w="0" w:type="auto"/>
                <w:hideMark/>
              </w:tcPr>
            </w:tcPrChange>
          </w:tcPr>
          <w:p w:rsidR="005E20C8" w:rsidDel="007761C4" w:rsidRDefault="005E20C8" w:rsidP="007761C4">
            <w:pPr>
              <w:rPr>
                <w:del w:id="2543" w:author="Miguel Centeno Muñoz" w:date="2014-08-02T12:24:00Z"/>
                <w:rFonts w:ascii="Arial" w:hAnsi="Arial" w:cs="Arial"/>
                <w:sz w:val="20"/>
                <w:szCs w:val="20"/>
              </w:rPr>
            </w:pPr>
            <w:moveTo w:id="2544" w:author="Miguel Centeno Muñoz" w:date="2014-07-27T22:20:00Z">
              <w:del w:id="2545" w:author="Miguel Centeno Muñoz" w:date="2014-08-02T12:24:00Z">
                <w:r w:rsidDel="007761C4">
                  <w:rPr>
                    <w:rFonts w:ascii="Arial" w:hAnsi="Arial" w:cs="Arial"/>
                    <w:b/>
                    <w:bCs/>
                    <w:sz w:val="20"/>
                    <w:szCs w:val="20"/>
                  </w:rPr>
                  <w:delText>Postcondición</w:delText>
                </w:r>
              </w:del>
            </w:moveTo>
          </w:p>
        </w:tc>
        <w:tc>
          <w:tcPr>
            <w:tcW w:w="0" w:type="auto"/>
            <w:gridSpan w:val="2"/>
            <w:hideMark/>
            <w:tcPrChange w:id="2546"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47" w:author="Miguel Centeno Muñoz" w:date="2014-08-02T12:24:00Z"/>
                <w:rFonts w:ascii="Arial" w:hAnsi="Arial" w:cs="Arial"/>
                <w:sz w:val="20"/>
                <w:szCs w:val="20"/>
              </w:rPr>
            </w:pPr>
            <w:moveTo w:id="2548" w:author="Miguel Centeno Muñoz" w:date="2014-07-27T22:20:00Z">
              <w:del w:id="2549"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5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51"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52" w:author="Miguel Centeno Muñoz" w:date="2014-08-02T12:24:00Z"/>
                <w:rFonts w:ascii="Arial" w:hAnsi="Arial" w:cs="Arial"/>
                <w:sz w:val="20"/>
                <w:szCs w:val="20"/>
              </w:rPr>
            </w:pPr>
            <w:moveTo w:id="2553" w:author="Miguel Centeno Muñoz" w:date="2014-07-27T22:20:00Z">
              <w:del w:id="2554" w:author="Miguel Centeno Muñoz" w:date="2014-08-02T12:24:00Z">
                <w:r w:rsidDel="007761C4">
                  <w:rPr>
                    <w:rFonts w:ascii="Arial" w:hAnsi="Arial" w:cs="Arial"/>
                    <w:b/>
                    <w:bCs/>
                    <w:sz w:val="20"/>
                    <w:szCs w:val="20"/>
                  </w:rPr>
                  <w:delText>Importancia</w:delText>
                </w:r>
              </w:del>
            </w:moveTo>
          </w:p>
        </w:tc>
        <w:tc>
          <w:tcPr>
            <w:tcW w:w="0" w:type="auto"/>
            <w:gridSpan w:val="2"/>
            <w:hideMark/>
            <w:tcPrChange w:id="2555"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56" w:author="Miguel Centeno Muñoz" w:date="2014-08-02T12:24:00Z"/>
                <w:rFonts w:ascii="Arial" w:hAnsi="Arial" w:cs="Arial"/>
                <w:sz w:val="20"/>
                <w:szCs w:val="20"/>
              </w:rPr>
            </w:pPr>
            <w:moveTo w:id="2557" w:author="Miguel Centeno Muñoz" w:date="2014-07-27T22:20:00Z">
              <w:del w:id="2558" w:author="Miguel Centeno Muñoz" w:date="2014-08-02T12:24:00Z">
                <w:r w:rsidDel="007761C4">
                  <w:rPr>
                    <w:rFonts w:ascii="Arial" w:hAnsi="Arial" w:cs="Arial"/>
                    <w:sz w:val="20"/>
                    <w:szCs w:val="20"/>
                  </w:rPr>
                  <w:delText>vital</w:delText>
                </w:r>
              </w:del>
            </w:moveTo>
          </w:p>
        </w:tc>
      </w:tr>
      <w:tr w:rsidR="005E20C8" w:rsidDel="007761C4" w:rsidTr="007761C4">
        <w:trPr>
          <w:del w:id="255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60" w:author="Miguel Centeno Muñoz" w:date="2014-08-02T12:24:00Z">
              <w:tcPr>
                <w:tcW w:w="0" w:type="auto"/>
                <w:hideMark/>
              </w:tcPr>
            </w:tcPrChange>
          </w:tcPr>
          <w:p w:rsidR="005E20C8" w:rsidDel="007761C4" w:rsidRDefault="005E20C8" w:rsidP="007761C4">
            <w:pPr>
              <w:rPr>
                <w:del w:id="2561" w:author="Miguel Centeno Muñoz" w:date="2014-08-02T12:24:00Z"/>
                <w:rFonts w:ascii="Arial" w:hAnsi="Arial" w:cs="Arial"/>
                <w:sz w:val="20"/>
                <w:szCs w:val="20"/>
              </w:rPr>
            </w:pPr>
            <w:moveTo w:id="2562" w:author="Miguel Centeno Muñoz" w:date="2014-07-27T22:20:00Z">
              <w:del w:id="2563" w:author="Miguel Centeno Muñoz" w:date="2014-08-02T12:24:00Z">
                <w:r w:rsidDel="007761C4">
                  <w:rPr>
                    <w:rFonts w:ascii="Arial" w:hAnsi="Arial" w:cs="Arial"/>
                    <w:b/>
                    <w:bCs/>
                    <w:sz w:val="20"/>
                    <w:szCs w:val="20"/>
                  </w:rPr>
                  <w:delText>Urgencia</w:delText>
                </w:r>
              </w:del>
            </w:moveTo>
          </w:p>
        </w:tc>
        <w:tc>
          <w:tcPr>
            <w:tcW w:w="0" w:type="auto"/>
            <w:gridSpan w:val="2"/>
            <w:hideMark/>
            <w:tcPrChange w:id="2564"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65" w:author="Miguel Centeno Muñoz" w:date="2014-08-02T12:24:00Z"/>
                <w:rFonts w:ascii="Arial" w:hAnsi="Arial" w:cs="Arial"/>
                <w:sz w:val="20"/>
                <w:szCs w:val="20"/>
              </w:rPr>
            </w:pPr>
            <w:moveTo w:id="2566" w:author="Miguel Centeno Muñoz" w:date="2014-07-27T22:20:00Z">
              <w:del w:id="2567" w:author="Miguel Centeno Muñoz" w:date="2014-08-02T12:24:00Z">
                <w:r w:rsidDel="007761C4">
                  <w:rPr>
                    <w:rFonts w:ascii="Arial" w:hAnsi="Arial" w:cs="Arial"/>
                    <w:sz w:val="20"/>
                    <w:szCs w:val="20"/>
                  </w:rPr>
                  <w:delText>inmediatamente</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6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69"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70" w:author="Miguel Centeno Muñoz" w:date="2014-08-02T12:24:00Z"/>
                <w:rFonts w:ascii="Arial" w:hAnsi="Arial" w:cs="Arial"/>
                <w:sz w:val="20"/>
                <w:szCs w:val="20"/>
              </w:rPr>
            </w:pPr>
            <w:moveTo w:id="2571" w:author="Miguel Centeno Muñoz" w:date="2014-07-27T22:20:00Z">
              <w:del w:id="2572" w:author="Miguel Centeno Muñoz" w:date="2014-08-02T12:24:00Z">
                <w:r w:rsidDel="007761C4">
                  <w:rPr>
                    <w:rFonts w:ascii="Arial" w:hAnsi="Arial" w:cs="Arial"/>
                    <w:b/>
                    <w:bCs/>
                    <w:sz w:val="20"/>
                    <w:szCs w:val="20"/>
                  </w:rPr>
                  <w:delText>Estado</w:delText>
                </w:r>
              </w:del>
            </w:moveTo>
          </w:p>
        </w:tc>
        <w:tc>
          <w:tcPr>
            <w:tcW w:w="0" w:type="auto"/>
            <w:gridSpan w:val="2"/>
            <w:hideMark/>
            <w:tcPrChange w:id="2573"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74" w:author="Miguel Centeno Muñoz" w:date="2014-08-02T12:24:00Z"/>
                <w:rFonts w:ascii="Arial" w:hAnsi="Arial" w:cs="Arial"/>
                <w:sz w:val="20"/>
                <w:szCs w:val="20"/>
              </w:rPr>
            </w:pPr>
            <w:moveTo w:id="2575" w:author="Miguel Centeno Muñoz" w:date="2014-07-27T22:20:00Z">
              <w:del w:id="2576" w:author="Miguel Centeno Muñoz" w:date="2014-08-02T12:24:00Z">
                <w:r w:rsidDel="007761C4">
                  <w:rPr>
                    <w:rFonts w:ascii="Arial" w:hAnsi="Arial" w:cs="Arial"/>
                    <w:sz w:val="20"/>
                    <w:szCs w:val="20"/>
                  </w:rPr>
                  <w:delText>en construcción</w:delText>
                </w:r>
              </w:del>
            </w:moveTo>
          </w:p>
        </w:tc>
      </w:tr>
      <w:tr w:rsidR="005E20C8" w:rsidDel="007761C4" w:rsidTr="007761C4">
        <w:trPr>
          <w:del w:id="257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78" w:author="Miguel Centeno Muñoz" w:date="2014-08-02T12:24:00Z">
              <w:tcPr>
                <w:tcW w:w="0" w:type="auto"/>
                <w:hideMark/>
              </w:tcPr>
            </w:tcPrChange>
          </w:tcPr>
          <w:p w:rsidR="005E20C8" w:rsidDel="007761C4" w:rsidRDefault="005E20C8" w:rsidP="007761C4">
            <w:pPr>
              <w:rPr>
                <w:del w:id="2579" w:author="Miguel Centeno Muñoz" w:date="2014-08-02T12:24:00Z"/>
                <w:rFonts w:ascii="Arial" w:hAnsi="Arial" w:cs="Arial"/>
                <w:sz w:val="20"/>
                <w:szCs w:val="20"/>
              </w:rPr>
            </w:pPr>
            <w:moveTo w:id="2580" w:author="Miguel Centeno Muñoz" w:date="2014-07-27T22:20:00Z">
              <w:del w:id="2581" w:author="Miguel Centeno Muñoz" w:date="2014-08-02T12:24:00Z">
                <w:r w:rsidDel="007761C4">
                  <w:rPr>
                    <w:rFonts w:ascii="Arial" w:hAnsi="Arial" w:cs="Arial"/>
                    <w:b/>
                    <w:bCs/>
                    <w:sz w:val="20"/>
                    <w:szCs w:val="20"/>
                  </w:rPr>
                  <w:delText>Estabilidad</w:delText>
                </w:r>
              </w:del>
            </w:moveTo>
          </w:p>
        </w:tc>
        <w:tc>
          <w:tcPr>
            <w:tcW w:w="0" w:type="auto"/>
            <w:gridSpan w:val="2"/>
            <w:hideMark/>
            <w:tcPrChange w:id="2582"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83" w:author="Miguel Centeno Muñoz" w:date="2014-08-02T12:24:00Z"/>
                <w:rFonts w:ascii="Arial" w:hAnsi="Arial" w:cs="Arial"/>
                <w:sz w:val="20"/>
                <w:szCs w:val="20"/>
              </w:rPr>
            </w:pPr>
            <w:moveTo w:id="2584" w:author="Miguel Centeno Muñoz" w:date="2014-07-27T22:20:00Z">
              <w:del w:id="2585" w:author="Miguel Centeno Muñoz" w:date="2014-08-02T12:24:00Z">
                <w:r w:rsidDel="007761C4">
                  <w:rPr>
                    <w:rFonts w:ascii="Arial" w:hAnsi="Arial" w:cs="Arial"/>
                    <w:sz w:val="20"/>
                    <w:szCs w:val="20"/>
                  </w:rPr>
                  <w:delText>alta</w:delText>
                </w:r>
              </w:del>
            </w:moveTo>
          </w:p>
        </w:tc>
      </w:tr>
      <w:moveToRangeEnd w:id="2419"/>
    </w:tbl>
    <w:p w:rsidR="00D40919" w:rsidRDefault="00D40919" w:rsidP="00533654">
      <w:pPr>
        <w:rPr>
          <w:ins w:id="2586" w:author="Miguel Centeno Muñoz" w:date="2014-07-27T22:20:00Z"/>
        </w:rPr>
      </w:pPr>
    </w:p>
    <w:tbl>
      <w:tblPr>
        <w:tblStyle w:val="Listamedia2-nfasis2"/>
        <w:tblpPr w:leftFromText="141" w:rightFromText="141" w:vertAnchor="page" w:horzAnchor="margin" w:tblpY="2178"/>
        <w:tblW w:w="5000" w:type="pct"/>
        <w:tblLook w:val="04A0" w:firstRow="1" w:lastRow="0" w:firstColumn="1" w:lastColumn="0" w:noHBand="0" w:noVBand="1"/>
      </w:tblPr>
      <w:tblGrid>
        <w:gridCol w:w="1595"/>
        <w:gridCol w:w="695"/>
        <w:gridCol w:w="6855"/>
      </w:tblGrid>
      <w:tr w:rsidR="00EF2860" w:rsidTr="00EF2860">
        <w:trPr>
          <w:cnfStyle w:val="100000000000" w:firstRow="1" w:lastRow="0" w:firstColumn="0" w:lastColumn="0" w:oddVBand="0" w:evenVBand="0" w:oddHBand="0" w:evenHBand="0" w:firstRowFirstColumn="0" w:firstRowLastColumn="0" w:lastRowFirstColumn="0" w:lastRowLastColumn="0"/>
          <w:ins w:id="2587" w:author="Miguel Centeno Muñoz" w:date="2014-08-02T12:51:00Z"/>
        </w:trPr>
        <w:tc>
          <w:tcPr>
            <w:cnfStyle w:val="001000000100" w:firstRow="0" w:lastRow="0" w:firstColumn="1" w:lastColumn="0" w:oddVBand="0" w:evenVBand="0" w:oddHBand="0" w:evenHBand="0" w:firstRowFirstColumn="1" w:firstRowLastColumn="0" w:lastRowFirstColumn="0" w:lastRowLastColumn="0"/>
            <w:tcW w:w="0" w:type="auto"/>
            <w:hideMark/>
          </w:tcPr>
          <w:p w:rsidR="00EF2860" w:rsidRDefault="00EF2860" w:rsidP="00EF2860">
            <w:pPr>
              <w:rPr>
                <w:ins w:id="2588" w:author="Miguel Centeno Muñoz" w:date="2014-08-02T12:51:00Z"/>
                <w:rFonts w:ascii="Arial" w:hAnsi="Arial" w:cs="Arial"/>
                <w:sz w:val="20"/>
                <w:szCs w:val="20"/>
              </w:rPr>
            </w:pPr>
            <w:ins w:id="2589" w:author="Miguel Centeno Muñoz" w:date="2014-08-02T12:51:00Z">
              <w:r>
                <w:rPr>
                  <w:rFonts w:ascii="Arial" w:hAnsi="Arial" w:cs="Arial"/>
                  <w:b/>
                  <w:bCs/>
                  <w:sz w:val="20"/>
                  <w:szCs w:val="20"/>
                </w:rPr>
                <w:t>UC-0007</w:t>
              </w:r>
            </w:ins>
          </w:p>
        </w:tc>
        <w:tc>
          <w:tcPr>
            <w:tcW w:w="4128" w:type="pct"/>
            <w:gridSpan w:val="2"/>
            <w:hideMark/>
          </w:tcPr>
          <w:p w:rsidR="00EF2860" w:rsidRDefault="00EF2860" w:rsidP="00EF2860">
            <w:pPr>
              <w:cnfStyle w:val="100000000000" w:firstRow="1" w:lastRow="0" w:firstColumn="0" w:lastColumn="0" w:oddVBand="0" w:evenVBand="0" w:oddHBand="0" w:evenHBand="0" w:firstRowFirstColumn="0" w:firstRowLastColumn="0" w:lastRowFirstColumn="0" w:lastRowLastColumn="0"/>
              <w:rPr>
                <w:ins w:id="2590" w:author="Miguel Centeno Muñoz" w:date="2014-08-02T12:51:00Z"/>
                <w:rFonts w:ascii="Arial" w:hAnsi="Arial" w:cs="Arial"/>
                <w:sz w:val="20"/>
                <w:szCs w:val="20"/>
              </w:rPr>
            </w:pPr>
            <w:ins w:id="2591" w:author="Miguel Centeno Muñoz" w:date="2014-08-02T12:51:00Z">
              <w:r>
                <w:rPr>
                  <w:rFonts w:ascii="Arial" w:hAnsi="Arial" w:cs="Arial"/>
                  <w:b/>
                  <w:bCs/>
                  <w:sz w:val="20"/>
                  <w:szCs w:val="20"/>
                </w:rPr>
                <w:t>Modificación ruta</w:t>
              </w:r>
            </w:ins>
          </w:p>
        </w:tc>
      </w:tr>
      <w:tr w:rsidR="00EF2860" w:rsidTr="00EF2860">
        <w:trPr>
          <w:cnfStyle w:val="000000100000" w:firstRow="0" w:lastRow="0" w:firstColumn="0" w:lastColumn="0" w:oddVBand="0" w:evenVBand="0" w:oddHBand="1" w:evenHBand="0" w:firstRowFirstColumn="0" w:firstRowLastColumn="0" w:lastRowFirstColumn="0" w:lastRowLastColumn="0"/>
          <w:ins w:id="259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93" w:author="Miguel Centeno Muñoz" w:date="2014-08-02T12:51:00Z"/>
                <w:rFonts w:ascii="Arial" w:hAnsi="Arial" w:cs="Arial"/>
                <w:sz w:val="20"/>
                <w:szCs w:val="20"/>
              </w:rPr>
            </w:pPr>
            <w:ins w:id="2594" w:author="Miguel Centeno Muñoz" w:date="2014-08-02T12:51:00Z">
              <w:r>
                <w:rPr>
                  <w:rFonts w:ascii="Arial" w:hAnsi="Arial" w:cs="Arial"/>
                  <w:b/>
                  <w:bCs/>
                  <w:sz w:val="20"/>
                  <w:szCs w:val="20"/>
                </w:rPr>
                <w:lastRenderedPageBreak/>
                <w:t>Versión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595" w:author="Miguel Centeno Muñoz" w:date="2014-08-02T12:51:00Z"/>
                <w:rFonts w:ascii="Arial" w:hAnsi="Arial" w:cs="Arial"/>
                <w:sz w:val="20"/>
                <w:szCs w:val="20"/>
              </w:rPr>
            </w:pPr>
            <w:ins w:id="2596" w:author="Miguel Centeno Muñoz" w:date="2014-08-02T12:51:00Z">
              <w:r>
                <w:rPr>
                  <w:rFonts w:ascii="Arial" w:hAnsi="Arial" w:cs="Arial"/>
                  <w:sz w:val="20"/>
                  <w:szCs w:val="20"/>
                </w:rPr>
                <w:t xml:space="preserve">1.0 ( 25/06/2014 ) </w:t>
              </w:r>
            </w:ins>
          </w:p>
        </w:tc>
      </w:tr>
      <w:tr w:rsidR="00EF2860" w:rsidTr="00EF2860">
        <w:trPr>
          <w:ins w:id="259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98" w:author="Miguel Centeno Muñoz" w:date="2014-08-02T12:51:00Z"/>
                <w:rFonts w:ascii="Arial" w:hAnsi="Arial" w:cs="Arial"/>
                <w:sz w:val="20"/>
                <w:szCs w:val="20"/>
              </w:rPr>
            </w:pPr>
            <w:ins w:id="2599" w:author="Miguel Centeno Muñoz" w:date="2014-08-02T12:51:00Z">
              <w:r>
                <w:rPr>
                  <w:rFonts w:ascii="Arial" w:hAnsi="Arial" w:cs="Arial"/>
                  <w:b/>
                  <w:bCs/>
                  <w:sz w:val="20"/>
                  <w:szCs w:val="20"/>
                </w:rPr>
                <w:t>Autores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600" w:author="Miguel Centeno Muñoz" w:date="2014-08-02T12:51:00Z"/>
                <w:rFonts w:ascii="Arial" w:hAnsi="Arial" w:cs="Arial"/>
                <w:sz w:val="20"/>
                <w:szCs w:val="20"/>
              </w:rPr>
            </w:pPr>
            <w:ins w:id="2601" w:author="Miguel Centeno Muñoz" w:date="2014-08-02T12:51:00Z">
              <w:r w:rsidRPr="00986B9A">
                <w:rPr>
                  <w:rFonts w:ascii="Arial" w:hAnsi="Arial" w:cs="Arial"/>
                  <w:sz w:val="20"/>
                  <w:szCs w:val="20"/>
                </w:rPr>
                <w:t xml:space="preserve">Miguel Centeno Muñoz </w:t>
              </w:r>
            </w:ins>
          </w:p>
        </w:tc>
      </w:tr>
      <w:tr w:rsidR="00EF2860" w:rsidTr="00EF2860">
        <w:trPr>
          <w:cnfStyle w:val="000000100000" w:firstRow="0" w:lastRow="0" w:firstColumn="0" w:lastColumn="0" w:oddVBand="0" w:evenVBand="0" w:oddHBand="1" w:evenHBand="0" w:firstRowFirstColumn="0" w:firstRowLastColumn="0" w:lastRowFirstColumn="0" w:lastRowLastColumn="0"/>
          <w:ins w:id="260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03" w:author="Miguel Centeno Muñoz" w:date="2014-08-02T12:51:00Z"/>
                <w:rFonts w:ascii="Arial" w:hAnsi="Arial" w:cs="Arial"/>
                <w:sz w:val="20"/>
                <w:szCs w:val="20"/>
              </w:rPr>
            </w:pPr>
            <w:ins w:id="2604" w:author="Miguel Centeno Muñoz" w:date="2014-08-02T12:51:00Z">
              <w:r>
                <w:rPr>
                  <w:rFonts w:ascii="Arial" w:hAnsi="Arial" w:cs="Arial"/>
                  <w:b/>
                  <w:bCs/>
                  <w:sz w:val="20"/>
                  <w:szCs w:val="20"/>
                </w:rPr>
                <w:t>Fuentes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605" w:author="Miguel Centeno Muñoz" w:date="2014-08-02T12:51:00Z"/>
                <w:rFonts w:ascii="Arial" w:hAnsi="Arial" w:cs="Arial"/>
                <w:sz w:val="20"/>
                <w:szCs w:val="20"/>
              </w:rPr>
            </w:pPr>
            <w:ins w:id="2606" w:author="Miguel Centeno Muñoz" w:date="2014-08-02T12:51:00Z">
              <w:r w:rsidRPr="00986B9A">
                <w:rPr>
                  <w:rFonts w:ascii="Arial" w:hAnsi="Arial" w:cs="Arial"/>
                  <w:sz w:val="20"/>
                  <w:szCs w:val="20"/>
                </w:rPr>
                <w:t xml:space="preserve">Sergio Segura Rueda </w:t>
              </w:r>
            </w:ins>
          </w:p>
        </w:tc>
      </w:tr>
      <w:tr w:rsidR="00EF2860" w:rsidTr="00EF2860">
        <w:trPr>
          <w:ins w:id="260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08" w:author="Miguel Centeno Muñoz" w:date="2014-08-02T12:51:00Z"/>
                <w:rFonts w:ascii="Arial" w:hAnsi="Arial" w:cs="Arial"/>
                <w:sz w:val="20"/>
                <w:szCs w:val="20"/>
              </w:rPr>
            </w:pPr>
            <w:ins w:id="2609" w:author="Miguel Centeno Muñoz" w:date="2014-08-02T12:51:00Z">
              <w:r>
                <w:rPr>
                  <w:rFonts w:ascii="Arial" w:hAnsi="Arial" w:cs="Arial"/>
                  <w:b/>
                  <w:bCs/>
                  <w:sz w:val="20"/>
                  <w:szCs w:val="20"/>
                </w:rPr>
                <w:t>Dependencias</w:t>
              </w:r>
            </w:ins>
          </w:p>
        </w:tc>
        <w:tc>
          <w:tcPr>
            <w:tcW w:w="0" w:type="auto"/>
            <w:gridSpan w:val="2"/>
            <w:hideMark/>
          </w:tcPr>
          <w:p w:rsidR="00EF2860" w:rsidRPr="00B85A7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0" w:author="Miguel Centeno Muñoz" w:date="2014-08-02T12:51:00Z"/>
                <w:rFonts w:ascii="Arial" w:hAnsi="Arial" w:cs="Arial"/>
                <w:sz w:val="20"/>
                <w:szCs w:val="20"/>
              </w:rPr>
            </w:pPr>
            <w:ins w:id="2611" w:author="Miguel Centeno Muñoz" w:date="2014-08-02T12:51:00Z">
              <w:r w:rsidRPr="00B85A70">
                <w:rPr>
                  <w:rFonts w:ascii="Arial" w:hAnsi="Arial" w:cs="Arial"/>
                  <w:sz w:val="20"/>
                  <w:szCs w:val="20"/>
                </w:rPr>
                <w:t xml:space="preserve">[IRQ-0002] Información sobre Rutas </w:t>
              </w:r>
            </w:ins>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2" w:author="Miguel Centeno Muñoz" w:date="2014-08-02T12:51:00Z"/>
                <w:rFonts w:ascii="Arial" w:hAnsi="Arial" w:cs="Arial"/>
                <w:sz w:val="20"/>
                <w:szCs w:val="20"/>
              </w:rPr>
            </w:pPr>
            <w:ins w:id="2613" w:author="Miguel Centeno Muñoz" w:date="2014-08-02T12:51:00Z">
              <w:r w:rsidRPr="00B85A70">
                <w:rPr>
                  <w:rFonts w:ascii="Arial" w:hAnsi="Arial" w:cs="Arial"/>
                  <w:sz w:val="20"/>
                  <w:szCs w:val="20"/>
                </w:rPr>
                <w:t>[IRQ-0003] Información Categoría Ruta</w:t>
              </w:r>
            </w:ins>
          </w:p>
          <w:p w:rsidR="00EF2860" w:rsidRPr="006D4CAE"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4" w:author="Miguel Centeno Muñoz" w:date="2014-08-02T12:51:00Z"/>
                <w:rFonts w:ascii="Arial" w:hAnsi="Arial" w:cs="Arial"/>
                <w:sz w:val="20"/>
                <w:szCs w:val="20"/>
              </w:rPr>
            </w:pPr>
            <w:ins w:id="2615" w:author="Miguel Centeno Muñoz" w:date="2014-08-02T12:51:00Z">
              <w:r w:rsidRPr="006D4CAE">
                <w:rPr>
                  <w:rFonts w:ascii="Arial" w:hAnsi="Arial" w:cs="Arial"/>
                  <w:sz w:val="20"/>
                  <w:szCs w:val="20"/>
                </w:rPr>
                <w:t>[OBJ-0002] Gestión de Rutas</w:t>
              </w:r>
            </w:ins>
          </w:p>
        </w:tc>
      </w:tr>
      <w:tr w:rsidR="00EF2860" w:rsidTr="00EF2860">
        <w:trPr>
          <w:cnfStyle w:val="000000100000" w:firstRow="0" w:lastRow="0" w:firstColumn="0" w:lastColumn="0" w:oddVBand="0" w:evenVBand="0" w:oddHBand="1" w:evenHBand="0" w:firstRowFirstColumn="0" w:firstRowLastColumn="0" w:lastRowFirstColumn="0" w:lastRowLastColumn="0"/>
          <w:ins w:id="261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17" w:author="Miguel Centeno Muñoz" w:date="2014-08-02T12:51:00Z"/>
                <w:rFonts w:ascii="Arial" w:hAnsi="Arial" w:cs="Arial"/>
                <w:sz w:val="20"/>
                <w:szCs w:val="20"/>
              </w:rPr>
            </w:pPr>
            <w:ins w:id="2618" w:author="Miguel Centeno Muñoz" w:date="2014-08-02T12:51:00Z">
              <w:r>
                <w:rPr>
                  <w:rFonts w:ascii="Arial" w:hAnsi="Arial" w:cs="Arial"/>
                  <w:b/>
                  <w:bCs/>
                  <w:sz w:val="20"/>
                  <w:szCs w:val="20"/>
                </w:rPr>
                <w:t>Descripción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19" w:author="Miguel Centeno Muñoz" w:date="2014-08-02T12:51:00Z"/>
                <w:rFonts w:ascii="Arial" w:hAnsi="Arial" w:cs="Arial"/>
                <w:sz w:val="20"/>
                <w:szCs w:val="20"/>
              </w:rPr>
            </w:pPr>
            <w:ins w:id="2620" w:author="Miguel Centeno Muñoz" w:date="2014-08-02T12:51: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ins>
          </w:p>
        </w:tc>
      </w:tr>
      <w:tr w:rsidR="00EF2860" w:rsidTr="00EF2860">
        <w:trPr>
          <w:ins w:id="262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2" w:author="Miguel Centeno Muñoz" w:date="2014-08-02T12:51:00Z"/>
                <w:rFonts w:ascii="Arial" w:hAnsi="Arial" w:cs="Arial"/>
                <w:sz w:val="20"/>
                <w:szCs w:val="20"/>
              </w:rPr>
            </w:pPr>
            <w:ins w:id="2623" w:author="Miguel Centeno Muñoz" w:date="2014-08-02T12:51:00Z">
              <w:r>
                <w:rPr>
                  <w:rFonts w:ascii="Arial" w:hAnsi="Arial" w:cs="Arial"/>
                  <w:b/>
                  <w:bCs/>
                  <w:sz w:val="20"/>
                  <w:szCs w:val="20"/>
                </w:rPr>
                <w:t>Precondición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24" w:author="Miguel Centeno Muñoz" w:date="2014-08-02T12:51:00Z"/>
                <w:rFonts w:ascii="Arial" w:hAnsi="Arial" w:cs="Arial"/>
                <w:sz w:val="20"/>
                <w:szCs w:val="20"/>
              </w:rPr>
            </w:pPr>
            <w:ins w:id="2625"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2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EF2860" w:rsidRDefault="00EF2860" w:rsidP="00EF2860">
            <w:pPr>
              <w:rPr>
                <w:ins w:id="2627" w:author="Miguel Centeno Muñoz" w:date="2014-08-02T12:51:00Z"/>
                <w:rFonts w:ascii="Arial" w:hAnsi="Arial" w:cs="Arial"/>
                <w:sz w:val="20"/>
                <w:szCs w:val="20"/>
              </w:rPr>
            </w:pPr>
            <w:ins w:id="2628" w:author="Miguel Centeno Muñoz" w:date="2014-08-02T12:51:00Z">
              <w:r>
                <w:rPr>
                  <w:rFonts w:ascii="Arial" w:hAnsi="Arial" w:cs="Arial"/>
                  <w:b/>
                  <w:bCs/>
                  <w:sz w:val="20"/>
                  <w:szCs w:val="20"/>
                </w:rPr>
                <w:t>Secuencia normal</w:t>
              </w:r>
            </w:ins>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29" w:author="Miguel Centeno Muñoz" w:date="2014-08-02T12:51:00Z"/>
                <w:rFonts w:ascii="Arial" w:hAnsi="Arial" w:cs="Arial"/>
                <w:b/>
                <w:bCs/>
                <w:sz w:val="20"/>
                <w:szCs w:val="20"/>
              </w:rPr>
            </w:pPr>
            <w:ins w:id="2630" w:author="Miguel Centeno Muñoz" w:date="2014-08-02T12:51:00Z">
              <w:r>
                <w:rPr>
                  <w:rFonts w:ascii="Arial" w:hAnsi="Arial" w:cs="Arial"/>
                  <w:b/>
                  <w:bCs/>
                  <w:sz w:val="20"/>
                  <w:szCs w:val="20"/>
                </w:rPr>
                <w:t>Paso</w:t>
              </w:r>
            </w:ins>
          </w:p>
        </w:tc>
        <w:tc>
          <w:tcPr>
            <w:tcW w:w="3748" w:type="pct"/>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31" w:author="Miguel Centeno Muñoz" w:date="2014-08-02T12:51:00Z"/>
                <w:rFonts w:ascii="Arial" w:hAnsi="Arial" w:cs="Arial"/>
                <w:b/>
                <w:bCs/>
                <w:sz w:val="20"/>
                <w:szCs w:val="20"/>
              </w:rPr>
            </w:pPr>
            <w:ins w:id="2632" w:author="Miguel Centeno Muñoz" w:date="2014-08-02T12:51:00Z">
              <w:r>
                <w:rPr>
                  <w:rFonts w:ascii="Arial" w:hAnsi="Arial" w:cs="Arial"/>
                  <w:b/>
                  <w:bCs/>
                  <w:sz w:val="20"/>
                  <w:szCs w:val="20"/>
                </w:rPr>
                <w:t>Acción</w:t>
              </w:r>
            </w:ins>
          </w:p>
        </w:tc>
      </w:tr>
      <w:tr w:rsidR="00EF2860" w:rsidTr="00EF2860">
        <w:trPr>
          <w:ins w:id="263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34"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35" w:author="Miguel Centeno Muñoz" w:date="2014-08-02T12:51:00Z"/>
                <w:rFonts w:ascii="Arial" w:hAnsi="Arial" w:cs="Arial"/>
                <w:sz w:val="20"/>
                <w:szCs w:val="20"/>
              </w:rPr>
            </w:pPr>
            <w:ins w:id="2636" w:author="Miguel Centeno Muñoz" w:date="2014-08-02T12:51:00Z">
              <w:r>
                <w:rPr>
                  <w:rFonts w:ascii="Arial" w:hAnsi="Arial" w:cs="Arial"/>
                  <w:sz w:val="20"/>
                  <w:szCs w:val="20"/>
                </w:rPr>
                <w:t>1</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37" w:author="Miguel Centeno Muñoz" w:date="2014-08-02T12:51:00Z"/>
                <w:rFonts w:ascii="Arial" w:hAnsi="Arial" w:cs="Arial"/>
                <w:sz w:val="20"/>
                <w:szCs w:val="20"/>
              </w:rPr>
            </w:pPr>
            <w:ins w:id="2638" w:author="Miguel Centeno Muñoz" w:date="2014-08-02T12:51: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EF2860" w:rsidTr="00EF2860">
        <w:trPr>
          <w:cnfStyle w:val="000000100000" w:firstRow="0" w:lastRow="0" w:firstColumn="0" w:lastColumn="0" w:oddVBand="0" w:evenVBand="0" w:oddHBand="1" w:evenHBand="0" w:firstRowFirstColumn="0" w:firstRowLastColumn="0" w:lastRowFirstColumn="0" w:lastRowLastColumn="0"/>
          <w:ins w:id="263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40"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41" w:author="Miguel Centeno Muñoz" w:date="2014-08-02T12:51:00Z"/>
                <w:rFonts w:ascii="Arial" w:hAnsi="Arial" w:cs="Arial"/>
                <w:sz w:val="20"/>
                <w:szCs w:val="20"/>
              </w:rPr>
            </w:pPr>
            <w:ins w:id="2642" w:author="Miguel Centeno Muñoz" w:date="2014-08-02T12:51:00Z">
              <w:r>
                <w:rPr>
                  <w:rFonts w:ascii="Arial" w:hAnsi="Arial" w:cs="Arial"/>
                  <w:sz w:val="20"/>
                  <w:szCs w:val="20"/>
                </w:rPr>
                <w:t>2</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43" w:author="Miguel Centeno Muñoz" w:date="2014-08-02T12:51:00Z"/>
                <w:rFonts w:ascii="Arial" w:hAnsi="Arial" w:cs="Arial"/>
                <w:sz w:val="20"/>
                <w:szCs w:val="20"/>
              </w:rPr>
            </w:pPr>
            <w:ins w:id="2644" w:author="Miguel Centeno Muñoz" w:date="2014-08-02T12:51: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ins>
          </w:p>
        </w:tc>
      </w:tr>
      <w:tr w:rsidR="00EF2860" w:rsidTr="00EF2860">
        <w:trPr>
          <w:ins w:id="264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46"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47" w:author="Miguel Centeno Muñoz" w:date="2014-08-02T12:51:00Z"/>
                <w:rFonts w:ascii="Arial" w:hAnsi="Arial" w:cs="Arial"/>
                <w:sz w:val="20"/>
                <w:szCs w:val="20"/>
              </w:rPr>
            </w:pPr>
            <w:ins w:id="2648" w:author="Miguel Centeno Muñoz" w:date="2014-08-02T12:51:00Z">
              <w:r>
                <w:rPr>
                  <w:rFonts w:ascii="Arial" w:hAnsi="Arial" w:cs="Arial"/>
                  <w:sz w:val="20"/>
                  <w:szCs w:val="20"/>
                </w:rPr>
                <w:t>3</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49" w:author="Miguel Centeno Muñoz" w:date="2014-08-02T12:51:00Z"/>
                <w:rFonts w:ascii="Arial" w:hAnsi="Arial" w:cs="Arial"/>
                <w:sz w:val="20"/>
                <w:szCs w:val="20"/>
              </w:rPr>
            </w:pPr>
            <w:ins w:id="2650" w:author="Miguel Centeno Muñoz" w:date="2014-08-02T12:51: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ins>
          </w:p>
        </w:tc>
      </w:tr>
      <w:tr w:rsidR="00EF2860" w:rsidTr="00EF2860">
        <w:trPr>
          <w:cnfStyle w:val="000000100000" w:firstRow="0" w:lastRow="0" w:firstColumn="0" w:lastColumn="0" w:oddVBand="0" w:evenVBand="0" w:oddHBand="1" w:evenHBand="0" w:firstRowFirstColumn="0" w:firstRowLastColumn="0" w:lastRowFirstColumn="0" w:lastRowLastColumn="0"/>
          <w:ins w:id="265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52"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53" w:author="Miguel Centeno Muñoz" w:date="2014-08-02T12:51:00Z"/>
                <w:rFonts w:ascii="Arial" w:hAnsi="Arial" w:cs="Arial"/>
                <w:sz w:val="20"/>
                <w:szCs w:val="20"/>
              </w:rPr>
            </w:pPr>
            <w:ins w:id="2654" w:author="Miguel Centeno Muñoz" w:date="2014-08-02T12:51:00Z">
              <w:r>
                <w:rPr>
                  <w:rFonts w:ascii="Arial" w:hAnsi="Arial" w:cs="Arial"/>
                  <w:sz w:val="20"/>
                  <w:szCs w:val="20"/>
                </w:rPr>
                <w:t>4</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55" w:author="Miguel Centeno Muñoz" w:date="2014-08-02T12:51:00Z"/>
                <w:rFonts w:ascii="Arial" w:hAnsi="Arial" w:cs="Arial"/>
                <w:sz w:val="20"/>
                <w:szCs w:val="20"/>
              </w:rPr>
            </w:pPr>
            <w:ins w:id="2656" w:author="Miguel Centeno Muñoz" w:date="2014-08-02T12:51: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ins>
          </w:p>
        </w:tc>
      </w:tr>
      <w:tr w:rsidR="00EF2860" w:rsidTr="00EF2860">
        <w:trPr>
          <w:ins w:id="265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58" w:author="Miguel Centeno Muñoz" w:date="2014-08-02T12:51:00Z"/>
                <w:rFonts w:ascii="Arial" w:hAnsi="Arial" w:cs="Arial"/>
                <w:sz w:val="20"/>
                <w:szCs w:val="20"/>
              </w:rPr>
            </w:pPr>
            <w:ins w:id="2659" w:author="Miguel Centeno Muñoz" w:date="2014-08-02T12:51:00Z">
              <w:r>
                <w:rPr>
                  <w:rFonts w:ascii="Arial" w:hAnsi="Arial" w:cs="Arial"/>
                  <w:b/>
                  <w:bCs/>
                  <w:sz w:val="20"/>
                  <w:szCs w:val="20"/>
                </w:rPr>
                <w:t>Postcondición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60" w:author="Miguel Centeno Muñoz" w:date="2014-08-02T12:51:00Z"/>
                <w:rFonts w:ascii="Arial" w:hAnsi="Arial" w:cs="Arial"/>
                <w:sz w:val="20"/>
                <w:szCs w:val="20"/>
              </w:rPr>
            </w:pPr>
            <w:ins w:id="2661"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6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63" w:author="Miguel Centeno Muñoz" w:date="2014-08-02T12:51:00Z"/>
                <w:rFonts w:ascii="Arial" w:hAnsi="Arial" w:cs="Arial"/>
                <w:sz w:val="20"/>
                <w:szCs w:val="20"/>
              </w:rPr>
            </w:pPr>
            <w:ins w:id="2664" w:author="Miguel Centeno Muñoz" w:date="2014-08-02T12:51:00Z">
              <w:r>
                <w:rPr>
                  <w:rFonts w:ascii="Arial" w:hAnsi="Arial" w:cs="Arial"/>
                  <w:b/>
                  <w:bCs/>
                  <w:sz w:val="20"/>
                  <w:szCs w:val="20"/>
                </w:rPr>
                <w:t>Importancia</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65" w:author="Miguel Centeno Muñoz" w:date="2014-08-02T12:51:00Z"/>
                <w:rFonts w:ascii="Arial" w:hAnsi="Arial" w:cs="Arial"/>
                <w:sz w:val="20"/>
                <w:szCs w:val="20"/>
              </w:rPr>
            </w:pPr>
            <w:ins w:id="2666" w:author="Miguel Centeno Muñoz" w:date="2014-08-02T12:51:00Z">
              <w:r>
                <w:rPr>
                  <w:rFonts w:ascii="Arial" w:hAnsi="Arial" w:cs="Arial"/>
                  <w:sz w:val="20"/>
                  <w:szCs w:val="20"/>
                </w:rPr>
                <w:t>vital</w:t>
              </w:r>
            </w:ins>
          </w:p>
        </w:tc>
      </w:tr>
      <w:tr w:rsidR="00EF2860" w:rsidTr="00EF2860">
        <w:trPr>
          <w:ins w:id="266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68" w:author="Miguel Centeno Muñoz" w:date="2014-08-02T12:51:00Z"/>
                <w:rFonts w:ascii="Arial" w:hAnsi="Arial" w:cs="Arial"/>
                <w:sz w:val="20"/>
                <w:szCs w:val="20"/>
              </w:rPr>
            </w:pPr>
            <w:ins w:id="2669" w:author="Miguel Centeno Muñoz" w:date="2014-08-02T12:51:00Z">
              <w:r>
                <w:rPr>
                  <w:rFonts w:ascii="Arial" w:hAnsi="Arial" w:cs="Arial"/>
                  <w:b/>
                  <w:bCs/>
                  <w:sz w:val="20"/>
                  <w:szCs w:val="20"/>
                </w:rPr>
                <w:t>Urgencia</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70" w:author="Miguel Centeno Muñoz" w:date="2014-08-02T12:51:00Z"/>
                <w:rFonts w:ascii="Arial" w:hAnsi="Arial" w:cs="Arial"/>
                <w:sz w:val="20"/>
                <w:szCs w:val="20"/>
              </w:rPr>
            </w:pPr>
            <w:ins w:id="2671" w:author="Miguel Centeno Muñoz" w:date="2014-08-02T12:51:00Z">
              <w:r>
                <w:rPr>
                  <w:rFonts w:ascii="Arial" w:hAnsi="Arial" w:cs="Arial"/>
                  <w:sz w:val="20"/>
                  <w:szCs w:val="20"/>
                </w:rPr>
                <w:t>inmediatamente</w:t>
              </w:r>
            </w:ins>
          </w:p>
        </w:tc>
      </w:tr>
      <w:tr w:rsidR="00EF2860" w:rsidTr="00EF2860">
        <w:trPr>
          <w:cnfStyle w:val="000000100000" w:firstRow="0" w:lastRow="0" w:firstColumn="0" w:lastColumn="0" w:oddVBand="0" w:evenVBand="0" w:oddHBand="1" w:evenHBand="0" w:firstRowFirstColumn="0" w:firstRowLastColumn="0" w:lastRowFirstColumn="0" w:lastRowLastColumn="0"/>
          <w:ins w:id="267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73" w:author="Miguel Centeno Muñoz" w:date="2014-08-02T12:51:00Z"/>
                <w:rFonts w:ascii="Arial" w:hAnsi="Arial" w:cs="Arial"/>
                <w:sz w:val="20"/>
                <w:szCs w:val="20"/>
              </w:rPr>
            </w:pPr>
            <w:ins w:id="2674" w:author="Miguel Centeno Muñoz" w:date="2014-08-02T12:51:00Z">
              <w:r>
                <w:rPr>
                  <w:rFonts w:ascii="Arial" w:hAnsi="Arial" w:cs="Arial"/>
                  <w:b/>
                  <w:bCs/>
                  <w:sz w:val="20"/>
                  <w:szCs w:val="20"/>
                </w:rPr>
                <w:t>Estado</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75" w:author="Miguel Centeno Muñoz" w:date="2014-08-02T12:51:00Z"/>
                <w:rFonts w:ascii="Arial" w:hAnsi="Arial" w:cs="Arial"/>
                <w:sz w:val="20"/>
                <w:szCs w:val="20"/>
              </w:rPr>
            </w:pPr>
            <w:ins w:id="2676" w:author="Miguel Centeno Muñoz" w:date="2014-08-02T12:51:00Z">
              <w:r>
                <w:rPr>
                  <w:rFonts w:ascii="Arial" w:hAnsi="Arial" w:cs="Arial"/>
                  <w:sz w:val="20"/>
                  <w:szCs w:val="20"/>
                </w:rPr>
                <w:t>en construcción</w:t>
              </w:r>
            </w:ins>
          </w:p>
        </w:tc>
      </w:tr>
      <w:tr w:rsidR="00EF2860" w:rsidTr="00EF2860">
        <w:trPr>
          <w:ins w:id="267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78" w:author="Miguel Centeno Muñoz" w:date="2014-08-02T12:51:00Z"/>
                <w:rFonts w:ascii="Arial" w:hAnsi="Arial" w:cs="Arial"/>
                <w:sz w:val="20"/>
                <w:szCs w:val="20"/>
              </w:rPr>
            </w:pPr>
            <w:ins w:id="2679" w:author="Miguel Centeno Muñoz" w:date="2014-08-02T12:51:00Z">
              <w:r>
                <w:rPr>
                  <w:rFonts w:ascii="Arial" w:hAnsi="Arial" w:cs="Arial"/>
                  <w:b/>
                  <w:bCs/>
                  <w:sz w:val="20"/>
                  <w:szCs w:val="20"/>
                </w:rPr>
                <w:t>Estabilidad</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80" w:author="Miguel Centeno Muñoz" w:date="2014-08-02T12:51:00Z"/>
                <w:rFonts w:ascii="Arial" w:hAnsi="Arial" w:cs="Arial"/>
                <w:sz w:val="20"/>
                <w:szCs w:val="20"/>
              </w:rPr>
            </w:pPr>
            <w:ins w:id="2681" w:author="Miguel Centeno Muñoz" w:date="2014-08-02T12:51:00Z">
              <w:r>
                <w:rPr>
                  <w:rFonts w:ascii="Arial" w:hAnsi="Arial" w:cs="Arial"/>
                  <w:sz w:val="20"/>
                  <w:szCs w:val="20"/>
                </w:rPr>
                <w:t>alta</w:t>
              </w:r>
            </w:ins>
          </w:p>
        </w:tc>
      </w:tr>
    </w:tbl>
    <w:p w:rsidR="005E20C8" w:rsidRDefault="005E20C8" w:rsidP="00533654">
      <w:pPr>
        <w:rPr>
          <w:ins w:id="2682" w:author="Miguel Centeno Muñoz" w:date="2014-07-27T22:20:00Z"/>
        </w:rPr>
      </w:pPr>
    </w:p>
    <w:p w:rsidR="005E20C8" w:rsidRDefault="005E20C8" w:rsidP="00533654">
      <w:pPr>
        <w:rPr>
          <w:ins w:id="2683" w:author="Miguel Centeno Muñoz" w:date="2014-07-27T22:20:00Z"/>
        </w:rPr>
      </w:pPr>
    </w:p>
    <w:p w:rsidR="005E20C8" w:rsidRDefault="005E20C8" w:rsidP="00533654">
      <w:pPr>
        <w:rPr>
          <w:ins w:id="2684" w:author="Miguel Centeno Muñoz" w:date="2014-07-27T22:20:00Z"/>
        </w:rPr>
      </w:pPr>
    </w:p>
    <w:p w:rsidR="005E20C8" w:rsidRDefault="005E20C8" w:rsidP="00533654">
      <w:pPr>
        <w:rPr>
          <w:ins w:id="2685" w:author="Miguel Centeno Muñoz" w:date="2014-07-27T22:20:00Z"/>
        </w:rPr>
      </w:pPr>
    </w:p>
    <w:p w:rsidR="005E20C8" w:rsidRDefault="005E20C8" w:rsidP="00533654">
      <w:pPr>
        <w:rPr>
          <w:ins w:id="2686" w:author="Miguel Centeno Muñoz" w:date="2014-07-27T22:20:00Z"/>
        </w:rPr>
      </w:pPr>
    </w:p>
    <w:p w:rsidR="005E20C8" w:rsidRDefault="005E20C8" w:rsidP="00533654">
      <w:pPr>
        <w:rPr>
          <w:ins w:id="2687" w:author="Miguel Centeno Muñoz" w:date="2014-07-27T22:20:00Z"/>
        </w:rPr>
      </w:pPr>
    </w:p>
    <w:p w:rsidR="005E20C8" w:rsidRDefault="005E20C8" w:rsidP="00533654">
      <w:pPr>
        <w:rPr>
          <w:ins w:id="2688" w:author="Miguel Centeno Muñoz" w:date="2014-08-02T12:24:00Z"/>
        </w:rPr>
      </w:pPr>
    </w:p>
    <w:p w:rsidR="007761C4" w:rsidRDefault="007761C4" w:rsidP="00533654">
      <w:pPr>
        <w:rPr>
          <w:ins w:id="2689" w:author="Miguel Centeno Muñoz" w:date="2014-07-27T22:20:00Z"/>
        </w:rPr>
      </w:pPr>
    </w:p>
    <w:p w:rsidR="005E20C8" w:rsidRDefault="005E20C8" w:rsidP="00533654">
      <w:pPr>
        <w:rPr>
          <w:ins w:id="2690" w:author="Miguel Centeno Muñoz" w:date="2014-07-27T22:20:00Z"/>
        </w:rPr>
      </w:pPr>
    </w:p>
    <w:p w:rsidR="005E20C8" w:rsidRDefault="005E20C8" w:rsidP="00533654">
      <w:pPr>
        <w:rPr>
          <w:ins w:id="2691" w:author="Miguel Centeno Muñoz" w:date="2014-07-27T22:20:00Z"/>
        </w:rPr>
      </w:pPr>
    </w:p>
    <w:p w:rsidR="005E20C8" w:rsidRDefault="005E20C8" w:rsidP="00533654">
      <w:pPr>
        <w:rPr>
          <w:ins w:id="2692" w:author="Miguel Centeno Muñoz" w:date="2014-07-27T22:20:00Z"/>
        </w:rPr>
      </w:pPr>
    </w:p>
    <w:p w:rsidR="005E20C8" w:rsidRDefault="005E20C8" w:rsidP="00533654">
      <w:pPr>
        <w:rPr>
          <w:ins w:id="2693" w:author="Miguel Centeno Muñoz" w:date="2014-07-27T22:20:00Z"/>
        </w:rPr>
      </w:pPr>
    </w:p>
    <w:p w:rsidR="005E20C8" w:rsidRDefault="005E20C8" w:rsidP="00533654">
      <w:pPr>
        <w:rPr>
          <w:ins w:id="2694" w:author="Miguel Centeno Muñoz" w:date="2014-07-27T22:20:00Z"/>
        </w:rPr>
      </w:pPr>
    </w:p>
    <w:p w:rsidR="005E20C8" w:rsidRDefault="005E20C8" w:rsidP="00533654">
      <w:pPr>
        <w:rPr>
          <w:ins w:id="2695" w:author="Miguel Centeno Muñoz" w:date="2014-07-27T22:20:00Z"/>
        </w:rPr>
      </w:pPr>
    </w:p>
    <w:p w:rsidR="005E20C8" w:rsidRDefault="005E20C8" w:rsidP="00533654">
      <w:pPr>
        <w:rPr>
          <w:ins w:id="2696"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697"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698" w:author="Miguel Centeno Muñoz" w:date="2014-07-27T22:20:00Z"/>
                <w:rFonts w:ascii="Arial" w:hAnsi="Arial" w:cs="Arial"/>
                <w:sz w:val="20"/>
                <w:szCs w:val="20"/>
              </w:rPr>
            </w:pPr>
            <w:ins w:id="2699" w:author="Miguel Centeno Muñoz" w:date="2014-07-27T22:20:00Z">
              <w:r>
                <w:rPr>
                  <w:rFonts w:ascii="Arial" w:hAnsi="Arial" w:cs="Arial"/>
                  <w:b/>
                  <w:bCs/>
                  <w:sz w:val="20"/>
                  <w:szCs w:val="20"/>
                </w:rPr>
                <w:lastRenderedPageBreak/>
                <w:t>UC-000</w:t>
              </w:r>
            </w:ins>
            <w:ins w:id="2700"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701" w:author="Miguel Centeno Muñoz" w:date="2014-07-27T22:20:00Z"/>
                <w:rFonts w:ascii="Arial" w:hAnsi="Arial" w:cs="Arial"/>
                <w:sz w:val="20"/>
                <w:szCs w:val="20"/>
              </w:rPr>
            </w:pPr>
            <w:ins w:id="2702"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70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4" w:author="Miguel Centeno Muñoz" w:date="2014-07-27T22:20:00Z"/>
                <w:rFonts w:ascii="Arial" w:hAnsi="Arial" w:cs="Arial"/>
                <w:sz w:val="20"/>
                <w:szCs w:val="20"/>
              </w:rPr>
            </w:pPr>
            <w:ins w:id="2705"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06" w:author="Miguel Centeno Muñoz" w:date="2014-07-27T22:20:00Z"/>
                <w:rFonts w:ascii="Arial" w:hAnsi="Arial" w:cs="Arial"/>
                <w:sz w:val="20"/>
                <w:szCs w:val="20"/>
              </w:rPr>
            </w:pPr>
            <w:ins w:id="2707" w:author="Miguel Centeno Muñoz" w:date="2014-07-27T22:20:00Z">
              <w:r>
                <w:rPr>
                  <w:rFonts w:ascii="Arial" w:hAnsi="Arial" w:cs="Arial"/>
                  <w:sz w:val="20"/>
                  <w:szCs w:val="20"/>
                </w:rPr>
                <w:t xml:space="preserve">1.0 ( 25/06/2014 ) </w:t>
              </w:r>
            </w:ins>
          </w:p>
        </w:tc>
      </w:tr>
      <w:tr w:rsidR="005E20C8" w:rsidTr="005E20C8">
        <w:trPr>
          <w:ins w:id="27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9" w:author="Miguel Centeno Muñoz" w:date="2014-07-27T22:20:00Z"/>
                <w:rFonts w:ascii="Arial" w:hAnsi="Arial" w:cs="Arial"/>
                <w:sz w:val="20"/>
                <w:szCs w:val="20"/>
              </w:rPr>
            </w:pPr>
            <w:ins w:id="2710" w:author="Miguel Centeno Muñoz" w:date="2014-07-27T22:20:00Z">
              <w:r>
                <w:rPr>
                  <w:rFonts w:ascii="Arial" w:hAnsi="Arial" w:cs="Arial"/>
                  <w:b/>
                  <w:bCs/>
                  <w:sz w:val="20"/>
                  <w:szCs w:val="20"/>
                </w:rPr>
                <w:t>Autores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711" w:author="Miguel Centeno Muñoz" w:date="2014-07-27T22:20:00Z"/>
                <w:rFonts w:ascii="Arial" w:hAnsi="Arial" w:cs="Arial"/>
                <w:sz w:val="20"/>
                <w:szCs w:val="20"/>
                <w:rPrChange w:id="2712" w:author="Miguel Centeno Muñoz" w:date="2014-08-02T12:51:00Z">
                  <w:rPr>
                    <w:ins w:id="2713" w:author="Miguel Centeno Muñoz" w:date="2014-07-27T22:20:00Z"/>
                    <w:rFonts w:eastAsiaTheme="minorHAnsi" w:cstheme="minorBidi"/>
                    <w:color w:val="auto"/>
                  </w:rPr>
                </w:rPrChange>
              </w:rPr>
              <w:pPrChange w:id="2714" w:author="Miguel Centeno Muñoz" w:date="2014-08-02T12:51:00Z">
                <w:pPr>
                  <w:framePr w:hSpace="141" w:wrap="around" w:vAnchor="text" w:hAnchor="margin" w:y="36"/>
                  <w:numPr>
                    <w:numId w:val="2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2715" w:author="Miguel Centeno Muñoz" w:date="2014-07-27T22:20:00Z">
              <w:r w:rsidRPr="00EF2860">
                <w:rPr>
                  <w:rFonts w:ascii="Arial" w:hAnsi="Arial" w:cs="Arial"/>
                  <w:sz w:val="20"/>
                  <w:szCs w:val="20"/>
                  <w:rPrChange w:id="2716" w:author="Miguel Centeno Muñoz" w:date="2014-08-02T12:51:00Z">
                    <w:rPr/>
                  </w:rPrChange>
                </w:rPr>
                <w:t xml:space="preserve">Miguel Centeno Muñoz </w:t>
              </w:r>
            </w:ins>
          </w:p>
        </w:tc>
      </w:tr>
      <w:tr w:rsidR="005E20C8" w:rsidTr="005E20C8">
        <w:trPr>
          <w:cnfStyle w:val="000000100000" w:firstRow="0" w:lastRow="0" w:firstColumn="0" w:lastColumn="0" w:oddVBand="0" w:evenVBand="0" w:oddHBand="1" w:evenHBand="0" w:firstRowFirstColumn="0" w:firstRowLastColumn="0" w:lastRowFirstColumn="0" w:lastRowLastColumn="0"/>
          <w:ins w:id="27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18" w:author="Miguel Centeno Muñoz" w:date="2014-07-27T22:20:00Z"/>
                <w:rFonts w:ascii="Arial" w:hAnsi="Arial" w:cs="Arial"/>
                <w:sz w:val="20"/>
                <w:szCs w:val="20"/>
              </w:rPr>
            </w:pPr>
            <w:ins w:id="2719" w:author="Miguel Centeno Muñoz" w:date="2014-07-27T22:20:00Z">
              <w:r>
                <w:rPr>
                  <w:rFonts w:ascii="Arial" w:hAnsi="Arial" w:cs="Arial"/>
                  <w:b/>
                  <w:bCs/>
                  <w:sz w:val="20"/>
                  <w:szCs w:val="20"/>
                </w:rPr>
                <w:t>Fuentes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720" w:author="Miguel Centeno Muñoz" w:date="2014-07-27T22:20:00Z"/>
                <w:rFonts w:ascii="Arial" w:hAnsi="Arial" w:cs="Arial"/>
                <w:sz w:val="20"/>
                <w:szCs w:val="20"/>
                <w:rPrChange w:id="2721" w:author="Miguel Centeno Muñoz" w:date="2014-08-02T12:51:00Z">
                  <w:rPr>
                    <w:ins w:id="2722" w:author="Miguel Centeno Muñoz" w:date="2014-07-27T22:20:00Z"/>
                    <w:rFonts w:eastAsiaTheme="minorHAnsi" w:cstheme="minorBidi"/>
                    <w:color w:val="auto"/>
                  </w:rPr>
                </w:rPrChange>
              </w:rPr>
              <w:pPrChange w:id="2723" w:author="Miguel Centeno Muñoz" w:date="2014-08-02T12:51:00Z">
                <w:pPr>
                  <w:framePr w:hSpace="141" w:wrap="around" w:vAnchor="text" w:hAnchor="margin" w:y="36"/>
                  <w:numPr>
                    <w:numId w:val="2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2724" w:author="Miguel Centeno Muñoz" w:date="2014-07-27T22:20:00Z">
              <w:r w:rsidRPr="00EF2860">
                <w:rPr>
                  <w:rFonts w:ascii="Arial" w:hAnsi="Arial" w:cs="Arial"/>
                  <w:sz w:val="20"/>
                  <w:szCs w:val="20"/>
                  <w:rPrChange w:id="2725" w:author="Miguel Centeno Muñoz" w:date="2014-08-02T12:51:00Z">
                    <w:rPr/>
                  </w:rPrChange>
                </w:rPr>
                <w:t xml:space="preserve">Sergio Segura Rueda </w:t>
              </w:r>
            </w:ins>
          </w:p>
        </w:tc>
      </w:tr>
      <w:tr w:rsidR="005E20C8" w:rsidTr="005E20C8">
        <w:trPr>
          <w:ins w:id="272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27" w:author="Miguel Centeno Muñoz" w:date="2014-07-27T22:20:00Z"/>
                <w:rFonts w:ascii="Arial" w:hAnsi="Arial" w:cs="Arial"/>
                <w:sz w:val="20"/>
                <w:szCs w:val="20"/>
              </w:rPr>
            </w:pPr>
            <w:ins w:id="2728"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729" w:author="Miguel Centeno Muñoz" w:date="2014-07-27T22:20:00Z"/>
                <w:rFonts w:ascii="Arial" w:hAnsi="Arial" w:cs="Arial"/>
                <w:sz w:val="20"/>
                <w:szCs w:val="20"/>
              </w:rPr>
            </w:pPr>
            <w:ins w:id="2730"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pPr>
              <w:cnfStyle w:val="000000000000" w:firstRow="0" w:lastRow="0" w:firstColumn="0" w:lastColumn="0" w:oddVBand="0" w:evenVBand="0" w:oddHBand="0" w:evenHBand="0" w:firstRowFirstColumn="0" w:firstRowLastColumn="0" w:lastRowFirstColumn="0" w:lastRowLastColumn="0"/>
              <w:rPr>
                <w:ins w:id="2731" w:author="Miguel Centeno Muñoz" w:date="2014-07-27T22:20:00Z"/>
                <w:rFonts w:ascii="Arial" w:eastAsiaTheme="minorHAnsi" w:hAnsi="Arial" w:cs="Arial"/>
                <w:color w:val="auto"/>
                <w:sz w:val="20"/>
                <w:szCs w:val="20"/>
              </w:rPr>
              <w:pPrChange w:id="2732"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73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w:t>
              </w:r>
            </w:ins>
            <w:ins w:id="2734" w:author="Miguel Centeno Muñoz" w:date="2014-08-02T12:51:00Z">
              <w:r w:rsidR="00EF2860">
                <w:rPr>
                  <w:rFonts w:ascii="Arial" w:hAnsi="Arial" w:cs="Arial"/>
                  <w:sz w:val="20"/>
                  <w:szCs w:val="20"/>
                </w:rPr>
                <w:t>2</w:t>
              </w:r>
            </w:ins>
            <w:ins w:id="2735" w:author="Miguel Centeno Muñoz" w:date="2014-07-27T22:20:00Z">
              <w:r w:rsidRPr="005C7CFD">
                <w:rPr>
                  <w:rFonts w:ascii="Arial" w:hAnsi="Arial" w:cs="Arial"/>
                  <w:sz w:val="20"/>
                  <w:szCs w:val="20"/>
                </w:rPr>
                <w:t>]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3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37" w:author="Miguel Centeno Muñoz" w:date="2014-07-27T22:20:00Z"/>
                <w:rFonts w:ascii="Arial" w:hAnsi="Arial" w:cs="Arial"/>
                <w:sz w:val="20"/>
                <w:szCs w:val="20"/>
              </w:rPr>
            </w:pPr>
            <w:ins w:id="2738"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39" w:author="Miguel Centeno Muñoz" w:date="2014-07-27T22:20:00Z"/>
                <w:rFonts w:ascii="Arial" w:hAnsi="Arial" w:cs="Arial"/>
                <w:sz w:val="20"/>
                <w:szCs w:val="20"/>
              </w:rPr>
            </w:pPr>
            <w:ins w:id="2740"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74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42" w:author="Miguel Centeno Muñoz" w:date="2014-07-27T22:20:00Z"/>
                <w:rFonts w:ascii="Arial" w:hAnsi="Arial" w:cs="Arial"/>
                <w:sz w:val="20"/>
                <w:szCs w:val="20"/>
              </w:rPr>
            </w:pPr>
            <w:ins w:id="2743"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44" w:author="Miguel Centeno Muñoz" w:date="2014-07-27T22:20:00Z"/>
                <w:rFonts w:ascii="Arial" w:hAnsi="Arial" w:cs="Arial"/>
                <w:sz w:val="20"/>
                <w:szCs w:val="20"/>
              </w:rPr>
            </w:pPr>
            <w:ins w:id="2745"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74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747" w:author="Miguel Centeno Muñoz" w:date="2014-07-27T22:20:00Z"/>
                <w:rFonts w:ascii="Arial" w:hAnsi="Arial" w:cs="Arial"/>
                <w:sz w:val="20"/>
                <w:szCs w:val="20"/>
              </w:rPr>
            </w:pPr>
            <w:ins w:id="2748"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49" w:author="Miguel Centeno Muñoz" w:date="2014-07-27T22:20:00Z"/>
                <w:rFonts w:ascii="Arial" w:hAnsi="Arial" w:cs="Arial"/>
                <w:b/>
                <w:bCs/>
                <w:sz w:val="20"/>
                <w:szCs w:val="20"/>
              </w:rPr>
            </w:pPr>
            <w:ins w:id="2750"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51" w:author="Miguel Centeno Muñoz" w:date="2014-07-27T22:20:00Z"/>
                <w:rFonts w:ascii="Arial" w:hAnsi="Arial" w:cs="Arial"/>
                <w:b/>
                <w:bCs/>
                <w:sz w:val="20"/>
                <w:szCs w:val="20"/>
              </w:rPr>
            </w:pPr>
            <w:ins w:id="2752" w:author="Miguel Centeno Muñoz" w:date="2014-07-27T22:20:00Z">
              <w:r>
                <w:rPr>
                  <w:rFonts w:ascii="Arial" w:hAnsi="Arial" w:cs="Arial"/>
                  <w:b/>
                  <w:bCs/>
                  <w:sz w:val="20"/>
                  <w:szCs w:val="20"/>
                </w:rPr>
                <w:t>Acción</w:t>
              </w:r>
            </w:ins>
          </w:p>
        </w:tc>
      </w:tr>
      <w:tr w:rsidR="005E20C8" w:rsidTr="005E20C8">
        <w:trPr>
          <w:ins w:id="275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54"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55" w:author="Miguel Centeno Muñoz" w:date="2014-07-27T22:20:00Z"/>
                <w:rFonts w:ascii="Arial" w:hAnsi="Arial" w:cs="Arial"/>
                <w:sz w:val="20"/>
                <w:szCs w:val="20"/>
              </w:rPr>
            </w:pPr>
            <w:ins w:id="2756"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57" w:author="Miguel Centeno Muñoz" w:date="2014-07-27T22:20:00Z"/>
                <w:rFonts w:ascii="Arial" w:hAnsi="Arial" w:cs="Arial"/>
                <w:sz w:val="20"/>
                <w:szCs w:val="20"/>
              </w:rPr>
            </w:pPr>
            <w:ins w:id="2758"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7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60"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61" w:author="Miguel Centeno Muñoz" w:date="2014-07-27T22:20:00Z"/>
                <w:rFonts w:ascii="Arial" w:hAnsi="Arial" w:cs="Arial"/>
                <w:sz w:val="20"/>
                <w:szCs w:val="20"/>
              </w:rPr>
            </w:pPr>
            <w:ins w:id="2762" w:author="Miguel Centeno Muñoz" w:date="2014-07-27T22:20:00Z">
              <w:r>
                <w:rPr>
                  <w:rFonts w:ascii="Arial" w:hAnsi="Arial" w:cs="Arial"/>
                  <w:sz w:val="20"/>
                  <w:szCs w:val="20"/>
                </w:rPr>
                <w:t>2</w:t>
              </w:r>
            </w:ins>
          </w:p>
        </w:tc>
        <w:tc>
          <w:tcPr>
            <w:tcW w:w="0" w:type="auto"/>
            <w:hideMark/>
          </w:tcPr>
          <w:p w:rsidR="005E20C8" w:rsidRDefault="005E20C8">
            <w:pPr>
              <w:cnfStyle w:val="000000100000" w:firstRow="0" w:lastRow="0" w:firstColumn="0" w:lastColumn="0" w:oddVBand="0" w:evenVBand="0" w:oddHBand="1" w:evenHBand="0" w:firstRowFirstColumn="0" w:firstRowLastColumn="0" w:lastRowFirstColumn="0" w:lastRowLastColumn="0"/>
              <w:rPr>
                <w:ins w:id="2763" w:author="Miguel Centeno Muñoz" w:date="2014-07-27T22:20:00Z"/>
                <w:rFonts w:ascii="Arial" w:eastAsiaTheme="minorHAnsi" w:hAnsi="Arial" w:cs="Arial"/>
                <w:color w:val="auto"/>
                <w:sz w:val="20"/>
                <w:szCs w:val="20"/>
              </w:rPr>
              <w:pPrChange w:id="2764" w:author="Miguel Centeno Muñoz" w:date="2014-08-02T12:2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2765"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 en el botón designado para eliminar ruta en la pantalla de gestión de las rutas del usuario</w:t>
              </w:r>
              <w:r>
                <w:rPr>
                  <w:rFonts w:ascii="Arial" w:hAnsi="Arial" w:cs="Arial"/>
                  <w:sz w:val="20"/>
                  <w:szCs w:val="20"/>
                </w:rPr>
                <w:t xml:space="preserve"> </w:t>
              </w:r>
            </w:ins>
          </w:p>
        </w:tc>
      </w:tr>
      <w:tr w:rsidR="005E20C8" w:rsidTr="005E20C8">
        <w:trPr>
          <w:ins w:id="27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6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68" w:author="Miguel Centeno Muñoz" w:date="2014-07-27T22:20:00Z"/>
                <w:rFonts w:ascii="Arial" w:hAnsi="Arial" w:cs="Arial"/>
                <w:sz w:val="20"/>
                <w:szCs w:val="20"/>
              </w:rPr>
            </w:pPr>
            <w:ins w:id="2769"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70" w:author="Miguel Centeno Muñoz" w:date="2014-07-27T22:20:00Z"/>
                <w:rFonts w:ascii="Arial" w:hAnsi="Arial" w:cs="Arial"/>
                <w:sz w:val="20"/>
                <w:szCs w:val="20"/>
              </w:rPr>
            </w:pPr>
            <w:ins w:id="2771"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7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73"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74" w:author="Miguel Centeno Muñoz" w:date="2014-07-27T22:20:00Z"/>
                <w:rFonts w:ascii="Arial" w:hAnsi="Arial" w:cs="Arial"/>
                <w:sz w:val="20"/>
                <w:szCs w:val="20"/>
              </w:rPr>
            </w:pPr>
            <w:ins w:id="2775"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76" w:author="Miguel Centeno Muñoz" w:date="2014-07-27T22:20:00Z"/>
                <w:rFonts w:ascii="Arial" w:hAnsi="Arial" w:cs="Arial"/>
                <w:sz w:val="20"/>
                <w:szCs w:val="20"/>
              </w:rPr>
            </w:pPr>
            <w:ins w:id="2777"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77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79"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80" w:author="Miguel Centeno Muñoz" w:date="2014-07-27T22:20:00Z"/>
                <w:rFonts w:ascii="Arial" w:hAnsi="Arial" w:cs="Arial"/>
                <w:sz w:val="20"/>
                <w:szCs w:val="20"/>
              </w:rPr>
            </w:pPr>
            <w:ins w:id="2781"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82" w:author="Miguel Centeno Muñoz" w:date="2014-07-27T22:20:00Z"/>
                <w:rFonts w:ascii="Arial" w:hAnsi="Arial" w:cs="Arial"/>
                <w:sz w:val="20"/>
                <w:szCs w:val="20"/>
              </w:rPr>
            </w:pPr>
            <w:ins w:id="2783"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8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85"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86" w:author="Miguel Centeno Muñoz" w:date="2014-07-27T22:20:00Z"/>
                <w:rFonts w:ascii="Arial" w:hAnsi="Arial" w:cs="Arial"/>
                <w:sz w:val="20"/>
                <w:szCs w:val="20"/>
              </w:rPr>
            </w:pPr>
            <w:ins w:id="2787"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88" w:author="Miguel Centeno Muñoz" w:date="2014-07-27T22:20:00Z"/>
                <w:rFonts w:ascii="Arial" w:hAnsi="Arial" w:cs="Arial"/>
                <w:sz w:val="20"/>
                <w:szCs w:val="20"/>
              </w:rPr>
            </w:pPr>
            <w:ins w:id="2789"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79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1"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92" w:author="Miguel Centeno Muñoz" w:date="2014-07-27T22:20:00Z"/>
                <w:rFonts w:ascii="Arial" w:hAnsi="Arial" w:cs="Arial"/>
                <w:sz w:val="20"/>
                <w:szCs w:val="20"/>
              </w:rPr>
            </w:pPr>
            <w:ins w:id="2793"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94" w:author="Miguel Centeno Muñoz" w:date="2014-07-27T22:20:00Z"/>
                <w:rFonts w:ascii="Arial" w:hAnsi="Arial" w:cs="Arial"/>
                <w:sz w:val="20"/>
                <w:szCs w:val="20"/>
              </w:rPr>
            </w:pPr>
            <w:ins w:id="2795"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9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97" w:author="Miguel Centeno Muñoz" w:date="2014-07-27T22:20:00Z"/>
                <w:rFonts w:ascii="Arial" w:hAnsi="Arial" w:cs="Arial"/>
                <w:sz w:val="20"/>
                <w:szCs w:val="20"/>
              </w:rPr>
            </w:pPr>
            <w:ins w:id="2798"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99" w:author="Miguel Centeno Muñoz" w:date="2014-07-27T22:20:00Z"/>
                <w:rFonts w:ascii="Arial" w:hAnsi="Arial" w:cs="Arial"/>
                <w:sz w:val="20"/>
                <w:szCs w:val="20"/>
              </w:rPr>
            </w:pPr>
            <w:ins w:id="2800" w:author="Miguel Centeno Muñoz" w:date="2014-07-27T22:20:00Z">
              <w:r>
                <w:rPr>
                  <w:rFonts w:ascii="Arial" w:hAnsi="Arial" w:cs="Arial"/>
                  <w:sz w:val="20"/>
                  <w:szCs w:val="20"/>
                </w:rPr>
                <w:t>La ruta queda eliminada del sistema</w:t>
              </w:r>
            </w:ins>
          </w:p>
        </w:tc>
      </w:tr>
      <w:tr w:rsidR="005E20C8" w:rsidTr="005E20C8">
        <w:trPr>
          <w:ins w:id="280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02" w:author="Miguel Centeno Muñoz" w:date="2014-07-27T22:20:00Z"/>
                <w:rFonts w:ascii="Arial" w:hAnsi="Arial" w:cs="Arial"/>
                <w:sz w:val="20"/>
                <w:szCs w:val="20"/>
              </w:rPr>
            </w:pPr>
            <w:ins w:id="2803"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04" w:author="Miguel Centeno Muñoz" w:date="2014-07-27T22:20:00Z"/>
                <w:rFonts w:ascii="Arial" w:hAnsi="Arial" w:cs="Arial"/>
                <w:sz w:val="20"/>
                <w:szCs w:val="20"/>
              </w:rPr>
            </w:pPr>
            <w:ins w:id="2805"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80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07" w:author="Miguel Centeno Muñoz" w:date="2014-07-27T22:20:00Z"/>
                <w:rFonts w:ascii="Arial" w:hAnsi="Arial" w:cs="Arial"/>
                <w:sz w:val="20"/>
                <w:szCs w:val="20"/>
              </w:rPr>
            </w:pPr>
            <w:ins w:id="2808"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09" w:author="Miguel Centeno Muñoz" w:date="2014-07-27T22:20:00Z"/>
                <w:rFonts w:ascii="Arial" w:hAnsi="Arial" w:cs="Arial"/>
                <w:sz w:val="20"/>
                <w:szCs w:val="20"/>
              </w:rPr>
            </w:pPr>
            <w:ins w:id="2810" w:author="Miguel Centeno Muñoz" w:date="2014-07-27T22:20:00Z">
              <w:r>
                <w:rPr>
                  <w:rFonts w:ascii="Arial" w:hAnsi="Arial" w:cs="Arial"/>
                  <w:sz w:val="20"/>
                  <w:szCs w:val="20"/>
                </w:rPr>
                <w:t>inmediatamente</w:t>
              </w:r>
            </w:ins>
          </w:p>
        </w:tc>
      </w:tr>
      <w:tr w:rsidR="005E20C8" w:rsidTr="005E20C8">
        <w:trPr>
          <w:ins w:id="281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12" w:author="Miguel Centeno Muñoz" w:date="2014-07-27T22:20:00Z"/>
                <w:rFonts w:ascii="Arial" w:hAnsi="Arial" w:cs="Arial"/>
                <w:sz w:val="20"/>
                <w:szCs w:val="20"/>
              </w:rPr>
            </w:pPr>
            <w:ins w:id="2813"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14" w:author="Miguel Centeno Muñoz" w:date="2014-07-27T22:20:00Z"/>
                <w:rFonts w:ascii="Arial" w:hAnsi="Arial" w:cs="Arial"/>
                <w:sz w:val="20"/>
                <w:szCs w:val="20"/>
              </w:rPr>
            </w:pPr>
            <w:ins w:id="2815"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8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17" w:author="Miguel Centeno Muñoz" w:date="2014-07-27T22:20:00Z"/>
                <w:rFonts w:ascii="Arial" w:hAnsi="Arial" w:cs="Arial"/>
                <w:sz w:val="20"/>
                <w:szCs w:val="20"/>
              </w:rPr>
            </w:pPr>
            <w:ins w:id="2818"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19" w:author="Miguel Centeno Muñoz" w:date="2014-07-27T22:20:00Z"/>
                <w:rFonts w:ascii="Arial" w:hAnsi="Arial" w:cs="Arial"/>
                <w:sz w:val="20"/>
                <w:szCs w:val="20"/>
              </w:rPr>
            </w:pPr>
            <w:ins w:id="2820" w:author="Miguel Centeno Muñoz" w:date="2014-07-27T22:20:00Z">
              <w:r>
                <w:rPr>
                  <w:rFonts w:ascii="Arial" w:hAnsi="Arial" w:cs="Arial"/>
                  <w:sz w:val="20"/>
                  <w:szCs w:val="20"/>
                </w:rPr>
                <w:t>alta</w:t>
              </w:r>
            </w:ins>
          </w:p>
        </w:tc>
      </w:tr>
    </w:tbl>
    <w:p w:rsidR="00D40919" w:rsidRDefault="00D40919" w:rsidP="00533654">
      <w:pPr>
        <w:rPr>
          <w:ins w:id="2821" w:author="Miguel Centeno Muñoz" w:date="2014-07-31T02:43:00Z"/>
        </w:rPr>
      </w:pPr>
    </w:p>
    <w:p w:rsidR="00AC15B6" w:rsidRDefault="00AC15B6" w:rsidP="00533654">
      <w:pPr>
        <w:rPr>
          <w:ins w:id="2822" w:author="Miguel Centeno Muñoz" w:date="2014-07-31T02:43:00Z"/>
        </w:rPr>
      </w:pPr>
    </w:p>
    <w:p w:rsidR="00AC15B6" w:rsidRDefault="00AC15B6" w:rsidP="00533654">
      <w:pPr>
        <w:rPr>
          <w:ins w:id="2823" w:author="Miguel Centeno Muñoz" w:date="2014-07-31T02:43:00Z"/>
        </w:rPr>
      </w:pPr>
    </w:p>
    <w:p w:rsidR="00AC15B6" w:rsidRDefault="00AC15B6" w:rsidP="00533654">
      <w:pPr>
        <w:rPr>
          <w:ins w:id="2824" w:author="Miguel Centeno Muñoz" w:date="2014-07-31T02:43:00Z"/>
        </w:rPr>
      </w:pPr>
    </w:p>
    <w:p w:rsidR="00AC15B6" w:rsidRDefault="00AC15B6" w:rsidP="00533654">
      <w:pPr>
        <w:rPr>
          <w:ins w:id="2825" w:author="Miguel Centeno Muñoz" w:date="2014-07-31T02:43:00Z"/>
        </w:rPr>
      </w:pPr>
    </w:p>
    <w:p w:rsidR="00AC15B6" w:rsidRDefault="00AC15B6" w:rsidP="00533654">
      <w:pPr>
        <w:rPr>
          <w:ins w:id="2826" w:author="Miguel Centeno Muñoz" w:date="2014-07-31T02:43:00Z"/>
        </w:rPr>
      </w:pPr>
    </w:p>
    <w:p w:rsidR="00AC15B6" w:rsidRDefault="00AC15B6" w:rsidP="00533654">
      <w:pPr>
        <w:rPr>
          <w:ins w:id="2827" w:author="Miguel Centeno Muñoz" w:date="2014-07-31T02:43:00Z"/>
        </w:rPr>
      </w:pPr>
    </w:p>
    <w:p w:rsidR="00AC15B6" w:rsidRDefault="00AC15B6" w:rsidP="00533654">
      <w:pPr>
        <w:rPr>
          <w:ins w:id="2828" w:author="Miguel Centeno Muñoz" w:date="2014-07-31T02:43:00Z"/>
        </w:rPr>
      </w:pPr>
    </w:p>
    <w:p w:rsidR="00AC15B6" w:rsidRDefault="00AC15B6" w:rsidP="00533654">
      <w:pPr>
        <w:rPr>
          <w:ins w:id="2829" w:author="Miguel Centeno Muñoz" w:date="2014-07-31T02:43:00Z"/>
        </w:rPr>
      </w:pPr>
    </w:p>
    <w:p w:rsidR="00AC15B6" w:rsidRDefault="00AC15B6" w:rsidP="00533654">
      <w:pPr>
        <w:rPr>
          <w:ins w:id="2830" w:author="Miguel Centeno Muñoz" w:date="2014-07-31T02:43:00Z"/>
        </w:rPr>
      </w:pPr>
    </w:p>
    <w:p w:rsidR="00AC15B6" w:rsidRDefault="00AC15B6" w:rsidP="00533654">
      <w:pPr>
        <w:rPr>
          <w:ins w:id="2831"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832"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833" w:author="Miguel Centeno Muñoz" w:date="2014-07-30T23:36:00Z"/>
                <w:rFonts w:ascii="Arial" w:hAnsi="Arial" w:cs="Arial"/>
                <w:sz w:val="20"/>
                <w:szCs w:val="20"/>
              </w:rPr>
            </w:pPr>
            <w:ins w:id="2834" w:author="Miguel Centeno Muñoz" w:date="2014-07-30T23:36:00Z">
              <w:r>
                <w:rPr>
                  <w:rFonts w:ascii="Arial" w:hAnsi="Arial" w:cs="Arial"/>
                  <w:b/>
                  <w:bCs/>
                  <w:sz w:val="20"/>
                  <w:szCs w:val="20"/>
                </w:rPr>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835" w:author="Miguel Centeno Muñoz" w:date="2014-07-30T23:36:00Z"/>
                <w:rFonts w:ascii="Arial" w:hAnsi="Arial" w:cs="Arial"/>
                <w:sz w:val="20"/>
                <w:szCs w:val="20"/>
              </w:rPr>
            </w:pPr>
            <w:ins w:id="2836"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83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38" w:author="Miguel Centeno Muñoz" w:date="2014-07-30T23:36:00Z"/>
                <w:rFonts w:ascii="Arial" w:hAnsi="Arial" w:cs="Arial"/>
                <w:sz w:val="20"/>
                <w:szCs w:val="20"/>
              </w:rPr>
            </w:pPr>
            <w:ins w:id="2839" w:author="Miguel Centeno Muñoz" w:date="2014-07-30T23:36:00Z">
              <w:r>
                <w:rPr>
                  <w:rFonts w:ascii="Arial" w:hAnsi="Arial" w:cs="Arial"/>
                  <w:b/>
                  <w:bCs/>
                  <w:sz w:val="20"/>
                  <w:szCs w:val="20"/>
                </w:rPr>
                <w:lastRenderedPageBreak/>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40" w:author="Miguel Centeno Muñoz" w:date="2014-07-30T23:36:00Z"/>
                <w:rFonts w:ascii="Arial" w:hAnsi="Arial" w:cs="Arial"/>
                <w:sz w:val="20"/>
                <w:szCs w:val="20"/>
              </w:rPr>
            </w:pPr>
            <w:ins w:id="2841" w:author="Miguel Centeno Muñoz" w:date="2014-07-30T23:36:00Z">
              <w:r>
                <w:rPr>
                  <w:rFonts w:ascii="Arial" w:hAnsi="Arial" w:cs="Arial"/>
                  <w:sz w:val="20"/>
                  <w:szCs w:val="20"/>
                </w:rPr>
                <w:t xml:space="preserve">1.0 ( 25/06/2014 ) </w:t>
              </w:r>
            </w:ins>
          </w:p>
        </w:tc>
      </w:tr>
      <w:tr w:rsidR="00834472" w:rsidTr="00106D74">
        <w:trPr>
          <w:ins w:id="284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43" w:author="Miguel Centeno Muñoz" w:date="2014-07-30T23:36:00Z"/>
                <w:rFonts w:ascii="Arial" w:hAnsi="Arial" w:cs="Arial"/>
                <w:sz w:val="20"/>
                <w:szCs w:val="20"/>
              </w:rPr>
            </w:pPr>
            <w:ins w:id="2844"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45" w:author="Miguel Centeno Muñoz" w:date="2014-07-30T23:36:00Z"/>
                <w:rFonts w:ascii="Arial" w:hAnsi="Arial" w:cs="Arial"/>
                <w:sz w:val="20"/>
                <w:szCs w:val="20"/>
              </w:rPr>
            </w:pPr>
            <w:ins w:id="2846"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4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48" w:author="Miguel Centeno Muñoz" w:date="2014-07-30T23:36:00Z"/>
                <w:rFonts w:ascii="Arial" w:hAnsi="Arial" w:cs="Arial"/>
                <w:sz w:val="20"/>
                <w:szCs w:val="20"/>
              </w:rPr>
            </w:pPr>
            <w:ins w:id="2849"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50" w:author="Miguel Centeno Muñoz" w:date="2014-07-30T23:36:00Z"/>
                <w:rFonts w:ascii="Arial" w:hAnsi="Arial" w:cs="Arial"/>
                <w:sz w:val="20"/>
                <w:szCs w:val="20"/>
              </w:rPr>
            </w:pPr>
            <w:ins w:id="2851"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85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53" w:author="Miguel Centeno Muñoz" w:date="2014-07-30T23:36:00Z"/>
                <w:rFonts w:ascii="Arial" w:hAnsi="Arial" w:cs="Arial"/>
                <w:sz w:val="20"/>
                <w:szCs w:val="20"/>
              </w:rPr>
            </w:pPr>
            <w:ins w:id="2854" w:author="Miguel Centeno Muñoz" w:date="2014-07-30T23:36:00Z">
              <w:r>
                <w:rPr>
                  <w:rFonts w:ascii="Arial" w:hAnsi="Arial" w:cs="Arial"/>
                  <w:b/>
                  <w:bCs/>
                  <w:sz w:val="20"/>
                  <w:szCs w:val="20"/>
                </w:rPr>
                <w:t>Dependencias</w:t>
              </w:r>
            </w:ins>
          </w:p>
        </w:tc>
        <w:tc>
          <w:tcPr>
            <w:tcW w:w="0" w:type="auto"/>
            <w:gridSpan w:val="2"/>
            <w:hideMark/>
          </w:tcPr>
          <w:p w:rsidR="00EF2860" w:rsidRDefault="00834472">
            <w:pPr>
              <w:jc w:val="left"/>
              <w:cnfStyle w:val="000000000000" w:firstRow="0" w:lastRow="0" w:firstColumn="0" w:lastColumn="0" w:oddVBand="0" w:evenVBand="0" w:oddHBand="0" w:evenHBand="0" w:firstRowFirstColumn="0" w:firstRowLastColumn="0" w:lastRowFirstColumn="0" w:lastRowLastColumn="0"/>
              <w:rPr>
                <w:ins w:id="2855" w:author="Miguel Centeno Muñoz" w:date="2014-08-02T12:52:00Z"/>
                <w:rFonts w:ascii="Arial" w:eastAsiaTheme="minorHAnsi" w:hAnsi="Arial" w:cs="Arial"/>
                <w:color w:val="auto"/>
                <w:sz w:val="20"/>
                <w:szCs w:val="20"/>
              </w:rPr>
              <w:pPrChange w:id="2856"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57"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sidR="00EF2860">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2858" w:author="Miguel Centeno Muñoz" w:date="2014-07-30T23:36:00Z"/>
                <w:rFonts w:ascii="Arial" w:eastAsiaTheme="minorHAnsi" w:hAnsi="Arial" w:cs="Arial"/>
                <w:color w:val="auto"/>
                <w:sz w:val="20"/>
                <w:szCs w:val="20"/>
              </w:rPr>
              <w:pPrChange w:id="2859"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60" w:author="Miguel Centeno Muñoz" w:date="2014-08-02T12:52:00Z">
              <w:r>
                <w:rPr>
                  <w:rFonts w:ascii="Arial" w:hAnsi="Symbol" w:cs="Arial"/>
                  <w:sz w:val="20"/>
                  <w:szCs w:val="20"/>
                </w:rPr>
                <w:t></w:t>
              </w:r>
              <w:r>
                <w:rPr>
                  <w:rFonts w:ascii="Arial" w:hAnsi="Arial" w:cs="Arial"/>
                  <w:sz w:val="20"/>
                  <w:szCs w:val="20"/>
                </w:rPr>
                <w:t xml:space="preserve">  [IRQ-0004</w:t>
              </w:r>
              <w:r w:rsidRPr="005C7CFD">
                <w:rPr>
                  <w:rFonts w:ascii="Arial" w:hAnsi="Arial" w:cs="Arial"/>
                  <w:sz w:val="20"/>
                  <w:szCs w:val="20"/>
                </w:rPr>
                <w:t xml:space="preserve">] Información sobre </w:t>
              </w:r>
              <w:r>
                <w:rPr>
                  <w:rFonts w:ascii="Arial" w:hAnsi="Arial" w:cs="Arial"/>
                  <w:sz w:val="20"/>
                  <w:szCs w:val="20"/>
                </w:rPr>
                <w:t xml:space="preserve">Valoración de Rutas </w:t>
              </w:r>
            </w:ins>
          </w:p>
          <w:p w:rsidR="00EF2860" w:rsidRDefault="00834472" w:rsidP="00106D74">
            <w:pPr>
              <w:cnfStyle w:val="000000000000" w:firstRow="0" w:lastRow="0" w:firstColumn="0" w:lastColumn="0" w:oddVBand="0" w:evenVBand="0" w:oddHBand="0" w:evenHBand="0" w:firstRowFirstColumn="0" w:firstRowLastColumn="0" w:lastRowFirstColumn="0" w:lastRowLastColumn="0"/>
              <w:rPr>
                <w:ins w:id="2861" w:author="Miguel Centeno Muñoz" w:date="2014-08-02T12:52:00Z"/>
                <w:rFonts w:ascii="Arial" w:hAnsi="Arial" w:cs="Arial"/>
                <w:sz w:val="20"/>
                <w:szCs w:val="20"/>
              </w:rPr>
            </w:pPr>
            <w:ins w:id="2862" w:author="Miguel Centeno Muñoz" w:date="2014-07-30T23:36: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863" w:author="Miguel Centeno Muñoz" w:date="2014-08-02T12:52:00Z">
              <w:r w:rsidR="00EF2860">
                <w:rPr>
                  <w:rFonts w:ascii="Arial" w:hAnsi="Arial" w:cs="Arial"/>
                  <w:sz w:val="20"/>
                  <w:szCs w:val="20"/>
                </w:rPr>
                <w:t>2</w:t>
              </w:r>
            </w:ins>
            <w:ins w:id="2864" w:author="Miguel Centeno Muñoz" w:date="2014-07-30T23:36: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cnfStyle w:val="000000000000" w:firstRow="0" w:lastRow="0" w:firstColumn="0" w:lastColumn="0" w:oddVBand="0" w:evenVBand="0" w:oddHBand="0" w:evenHBand="0" w:firstRowFirstColumn="0" w:firstRowLastColumn="0" w:lastRowFirstColumn="0" w:lastRowLastColumn="0"/>
              <w:rPr>
                <w:ins w:id="2865" w:author="Miguel Centeno Muñoz" w:date="2014-07-30T23:36:00Z"/>
                <w:rFonts w:ascii="Arial" w:eastAsiaTheme="minorHAnsi" w:hAnsi="Arial" w:cs="Arial"/>
                <w:color w:val="auto"/>
                <w:sz w:val="20"/>
                <w:szCs w:val="20"/>
              </w:rPr>
              <w:pPrChange w:id="2866"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67" w:author="Miguel Centeno Muñoz" w:date="2014-08-02T12:52:00Z">
              <w:r>
                <w:rPr>
                  <w:rFonts w:ascii="Arial" w:hAnsi="Symbol" w:cs="Arial"/>
                  <w:sz w:val="20"/>
                  <w:szCs w:val="20"/>
                </w:rPr>
                <w:t></w:t>
              </w:r>
              <w:r>
                <w:rPr>
                  <w:rFonts w:ascii="Arial" w:hAnsi="Arial" w:cs="Arial"/>
                  <w:sz w:val="20"/>
                  <w:szCs w:val="20"/>
                </w:rPr>
                <w:t xml:space="preserve">  [OBJ-0003</w:t>
              </w:r>
              <w:r w:rsidRPr="005C7CFD">
                <w:rPr>
                  <w:rFonts w:ascii="Arial" w:hAnsi="Arial" w:cs="Arial"/>
                  <w:sz w:val="20"/>
                  <w:szCs w:val="20"/>
                </w:rPr>
                <w:t xml:space="preserve">] Gestión </w:t>
              </w:r>
            </w:ins>
            <w:ins w:id="2868" w:author="Miguel Centeno Muñoz" w:date="2014-08-02T12:53:00Z">
              <w:r>
                <w:rPr>
                  <w:rFonts w:ascii="Arial" w:hAnsi="Arial" w:cs="Arial"/>
                  <w:sz w:val="20"/>
                  <w:szCs w:val="20"/>
                </w:rPr>
                <w:t xml:space="preserve">Valoración </w:t>
              </w:r>
            </w:ins>
            <w:ins w:id="2869" w:author="Miguel Centeno Muñoz" w:date="2014-08-02T12:52:00Z">
              <w:r w:rsidRPr="005C7CFD">
                <w:rPr>
                  <w:rFonts w:ascii="Arial" w:hAnsi="Arial" w:cs="Arial"/>
                  <w:sz w:val="20"/>
                  <w:szCs w:val="20"/>
                </w:rPr>
                <w:t>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7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1" w:author="Miguel Centeno Muñoz" w:date="2014-07-30T23:36:00Z"/>
                <w:rFonts w:ascii="Arial" w:hAnsi="Arial" w:cs="Arial"/>
                <w:sz w:val="20"/>
                <w:szCs w:val="20"/>
              </w:rPr>
            </w:pPr>
            <w:ins w:id="2872"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73" w:author="Miguel Centeno Muñoz" w:date="2014-07-30T23:36:00Z"/>
                <w:rFonts w:ascii="Arial" w:hAnsi="Arial" w:cs="Arial"/>
                <w:sz w:val="20"/>
                <w:szCs w:val="20"/>
              </w:rPr>
            </w:pPr>
            <w:ins w:id="2874"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87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6" w:author="Miguel Centeno Muñoz" w:date="2014-07-30T23:36:00Z"/>
                <w:rFonts w:ascii="Arial" w:hAnsi="Arial" w:cs="Arial"/>
                <w:sz w:val="20"/>
                <w:szCs w:val="20"/>
              </w:rPr>
            </w:pPr>
            <w:ins w:id="2877"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78" w:author="Miguel Centeno Muñoz" w:date="2014-07-30T23:36:00Z"/>
                <w:rFonts w:ascii="Arial" w:hAnsi="Arial" w:cs="Arial"/>
                <w:sz w:val="20"/>
                <w:szCs w:val="20"/>
              </w:rPr>
            </w:pPr>
            <w:ins w:id="2879"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88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881" w:author="Miguel Centeno Muñoz" w:date="2014-07-30T23:36:00Z"/>
                <w:rFonts w:ascii="Arial" w:hAnsi="Arial" w:cs="Arial"/>
                <w:sz w:val="20"/>
                <w:szCs w:val="20"/>
              </w:rPr>
            </w:pPr>
            <w:ins w:id="2882"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83" w:author="Miguel Centeno Muñoz" w:date="2014-07-30T23:36:00Z"/>
                <w:rFonts w:ascii="Arial" w:hAnsi="Arial" w:cs="Arial"/>
                <w:b/>
                <w:bCs/>
                <w:sz w:val="20"/>
                <w:szCs w:val="20"/>
              </w:rPr>
            </w:pPr>
            <w:ins w:id="2884"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85" w:author="Miguel Centeno Muñoz" w:date="2014-07-30T23:36:00Z"/>
                <w:rFonts w:ascii="Arial" w:hAnsi="Arial" w:cs="Arial"/>
                <w:b/>
                <w:bCs/>
                <w:sz w:val="20"/>
                <w:szCs w:val="20"/>
              </w:rPr>
            </w:pPr>
            <w:ins w:id="2886" w:author="Miguel Centeno Muñoz" w:date="2014-07-30T23:36:00Z">
              <w:r>
                <w:rPr>
                  <w:rFonts w:ascii="Arial" w:hAnsi="Arial" w:cs="Arial"/>
                  <w:b/>
                  <w:bCs/>
                  <w:sz w:val="20"/>
                  <w:szCs w:val="20"/>
                </w:rPr>
                <w:t>Acción</w:t>
              </w:r>
            </w:ins>
          </w:p>
        </w:tc>
      </w:tr>
      <w:tr w:rsidR="00834472" w:rsidTr="00106D74">
        <w:trPr>
          <w:ins w:id="288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88"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889" w:author="Miguel Centeno Muñoz" w:date="2014-07-30T23:36:00Z"/>
                <w:rFonts w:ascii="Arial" w:hAnsi="Arial" w:cs="Arial"/>
                <w:sz w:val="20"/>
                <w:szCs w:val="20"/>
              </w:rPr>
            </w:pPr>
            <w:ins w:id="2890"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91" w:author="Miguel Centeno Muñoz" w:date="2014-07-30T23:36:00Z"/>
                <w:rFonts w:ascii="Arial" w:hAnsi="Arial" w:cs="Arial"/>
                <w:sz w:val="20"/>
                <w:szCs w:val="20"/>
              </w:rPr>
            </w:pPr>
            <w:ins w:id="2892"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89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94"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95" w:author="Miguel Centeno Muñoz" w:date="2014-07-30T23:36:00Z"/>
                <w:rFonts w:ascii="Arial" w:hAnsi="Arial" w:cs="Arial"/>
                <w:sz w:val="20"/>
                <w:szCs w:val="20"/>
              </w:rPr>
            </w:pPr>
            <w:ins w:id="2896"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97" w:author="Miguel Centeno Muñoz" w:date="2014-07-30T23:36:00Z"/>
                <w:rFonts w:ascii="Arial" w:hAnsi="Arial" w:cs="Arial"/>
                <w:sz w:val="20"/>
                <w:szCs w:val="20"/>
              </w:rPr>
            </w:pPr>
            <w:ins w:id="2898"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899" w:author="Miguel Centeno Muñoz" w:date="2014-07-30T23:37:00Z">
              <w:r>
                <w:rPr>
                  <w:rStyle w:val="nfasis"/>
                  <w:rFonts w:ascii="Arial" w:hAnsi="Arial" w:cs="Arial"/>
                </w:rPr>
                <w:t>ón</w:t>
              </w:r>
            </w:ins>
            <w:ins w:id="2900" w:author="Miguel Centeno Muñoz" w:date="2014-07-30T23:36:00Z">
              <w:r>
                <w:rPr>
                  <w:rFonts w:ascii="Arial" w:hAnsi="Arial" w:cs="Arial"/>
                  <w:sz w:val="20"/>
                  <w:szCs w:val="20"/>
                </w:rPr>
                <w:t xml:space="preserve"> </w:t>
              </w:r>
            </w:ins>
          </w:p>
        </w:tc>
      </w:tr>
      <w:tr w:rsidR="00834472" w:rsidTr="00106D74">
        <w:trPr>
          <w:ins w:id="290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02"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03" w:author="Miguel Centeno Muñoz" w:date="2014-07-30T23:36:00Z"/>
                <w:rFonts w:ascii="Arial" w:hAnsi="Arial" w:cs="Arial"/>
                <w:sz w:val="20"/>
                <w:szCs w:val="20"/>
              </w:rPr>
            </w:pPr>
            <w:ins w:id="2904"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905" w:author="Miguel Centeno Muñoz" w:date="2014-07-30T23:36:00Z"/>
                <w:rFonts w:ascii="Arial" w:hAnsi="Arial" w:cs="Arial"/>
                <w:sz w:val="20"/>
                <w:szCs w:val="20"/>
              </w:rPr>
            </w:pPr>
            <w:ins w:id="2906" w:author="Miguel Centeno Muñoz" w:date="2014-07-30T23:36:00Z">
              <w:r>
                <w:rPr>
                  <w:rFonts w:ascii="Arial" w:hAnsi="Arial" w:cs="Arial"/>
                  <w:sz w:val="20"/>
                  <w:szCs w:val="20"/>
                </w:rPr>
                <w:t>El sistema</w:t>
              </w:r>
              <w:r>
                <w:rPr>
                  <w:rStyle w:val="nfasis"/>
                  <w:rFonts w:ascii="Arial" w:hAnsi="Arial" w:cs="Arial"/>
                </w:rPr>
                <w:t xml:space="preserve"> </w:t>
              </w:r>
            </w:ins>
            <w:ins w:id="2907" w:author="Miguel Centeno Muñoz" w:date="2014-07-30T23:37:00Z">
              <w:r>
                <w:rPr>
                  <w:rStyle w:val="nfasis"/>
                  <w:rFonts w:ascii="Arial" w:hAnsi="Arial" w:cs="Arial"/>
                </w:rPr>
                <w:t>realiza las operaciones necesarias para la valoración de la ruta</w:t>
              </w:r>
            </w:ins>
            <w:ins w:id="2908"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0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10" w:author="Miguel Centeno Muñoz" w:date="2014-07-30T23:36:00Z"/>
                <w:rFonts w:ascii="Arial" w:hAnsi="Arial" w:cs="Arial"/>
                <w:sz w:val="20"/>
                <w:szCs w:val="20"/>
              </w:rPr>
            </w:pPr>
            <w:ins w:id="2911" w:author="Miguel Centeno Muñoz" w:date="2014-07-30T23:36:00Z">
              <w:r>
                <w:rPr>
                  <w:rFonts w:ascii="Arial" w:hAnsi="Arial" w:cs="Arial"/>
                  <w:b/>
                  <w:bCs/>
                  <w:sz w:val="20"/>
                  <w:szCs w:val="20"/>
                </w:rPr>
                <w:t>Postcondición</w:t>
              </w:r>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912" w:author="Miguel Centeno Muñoz" w:date="2014-07-30T23:36:00Z"/>
                <w:rFonts w:ascii="Arial" w:hAnsi="Arial" w:cs="Arial"/>
                <w:sz w:val="20"/>
                <w:szCs w:val="20"/>
              </w:rPr>
            </w:pPr>
            <w:ins w:id="2913" w:author="Miguel Centeno Muñoz" w:date="2014-07-30T23:38:00Z">
              <w:r>
                <w:rPr>
                  <w:rFonts w:ascii="Arial" w:hAnsi="Arial" w:cs="Arial"/>
                  <w:sz w:val="20"/>
                  <w:szCs w:val="20"/>
                </w:rPr>
                <w:t>Se actualiza y almacena la valoración de la ruta</w:t>
              </w:r>
            </w:ins>
          </w:p>
        </w:tc>
      </w:tr>
      <w:tr w:rsidR="00834472" w:rsidTr="00106D74">
        <w:trPr>
          <w:ins w:id="291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15" w:author="Miguel Centeno Muñoz" w:date="2014-07-30T23:36:00Z"/>
                <w:rFonts w:ascii="Arial" w:hAnsi="Arial" w:cs="Arial"/>
                <w:sz w:val="20"/>
                <w:szCs w:val="20"/>
              </w:rPr>
            </w:pPr>
            <w:ins w:id="2916"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17" w:author="Miguel Centeno Muñoz" w:date="2014-07-30T23:36:00Z"/>
                <w:rFonts w:ascii="Arial" w:hAnsi="Arial" w:cs="Arial"/>
                <w:sz w:val="20"/>
                <w:szCs w:val="20"/>
              </w:rPr>
            </w:pPr>
            <w:ins w:id="2918"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91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20" w:author="Miguel Centeno Muñoz" w:date="2014-07-30T23:36:00Z"/>
                <w:rFonts w:ascii="Arial" w:hAnsi="Arial" w:cs="Arial"/>
                <w:sz w:val="20"/>
                <w:szCs w:val="20"/>
              </w:rPr>
            </w:pPr>
            <w:ins w:id="2921"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22" w:author="Miguel Centeno Muñoz" w:date="2014-07-30T23:36:00Z"/>
                <w:rFonts w:ascii="Arial" w:hAnsi="Arial" w:cs="Arial"/>
                <w:sz w:val="20"/>
                <w:szCs w:val="20"/>
              </w:rPr>
            </w:pPr>
            <w:ins w:id="2923" w:author="Miguel Centeno Muñoz" w:date="2014-07-30T23:36:00Z">
              <w:r>
                <w:rPr>
                  <w:rFonts w:ascii="Arial" w:hAnsi="Arial" w:cs="Arial"/>
                  <w:sz w:val="20"/>
                  <w:szCs w:val="20"/>
                </w:rPr>
                <w:t>inmediatamente</w:t>
              </w:r>
            </w:ins>
          </w:p>
        </w:tc>
      </w:tr>
      <w:tr w:rsidR="00834472" w:rsidTr="00106D74">
        <w:trPr>
          <w:ins w:id="292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25" w:author="Miguel Centeno Muñoz" w:date="2014-07-30T23:36:00Z"/>
                <w:rFonts w:ascii="Arial" w:hAnsi="Arial" w:cs="Arial"/>
                <w:sz w:val="20"/>
                <w:szCs w:val="20"/>
              </w:rPr>
            </w:pPr>
            <w:ins w:id="2926"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27" w:author="Miguel Centeno Muñoz" w:date="2014-07-30T23:36:00Z"/>
                <w:rFonts w:ascii="Arial" w:hAnsi="Arial" w:cs="Arial"/>
                <w:sz w:val="20"/>
                <w:szCs w:val="20"/>
              </w:rPr>
            </w:pPr>
            <w:ins w:id="2928"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92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30" w:author="Miguel Centeno Muñoz" w:date="2014-07-30T23:36:00Z"/>
                <w:rFonts w:ascii="Arial" w:hAnsi="Arial" w:cs="Arial"/>
                <w:sz w:val="20"/>
                <w:szCs w:val="20"/>
              </w:rPr>
            </w:pPr>
            <w:ins w:id="2931"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32" w:author="Miguel Centeno Muñoz" w:date="2014-07-30T23:36:00Z"/>
                <w:rFonts w:ascii="Arial" w:hAnsi="Arial" w:cs="Arial"/>
                <w:sz w:val="20"/>
                <w:szCs w:val="20"/>
              </w:rPr>
            </w:pPr>
            <w:ins w:id="2933" w:author="Miguel Centeno Muñoz" w:date="2014-07-30T23:36:00Z">
              <w:r>
                <w:rPr>
                  <w:rFonts w:ascii="Arial" w:hAnsi="Arial" w:cs="Arial"/>
                  <w:sz w:val="20"/>
                  <w:szCs w:val="20"/>
                </w:rPr>
                <w:t>alta</w:t>
              </w:r>
            </w:ins>
          </w:p>
        </w:tc>
      </w:tr>
    </w:tbl>
    <w:p w:rsidR="00D40919" w:rsidRDefault="00D40919" w:rsidP="00533654">
      <w:pPr>
        <w:rPr>
          <w:ins w:id="2934"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935"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pPr>
              <w:rPr>
                <w:ins w:id="2936" w:author="Miguel Centeno Muñoz" w:date="2014-07-31T02:43:00Z"/>
                <w:rFonts w:ascii="Arial" w:eastAsiaTheme="minorHAnsi" w:hAnsi="Arial" w:cs="Arial"/>
                <w:color w:val="auto"/>
                <w:sz w:val="20"/>
                <w:szCs w:val="20"/>
              </w:rPr>
              <w:pPrChange w:id="2937" w:author="Miguel Centeno Muñoz" w:date="2014-07-31T02:43:00Z">
                <w:pPr>
                  <w:framePr w:hSpace="141" w:wrap="around" w:vAnchor="text" w:hAnchor="margin" w:y="36"/>
                  <w:spacing w:after="200" w:line="276" w:lineRule="auto"/>
                </w:pPr>
              </w:pPrChange>
            </w:pPr>
            <w:ins w:id="2938"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939" w:author="Miguel Centeno Muñoz" w:date="2014-07-31T02:43:00Z"/>
                <w:rFonts w:ascii="Arial" w:hAnsi="Arial" w:cs="Arial"/>
                <w:sz w:val="20"/>
                <w:szCs w:val="20"/>
              </w:rPr>
            </w:pPr>
            <w:ins w:id="2940" w:author="Miguel Centeno Muñoz" w:date="2014-07-31T02:44:00Z">
              <w:r>
                <w:rPr>
                  <w:rFonts w:ascii="Arial" w:hAnsi="Arial" w:cs="Arial"/>
                  <w:b/>
                  <w:bCs/>
                  <w:sz w:val="20"/>
                  <w:szCs w:val="20"/>
                </w:rPr>
                <w:t>Comentario</w:t>
              </w:r>
            </w:ins>
            <w:ins w:id="2941"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94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3" w:author="Miguel Centeno Muñoz" w:date="2014-07-31T02:43:00Z"/>
                <w:rFonts w:ascii="Arial" w:hAnsi="Arial" w:cs="Arial"/>
                <w:sz w:val="20"/>
                <w:szCs w:val="20"/>
              </w:rPr>
            </w:pPr>
            <w:ins w:id="2944"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45" w:author="Miguel Centeno Muñoz" w:date="2014-07-31T02:43:00Z"/>
                <w:rFonts w:ascii="Arial" w:hAnsi="Arial" w:cs="Arial"/>
                <w:sz w:val="20"/>
                <w:szCs w:val="20"/>
              </w:rPr>
            </w:pPr>
            <w:ins w:id="2946" w:author="Miguel Centeno Muñoz" w:date="2014-07-31T02:43:00Z">
              <w:r>
                <w:rPr>
                  <w:rFonts w:ascii="Arial" w:hAnsi="Arial" w:cs="Arial"/>
                  <w:sz w:val="20"/>
                  <w:szCs w:val="20"/>
                </w:rPr>
                <w:t xml:space="preserve">1.0 ( 25/06/2014 ) </w:t>
              </w:r>
            </w:ins>
          </w:p>
        </w:tc>
      </w:tr>
      <w:tr w:rsidR="00AC15B6" w:rsidTr="00AC15B6">
        <w:trPr>
          <w:ins w:id="294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8" w:author="Miguel Centeno Muñoz" w:date="2014-07-31T02:43:00Z"/>
                <w:rFonts w:ascii="Arial" w:hAnsi="Arial" w:cs="Arial"/>
                <w:sz w:val="20"/>
                <w:szCs w:val="20"/>
              </w:rPr>
            </w:pPr>
            <w:ins w:id="2949"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50" w:author="Miguel Centeno Muñoz" w:date="2014-07-31T02:43:00Z"/>
                <w:rFonts w:ascii="Arial" w:hAnsi="Arial" w:cs="Arial"/>
                <w:sz w:val="20"/>
                <w:szCs w:val="20"/>
              </w:rPr>
            </w:pPr>
            <w:ins w:id="2951"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5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53" w:author="Miguel Centeno Muñoz" w:date="2014-07-31T02:43:00Z"/>
                <w:rFonts w:ascii="Arial" w:hAnsi="Arial" w:cs="Arial"/>
                <w:sz w:val="20"/>
                <w:szCs w:val="20"/>
              </w:rPr>
            </w:pPr>
            <w:ins w:id="2954"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55" w:author="Miguel Centeno Muñoz" w:date="2014-07-31T02:43:00Z"/>
                <w:rFonts w:ascii="Arial" w:hAnsi="Arial" w:cs="Arial"/>
                <w:sz w:val="20"/>
                <w:szCs w:val="20"/>
              </w:rPr>
            </w:pPr>
            <w:ins w:id="2956"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95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58" w:author="Miguel Centeno Muñoz" w:date="2014-07-31T02:43:00Z"/>
                <w:rFonts w:ascii="Arial" w:hAnsi="Arial" w:cs="Arial"/>
                <w:sz w:val="20"/>
                <w:szCs w:val="20"/>
              </w:rPr>
            </w:pPr>
            <w:ins w:id="2959" w:author="Miguel Centeno Muñoz" w:date="2014-07-31T02:43:00Z">
              <w:r>
                <w:rPr>
                  <w:rFonts w:ascii="Arial" w:hAnsi="Arial" w:cs="Arial"/>
                  <w:b/>
                  <w:bCs/>
                  <w:sz w:val="20"/>
                  <w:szCs w:val="20"/>
                </w:rPr>
                <w:t>Dependencias</w:t>
              </w:r>
            </w:ins>
          </w:p>
        </w:tc>
        <w:tc>
          <w:tcPr>
            <w:tcW w:w="0" w:type="auto"/>
            <w:gridSpan w:val="2"/>
            <w:hideMark/>
          </w:tcPr>
          <w:p w:rsidR="00AC15B6" w:rsidRDefault="00AC15B6">
            <w:pPr>
              <w:jc w:val="left"/>
              <w:cnfStyle w:val="000000000000" w:firstRow="0" w:lastRow="0" w:firstColumn="0" w:lastColumn="0" w:oddVBand="0" w:evenVBand="0" w:oddHBand="0" w:evenHBand="0" w:firstRowFirstColumn="0" w:firstRowLastColumn="0" w:lastRowFirstColumn="0" w:lastRowLastColumn="0"/>
              <w:rPr>
                <w:ins w:id="2960" w:author="Miguel Centeno Muñoz" w:date="2014-08-02T12:53:00Z"/>
                <w:rFonts w:ascii="Arial" w:eastAsiaTheme="minorHAnsi" w:hAnsi="Arial" w:cs="Arial"/>
                <w:color w:val="auto"/>
                <w:sz w:val="20"/>
                <w:szCs w:val="20"/>
              </w:rPr>
              <w:pPrChange w:id="2961"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62"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Pr="00EF2860" w:rsidRDefault="00EF2860">
            <w:pPr>
              <w:jc w:val="left"/>
              <w:cnfStyle w:val="000000000000" w:firstRow="0" w:lastRow="0" w:firstColumn="0" w:lastColumn="0" w:oddVBand="0" w:evenVBand="0" w:oddHBand="0" w:evenHBand="0" w:firstRowFirstColumn="0" w:firstRowLastColumn="0" w:lastRowFirstColumn="0" w:lastRowLastColumn="0"/>
              <w:rPr>
                <w:ins w:id="2963" w:author="Miguel Centeno Muñoz" w:date="2014-07-31T02:44:00Z"/>
                <w:rFonts w:ascii="Arial" w:hAnsi="Arial" w:cs="Arial"/>
                <w:sz w:val="20"/>
                <w:szCs w:val="20"/>
                <w:rPrChange w:id="2964" w:author="Miguel Centeno Muñoz" w:date="2014-08-02T12:53:00Z">
                  <w:rPr>
                    <w:ins w:id="2965" w:author="Miguel Centeno Muñoz" w:date="2014-07-31T02:44:00Z"/>
                    <w:rFonts w:ascii="Arial" w:eastAsiaTheme="minorHAnsi" w:hAnsi="Symbol" w:cs="Arial"/>
                    <w:color w:val="auto"/>
                    <w:sz w:val="20"/>
                    <w:szCs w:val="20"/>
                  </w:rPr>
                </w:rPrChange>
              </w:rPr>
              <w:pPrChange w:id="2966" w:author="Miguel Centeno Muñoz" w:date="2014-08-02T12:53: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67" w:author="Miguel Centeno Muñoz" w:date="2014-08-02T12:53:00Z">
              <w:r>
                <w:rPr>
                  <w:rFonts w:ascii="Arial" w:hAnsi="Symbol" w:cs="Arial"/>
                  <w:sz w:val="20"/>
                  <w:szCs w:val="20"/>
                </w:rPr>
                <w:t></w:t>
              </w:r>
              <w:r>
                <w:rPr>
                  <w:rFonts w:ascii="Arial" w:hAnsi="Arial" w:cs="Arial"/>
                  <w:sz w:val="20"/>
                  <w:szCs w:val="20"/>
                </w:rPr>
                <w:t xml:space="preserve">  [IRQ-0005</w:t>
              </w:r>
              <w:r w:rsidRPr="005C7CFD">
                <w:rPr>
                  <w:rFonts w:ascii="Arial" w:hAnsi="Arial" w:cs="Arial"/>
                  <w:sz w:val="20"/>
                  <w:szCs w:val="20"/>
                </w:rPr>
                <w:t xml:space="preserve">] Información sobre </w:t>
              </w:r>
              <w:r>
                <w:rPr>
                  <w:rFonts w:ascii="Arial" w:hAnsi="Arial" w:cs="Arial"/>
                  <w:sz w:val="20"/>
                  <w:szCs w:val="20"/>
                </w:rPr>
                <w:t xml:space="preserve">Comentarios de Rutas </w:t>
              </w:r>
            </w:ins>
          </w:p>
          <w:p w:rsidR="00EF2860" w:rsidRDefault="00AC15B6">
            <w:pPr>
              <w:jc w:val="left"/>
              <w:cnfStyle w:val="000000000000" w:firstRow="0" w:lastRow="0" w:firstColumn="0" w:lastColumn="0" w:oddVBand="0" w:evenVBand="0" w:oddHBand="0" w:evenHBand="0" w:firstRowFirstColumn="0" w:firstRowLastColumn="0" w:lastRowFirstColumn="0" w:lastRowLastColumn="0"/>
              <w:rPr>
                <w:ins w:id="2968" w:author="Miguel Centeno Muñoz" w:date="2014-08-02T12:54:00Z"/>
                <w:rFonts w:ascii="Arial" w:eastAsiaTheme="minorHAnsi" w:hAnsi="Arial" w:cs="Arial"/>
                <w:color w:val="auto"/>
                <w:sz w:val="20"/>
                <w:szCs w:val="20"/>
              </w:rPr>
              <w:pPrChange w:id="2969"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70" w:author="Miguel Centeno Muñoz" w:date="2014-07-31T02:43: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971" w:author="Miguel Centeno Muñoz" w:date="2014-08-02T12:54:00Z">
              <w:r w:rsidR="00EF2860">
                <w:rPr>
                  <w:rFonts w:ascii="Arial" w:hAnsi="Arial" w:cs="Arial"/>
                  <w:sz w:val="20"/>
                  <w:szCs w:val="20"/>
                </w:rPr>
                <w:t>2</w:t>
              </w:r>
            </w:ins>
            <w:ins w:id="2972" w:author="Miguel Centeno Muñoz" w:date="2014-07-31T02:43: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2973" w:author="Miguel Centeno Muñoz" w:date="2014-07-31T02:43:00Z"/>
                <w:rFonts w:ascii="Arial" w:eastAsiaTheme="minorHAnsi" w:hAnsi="Arial" w:cs="Arial"/>
                <w:color w:val="auto"/>
                <w:sz w:val="20"/>
                <w:szCs w:val="20"/>
              </w:rPr>
              <w:pPrChange w:id="2974" w:author="Miguel Centeno Muñoz" w:date="2014-08-02T12:5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75" w:author="Miguel Centeno Muñoz" w:date="2014-08-02T12:54:00Z">
              <w:r>
                <w:rPr>
                  <w:rFonts w:ascii="Arial" w:hAnsi="Symbol" w:cs="Arial"/>
                  <w:sz w:val="20"/>
                  <w:szCs w:val="20"/>
                </w:rPr>
                <w:t></w:t>
              </w:r>
              <w:r>
                <w:rPr>
                  <w:rFonts w:ascii="Arial" w:hAnsi="Arial" w:cs="Arial"/>
                  <w:sz w:val="20"/>
                  <w:szCs w:val="20"/>
                </w:rPr>
                <w:t xml:space="preserve">  [OBJ-0004</w:t>
              </w:r>
              <w:r w:rsidRPr="005C7CFD">
                <w:rPr>
                  <w:rFonts w:ascii="Arial" w:hAnsi="Arial" w:cs="Arial"/>
                  <w:sz w:val="20"/>
                  <w:szCs w:val="20"/>
                </w:rPr>
                <w:t>] Gestión de</w:t>
              </w:r>
              <w:r>
                <w:rPr>
                  <w:rFonts w:ascii="Arial" w:hAnsi="Arial" w:cs="Arial"/>
                  <w:sz w:val="20"/>
                  <w:szCs w:val="20"/>
                </w:rPr>
                <w:t xml:space="preserve"> Comentarios de</w:t>
              </w:r>
              <w:r w:rsidRPr="005C7CFD">
                <w:rPr>
                  <w:rFonts w:ascii="Arial" w:hAnsi="Arial" w:cs="Arial"/>
                  <w:sz w:val="20"/>
                  <w:szCs w:val="20"/>
                </w:rPr>
                <w:t xml:space="preserve"> Rutas</w:t>
              </w:r>
            </w:ins>
          </w:p>
        </w:tc>
      </w:tr>
      <w:tr w:rsidR="00AC15B6" w:rsidTr="00AC15B6">
        <w:trPr>
          <w:cnfStyle w:val="000000100000" w:firstRow="0" w:lastRow="0" w:firstColumn="0" w:lastColumn="0" w:oddVBand="0" w:evenVBand="0" w:oddHBand="1" w:evenHBand="0" w:firstRowFirstColumn="0" w:firstRowLastColumn="0" w:lastRowFirstColumn="0" w:lastRowLastColumn="0"/>
          <w:ins w:id="297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77" w:author="Miguel Centeno Muñoz" w:date="2014-07-31T02:43:00Z"/>
                <w:rFonts w:ascii="Arial" w:hAnsi="Arial" w:cs="Arial"/>
                <w:sz w:val="20"/>
                <w:szCs w:val="20"/>
              </w:rPr>
            </w:pPr>
            <w:ins w:id="2978" w:author="Miguel Centeno Muñoz" w:date="2014-07-31T02:43:00Z">
              <w:r>
                <w:rPr>
                  <w:rFonts w:ascii="Arial" w:hAnsi="Arial" w:cs="Arial"/>
                  <w:b/>
                  <w:bCs/>
                  <w:sz w:val="20"/>
                  <w:szCs w:val="20"/>
                </w:rPr>
                <w:t>Descripción</w:t>
              </w:r>
            </w:ins>
          </w:p>
        </w:tc>
        <w:tc>
          <w:tcPr>
            <w:tcW w:w="0" w:type="auto"/>
            <w:gridSpan w:val="2"/>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2979" w:author="Miguel Centeno Muñoz" w:date="2014-07-31T02:43:00Z"/>
                <w:rFonts w:ascii="Arial" w:eastAsiaTheme="minorHAnsi" w:hAnsi="Arial" w:cs="Arial"/>
                <w:color w:val="auto"/>
                <w:sz w:val="20"/>
                <w:szCs w:val="20"/>
              </w:rPr>
              <w:pPrChange w:id="2980"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2981"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2982" w:author="Miguel Centeno Muñoz" w:date="2014-07-31T02:44:00Z">
              <w:r>
                <w:rPr>
                  <w:rStyle w:val="nfasis"/>
                  <w:rFonts w:ascii="Arial" w:hAnsi="Arial" w:cs="Arial"/>
                </w:rPr>
                <w:t>comenta</w:t>
              </w:r>
            </w:ins>
            <w:ins w:id="2983"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298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5" w:author="Miguel Centeno Muñoz" w:date="2014-07-31T02:43:00Z"/>
                <w:rFonts w:ascii="Arial" w:hAnsi="Arial" w:cs="Arial"/>
                <w:sz w:val="20"/>
                <w:szCs w:val="20"/>
              </w:rPr>
            </w:pPr>
            <w:ins w:id="2986"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987" w:author="Miguel Centeno Muñoz" w:date="2014-07-31T02:43:00Z"/>
                <w:rFonts w:ascii="Arial" w:hAnsi="Arial" w:cs="Arial"/>
                <w:sz w:val="20"/>
                <w:szCs w:val="20"/>
              </w:rPr>
            </w:pPr>
            <w:ins w:id="2988"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298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2990" w:author="Miguel Centeno Muñoz" w:date="2014-07-31T02:43:00Z"/>
                <w:rFonts w:ascii="Arial" w:hAnsi="Arial" w:cs="Arial"/>
                <w:sz w:val="20"/>
                <w:szCs w:val="20"/>
              </w:rPr>
            </w:pPr>
            <w:ins w:id="2991"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992" w:author="Miguel Centeno Muñoz" w:date="2014-07-31T02:43:00Z"/>
                <w:rFonts w:ascii="Arial" w:hAnsi="Arial" w:cs="Arial"/>
                <w:b/>
                <w:bCs/>
                <w:sz w:val="20"/>
                <w:szCs w:val="20"/>
              </w:rPr>
            </w:pPr>
            <w:ins w:id="2993"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94" w:author="Miguel Centeno Muñoz" w:date="2014-07-31T02:43:00Z"/>
                <w:rFonts w:ascii="Arial" w:hAnsi="Arial" w:cs="Arial"/>
                <w:b/>
                <w:bCs/>
                <w:sz w:val="20"/>
                <w:szCs w:val="20"/>
              </w:rPr>
            </w:pPr>
            <w:ins w:id="2995" w:author="Miguel Centeno Muñoz" w:date="2014-07-31T02:43:00Z">
              <w:r>
                <w:rPr>
                  <w:rFonts w:ascii="Arial" w:hAnsi="Arial" w:cs="Arial"/>
                  <w:b/>
                  <w:bCs/>
                  <w:sz w:val="20"/>
                  <w:szCs w:val="20"/>
                </w:rPr>
                <w:t>Acción</w:t>
              </w:r>
            </w:ins>
          </w:p>
        </w:tc>
      </w:tr>
      <w:tr w:rsidR="00AC15B6" w:rsidTr="00AC15B6">
        <w:trPr>
          <w:ins w:id="299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997"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998" w:author="Miguel Centeno Muñoz" w:date="2014-07-31T02:43:00Z"/>
                <w:rFonts w:ascii="Arial" w:hAnsi="Arial" w:cs="Arial"/>
                <w:sz w:val="20"/>
                <w:szCs w:val="20"/>
              </w:rPr>
            </w:pPr>
            <w:ins w:id="2999"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00" w:author="Miguel Centeno Muñoz" w:date="2014-07-31T02:43:00Z"/>
                <w:rFonts w:ascii="Arial" w:hAnsi="Arial" w:cs="Arial"/>
                <w:sz w:val="20"/>
                <w:szCs w:val="20"/>
              </w:rPr>
            </w:pPr>
            <w:ins w:id="3001"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300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03"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04" w:author="Miguel Centeno Muñoz" w:date="2014-07-31T02:43:00Z"/>
                <w:rFonts w:ascii="Arial" w:hAnsi="Arial" w:cs="Arial"/>
                <w:sz w:val="20"/>
                <w:szCs w:val="20"/>
              </w:rPr>
            </w:pPr>
            <w:ins w:id="3005" w:author="Miguel Centeno Muñoz" w:date="2014-07-31T02:43:00Z">
              <w:r>
                <w:rPr>
                  <w:rFonts w:ascii="Arial" w:hAnsi="Arial" w:cs="Arial"/>
                  <w:sz w:val="20"/>
                  <w:szCs w:val="20"/>
                </w:rPr>
                <w:t>2</w:t>
              </w:r>
            </w:ins>
          </w:p>
        </w:tc>
        <w:tc>
          <w:tcPr>
            <w:tcW w:w="0" w:type="auto"/>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06" w:author="Miguel Centeno Muñoz" w:date="2014-07-31T02:43:00Z"/>
                <w:rFonts w:ascii="Arial" w:eastAsiaTheme="minorHAnsi" w:hAnsi="Arial" w:cs="Arial"/>
                <w:color w:val="auto"/>
                <w:sz w:val="20"/>
                <w:szCs w:val="20"/>
              </w:rPr>
              <w:pPrChange w:id="3007"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08"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3009" w:author="Miguel Centeno Muñoz" w:date="2014-07-31T02:44:00Z">
              <w:r>
                <w:rPr>
                  <w:rStyle w:val="nfasis"/>
                  <w:rFonts w:ascii="Arial" w:hAnsi="Arial" w:cs="Arial"/>
                </w:rPr>
                <w:t>comentar</w:t>
              </w:r>
            </w:ins>
            <w:ins w:id="3010"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301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12"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13" w:author="Miguel Centeno Muñoz" w:date="2014-07-31T02:43:00Z"/>
                <w:rFonts w:ascii="Arial" w:hAnsi="Arial" w:cs="Arial"/>
                <w:sz w:val="20"/>
                <w:szCs w:val="20"/>
              </w:rPr>
            </w:pPr>
            <w:ins w:id="3014" w:author="Miguel Centeno Muñoz" w:date="2014-07-31T02:43:00Z">
              <w:r>
                <w:rPr>
                  <w:rFonts w:ascii="Arial" w:hAnsi="Arial" w:cs="Arial"/>
                  <w:sz w:val="20"/>
                  <w:szCs w:val="20"/>
                </w:rPr>
                <w:t>3</w:t>
              </w:r>
            </w:ins>
          </w:p>
        </w:tc>
        <w:tc>
          <w:tcPr>
            <w:tcW w:w="0" w:type="auto"/>
            <w:hideMark/>
          </w:tcPr>
          <w:p w:rsidR="00AC15B6" w:rsidRDefault="00AC15B6">
            <w:pPr>
              <w:cnfStyle w:val="000000000000" w:firstRow="0" w:lastRow="0" w:firstColumn="0" w:lastColumn="0" w:oddVBand="0" w:evenVBand="0" w:oddHBand="0" w:evenHBand="0" w:firstRowFirstColumn="0" w:firstRowLastColumn="0" w:lastRowFirstColumn="0" w:lastRowLastColumn="0"/>
              <w:rPr>
                <w:ins w:id="3015" w:author="Miguel Centeno Muñoz" w:date="2014-07-31T02:43:00Z"/>
                <w:rFonts w:ascii="Arial" w:eastAsiaTheme="minorHAnsi" w:hAnsi="Arial" w:cs="Arial"/>
                <w:color w:val="auto"/>
                <w:sz w:val="20"/>
                <w:szCs w:val="20"/>
              </w:rPr>
              <w:pPrChange w:id="3016" w:author="Miguel Centeno Muñoz" w:date="2014-07-31T02:45: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3017" w:author="Miguel Centeno Muñoz" w:date="2014-07-31T02:43:00Z">
              <w:r>
                <w:rPr>
                  <w:rFonts w:ascii="Arial" w:hAnsi="Arial" w:cs="Arial"/>
                  <w:sz w:val="20"/>
                  <w:szCs w:val="20"/>
                </w:rPr>
                <w:t>El sistema</w:t>
              </w:r>
              <w:r>
                <w:rPr>
                  <w:rStyle w:val="nfasis"/>
                  <w:rFonts w:ascii="Arial" w:hAnsi="Arial" w:cs="Arial"/>
                </w:rPr>
                <w:t xml:space="preserve"> </w:t>
              </w:r>
            </w:ins>
            <w:ins w:id="3018" w:author="Miguel Centeno Muñoz" w:date="2014-07-31T02:45:00Z">
              <w:r>
                <w:rPr>
                  <w:rStyle w:val="nfasis"/>
                  <w:rFonts w:ascii="Arial" w:hAnsi="Arial" w:cs="Arial"/>
                </w:rPr>
                <w:t>solicita al usuario la introducción del comentario</w:t>
              </w:r>
            </w:ins>
            <w:ins w:id="3019"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3020"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3021"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22" w:author="Miguel Centeno Muñoz" w:date="2014-07-31T02:45:00Z"/>
                <w:rFonts w:ascii="Arial" w:hAnsi="Arial" w:cs="Arial"/>
                <w:sz w:val="20"/>
                <w:szCs w:val="20"/>
              </w:rPr>
            </w:pPr>
            <w:ins w:id="3023" w:author="Miguel Centeno Muñoz" w:date="2014-07-31T02:45:00Z">
              <w:r>
                <w:rPr>
                  <w:rFonts w:ascii="Arial" w:hAnsi="Arial" w:cs="Arial"/>
                  <w:sz w:val="20"/>
                  <w:szCs w:val="20"/>
                </w:rPr>
                <w:t>4</w:t>
              </w:r>
            </w:ins>
          </w:p>
        </w:tc>
        <w:tc>
          <w:tcPr>
            <w:tcW w:w="0" w:type="auto"/>
          </w:tcPr>
          <w:p w:rsidR="00AC15B6" w:rsidRPr="00AC15B6" w:rsidRDefault="00AC15B6" w:rsidP="00AC15B6">
            <w:pPr>
              <w:spacing w:after="200" w:line="276" w:lineRule="auto"/>
              <w:cnfStyle w:val="000000100000" w:firstRow="0" w:lastRow="0" w:firstColumn="0" w:lastColumn="0" w:oddVBand="0" w:evenVBand="0" w:oddHBand="1" w:evenHBand="0" w:firstRowFirstColumn="0" w:firstRowLastColumn="0" w:lastRowFirstColumn="0" w:lastRowLastColumn="0"/>
              <w:rPr>
                <w:ins w:id="3024" w:author="Miguel Centeno Muñoz" w:date="2014-07-31T02:45:00Z"/>
                <w:rFonts w:ascii="Arial" w:hAnsi="Arial" w:cs="Arial"/>
                <w:i/>
                <w:sz w:val="20"/>
                <w:szCs w:val="20"/>
                <w:rPrChange w:id="3025" w:author="Miguel Centeno Muñoz" w:date="2014-07-31T02:45:00Z">
                  <w:rPr>
                    <w:ins w:id="3026" w:author="Miguel Centeno Muñoz" w:date="2014-07-31T02:45:00Z"/>
                    <w:rFonts w:ascii="Arial" w:eastAsiaTheme="minorHAnsi" w:hAnsi="Arial" w:cs="Arial"/>
                    <w:color w:val="auto"/>
                    <w:sz w:val="20"/>
                    <w:szCs w:val="20"/>
                  </w:rPr>
                </w:rPrChange>
              </w:rPr>
            </w:pPr>
            <w:ins w:id="3027" w:author="Miguel Centeno Muñoz" w:date="2014-07-31T02:45:00Z">
              <w:r>
                <w:rPr>
                  <w:rFonts w:ascii="Arial" w:hAnsi="Arial" w:cs="Arial"/>
                  <w:sz w:val="20"/>
                  <w:szCs w:val="20"/>
                </w:rPr>
                <w:t xml:space="preserve">El </w:t>
              </w:r>
            </w:ins>
            <w:ins w:id="3028" w:author="Miguel Centeno Muñoz" w:date="2014-07-31T02:46:00Z">
              <w:r w:rsidR="00000BDB">
                <w:rPr>
                  <w:rFonts w:ascii="Arial" w:hAnsi="Arial" w:cs="Arial"/>
                  <w:sz w:val="20"/>
                  <w:szCs w:val="20"/>
                </w:rPr>
                <w:t xml:space="preserve"> actor</w:t>
              </w:r>
              <w:r w:rsidR="00000BDB" w:rsidRPr="005C7CFD">
                <w:rPr>
                  <w:rFonts w:ascii="Arial" w:hAnsi="Arial" w:cs="Arial"/>
                  <w:sz w:val="20"/>
                  <w:szCs w:val="20"/>
                </w:rPr>
                <w:t xml:space="preserve"> Usuario (ACT-0001)</w:t>
              </w:r>
            </w:ins>
            <w:ins w:id="3029" w:author="Miguel Centeno Muñoz" w:date="2014-07-31T02:45:00Z">
              <w:r w:rsidR="00000BDB">
                <w:rPr>
                  <w:rFonts w:ascii="Arial" w:hAnsi="Arial" w:cs="Arial"/>
                  <w:i/>
                  <w:sz w:val="20"/>
                  <w:szCs w:val="20"/>
                </w:rPr>
                <w:t>escribe el comentario de la ruta</w:t>
              </w:r>
            </w:ins>
          </w:p>
        </w:tc>
      </w:tr>
      <w:tr w:rsidR="00000BDB" w:rsidTr="00AC15B6">
        <w:trPr>
          <w:ins w:id="3030"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3031"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3032" w:author="Miguel Centeno Muñoz" w:date="2014-07-31T02:46:00Z"/>
                <w:rFonts w:ascii="Arial" w:hAnsi="Arial" w:cs="Arial"/>
                <w:sz w:val="20"/>
                <w:szCs w:val="20"/>
              </w:rPr>
            </w:pPr>
            <w:ins w:id="3033" w:author="Miguel Centeno Muñoz" w:date="2014-07-31T02:46:00Z">
              <w:r>
                <w:rPr>
                  <w:rFonts w:ascii="Arial" w:hAnsi="Arial" w:cs="Arial"/>
                  <w:sz w:val="20"/>
                  <w:szCs w:val="20"/>
                </w:rPr>
                <w:t>5</w:t>
              </w:r>
            </w:ins>
          </w:p>
        </w:tc>
        <w:tc>
          <w:tcPr>
            <w:tcW w:w="0" w:type="auto"/>
          </w:tcPr>
          <w:p w:rsidR="00000BDB" w:rsidRPr="00000BDB" w:rsidRDefault="00000BDB"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034" w:author="Miguel Centeno Muñoz" w:date="2014-07-31T02:46:00Z"/>
                <w:rFonts w:ascii="Arial" w:hAnsi="Arial" w:cs="Arial"/>
                <w:i/>
                <w:sz w:val="20"/>
                <w:szCs w:val="20"/>
                <w:rPrChange w:id="3035" w:author="Miguel Centeno Muñoz" w:date="2014-07-31T02:46:00Z">
                  <w:rPr>
                    <w:ins w:id="3036" w:author="Miguel Centeno Muñoz" w:date="2014-07-31T02:46:00Z"/>
                    <w:rFonts w:ascii="Arial" w:eastAsiaTheme="minorHAnsi" w:hAnsi="Arial" w:cs="Arial"/>
                    <w:color w:val="auto"/>
                    <w:sz w:val="20"/>
                    <w:szCs w:val="20"/>
                  </w:rPr>
                </w:rPrChange>
              </w:rPr>
            </w:pPr>
            <w:ins w:id="3037"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303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39" w:author="Miguel Centeno Muñoz" w:date="2014-07-31T02:43:00Z"/>
                <w:rFonts w:ascii="Arial" w:hAnsi="Arial" w:cs="Arial"/>
                <w:sz w:val="20"/>
                <w:szCs w:val="20"/>
              </w:rPr>
            </w:pPr>
            <w:ins w:id="3040" w:author="Miguel Centeno Muñoz" w:date="2014-07-31T02:43:00Z">
              <w:r>
                <w:rPr>
                  <w:rFonts w:ascii="Arial" w:hAnsi="Arial" w:cs="Arial"/>
                  <w:b/>
                  <w:bCs/>
                  <w:sz w:val="20"/>
                  <w:szCs w:val="20"/>
                </w:rPr>
                <w:t>Postcondición</w:t>
              </w:r>
            </w:ins>
          </w:p>
        </w:tc>
        <w:tc>
          <w:tcPr>
            <w:tcW w:w="0" w:type="auto"/>
            <w:gridSpan w:val="2"/>
            <w:hideMark/>
          </w:tcPr>
          <w:p w:rsidR="00AC15B6" w:rsidRPr="00834472" w:rsidRDefault="00AC15B6">
            <w:pPr>
              <w:cnfStyle w:val="000000100000" w:firstRow="0" w:lastRow="0" w:firstColumn="0" w:lastColumn="0" w:oddVBand="0" w:evenVBand="0" w:oddHBand="1" w:evenHBand="0" w:firstRowFirstColumn="0" w:firstRowLastColumn="0" w:lastRowFirstColumn="0" w:lastRowLastColumn="0"/>
              <w:rPr>
                <w:ins w:id="3041" w:author="Miguel Centeno Muñoz" w:date="2014-07-31T02:43:00Z"/>
                <w:rFonts w:ascii="Arial" w:eastAsiaTheme="minorHAnsi" w:hAnsi="Arial" w:cs="Arial"/>
                <w:color w:val="auto"/>
                <w:sz w:val="20"/>
                <w:szCs w:val="20"/>
              </w:rPr>
              <w:pPrChange w:id="3042" w:author="Miguel Centeno Muñoz" w:date="2014-07-31T02:45: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43" w:author="Miguel Centeno Muñoz" w:date="2014-07-31T02:43:00Z">
              <w:r>
                <w:rPr>
                  <w:rFonts w:ascii="Arial" w:hAnsi="Arial" w:cs="Arial"/>
                  <w:sz w:val="20"/>
                  <w:szCs w:val="20"/>
                </w:rPr>
                <w:t xml:space="preserve">Se actualiza y almacena </w:t>
              </w:r>
            </w:ins>
            <w:ins w:id="3044" w:author="Miguel Centeno Muñoz" w:date="2014-07-31T02:45:00Z">
              <w:r>
                <w:rPr>
                  <w:rFonts w:ascii="Arial" w:hAnsi="Arial" w:cs="Arial"/>
                  <w:sz w:val="20"/>
                  <w:szCs w:val="20"/>
                </w:rPr>
                <w:t>el comentario</w:t>
              </w:r>
            </w:ins>
            <w:ins w:id="3045" w:author="Miguel Centeno Muñoz" w:date="2014-07-31T02:43:00Z">
              <w:r>
                <w:rPr>
                  <w:rFonts w:ascii="Arial" w:hAnsi="Arial" w:cs="Arial"/>
                  <w:sz w:val="20"/>
                  <w:szCs w:val="20"/>
                </w:rPr>
                <w:t xml:space="preserve"> de la ruta</w:t>
              </w:r>
            </w:ins>
          </w:p>
        </w:tc>
      </w:tr>
      <w:tr w:rsidR="00AC15B6" w:rsidTr="00AC15B6">
        <w:trPr>
          <w:ins w:id="304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47" w:author="Miguel Centeno Muñoz" w:date="2014-07-31T02:43:00Z"/>
                <w:rFonts w:ascii="Arial" w:hAnsi="Arial" w:cs="Arial"/>
                <w:sz w:val="20"/>
                <w:szCs w:val="20"/>
              </w:rPr>
            </w:pPr>
            <w:ins w:id="3048"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49" w:author="Miguel Centeno Muñoz" w:date="2014-07-31T02:43:00Z"/>
                <w:rFonts w:ascii="Arial" w:hAnsi="Arial" w:cs="Arial"/>
                <w:sz w:val="20"/>
                <w:szCs w:val="20"/>
              </w:rPr>
            </w:pPr>
            <w:ins w:id="3050"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305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52" w:author="Miguel Centeno Muñoz" w:date="2014-07-31T02:43:00Z"/>
                <w:rFonts w:ascii="Arial" w:hAnsi="Arial" w:cs="Arial"/>
                <w:sz w:val="20"/>
                <w:szCs w:val="20"/>
              </w:rPr>
            </w:pPr>
            <w:ins w:id="3053"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54" w:author="Miguel Centeno Muñoz" w:date="2014-07-31T02:43:00Z"/>
                <w:rFonts w:ascii="Arial" w:hAnsi="Arial" w:cs="Arial"/>
                <w:sz w:val="20"/>
                <w:szCs w:val="20"/>
              </w:rPr>
            </w:pPr>
            <w:ins w:id="3055" w:author="Miguel Centeno Muñoz" w:date="2014-07-31T02:43:00Z">
              <w:r>
                <w:rPr>
                  <w:rFonts w:ascii="Arial" w:hAnsi="Arial" w:cs="Arial"/>
                  <w:sz w:val="20"/>
                  <w:szCs w:val="20"/>
                </w:rPr>
                <w:t>inmediatamente</w:t>
              </w:r>
            </w:ins>
          </w:p>
        </w:tc>
      </w:tr>
      <w:tr w:rsidR="00AC15B6" w:rsidTr="00AC15B6">
        <w:trPr>
          <w:ins w:id="305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57" w:author="Miguel Centeno Muñoz" w:date="2014-07-31T02:43:00Z"/>
                <w:rFonts w:ascii="Arial" w:hAnsi="Arial" w:cs="Arial"/>
                <w:sz w:val="20"/>
                <w:szCs w:val="20"/>
              </w:rPr>
            </w:pPr>
            <w:ins w:id="3058"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59" w:author="Miguel Centeno Muñoz" w:date="2014-07-31T02:43:00Z"/>
                <w:rFonts w:ascii="Arial" w:hAnsi="Arial" w:cs="Arial"/>
                <w:sz w:val="20"/>
                <w:szCs w:val="20"/>
              </w:rPr>
            </w:pPr>
            <w:ins w:id="3060"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306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62" w:author="Miguel Centeno Muñoz" w:date="2014-07-31T02:43:00Z"/>
                <w:rFonts w:ascii="Arial" w:hAnsi="Arial" w:cs="Arial"/>
                <w:sz w:val="20"/>
                <w:szCs w:val="20"/>
              </w:rPr>
            </w:pPr>
            <w:ins w:id="3063"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64" w:author="Miguel Centeno Muñoz" w:date="2014-07-31T02:43:00Z"/>
                <w:rFonts w:ascii="Arial" w:hAnsi="Arial" w:cs="Arial"/>
                <w:sz w:val="20"/>
                <w:szCs w:val="20"/>
              </w:rPr>
            </w:pPr>
            <w:ins w:id="3065" w:author="Miguel Centeno Muñoz" w:date="2014-07-31T02:43:00Z">
              <w:r>
                <w:rPr>
                  <w:rFonts w:ascii="Arial" w:hAnsi="Arial" w:cs="Arial"/>
                  <w:sz w:val="20"/>
                  <w:szCs w:val="20"/>
                </w:rPr>
                <w:t>alta</w:t>
              </w:r>
            </w:ins>
          </w:p>
        </w:tc>
      </w:tr>
    </w:tbl>
    <w:p w:rsidR="00D40919" w:rsidRDefault="00D40919" w:rsidP="00533654">
      <w:pPr>
        <w:rPr>
          <w:ins w:id="3066" w:author="Miguel Centeno Muñoz" w:date="2014-07-27T13:22:00Z"/>
        </w:rPr>
      </w:pPr>
    </w:p>
    <w:p w:rsidR="00D40919" w:rsidRDefault="00D40919" w:rsidP="00533654">
      <w:pPr>
        <w:rPr>
          <w:ins w:id="3067"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3068"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3069" w:author="Miguel Centeno Muñoz" w:date="2014-07-27T22:20:00Z"/>
                <w:rFonts w:ascii="Arial" w:hAnsi="Arial" w:cs="Arial"/>
                <w:sz w:val="20"/>
                <w:szCs w:val="20"/>
              </w:rPr>
            </w:pPr>
            <w:bookmarkStart w:id="3070" w:name="UC-0006"/>
            <w:del w:id="3071"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3072" w:author="Miguel Centeno Muñoz" w:date="2014-07-27T22:20:00Z"/>
                <w:rFonts w:ascii="Arial" w:hAnsi="Arial" w:cs="Arial"/>
                <w:sz w:val="20"/>
                <w:szCs w:val="20"/>
              </w:rPr>
            </w:pPr>
            <w:del w:id="3073"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7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75" w:author="Miguel Centeno Muñoz" w:date="2014-07-27T22:20:00Z"/>
                <w:rFonts w:ascii="Arial" w:hAnsi="Arial" w:cs="Arial"/>
                <w:sz w:val="20"/>
                <w:szCs w:val="20"/>
              </w:rPr>
            </w:pPr>
            <w:del w:id="3076"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77" w:author="Miguel Centeno Muñoz" w:date="2014-07-27T22:20:00Z"/>
                <w:rFonts w:ascii="Arial" w:hAnsi="Arial" w:cs="Arial"/>
                <w:sz w:val="20"/>
                <w:szCs w:val="20"/>
              </w:rPr>
            </w:pPr>
            <w:del w:id="3078"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30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80" w:author="Miguel Centeno Muñoz" w:date="2014-07-27T22:20:00Z"/>
                <w:rFonts w:ascii="Arial" w:hAnsi="Arial" w:cs="Arial"/>
                <w:sz w:val="20"/>
                <w:szCs w:val="20"/>
              </w:rPr>
            </w:pPr>
            <w:del w:id="3081" w:author="Miguel Centeno Muñoz" w:date="2014-07-27T22:20:00Z">
              <w:r w:rsidDel="005E20C8">
                <w:rPr>
                  <w:rFonts w:ascii="Arial" w:hAnsi="Arial" w:cs="Arial"/>
                  <w:b/>
                  <w:bCs/>
                  <w:sz w:val="20"/>
                  <w:szCs w:val="20"/>
                </w:rPr>
                <w:delText>Autores</w:delText>
              </w:r>
            </w:del>
          </w:p>
        </w:tc>
        <w:bookmarkEnd w:id="3070"/>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3082" w:author="Miguel Centeno Muñoz" w:date="2014-07-27T22:20:00Z"/>
                <w:rFonts w:ascii="Arial" w:hAnsi="Arial" w:cs="Arial"/>
                <w:sz w:val="20"/>
                <w:szCs w:val="20"/>
              </w:rPr>
            </w:pPr>
            <w:del w:id="3083"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8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85" w:author="Miguel Centeno Muñoz" w:date="2014-07-27T22:20:00Z"/>
                <w:rFonts w:ascii="Arial" w:hAnsi="Arial" w:cs="Arial"/>
                <w:sz w:val="20"/>
                <w:szCs w:val="20"/>
              </w:rPr>
            </w:pPr>
            <w:del w:id="3086"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3087" w:author="Miguel Centeno Muñoz" w:date="2014-07-27T22:20:00Z"/>
                <w:rFonts w:ascii="Arial" w:hAnsi="Arial" w:cs="Arial"/>
                <w:sz w:val="20"/>
                <w:szCs w:val="20"/>
              </w:rPr>
            </w:pPr>
            <w:del w:id="3088"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30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90" w:author="Miguel Centeno Muñoz" w:date="2014-07-27T22:20:00Z"/>
                <w:rFonts w:ascii="Arial" w:hAnsi="Arial" w:cs="Arial"/>
                <w:sz w:val="20"/>
                <w:szCs w:val="20"/>
              </w:rPr>
            </w:pPr>
            <w:del w:id="3091"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3092" w:author="Miguel Centeno Muñoz" w:date="2014-07-27T22:20:00Z"/>
                <w:rFonts w:ascii="Arial" w:hAnsi="Arial" w:cs="Arial"/>
                <w:sz w:val="20"/>
                <w:szCs w:val="20"/>
              </w:rPr>
            </w:pPr>
            <w:del w:id="3093"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94" w:author="Miguel Centeno Muñoz" w:date="2014-07-27T22:20:00Z"/>
                <w:rFonts w:ascii="Arial" w:hAnsi="Arial" w:cs="Arial"/>
                <w:sz w:val="20"/>
                <w:szCs w:val="20"/>
              </w:rPr>
            </w:pPr>
            <w:del w:id="3095"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96" w:author="Miguel Centeno Muñoz" w:date="2014-07-27T22:20:00Z"/>
                <w:rFonts w:ascii="Arial" w:hAnsi="Arial" w:cs="Arial"/>
                <w:sz w:val="20"/>
                <w:szCs w:val="20"/>
              </w:rPr>
            </w:pPr>
            <w:del w:id="3097"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9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99" w:author="Miguel Centeno Muñoz" w:date="2014-07-27T22:20:00Z"/>
                <w:rFonts w:ascii="Arial" w:hAnsi="Arial" w:cs="Arial"/>
                <w:sz w:val="20"/>
                <w:szCs w:val="20"/>
              </w:rPr>
            </w:pPr>
            <w:del w:id="3100"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01" w:author="Miguel Centeno Muñoz" w:date="2014-07-27T22:20:00Z"/>
                <w:rFonts w:ascii="Arial" w:hAnsi="Arial" w:cs="Arial"/>
                <w:sz w:val="20"/>
                <w:szCs w:val="20"/>
              </w:rPr>
            </w:pPr>
            <w:del w:id="3102"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310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04" w:author="Miguel Centeno Muñoz" w:date="2014-07-27T22:20:00Z"/>
                <w:rFonts w:ascii="Arial" w:hAnsi="Arial" w:cs="Arial"/>
                <w:sz w:val="20"/>
                <w:szCs w:val="20"/>
              </w:rPr>
            </w:pPr>
            <w:del w:id="3105"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06" w:author="Miguel Centeno Muñoz" w:date="2014-07-27T22:20:00Z"/>
                <w:rFonts w:ascii="Arial" w:hAnsi="Arial" w:cs="Arial"/>
                <w:sz w:val="20"/>
                <w:szCs w:val="20"/>
              </w:rPr>
            </w:pPr>
            <w:del w:id="3107"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3109" w:author="Miguel Centeno Muñoz" w:date="2014-07-27T22:20:00Z"/>
                <w:rFonts w:ascii="Arial" w:hAnsi="Arial" w:cs="Arial"/>
                <w:sz w:val="20"/>
                <w:szCs w:val="20"/>
              </w:rPr>
            </w:pPr>
            <w:del w:id="3110"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11" w:author="Miguel Centeno Muñoz" w:date="2014-07-27T22:20:00Z"/>
                <w:rFonts w:ascii="Arial" w:hAnsi="Arial" w:cs="Arial"/>
                <w:b/>
                <w:bCs/>
                <w:sz w:val="20"/>
                <w:szCs w:val="20"/>
              </w:rPr>
            </w:pPr>
            <w:del w:id="3112"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13" w:author="Miguel Centeno Muñoz" w:date="2014-07-27T22:20:00Z"/>
                <w:rFonts w:ascii="Arial" w:hAnsi="Arial" w:cs="Arial"/>
                <w:b/>
                <w:bCs/>
                <w:sz w:val="20"/>
                <w:szCs w:val="20"/>
              </w:rPr>
            </w:pPr>
            <w:del w:id="3114" w:author="Miguel Centeno Muñoz" w:date="2014-07-27T22:20:00Z">
              <w:r w:rsidDel="005E20C8">
                <w:rPr>
                  <w:rFonts w:ascii="Arial" w:hAnsi="Arial" w:cs="Arial"/>
                  <w:b/>
                  <w:bCs/>
                  <w:sz w:val="20"/>
                  <w:szCs w:val="20"/>
                </w:rPr>
                <w:delText>Acción</w:delText>
              </w:r>
            </w:del>
          </w:p>
        </w:tc>
      </w:tr>
      <w:tr w:rsidR="005C7CFD" w:rsidDel="005E20C8" w:rsidTr="00717F1F">
        <w:trPr>
          <w:del w:id="311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16"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17" w:author="Miguel Centeno Muñoz" w:date="2014-07-27T22:20:00Z"/>
                <w:rFonts w:ascii="Arial" w:hAnsi="Arial" w:cs="Arial"/>
                <w:sz w:val="20"/>
                <w:szCs w:val="20"/>
              </w:rPr>
            </w:pPr>
            <w:bookmarkStart w:id="3118" w:name="STP-0057"/>
            <w:del w:id="3119"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20" w:author="Miguel Centeno Muñoz" w:date="2014-07-27T22:20:00Z"/>
                <w:rFonts w:ascii="Arial" w:hAnsi="Arial" w:cs="Arial"/>
                <w:sz w:val="20"/>
                <w:szCs w:val="20"/>
              </w:rPr>
            </w:pPr>
            <w:del w:id="3121" w:author="Miguel Centeno Muñoz" w:date="2014-07-27T22:20:00Z">
              <w:r w:rsidDel="005E20C8">
                <w:rPr>
                  <w:rFonts w:ascii="Arial" w:hAnsi="Arial" w:cs="Arial"/>
                  <w:sz w:val="20"/>
                  <w:szCs w:val="20"/>
                </w:rPr>
                <w:delText xml:space="preserve">Se realiza el caso de uso </w:delText>
              </w:r>
              <w:bookmarkEnd w:id="3118"/>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23"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24" w:author="Miguel Centeno Muñoz" w:date="2014-07-27T22:20:00Z"/>
                <w:rFonts w:ascii="Arial" w:hAnsi="Arial" w:cs="Arial"/>
                <w:sz w:val="20"/>
                <w:szCs w:val="20"/>
              </w:rPr>
            </w:pPr>
            <w:bookmarkStart w:id="3125" w:name="STP-0058"/>
            <w:del w:id="3126"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27" w:author="Miguel Centeno Muñoz" w:date="2014-07-27T22:20:00Z"/>
                <w:rFonts w:ascii="Arial" w:hAnsi="Arial" w:cs="Arial"/>
                <w:sz w:val="20"/>
                <w:szCs w:val="20"/>
              </w:rPr>
            </w:pPr>
            <w:del w:id="3128" w:author="Miguel Centeno Muñoz" w:date="2014-07-27T22:20:00Z">
              <w:r w:rsidDel="005E20C8">
                <w:rPr>
                  <w:rFonts w:ascii="Arial" w:hAnsi="Arial" w:cs="Arial"/>
                  <w:sz w:val="20"/>
                  <w:szCs w:val="20"/>
                </w:rPr>
                <w:delText>El actor</w:delText>
              </w:r>
              <w:bookmarkEnd w:id="3125"/>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31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30" w:author="Miguel Centeno Muñoz" w:date="2014-07-27T22:20:00Z"/>
                <w:rFonts w:ascii="Arial" w:hAnsi="Arial" w:cs="Arial"/>
                <w:sz w:val="20"/>
                <w:szCs w:val="20"/>
              </w:rPr>
            </w:pPr>
            <w:bookmarkStart w:id="3131"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32" w:author="Miguel Centeno Muñoz" w:date="2014-07-27T22:20:00Z"/>
                <w:rFonts w:ascii="Arial" w:hAnsi="Arial" w:cs="Arial"/>
                <w:sz w:val="20"/>
                <w:szCs w:val="20"/>
              </w:rPr>
            </w:pPr>
            <w:del w:id="3133"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4" w:author="Miguel Centeno Muñoz" w:date="2014-07-27T22:20:00Z"/>
                <w:rFonts w:ascii="Arial" w:hAnsi="Arial" w:cs="Arial"/>
                <w:sz w:val="20"/>
                <w:szCs w:val="20"/>
              </w:rPr>
            </w:pPr>
            <w:del w:id="3135"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3131"/>
      <w:tr w:rsidR="005C7CFD" w:rsidDel="005E20C8" w:rsidTr="00717F1F">
        <w:trPr>
          <w:cnfStyle w:val="000000100000" w:firstRow="0" w:lastRow="0" w:firstColumn="0" w:lastColumn="0" w:oddVBand="0" w:evenVBand="0" w:oddHBand="1" w:evenHBand="0" w:firstRowFirstColumn="0" w:firstRowLastColumn="0" w:lastRowFirstColumn="0" w:lastRowLastColumn="0"/>
          <w:del w:id="313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37"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38" w:author="Miguel Centeno Muñoz" w:date="2014-07-27T22:20:00Z"/>
                <w:rFonts w:ascii="Arial" w:hAnsi="Arial" w:cs="Arial"/>
                <w:sz w:val="20"/>
                <w:szCs w:val="20"/>
              </w:rPr>
            </w:pPr>
            <w:bookmarkStart w:id="3139" w:name="STP-0060"/>
            <w:del w:id="3140"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41" w:author="Miguel Centeno Muñoz" w:date="2014-07-27T22:20:00Z"/>
                <w:rFonts w:ascii="Arial" w:hAnsi="Arial" w:cs="Arial"/>
                <w:sz w:val="20"/>
                <w:szCs w:val="20"/>
              </w:rPr>
            </w:pPr>
            <w:del w:id="314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3139"/>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314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44" w:author="Miguel Centeno Muñoz" w:date="2014-07-27T22:20:00Z"/>
                <w:rFonts w:ascii="Arial" w:hAnsi="Arial" w:cs="Arial"/>
                <w:sz w:val="20"/>
                <w:szCs w:val="20"/>
              </w:rPr>
            </w:pPr>
            <w:bookmarkStart w:id="3145"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46" w:author="Miguel Centeno Muñoz" w:date="2014-07-27T22:20:00Z"/>
                <w:rFonts w:ascii="Arial" w:hAnsi="Arial" w:cs="Arial"/>
                <w:sz w:val="20"/>
                <w:szCs w:val="20"/>
              </w:rPr>
            </w:pPr>
            <w:del w:id="3147"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48" w:author="Miguel Centeno Muñoz" w:date="2014-07-27T22:20:00Z"/>
                <w:rFonts w:ascii="Arial" w:hAnsi="Arial" w:cs="Arial"/>
                <w:sz w:val="20"/>
                <w:szCs w:val="20"/>
              </w:rPr>
            </w:pPr>
            <w:del w:id="314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3145"/>
      <w:tr w:rsidR="005C7CFD" w:rsidDel="005E20C8" w:rsidTr="00717F1F">
        <w:trPr>
          <w:cnfStyle w:val="000000100000" w:firstRow="0" w:lastRow="0" w:firstColumn="0" w:lastColumn="0" w:oddVBand="0" w:evenVBand="0" w:oddHBand="1" w:evenHBand="0" w:firstRowFirstColumn="0" w:firstRowLastColumn="0" w:lastRowFirstColumn="0" w:lastRowLastColumn="0"/>
          <w:del w:id="315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51"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52" w:author="Miguel Centeno Muñoz" w:date="2014-07-27T22:20:00Z"/>
                <w:rFonts w:ascii="Arial" w:hAnsi="Arial" w:cs="Arial"/>
                <w:sz w:val="20"/>
                <w:szCs w:val="20"/>
              </w:rPr>
            </w:pPr>
            <w:bookmarkStart w:id="3153" w:name="STP-0062"/>
            <w:del w:id="3154"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55" w:author="Miguel Centeno Muñoz" w:date="2014-07-27T22:20:00Z"/>
                <w:rFonts w:ascii="Arial" w:hAnsi="Arial" w:cs="Arial"/>
                <w:sz w:val="20"/>
                <w:szCs w:val="20"/>
              </w:rPr>
            </w:pPr>
            <w:del w:id="3156"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3153"/>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3157" w:author="Miguel Centeno Muñoz" w:date="2014-07-27T12:36:00Z">
              <w:r w:rsidDel="00756C53">
                <w:rPr>
                  <w:rStyle w:val="nfasis"/>
                  <w:rFonts w:ascii="Arial" w:hAnsi="Arial" w:cs="Arial"/>
                </w:rPr>
                <w:delText>e</w:delText>
              </w:r>
            </w:del>
            <w:del w:id="3158"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31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60" w:author="Miguel Centeno Muñoz" w:date="2014-07-27T22:20:00Z"/>
                <w:rFonts w:ascii="Arial" w:hAnsi="Arial" w:cs="Arial"/>
                <w:sz w:val="20"/>
                <w:szCs w:val="20"/>
              </w:rPr>
            </w:pPr>
            <w:bookmarkStart w:id="3161"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62" w:author="Miguel Centeno Muñoz" w:date="2014-07-27T22:20:00Z"/>
                <w:rFonts w:ascii="Arial" w:hAnsi="Arial" w:cs="Arial"/>
                <w:sz w:val="20"/>
                <w:szCs w:val="20"/>
              </w:rPr>
            </w:pPr>
            <w:del w:id="3163"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64" w:author="Miguel Centeno Muñoz" w:date="2014-07-27T22:20:00Z"/>
                <w:rFonts w:ascii="Arial" w:hAnsi="Arial" w:cs="Arial"/>
                <w:sz w:val="20"/>
                <w:szCs w:val="20"/>
              </w:rPr>
            </w:pPr>
            <w:del w:id="316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3161"/>
      <w:tr w:rsidR="005C7CFD" w:rsidDel="005E20C8" w:rsidTr="00717F1F">
        <w:trPr>
          <w:cnfStyle w:val="000000100000" w:firstRow="0" w:lastRow="0" w:firstColumn="0" w:lastColumn="0" w:oddVBand="0" w:evenVBand="0" w:oddHBand="1" w:evenHBand="0" w:firstRowFirstColumn="0" w:firstRowLastColumn="0" w:lastRowFirstColumn="0" w:lastRowLastColumn="0"/>
          <w:del w:id="31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67" w:author="Miguel Centeno Muñoz" w:date="2014-07-27T22:20:00Z"/>
                <w:rFonts w:ascii="Arial" w:hAnsi="Arial" w:cs="Arial"/>
                <w:sz w:val="20"/>
                <w:szCs w:val="20"/>
              </w:rPr>
            </w:pPr>
            <w:del w:id="3168"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69" w:author="Miguel Centeno Muñoz" w:date="2014-07-27T22:20:00Z"/>
                <w:rFonts w:ascii="Arial" w:hAnsi="Arial" w:cs="Arial"/>
                <w:sz w:val="20"/>
                <w:szCs w:val="20"/>
              </w:rPr>
            </w:pPr>
            <w:del w:id="3170"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31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72" w:author="Miguel Centeno Muñoz" w:date="2014-07-27T22:20:00Z"/>
                <w:rFonts w:ascii="Arial" w:hAnsi="Arial" w:cs="Arial"/>
                <w:sz w:val="20"/>
                <w:szCs w:val="20"/>
              </w:rPr>
            </w:pPr>
            <w:del w:id="3173"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74" w:author="Miguel Centeno Muñoz" w:date="2014-07-27T22:20:00Z"/>
                <w:rFonts w:ascii="Arial" w:hAnsi="Arial" w:cs="Arial"/>
                <w:sz w:val="20"/>
                <w:szCs w:val="20"/>
              </w:rPr>
            </w:pPr>
            <w:del w:id="3175"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7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77" w:author="Miguel Centeno Muñoz" w:date="2014-07-27T22:20:00Z"/>
                <w:rFonts w:ascii="Arial" w:hAnsi="Arial" w:cs="Arial"/>
                <w:sz w:val="20"/>
                <w:szCs w:val="20"/>
              </w:rPr>
            </w:pPr>
            <w:del w:id="3178"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79" w:author="Miguel Centeno Muñoz" w:date="2014-07-27T22:20:00Z"/>
                <w:rFonts w:ascii="Arial" w:hAnsi="Arial" w:cs="Arial"/>
                <w:sz w:val="20"/>
                <w:szCs w:val="20"/>
              </w:rPr>
            </w:pPr>
            <w:del w:id="3180" w:author="Miguel Centeno Muñoz" w:date="2014-07-27T22:20:00Z">
              <w:r w:rsidDel="005E20C8">
                <w:rPr>
                  <w:rFonts w:ascii="Arial" w:hAnsi="Arial" w:cs="Arial"/>
                  <w:sz w:val="20"/>
                  <w:szCs w:val="20"/>
                </w:rPr>
                <w:delText>inmediatamente</w:delText>
              </w:r>
            </w:del>
          </w:p>
        </w:tc>
      </w:tr>
      <w:tr w:rsidR="005C7CFD" w:rsidDel="005E20C8" w:rsidTr="00717F1F">
        <w:trPr>
          <w:del w:id="318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82" w:author="Miguel Centeno Muñoz" w:date="2014-07-27T22:20:00Z"/>
                <w:rFonts w:ascii="Arial" w:hAnsi="Arial" w:cs="Arial"/>
                <w:sz w:val="20"/>
                <w:szCs w:val="20"/>
              </w:rPr>
            </w:pPr>
            <w:del w:id="3183"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84" w:author="Miguel Centeno Muñoz" w:date="2014-07-27T22:20:00Z"/>
                <w:rFonts w:ascii="Arial" w:hAnsi="Arial" w:cs="Arial"/>
                <w:sz w:val="20"/>
                <w:szCs w:val="20"/>
              </w:rPr>
            </w:pPr>
            <w:del w:id="3185"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8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87" w:author="Miguel Centeno Muñoz" w:date="2014-07-27T22:20:00Z"/>
                <w:rFonts w:ascii="Arial" w:hAnsi="Arial" w:cs="Arial"/>
                <w:sz w:val="20"/>
                <w:szCs w:val="20"/>
              </w:rPr>
            </w:pPr>
            <w:del w:id="3188"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89" w:author="Miguel Centeno Muñoz" w:date="2014-07-27T22:20:00Z"/>
                <w:rFonts w:ascii="Arial" w:hAnsi="Arial" w:cs="Arial"/>
                <w:sz w:val="20"/>
                <w:szCs w:val="20"/>
              </w:rPr>
            </w:pPr>
            <w:del w:id="3190"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191" w:name="UC-0007"/>
            <w:r>
              <w:rPr>
                <w:rFonts w:ascii="Arial" w:hAnsi="Arial" w:cs="Arial"/>
                <w:b/>
                <w:bCs/>
                <w:sz w:val="20"/>
                <w:szCs w:val="20"/>
              </w:rPr>
              <w:t>UC-00</w:t>
            </w:r>
            <w:ins w:id="3192" w:author="Miguel Centeno Muñoz" w:date="2014-07-30T23:36:00Z">
              <w:r w:rsidR="00834472">
                <w:rPr>
                  <w:rFonts w:ascii="Arial" w:hAnsi="Arial" w:cs="Arial"/>
                  <w:b/>
                  <w:bCs/>
                  <w:sz w:val="20"/>
                  <w:szCs w:val="20"/>
                </w:rPr>
                <w:t>11</w:t>
              </w:r>
            </w:ins>
            <w:del w:id="3193"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191"/>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94" w:author="Miguel Centeno Muñoz" w:date="2014-08-02T12:55:00Z"/>
                <w:rFonts w:ascii="Arial" w:hAnsi="Arial" w:cs="Arial"/>
                <w:sz w:val="20"/>
                <w:szCs w:val="20"/>
              </w:rPr>
            </w:pPr>
            <w:ins w:id="3195" w:author="Miguel Centeno Muñoz" w:date="2014-08-02T12:55: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96" w:author="Miguel Centeno Muñoz" w:date="2014-08-02T12:55:00Z"/>
                <w:rFonts w:ascii="Arial" w:hAnsi="Arial" w:cs="Arial"/>
                <w:sz w:val="20"/>
                <w:szCs w:val="20"/>
              </w:rPr>
            </w:pPr>
            <w:ins w:id="3197" w:author="Miguel Centeno Muñoz" w:date="2014-08-02T12:55:00Z">
              <w:r>
                <w:rPr>
                  <w:rFonts w:ascii="Arial" w:hAnsi="Symbol" w:cs="Arial"/>
                  <w:sz w:val="20"/>
                  <w:szCs w:val="20"/>
                </w:rPr>
                <w:t></w:t>
              </w:r>
              <w:r>
                <w:rPr>
                  <w:rFonts w:ascii="Arial" w:hAnsi="Arial" w:cs="Arial"/>
                  <w:sz w:val="20"/>
                  <w:szCs w:val="20"/>
                </w:rPr>
                <w:t xml:space="preserve">  [OBJ-0002</w:t>
              </w:r>
              <w:r w:rsidRPr="005C7CFD">
                <w:rPr>
                  <w:rFonts w:ascii="Arial" w:hAnsi="Arial" w:cs="Arial"/>
                  <w:sz w:val="20"/>
                  <w:szCs w:val="20"/>
                </w:rPr>
                <w:t>] Gestión de Rutas</w:t>
              </w:r>
              <w:r>
                <w:rPr>
                  <w:rFonts w:ascii="Arial" w:hAnsi="Arial" w:cs="Arial"/>
                  <w:sz w:val="20"/>
                  <w:szCs w:val="20"/>
                </w:rPr>
                <w:t xml:space="preserve"> </w:t>
              </w:r>
            </w:ins>
          </w:p>
          <w:p w:rsidR="00CE4EC3" w:rsidRDefault="00EF2860">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3198" w:author="Miguel Centeno Muñoz" w:date="2014-08-02T12:55:00Z">
                <w:pPr>
                  <w:framePr w:hSpace="141" w:wrap="around" w:vAnchor="text" w:hAnchor="margin" w:yAlign="bottom"/>
                  <w:spacing w:after="200" w:line="276" w:lineRule="auto"/>
                  <w:cnfStyle w:val="000000000000" w:firstRow="0" w:lastRow="0" w:firstColumn="0" w:lastColumn="0" w:oddVBand="0" w:evenVBand="0" w:oddHBand="0" w:evenHBand="0" w:firstRowFirstColumn="0" w:firstRowLastColumn="0" w:lastRowFirstColumn="0" w:lastRowLastColumn="0"/>
                </w:pPr>
              </w:pPrChange>
            </w:pPr>
            <w:ins w:id="3199" w:author="Miguel Centeno Muñoz" w:date="2014-08-02T12:55:00Z">
              <w:r>
                <w:rPr>
                  <w:rFonts w:ascii="Arial" w:hAnsi="Symbol" w:cs="Arial"/>
                  <w:sz w:val="20"/>
                  <w:szCs w:val="20"/>
                </w:rPr>
                <w:t></w:t>
              </w:r>
              <w:r>
                <w:rPr>
                  <w:rFonts w:ascii="Arial" w:hAnsi="Arial" w:cs="Arial"/>
                  <w:sz w:val="20"/>
                  <w:szCs w:val="20"/>
                </w:rPr>
                <w:t xml:space="preserve">  [OBJ-0005</w:t>
              </w:r>
              <w:r w:rsidRPr="005C7CFD">
                <w:rPr>
                  <w:rFonts w:ascii="Arial" w:hAnsi="Arial" w:cs="Arial"/>
                  <w:sz w:val="20"/>
                  <w:szCs w:val="20"/>
                </w:rPr>
                <w:t>] Gestión de</w:t>
              </w:r>
              <w:r>
                <w:rPr>
                  <w:rFonts w:ascii="Arial" w:hAnsi="Arial" w:cs="Arial"/>
                  <w:sz w:val="20"/>
                  <w:szCs w:val="20"/>
                </w:rPr>
                <w:t xml:space="preserve"> Búsquedas de</w:t>
              </w:r>
              <w:r w:rsidRPr="005C7CFD">
                <w:rPr>
                  <w:rFonts w:ascii="Arial" w:hAnsi="Arial" w:cs="Arial"/>
                  <w:sz w:val="20"/>
                  <w:szCs w:val="20"/>
                </w:rPr>
                <w:t xml:space="preserve"> Rutas</w:t>
              </w:r>
            </w:ins>
            <w:del w:id="3200" w:author="Miguel Centeno Muñoz" w:date="2014-08-02T12:55:00Z">
              <w:r w:rsidR="00CE4EC3" w:rsidDel="00EF2860">
                <w:rPr>
                  <w:rFonts w:ascii="Arial" w:hAnsi="Arial" w:cs="Arial"/>
                  <w:sz w:val="20"/>
                  <w:szCs w:val="20"/>
                </w:rPr>
                <w:delText>Ninguno</w:delText>
              </w:r>
            </w:del>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01"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201"/>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202"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202"/>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3203" w:author="Miguel Centeno Muñoz" w:date="2014-07-30T23:38:00Z"/>
        </w:rPr>
      </w:pPr>
    </w:p>
    <w:p w:rsidR="00000BDB" w:rsidRDefault="00000BDB" w:rsidP="00533654">
      <w:pPr>
        <w:rPr>
          <w:ins w:id="3204" w:author="Miguel Centeno Muñoz" w:date="2014-07-31T02:46:00Z"/>
        </w:rPr>
      </w:pPr>
    </w:p>
    <w:p w:rsidR="00000BDB" w:rsidRDefault="00000BDB" w:rsidP="00533654">
      <w:pPr>
        <w:rPr>
          <w:ins w:id="3205" w:author="Miguel Centeno Muñoz" w:date="2014-07-31T02:46:00Z"/>
        </w:rPr>
      </w:pPr>
    </w:p>
    <w:p w:rsidR="00000BDB" w:rsidRDefault="00000BDB" w:rsidP="00533654">
      <w:pPr>
        <w:rPr>
          <w:ins w:id="3206" w:author="Miguel Centeno Muñoz" w:date="2014-07-31T02:46:00Z"/>
        </w:rPr>
      </w:pPr>
    </w:p>
    <w:p w:rsidR="00000BDB" w:rsidRDefault="00000BDB" w:rsidP="00533654">
      <w:pPr>
        <w:rPr>
          <w:ins w:id="3207" w:author="Miguel Centeno Muñoz" w:date="2014-07-31T02:46:00Z"/>
        </w:rPr>
      </w:pPr>
    </w:p>
    <w:p w:rsidR="00000BDB" w:rsidRDefault="00000BDB" w:rsidP="00533654">
      <w:pPr>
        <w:rPr>
          <w:ins w:id="3208" w:author="Miguel Centeno Muñoz" w:date="2014-07-31T02:46:00Z"/>
        </w:rPr>
      </w:pPr>
    </w:p>
    <w:p w:rsidR="00000BDB" w:rsidRDefault="00000BDB" w:rsidP="00533654">
      <w:pPr>
        <w:rPr>
          <w:ins w:id="3209" w:author="Miguel Centeno Muñoz" w:date="2014-07-31T02:46:00Z"/>
        </w:rPr>
      </w:pPr>
    </w:p>
    <w:p w:rsidR="00000BDB" w:rsidRDefault="00000BDB" w:rsidP="00533654">
      <w:pPr>
        <w:rPr>
          <w:ins w:id="3210" w:author="Miguel Centeno Muñoz" w:date="2014-07-31T02:46:00Z"/>
        </w:rPr>
      </w:pPr>
    </w:p>
    <w:p w:rsidR="00000BDB" w:rsidRDefault="00000BDB" w:rsidP="00533654">
      <w:pPr>
        <w:rPr>
          <w:ins w:id="3211" w:author="Miguel Centeno Muñoz" w:date="2014-07-31T02:46:00Z"/>
        </w:rPr>
      </w:pPr>
    </w:p>
    <w:p w:rsidR="00000BDB" w:rsidRDefault="00000BDB" w:rsidP="00533654">
      <w:pPr>
        <w:rPr>
          <w:ins w:id="3212" w:author="Miguel Centeno Muñoz" w:date="2014-07-31T02:46:00Z"/>
        </w:rPr>
      </w:pPr>
    </w:p>
    <w:p w:rsidR="00000BDB" w:rsidRDefault="00000BDB" w:rsidP="00533654">
      <w:pPr>
        <w:rPr>
          <w:ins w:id="3213" w:author="Miguel Centeno Muñoz" w:date="2014-07-31T02:46:00Z"/>
        </w:rPr>
      </w:pPr>
    </w:p>
    <w:p w:rsidR="00CE4EC3" w:rsidDel="00106D74" w:rsidRDefault="00CE4EC3" w:rsidP="00533654">
      <w:pPr>
        <w:rPr>
          <w:del w:id="3214" w:author="Miguel Centeno Muñoz" w:date="2014-07-30T23:38:00Z"/>
        </w:rPr>
      </w:pPr>
    </w:p>
    <w:p w:rsidR="00CE4EC3" w:rsidDel="00106D74" w:rsidRDefault="00CE4EC3" w:rsidP="00533654">
      <w:pPr>
        <w:rPr>
          <w:del w:id="3215" w:author="Miguel Centeno Muñoz" w:date="2014-07-30T23:38:00Z"/>
        </w:rPr>
      </w:pPr>
    </w:p>
    <w:p w:rsidR="00131968" w:rsidDel="00106D74" w:rsidRDefault="00131968" w:rsidP="00533654">
      <w:pPr>
        <w:rPr>
          <w:del w:id="3216" w:author="Miguel Centeno Muñoz" w:date="2014-07-30T23:38:00Z"/>
        </w:rPr>
      </w:pPr>
    </w:p>
    <w:p w:rsidR="00131968" w:rsidDel="00106D74" w:rsidRDefault="00131968" w:rsidP="00533654">
      <w:pPr>
        <w:rPr>
          <w:del w:id="3217" w:author="Miguel Centeno Muñoz" w:date="2014-07-30T23:38:00Z"/>
        </w:rPr>
      </w:pPr>
    </w:p>
    <w:p w:rsidR="00131968" w:rsidDel="00106D74" w:rsidRDefault="00131968" w:rsidP="00533654">
      <w:pPr>
        <w:rPr>
          <w:del w:id="3218" w:author="Miguel Centeno Muñoz" w:date="2014-07-30T23:38:00Z"/>
        </w:rPr>
      </w:pPr>
    </w:p>
    <w:p w:rsidR="00131968" w:rsidDel="00106D74" w:rsidRDefault="00131968" w:rsidP="00533654">
      <w:pPr>
        <w:rPr>
          <w:del w:id="3219" w:author="Miguel Centeno Muñoz" w:date="2014-07-30T23:38:00Z"/>
        </w:rPr>
      </w:pPr>
    </w:p>
    <w:p w:rsidR="00131968" w:rsidDel="00106D74" w:rsidRDefault="00131968" w:rsidP="00533654">
      <w:pPr>
        <w:rPr>
          <w:del w:id="3220" w:author="Miguel Centeno Muñoz" w:date="2014-07-30T23:38:00Z"/>
        </w:rPr>
      </w:pPr>
    </w:p>
    <w:p w:rsidR="00131968" w:rsidDel="00106D74" w:rsidRDefault="00131968" w:rsidP="00533654">
      <w:pPr>
        <w:rPr>
          <w:del w:id="3221" w:author="Miguel Centeno Muñoz" w:date="2014-07-30T23:38:00Z"/>
        </w:rPr>
      </w:pPr>
    </w:p>
    <w:p w:rsidR="00131968" w:rsidDel="00106D74" w:rsidRDefault="00131968" w:rsidP="00533654">
      <w:pPr>
        <w:rPr>
          <w:del w:id="3222" w:author="Miguel Centeno Muñoz" w:date="2014-07-30T23:38:00Z"/>
        </w:rPr>
      </w:pPr>
    </w:p>
    <w:p w:rsidR="00131968" w:rsidRDefault="00131968" w:rsidP="00533654"/>
    <w:p w:rsidR="00131968" w:rsidRDefault="00131968" w:rsidP="00D723A7">
      <w:pPr>
        <w:pStyle w:val="Ttulo3"/>
        <w:rPr>
          <w:ins w:id="3223" w:author="Miguel Centeno Muñoz" w:date="2014-07-27T12:41:00Z"/>
        </w:rPr>
      </w:pPr>
      <w:bookmarkStart w:id="3224" w:name="_Toc394538343"/>
      <w:r>
        <w:t>6.3.- Requisitos no funcionales</w:t>
      </w:r>
      <w:bookmarkEnd w:id="3224"/>
    </w:p>
    <w:tbl>
      <w:tblPr>
        <w:tblStyle w:val="Listamedia2-nfasis2"/>
        <w:tblW w:w="5000" w:type="pct"/>
        <w:tblLook w:val="04A0" w:firstRow="1" w:lastRow="0" w:firstColumn="1" w:lastColumn="0" w:noHBand="0" w:noVBand="1"/>
        <w:tblPrChange w:id="3225"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226">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227" w:author="Miguel Centeno Muñoz" w:date="2014-07-27T12:42:00Z"/>
          <w:trPrChange w:id="3228"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229"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230" w:author="Miguel Centeno Muñoz" w:date="2014-07-27T12:42:00Z"/>
                <w:rFonts w:ascii="Arial" w:hAnsi="Arial" w:cs="Arial"/>
                <w:b/>
                <w:bCs/>
                <w:sz w:val="20"/>
                <w:szCs w:val="20"/>
              </w:rPr>
            </w:pPr>
            <w:bookmarkStart w:id="3231" w:name="NFR-0001"/>
            <w:ins w:id="3232" w:author="Miguel Centeno Muñoz" w:date="2014-07-27T12:42:00Z">
              <w:r>
                <w:rPr>
                  <w:rFonts w:ascii="Arial" w:hAnsi="Arial" w:cs="Arial"/>
                  <w:b/>
                  <w:bCs/>
                  <w:sz w:val="20"/>
                  <w:szCs w:val="20"/>
                </w:rPr>
                <w:t>NFR-0001</w:t>
              </w:r>
            </w:ins>
          </w:p>
        </w:tc>
        <w:tc>
          <w:tcPr>
            <w:tcW w:w="5000" w:type="pct"/>
            <w:hideMark/>
            <w:tcPrChange w:id="3233"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234" w:author="Miguel Centeno Muñoz" w:date="2014-07-27T12:42:00Z"/>
                <w:rFonts w:ascii="Arial" w:hAnsi="Arial" w:cs="Arial"/>
                <w:b/>
                <w:bCs/>
                <w:sz w:val="20"/>
                <w:szCs w:val="20"/>
              </w:rPr>
            </w:pPr>
            <w:ins w:id="3235"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236" w:author="Miguel Centeno Muñoz" w:date="2014-07-27T12:42:00Z"/>
          <w:trPrChange w:id="323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3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39" w:author="Miguel Centeno Muñoz" w:date="2014-07-27T12:42:00Z"/>
                <w:rFonts w:ascii="Arial" w:hAnsi="Arial" w:cs="Arial"/>
                <w:b/>
                <w:bCs/>
                <w:sz w:val="20"/>
                <w:szCs w:val="20"/>
              </w:rPr>
            </w:pPr>
            <w:ins w:id="3240" w:author="Miguel Centeno Muñoz" w:date="2014-07-27T12:42:00Z">
              <w:r>
                <w:rPr>
                  <w:rFonts w:ascii="Arial" w:hAnsi="Arial" w:cs="Arial"/>
                  <w:b/>
                  <w:bCs/>
                  <w:sz w:val="20"/>
                  <w:szCs w:val="20"/>
                </w:rPr>
                <w:t>Versión</w:t>
              </w:r>
            </w:ins>
          </w:p>
        </w:tc>
        <w:tc>
          <w:tcPr>
            <w:tcW w:w="0" w:type="auto"/>
            <w:hideMark/>
            <w:tcPrChange w:id="324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42" w:author="Miguel Centeno Muñoz" w:date="2014-07-27T12:42:00Z"/>
                <w:rFonts w:ascii="Arial" w:hAnsi="Arial" w:cs="Arial"/>
                <w:sz w:val="20"/>
                <w:szCs w:val="20"/>
              </w:rPr>
            </w:pPr>
            <w:ins w:id="3243" w:author="Miguel Centeno Muñoz" w:date="2014-07-27T12:42:00Z">
              <w:r>
                <w:rPr>
                  <w:rFonts w:ascii="Arial" w:hAnsi="Arial" w:cs="Arial"/>
                  <w:sz w:val="20"/>
                  <w:szCs w:val="20"/>
                </w:rPr>
                <w:t xml:space="preserve">1.0 ( 27/07/2014 ) </w:t>
              </w:r>
            </w:ins>
          </w:p>
        </w:tc>
      </w:tr>
      <w:tr w:rsidR="00FD7EF9" w:rsidTr="00FD7EF9">
        <w:trPr>
          <w:ins w:id="3244" w:author="Miguel Centeno Muñoz" w:date="2014-07-27T12:42:00Z"/>
          <w:trPrChange w:id="324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4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47" w:author="Miguel Centeno Muñoz" w:date="2014-07-27T12:42:00Z"/>
                <w:rFonts w:ascii="Arial" w:hAnsi="Arial" w:cs="Arial"/>
                <w:b/>
                <w:bCs/>
                <w:sz w:val="20"/>
                <w:szCs w:val="20"/>
              </w:rPr>
            </w:pPr>
            <w:ins w:id="3248" w:author="Miguel Centeno Muñoz" w:date="2014-07-27T12:42:00Z">
              <w:r>
                <w:rPr>
                  <w:rFonts w:ascii="Arial" w:hAnsi="Arial" w:cs="Arial"/>
                  <w:b/>
                  <w:bCs/>
                  <w:sz w:val="20"/>
                  <w:szCs w:val="20"/>
                </w:rPr>
                <w:t>Autores</w:t>
              </w:r>
            </w:ins>
          </w:p>
        </w:tc>
        <w:bookmarkEnd w:id="3231"/>
        <w:tc>
          <w:tcPr>
            <w:tcW w:w="0" w:type="auto"/>
            <w:hideMark/>
            <w:tcPrChange w:id="324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250" w:author="Miguel Centeno Muñoz" w:date="2014-07-27T12:42:00Z"/>
                <w:rFonts w:ascii="Arial" w:hAnsi="Arial" w:cs="Arial"/>
                <w:sz w:val="20"/>
                <w:szCs w:val="20"/>
              </w:rPr>
            </w:pPr>
            <w:ins w:id="3251" w:author="Miguel Centeno Muñoz" w:date="2014-07-27T12:42:00Z">
              <w:r w:rsidRPr="00FD7EF9">
                <w:rPr>
                  <w:rFonts w:cstheme="minorBidi"/>
                  <w:color w:val="auto"/>
                  <w:rPrChange w:id="3252"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53" w:author="Miguel Centeno Muñoz" w:date="2014-07-27T12:42:00Z"/>
          <w:trPrChange w:id="3254"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5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56" w:author="Miguel Centeno Muñoz" w:date="2014-07-27T12:42:00Z"/>
                <w:rFonts w:ascii="Arial" w:hAnsi="Arial" w:cs="Arial"/>
                <w:b/>
                <w:bCs/>
                <w:sz w:val="20"/>
                <w:szCs w:val="20"/>
              </w:rPr>
            </w:pPr>
            <w:ins w:id="3257" w:author="Miguel Centeno Muñoz" w:date="2014-07-27T12:42:00Z">
              <w:r>
                <w:rPr>
                  <w:rFonts w:ascii="Arial" w:hAnsi="Arial" w:cs="Arial"/>
                  <w:b/>
                  <w:bCs/>
                  <w:sz w:val="20"/>
                  <w:szCs w:val="20"/>
                </w:rPr>
                <w:t>Fuentes</w:t>
              </w:r>
            </w:ins>
          </w:p>
        </w:tc>
        <w:tc>
          <w:tcPr>
            <w:tcW w:w="0" w:type="auto"/>
            <w:hideMark/>
            <w:tcPrChange w:id="325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259" w:author="Miguel Centeno Muñoz" w:date="2014-07-27T12:42:00Z"/>
                <w:rFonts w:ascii="Arial" w:hAnsi="Arial" w:cs="Arial"/>
                <w:sz w:val="20"/>
                <w:szCs w:val="20"/>
              </w:rPr>
            </w:pPr>
            <w:ins w:id="3260" w:author="Miguel Centeno Muñoz" w:date="2014-07-27T12:42:00Z">
              <w:r w:rsidRPr="00FD7EF9">
                <w:rPr>
                  <w:rFonts w:cstheme="minorBidi"/>
                  <w:color w:val="auto"/>
                  <w:rPrChange w:id="3261"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3262" w:author="Miguel Centeno Muñoz" w:date="2014-07-27T12:42:00Z"/>
          <w:trPrChange w:id="326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6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65" w:author="Miguel Centeno Muñoz" w:date="2014-07-27T12:42:00Z"/>
                <w:rFonts w:ascii="Arial" w:hAnsi="Arial" w:cs="Arial"/>
                <w:b/>
                <w:bCs/>
                <w:sz w:val="20"/>
                <w:szCs w:val="20"/>
              </w:rPr>
            </w:pPr>
            <w:ins w:id="3266" w:author="Miguel Centeno Muñoz" w:date="2014-07-27T12:42:00Z">
              <w:r>
                <w:rPr>
                  <w:rFonts w:ascii="Arial" w:hAnsi="Arial" w:cs="Arial"/>
                  <w:b/>
                  <w:bCs/>
                  <w:sz w:val="20"/>
                  <w:szCs w:val="20"/>
                </w:rPr>
                <w:t>Dependencias</w:t>
              </w:r>
            </w:ins>
          </w:p>
        </w:tc>
        <w:tc>
          <w:tcPr>
            <w:tcW w:w="0" w:type="auto"/>
            <w:hideMark/>
            <w:tcPrChange w:id="326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68" w:author="Miguel Centeno Muñoz" w:date="2014-07-27T12:42:00Z"/>
                <w:rFonts w:ascii="Arial" w:eastAsiaTheme="minorHAnsi" w:hAnsi="Arial" w:cs="Arial"/>
                <w:color w:val="auto"/>
                <w:sz w:val="20"/>
                <w:szCs w:val="20"/>
              </w:rPr>
              <w:pPrChange w:id="3269"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270"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3271"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72" w:author="Miguel Centeno Muñoz" w:date="2014-07-27T12:42:00Z"/>
          <w:trPrChange w:id="327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7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75" w:author="Miguel Centeno Muñoz" w:date="2014-07-27T12:42:00Z"/>
                <w:rFonts w:ascii="Arial" w:hAnsi="Arial" w:cs="Arial"/>
                <w:b/>
                <w:bCs/>
                <w:sz w:val="20"/>
                <w:szCs w:val="20"/>
              </w:rPr>
            </w:pPr>
            <w:ins w:id="3276" w:author="Miguel Centeno Muñoz" w:date="2014-07-27T12:42:00Z">
              <w:r>
                <w:rPr>
                  <w:rFonts w:ascii="Arial" w:hAnsi="Arial" w:cs="Arial"/>
                  <w:b/>
                  <w:bCs/>
                  <w:sz w:val="20"/>
                  <w:szCs w:val="20"/>
                </w:rPr>
                <w:t>Descripción</w:t>
              </w:r>
            </w:ins>
          </w:p>
        </w:tc>
        <w:tc>
          <w:tcPr>
            <w:tcW w:w="0" w:type="auto"/>
            <w:hideMark/>
            <w:tcPrChange w:id="327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78" w:author="Miguel Centeno Muñoz" w:date="2014-07-27T12:42:00Z"/>
                <w:rFonts w:ascii="Arial" w:hAnsi="Arial" w:cs="Arial"/>
                <w:sz w:val="20"/>
                <w:szCs w:val="20"/>
              </w:rPr>
            </w:pPr>
            <w:ins w:id="3279"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3280" w:author="Miguel Centeno Muñoz" w:date="2014-07-27T12:42:00Z"/>
          <w:trPrChange w:id="328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8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83" w:author="Miguel Centeno Muñoz" w:date="2014-07-27T12:42:00Z"/>
                <w:rFonts w:ascii="Arial" w:hAnsi="Arial" w:cs="Arial"/>
                <w:b/>
                <w:bCs/>
                <w:sz w:val="20"/>
                <w:szCs w:val="20"/>
              </w:rPr>
            </w:pPr>
            <w:ins w:id="3284" w:author="Miguel Centeno Muñoz" w:date="2014-07-27T12:42:00Z">
              <w:r>
                <w:rPr>
                  <w:rFonts w:ascii="Arial" w:hAnsi="Arial" w:cs="Arial"/>
                  <w:b/>
                  <w:bCs/>
                  <w:sz w:val="20"/>
                  <w:szCs w:val="20"/>
                </w:rPr>
                <w:t>Importancia</w:t>
              </w:r>
            </w:ins>
          </w:p>
        </w:tc>
        <w:tc>
          <w:tcPr>
            <w:tcW w:w="0" w:type="auto"/>
            <w:hideMark/>
            <w:tcPrChange w:id="328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86" w:author="Miguel Centeno Muñoz" w:date="2014-07-27T12:42:00Z"/>
                <w:rFonts w:ascii="Arial" w:hAnsi="Arial" w:cs="Arial"/>
                <w:sz w:val="20"/>
                <w:szCs w:val="20"/>
              </w:rPr>
            </w:pPr>
            <w:ins w:id="3287"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288" w:author="Miguel Centeno Muñoz" w:date="2014-07-27T12:42:00Z"/>
          <w:trPrChange w:id="328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91" w:author="Miguel Centeno Muñoz" w:date="2014-07-27T12:42:00Z"/>
                <w:rFonts w:ascii="Arial" w:hAnsi="Arial" w:cs="Arial"/>
                <w:b/>
                <w:bCs/>
                <w:sz w:val="20"/>
                <w:szCs w:val="20"/>
              </w:rPr>
            </w:pPr>
            <w:ins w:id="3292" w:author="Miguel Centeno Muñoz" w:date="2014-07-27T12:42:00Z">
              <w:r>
                <w:rPr>
                  <w:rFonts w:ascii="Arial" w:hAnsi="Arial" w:cs="Arial"/>
                  <w:b/>
                  <w:bCs/>
                  <w:sz w:val="20"/>
                  <w:szCs w:val="20"/>
                </w:rPr>
                <w:t>Urgencia</w:t>
              </w:r>
            </w:ins>
          </w:p>
        </w:tc>
        <w:tc>
          <w:tcPr>
            <w:tcW w:w="0" w:type="auto"/>
            <w:hideMark/>
            <w:tcPrChange w:id="329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94" w:author="Miguel Centeno Muñoz" w:date="2014-07-27T12:42:00Z"/>
                <w:rFonts w:ascii="Arial" w:hAnsi="Arial" w:cs="Arial"/>
                <w:sz w:val="20"/>
                <w:szCs w:val="20"/>
              </w:rPr>
            </w:pPr>
            <w:ins w:id="3295" w:author="Miguel Centeno Muñoz" w:date="2014-07-27T12:42:00Z">
              <w:r>
                <w:rPr>
                  <w:rFonts w:ascii="Arial" w:hAnsi="Arial" w:cs="Arial"/>
                  <w:sz w:val="20"/>
                  <w:szCs w:val="20"/>
                </w:rPr>
                <w:t>inmediatamente</w:t>
              </w:r>
            </w:ins>
          </w:p>
        </w:tc>
      </w:tr>
      <w:tr w:rsidR="00FD7EF9" w:rsidTr="00FD7EF9">
        <w:trPr>
          <w:ins w:id="3296" w:author="Miguel Centeno Muñoz" w:date="2014-07-27T12:42:00Z"/>
          <w:trPrChange w:id="329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99" w:author="Miguel Centeno Muñoz" w:date="2014-07-27T12:42:00Z"/>
                <w:rFonts w:ascii="Arial" w:hAnsi="Arial" w:cs="Arial"/>
                <w:b/>
                <w:bCs/>
                <w:sz w:val="20"/>
                <w:szCs w:val="20"/>
              </w:rPr>
            </w:pPr>
            <w:ins w:id="3300" w:author="Miguel Centeno Muñoz" w:date="2014-07-27T12:42:00Z">
              <w:r>
                <w:rPr>
                  <w:rFonts w:ascii="Arial" w:hAnsi="Arial" w:cs="Arial"/>
                  <w:b/>
                  <w:bCs/>
                  <w:sz w:val="20"/>
                  <w:szCs w:val="20"/>
                </w:rPr>
                <w:t>Estado</w:t>
              </w:r>
            </w:ins>
          </w:p>
        </w:tc>
        <w:tc>
          <w:tcPr>
            <w:tcW w:w="0" w:type="auto"/>
            <w:hideMark/>
            <w:tcPrChange w:id="330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02" w:author="Miguel Centeno Muñoz" w:date="2014-07-27T12:42:00Z"/>
                <w:rFonts w:ascii="Arial" w:hAnsi="Arial" w:cs="Arial"/>
                <w:sz w:val="20"/>
                <w:szCs w:val="20"/>
              </w:rPr>
            </w:pPr>
            <w:ins w:id="3303"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04" w:author="Miguel Centeno Muñoz" w:date="2014-07-27T12:42:00Z"/>
          <w:trPrChange w:id="330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0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07" w:author="Miguel Centeno Muñoz" w:date="2014-07-27T12:42:00Z"/>
                <w:rFonts w:ascii="Arial" w:hAnsi="Arial" w:cs="Arial"/>
                <w:b/>
                <w:bCs/>
                <w:sz w:val="20"/>
                <w:szCs w:val="20"/>
              </w:rPr>
            </w:pPr>
            <w:ins w:id="3308" w:author="Miguel Centeno Muñoz" w:date="2014-07-27T12:42:00Z">
              <w:r>
                <w:rPr>
                  <w:rFonts w:ascii="Arial" w:hAnsi="Arial" w:cs="Arial"/>
                  <w:b/>
                  <w:bCs/>
                  <w:sz w:val="20"/>
                  <w:szCs w:val="20"/>
                </w:rPr>
                <w:t>Estabilidad</w:t>
              </w:r>
            </w:ins>
          </w:p>
        </w:tc>
        <w:tc>
          <w:tcPr>
            <w:tcW w:w="0" w:type="auto"/>
            <w:hideMark/>
            <w:tcPrChange w:id="330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10" w:author="Miguel Centeno Muñoz" w:date="2014-07-27T12:42:00Z"/>
                <w:rFonts w:ascii="Arial" w:hAnsi="Arial" w:cs="Arial"/>
                <w:sz w:val="20"/>
                <w:szCs w:val="20"/>
              </w:rPr>
            </w:pPr>
            <w:ins w:id="3311" w:author="Miguel Centeno Muñoz" w:date="2014-07-27T12:42:00Z">
              <w:r>
                <w:rPr>
                  <w:rFonts w:ascii="Arial" w:hAnsi="Arial" w:cs="Arial"/>
                  <w:sz w:val="20"/>
                  <w:szCs w:val="20"/>
                </w:rPr>
                <w:t>alta</w:t>
              </w:r>
            </w:ins>
          </w:p>
        </w:tc>
      </w:tr>
      <w:tr w:rsidR="00FD7EF9" w:rsidTr="00FD7EF9">
        <w:trPr>
          <w:ins w:id="3312" w:author="Miguel Centeno Muñoz" w:date="2014-07-27T12:42:00Z"/>
          <w:trPrChange w:id="331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15" w:author="Miguel Centeno Muñoz" w:date="2014-07-27T12:42:00Z"/>
                <w:rFonts w:ascii="Arial" w:hAnsi="Arial" w:cs="Arial"/>
                <w:b/>
                <w:bCs/>
                <w:sz w:val="20"/>
                <w:szCs w:val="20"/>
              </w:rPr>
            </w:pPr>
            <w:ins w:id="3316" w:author="Miguel Centeno Muñoz" w:date="2014-07-27T12:42:00Z">
              <w:r>
                <w:rPr>
                  <w:rFonts w:ascii="Arial" w:hAnsi="Arial" w:cs="Arial"/>
                  <w:b/>
                  <w:bCs/>
                  <w:sz w:val="20"/>
                  <w:szCs w:val="20"/>
                </w:rPr>
                <w:t>Comentarios</w:t>
              </w:r>
            </w:ins>
          </w:p>
        </w:tc>
        <w:tc>
          <w:tcPr>
            <w:tcW w:w="0" w:type="auto"/>
            <w:hideMark/>
            <w:tcPrChange w:id="331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18" w:author="Miguel Centeno Muñoz" w:date="2014-07-27T12:42:00Z"/>
                <w:rFonts w:ascii="Arial" w:hAnsi="Arial" w:cs="Arial"/>
                <w:sz w:val="20"/>
                <w:szCs w:val="20"/>
              </w:rPr>
            </w:pPr>
            <w:ins w:id="3319" w:author="Miguel Centeno Muñoz" w:date="2014-07-27T12:42:00Z">
              <w:r>
                <w:rPr>
                  <w:rFonts w:ascii="Arial" w:hAnsi="Arial" w:cs="Arial"/>
                  <w:sz w:val="20"/>
                  <w:szCs w:val="20"/>
                </w:rPr>
                <w:t>Ninguno</w:t>
              </w:r>
            </w:ins>
          </w:p>
        </w:tc>
      </w:tr>
    </w:tbl>
    <w:p w:rsidR="00FD7EF9" w:rsidRDefault="00FD7EF9">
      <w:pPr>
        <w:rPr>
          <w:ins w:id="3320" w:author="Miguel Centeno Muñoz" w:date="2014-07-27T12:43:00Z"/>
        </w:rPr>
        <w:pPrChange w:id="3321" w:author="Miguel Centeno Muñoz" w:date="2014-07-27T12:41:00Z">
          <w:pPr>
            <w:pStyle w:val="Ttulo3"/>
          </w:pPr>
        </w:pPrChange>
      </w:pPr>
    </w:p>
    <w:tbl>
      <w:tblPr>
        <w:tblStyle w:val="Listamedia2-nfasis2"/>
        <w:tblW w:w="5000" w:type="pct"/>
        <w:tblLook w:val="04A0" w:firstRow="1" w:lastRow="0" w:firstColumn="1" w:lastColumn="0" w:noHBand="0" w:noVBand="1"/>
        <w:tblPrChange w:id="3322"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323">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324" w:author="Miguel Centeno Muñoz" w:date="2014-07-27T12:43:00Z"/>
          <w:trPrChange w:id="3325"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326"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327" w:author="Miguel Centeno Muñoz" w:date="2014-07-27T12:43:00Z"/>
                <w:rFonts w:ascii="Arial" w:hAnsi="Arial" w:cs="Arial"/>
                <w:b/>
                <w:bCs/>
                <w:sz w:val="20"/>
                <w:szCs w:val="20"/>
              </w:rPr>
            </w:pPr>
            <w:bookmarkStart w:id="3328" w:name="NFR-0002"/>
            <w:ins w:id="3329" w:author="Miguel Centeno Muñoz" w:date="2014-07-27T12:43:00Z">
              <w:r>
                <w:rPr>
                  <w:rFonts w:ascii="Arial" w:hAnsi="Arial" w:cs="Arial"/>
                  <w:b/>
                  <w:bCs/>
                  <w:sz w:val="20"/>
                  <w:szCs w:val="20"/>
                </w:rPr>
                <w:t>NFR-0002</w:t>
              </w:r>
            </w:ins>
          </w:p>
        </w:tc>
        <w:tc>
          <w:tcPr>
            <w:tcW w:w="5000" w:type="pct"/>
            <w:hideMark/>
            <w:tcPrChange w:id="3330"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331" w:author="Miguel Centeno Muñoz" w:date="2014-07-27T12:43:00Z"/>
                <w:rFonts w:ascii="Arial" w:hAnsi="Arial" w:cs="Arial"/>
                <w:b/>
                <w:bCs/>
                <w:sz w:val="20"/>
                <w:szCs w:val="20"/>
              </w:rPr>
            </w:pPr>
            <w:ins w:id="3332"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333" w:author="Miguel Centeno Muñoz" w:date="2014-07-27T12:43:00Z"/>
          <w:trPrChange w:id="333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36" w:author="Miguel Centeno Muñoz" w:date="2014-07-27T12:43:00Z"/>
                <w:rFonts w:ascii="Arial" w:hAnsi="Arial" w:cs="Arial"/>
                <w:b/>
                <w:bCs/>
                <w:sz w:val="20"/>
                <w:szCs w:val="20"/>
              </w:rPr>
            </w:pPr>
            <w:ins w:id="3337" w:author="Miguel Centeno Muñoz" w:date="2014-07-27T12:43:00Z">
              <w:r>
                <w:rPr>
                  <w:rFonts w:ascii="Arial" w:hAnsi="Arial" w:cs="Arial"/>
                  <w:b/>
                  <w:bCs/>
                  <w:sz w:val="20"/>
                  <w:szCs w:val="20"/>
                </w:rPr>
                <w:t>Versión</w:t>
              </w:r>
            </w:ins>
          </w:p>
        </w:tc>
        <w:tc>
          <w:tcPr>
            <w:tcW w:w="0" w:type="auto"/>
            <w:hideMark/>
            <w:tcPrChange w:id="33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39" w:author="Miguel Centeno Muñoz" w:date="2014-07-27T12:43:00Z"/>
                <w:rFonts w:ascii="Arial" w:hAnsi="Arial" w:cs="Arial"/>
                <w:sz w:val="20"/>
                <w:szCs w:val="20"/>
              </w:rPr>
            </w:pPr>
            <w:ins w:id="3340" w:author="Miguel Centeno Muñoz" w:date="2014-07-27T12:43:00Z">
              <w:r>
                <w:rPr>
                  <w:rFonts w:ascii="Arial" w:hAnsi="Arial" w:cs="Arial"/>
                  <w:sz w:val="20"/>
                  <w:szCs w:val="20"/>
                </w:rPr>
                <w:t xml:space="preserve">1.0 ( 27/07/2014 ) </w:t>
              </w:r>
            </w:ins>
          </w:p>
        </w:tc>
      </w:tr>
      <w:tr w:rsidR="00FD7EF9" w:rsidTr="00FD7EF9">
        <w:trPr>
          <w:ins w:id="3341" w:author="Miguel Centeno Muñoz" w:date="2014-07-27T12:43:00Z"/>
          <w:trPrChange w:id="334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44" w:author="Miguel Centeno Muñoz" w:date="2014-07-27T12:43:00Z"/>
                <w:rFonts w:ascii="Arial" w:hAnsi="Arial" w:cs="Arial"/>
                <w:b/>
                <w:bCs/>
                <w:sz w:val="20"/>
                <w:szCs w:val="20"/>
              </w:rPr>
            </w:pPr>
            <w:ins w:id="3345" w:author="Miguel Centeno Muñoz" w:date="2014-07-27T12:43:00Z">
              <w:r>
                <w:rPr>
                  <w:rFonts w:ascii="Arial" w:hAnsi="Arial" w:cs="Arial"/>
                  <w:b/>
                  <w:bCs/>
                  <w:sz w:val="20"/>
                  <w:szCs w:val="20"/>
                </w:rPr>
                <w:t>Autores</w:t>
              </w:r>
            </w:ins>
          </w:p>
        </w:tc>
        <w:bookmarkEnd w:id="3328"/>
        <w:tc>
          <w:tcPr>
            <w:tcW w:w="0" w:type="auto"/>
            <w:hideMark/>
            <w:tcPrChange w:id="33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347" w:author="Miguel Centeno Muñoz" w:date="2014-07-27T12:43:00Z"/>
                <w:rFonts w:ascii="Arial" w:hAnsi="Arial" w:cs="Arial"/>
                <w:sz w:val="20"/>
                <w:szCs w:val="20"/>
              </w:rPr>
            </w:pPr>
            <w:ins w:id="3348" w:author="Miguel Centeno Muñoz" w:date="2014-07-27T12:43:00Z">
              <w:r w:rsidRPr="00FD7EF9">
                <w:rPr>
                  <w:rFonts w:cstheme="minorBidi"/>
                  <w:color w:val="auto"/>
                  <w:rPrChange w:id="3349"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50" w:author="Miguel Centeno Muñoz" w:date="2014-07-27T12:43:00Z"/>
          <w:trPrChange w:id="335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5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53" w:author="Miguel Centeno Muñoz" w:date="2014-07-27T12:43:00Z"/>
                <w:rFonts w:ascii="Arial" w:hAnsi="Arial" w:cs="Arial"/>
                <w:b/>
                <w:bCs/>
                <w:sz w:val="20"/>
                <w:szCs w:val="20"/>
              </w:rPr>
            </w:pPr>
            <w:ins w:id="3354" w:author="Miguel Centeno Muñoz" w:date="2014-07-27T12:43:00Z">
              <w:r>
                <w:rPr>
                  <w:rFonts w:ascii="Arial" w:hAnsi="Arial" w:cs="Arial"/>
                  <w:b/>
                  <w:bCs/>
                  <w:sz w:val="20"/>
                  <w:szCs w:val="20"/>
                </w:rPr>
                <w:t>Fuentes</w:t>
              </w:r>
            </w:ins>
          </w:p>
        </w:tc>
        <w:tc>
          <w:tcPr>
            <w:tcW w:w="0" w:type="auto"/>
            <w:hideMark/>
            <w:tcPrChange w:id="335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356" w:author="Miguel Centeno Muñoz" w:date="2014-07-27T12:43:00Z"/>
                <w:rFonts w:ascii="Arial" w:hAnsi="Arial" w:cs="Arial"/>
                <w:sz w:val="20"/>
                <w:szCs w:val="20"/>
              </w:rPr>
            </w:pPr>
            <w:ins w:id="3357" w:author="Miguel Centeno Muñoz" w:date="2014-07-27T12:43:00Z">
              <w:r w:rsidRPr="00FD7EF9">
                <w:rPr>
                  <w:rFonts w:cstheme="minorBidi"/>
                  <w:color w:val="auto"/>
                  <w:rPrChange w:id="3358"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359" w:author="Miguel Centeno Muñoz" w:date="2014-07-27T12:43:00Z"/>
          <w:trPrChange w:id="336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62" w:author="Miguel Centeno Muñoz" w:date="2014-07-27T12:43:00Z"/>
                <w:rFonts w:ascii="Arial" w:hAnsi="Arial" w:cs="Arial"/>
                <w:b/>
                <w:bCs/>
                <w:sz w:val="20"/>
                <w:szCs w:val="20"/>
              </w:rPr>
            </w:pPr>
            <w:ins w:id="3363" w:author="Miguel Centeno Muñoz" w:date="2014-07-27T12:43:00Z">
              <w:r>
                <w:rPr>
                  <w:rFonts w:ascii="Arial" w:hAnsi="Arial" w:cs="Arial"/>
                  <w:b/>
                  <w:bCs/>
                  <w:sz w:val="20"/>
                  <w:szCs w:val="20"/>
                </w:rPr>
                <w:t>Dependencias</w:t>
              </w:r>
            </w:ins>
          </w:p>
        </w:tc>
        <w:tc>
          <w:tcPr>
            <w:tcW w:w="0" w:type="auto"/>
            <w:hideMark/>
            <w:tcPrChange w:id="33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65" w:author="Miguel Centeno Muñoz" w:date="2014-07-27T12:43:00Z"/>
                <w:rFonts w:ascii="Arial" w:hAnsi="Arial" w:cs="Arial"/>
                <w:sz w:val="20"/>
                <w:szCs w:val="20"/>
              </w:rPr>
            </w:pPr>
            <w:ins w:id="3366"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367" w:author="Miguel Centeno Muñoz" w:date="2014-07-27T12:43:00Z"/>
          <w:trPrChange w:id="336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70" w:author="Miguel Centeno Muñoz" w:date="2014-07-27T12:43:00Z"/>
                <w:rFonts w:ascii="Arial" w:hAnsi="Arial" w:cs="Arial"/>
                <w:b/>
                <w:bCs/>
                <w:sz w:val="20"/>
                <w:szCs w:val="20"/>
              </w:rPr>
            </w:pPr>
            <w:ins w:id="3371" w:author="Miguel Centeno Muñoz" w:date="2014-07-27T12:43:00Z">
              <w:r>
                <w:rPr>
                  <w:rFonts w:ascii="Arial" w:hAnsi="Arial" w:cs="Arial"/>
                  <w:b/>
                  <w:bCs/>
                  <w:sz w:val="20"/>
                  <w:szCs w:val="20"/>
                </w:rPr>
                <w:t>Descripción</w:t>
              </w:r>
            </w:ins>
          </w:p>
        </w:tc>
        <w:tc>
          <w:tcPr>
            <w:tcW w:w="0" w:type="auto"/>
            <w:hideMark/>
            <w:tcPrChange w:id="33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73" w:author="Miguel Centeno Muñoz" w:date="2014-07-27T12:43:00Z"/>
                <w:rFonts w:ascii="Arial" w:hAnsi="Arial" w:cs="Arial"/>
                <w:sz w:val="20"/>
                <w:szCs w:val="20"/>
              </w:rPr>
            </w:pPr>
            <w:ins w:id="3374"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3375" w:author="Miguel Centeno Muñoz" w:date="2014-07-27T12:43:00Z"/>
          <w:trPrChange w:id="337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78" w:author="Miguel Centeno Muñoz" w:date="2014-07-27T12:43:00Z"/>
                <w:rFonts w:ascii="Arial" w:hAnsi="Arial" w:cs="Arial"/>
                <w:b/>
                <w:bCs/>
                <w:sz w:val="20"/>
                <w:szCs w:val="20"/>
              </w:rPr>
            </w:pPr>
            <w:ins w:id="3379" w:author="Miguel Centeno Muñoz" w:date="2014-07-27T12:43:00Z">
              <w:r>
                <w:rPr>
                  <w:rFonts w:ascii="Arial" w:hAnsi="Arial" w:cs="Arial"/>
                  <w:b/>
                  <w:bCs/>
                  <w:sz w:val="20"/>
                  <w:szCs w:val="20"/>
                </w:rPr>
                <w:t>Importancia</w:t>
              </w:r>
            </w:ins>
          </w:p>
        </w:tc>
        <w:tc>
          <w:tcPr>
            <w:tcW w:w="0" w:type="auto"/>
            <w:hideMark/>
            <w:tcPrChange w:id="33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81" w:author="Miguel Centeno Muñoz" w:date="2014-07-27T12:43:00Z"/>
                <w:rFonts w:ascii="Arial" w:hAnsi="Arial" w:cs="Arial"/>
                <w:sz w:val="20"/>
                <w:szCs w:val="20"/>
              </w:rPr>
            </w:pPr>
            <w:ins w:id="3382"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383" w:author="Miguel Centeno Muñoz" w:date="2014-07-27T12:43:00Z"/>
          <w:trPrChange w:id="338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8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86" w:author="Miguel Centeno Muñoz" w:date="2014-07-27T12:43:00Z"/>
                <w:rFonts w:ascii="Arial" w:hAnsi="Arial" w:cs="Arial"/>
                <w:b/>
                <w:bCs/>
                <w:sz w:val="20"/>
                <w:szCs w:val="20"/>
              </w:rPr>
            </w:pPr>
            <w:ins w:id="3387" w:author="Miguel Centeno Muñoz" w:date="2014-07-27T12:43:00Z">
              <w:r>
                <w:rPr>
                  <w:rFonts w:ascii="Arial" w:hAnsi="Arial" w:cs="Arial"/>
                  <w:b/>
                  <w:bCs/>
                  <w:sz w:val="20"/>
                  <w:szCs w:val="20"/>
                </w:rPr>
                <w:t>Urgencia</w:t>
              </w:r>
            </w:ins>
          </w:p>
        </w:tc>
        <w:tc>
          <w:tcPr>
            <w:tcW w:w="0" w:type="auto"/>
            <w:hideMark/>
            <w:tcPrChange w:id="338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89" w:author="Miguel Centeno Muñoz" w:date="2014-07-27T12:43:00Z"/>
                <w:rFonts w:ascii="Arial" w:hAnsi="Arial" w:cs="Arial"/>
                <w:sz w:val="20"/>
                <w:szCs w:val="20"/>
              </w:rPr>
            </w:pPr>
            <w:ins w:id="3390" w:author="Miguel Centeno Muñoz" w:date="2014-07-27T12:43:00Z">
              <w:r>
                <w:rPr>
                  <w:rFonts w:ascii="Arial" w:hAnsi="Arial" w:cs="Arial"/>
                  <w:sz w:val="20"/>
                  <w:szCs w:val="20"/>
                </w:rPr>
                <w:t>inmediatamente</w:t>
              </w:r>
            </w:ins>
          </w:p>
        </w:tc>
      </w:tr>
      <w:tr w:rsidR="00FD7EF9" w:rsidTr="00FD7EF9">
        <w:trPr>
          <w:ins w:id="3391" w:author="Miguel Centeno Muñoz" w:date="2014-07-27T12:43:00Z"/>
          <w:trPrChange w:id="339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94" w:author="Miguel Centeno Muñoz" w:date="2014-07-27T12:43:00Z"/>
                <w:rFonts w:ascii="Arial" w:hAnsi="Arial" w:cs="Arial"/>
                <w:b/>
                <w:bCs/>
                <w:sz w:val="20"/>
                <w:szCs w:val="20"/>
              </w:rPr>
            </w:pPr>
            <w:ins w:id="3395" w:author="Miguel Centeno Muñoz" w:date="2014-07-27T12:43:00Z">
              <w:r>
                <w:rPr>
                  <w:rFonts w:ascii="Arial" w:hAnsi="Arial" w:cs="Arial"/>
                  <w:b/>
                  <w:bCs/>
                  <w:sz w:val="20"/>
                  <w:szCs w:val="20"/>
                </w:rPr>
                <w:t>Estado</w:t>
              </w:r>
            </w:ins>
          </w:p>
        </w:tc>
        <w:tc>
          <w:tcPr>
            <w:tcW w:w="0" w:type="auto"/>
            <w:hideMark/>
            <w:tcPrChange w:id="339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97" w:author="Miguel Centeno Muñoz" w:date="2014-07-27T12:43:00Z"/>
                <w:rFonts w:ascii="Arial" w:hAnsi="Arial" w:cs="Arial"/>
                <w:sz w:val="20"/>
                <w:szCs w:val="20"/>
              </w:rPr>
            </w:pPr>
            <w:ins w:id="3398"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99" w:author="Miguel Centeno Muñoz" w:date="2014-07-27T12:43:00Z"/>
          <w:trPrChange w:id="340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02" w:author="Miguel Centeno Muñoz" w:date="2014-07-27T12:43:00Z"/>
                <w:rFonts w:ascii="Arial" w:hAnsi="Arial" w:cs="Arial"/>
                <w:b/>
                <w:bCs/>
                <w:sz w:val="20"/>
                <w:szCs w:val="20"/>
              </w:rPr>
            </w:pPr>
            <w:ins w:id="3403" w:author="Miguel Centeno Muñoz" w:date="2014-07-27T12:43:00Z">
              <w:r>
                <w:rPr>
                  <w:rFonts w:ascii="Arial" w:hAnsi="Arial" w:cs="Arial"/>
                  <w:b/>
                  <w:bCs/>
                  <w:sz w:val="20"/>
                  <w:szCs w:val="20"/>
                </w:rPr>
                <w:t>Estabilidad</w:t>
              </w:r>
            </w:ins>
          </w:p>
        </w:tc>
        <w:tc>
          <w:tcPr>
            <w:tcW w:w="0" w:type="auto"/>
            <w:hideMark/>
            <w:tcPrChange w:id="340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05" w:author="Miguel Centeno Muñoz" w:date="2014-07-27T12:43:00Z"/>
                <w:rFonts w:ascii="Arial" w:hAnsi="Arial" w:cs="Arial"/>
                <w:sz w:val="20"/>
                <w:szCs w:val="20"/>
              </w:rPr>
            </w:pPr>
            <w:ins w:id="3406" w:author="Miguel Centeno Muñoz" w:date="2014-07-27T12:43:00Z">
              <w:r>
                <w:rPr>
                  <w:rFonts w:ascii="Arial" w:hAnsi="Arial" w:cs="Arial"/>
                  <w:sz w:val="20"/>
                  <w:szCs w:val="20"/>
                </w:rPr>
                <w:t>alta</w:t>
              </w:r>
            </w:ins>
          </w:p>
        </w:tc>
      </w:tr>
      <w:tr w:rsidR="00FD7EF9" w:rsidTr="00FD7EF9">
        <w:trPr>
          <w:ins w:id="3407" w:author="Miguel Centeno Muñoz" w:date="2014-07-27T12:43:00Z"/>
          <w:trPrChange w:id="340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10" w:author="Miguel Centeno Muñoz" w:date="2014-07-27T12:43:00Z"/>
                <w:rFonts w:ascii="Arial" w:hAnsi="Arial" w:cs="Arial"/>
                <w:b/>
                <w:bCs/>
                <w:sz w:val="20"/>
                <w:szCs w:val="20"/>
              </w:rPr>
            </w:pPr>
            <w:ins w:id="3411" w:author="Miguel Centeno Muñoz" w:date="2014-07-27T12:43:00Z">
              <w:r>
                <w:rPr>
                  <w:rFonts w:ascii="Arial" w:hAnsi="Arial" w:cs="Arial"/>
                  <w:b/>
                  <w:bCs/>
                  <w:sz w:val="20"/>
                  <w:szCs w:val="20"/>
                </w:rPr>
                <w:t>Comentarios</w:t>
              </w:r>
            </w:ins>
          </w:p>
        </w:tc>
        <w:tc>
          <w:tcPr>
            <w:tcW w:w="0" w:type="auto"/>
            <w:hideMark/>
            <w:tcPrChange w:id="341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13" w:author="Miguel Centeno Muñoz" w:date="2014-07-27T12:43:00Z"/>
                <w:rFonts w:ascii="Arial" w:hAnsi="Arial" w:cs="Arial"/>
                <w:sz w:val="20"/>
                <w:szCs w:val="20"/>
              </w:rPr>
            </w:pPr>
            <w:ins w:id="3414" w:author="Miguel Centeno Muñoz" w:date="2014-07-27T12:43:00Z">
              <w:r>
                <w:rPr>
                  <w:rFonts w:ascii="Arial" w:hAnsi="Arial" w:cs="Arial"/>
                  <w:sz w:val="20"/>
                  <w:szCs w:val="20"/>
                </w:rPr>
                <w:t>Ninguno</w:t>
              </w:r>
            </w:ins>
          </w:p>
        </w:tc>
      </w:tr>
    </w:tbl>
    <w:p w:rsidR="00FD7EF9" w:rsidRDefault="00FD7EF9">
      <w:pPr>
        <w:rPr>
          <w:ins w:id="3415" w:author="Miguel Centeno Muñoz" w:date="2014-07-27T12:43:00Z"/>
        </w:rPr>
        <w:pPrChange w:id="3416" w:author="Miguel Centeno Muñoz" w:date="2014-07-27T12:41:00Z">
          <w:pPr>
            <w:pStyle w:val="Ttulo3"/>
          </w:pPr>
        </w:pPrChange>
      </w:pPr>
    </w:p>
    <w:tbl>
      <w:tblPr>
        <w:tblStyle w:val="Listamedia2-nfasis2"/>
        <w:tblW w:w="5000" w:type="pct"/>
        <w:tblLook w:val="04A0" w:firstRow="1" w:lastRow="0" w:firstColumn="1" w:lastColumn="0" w:noHBand="0" w:noVBand="1"/>
        <w:tblPrChange w:id="3417"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418">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419" w:author="Miguel Centeno Muñoz" w:date="2014-07-27T12:43:00Z"/>
          <w:trPrChange w:id="3420"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421"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422" w:author="Miguel Centeno Muñoz" w:date="2014-07-27T12:43:00Z"/>
                <w:rFonts w:ascii="Arial" w:hAnsi="Arial" w:cs="Arial"/>
                <w:b/>
                <w:bCs/>
                <w:sz w:val="20"/>
                <w:szCs w:val="20"/>
              </w:rPr>
            </w:pPr>
            <w:bookmarkStart w:id="3423" w:name="NFR-0003"/>
            <w:ins w:id="3424" w:author="Miguel Centeno Muñoz" w:date="2014-07-27T12:43:00Z">
              <w:r>
                <w:rPr>
                  <w:rFonts w:ascii="Arial" w:hAnsi="Arial" w:cs="Arial"/>
                  <w:b/>
                  <w:bCs/>
                  <w:sz w:val="20"/>
                  <w:szCs w:val="20"/>
                </w:rPr>
                <w:t>NFR-0003</w:t>
              </w:r>
            </w:ins>
          </w:p>
        </w:tc>
        <w:tc>
          <w:tcPr>
            <w:tcW w:w="5000" w:type="pct"/>
            <w:hideMark/>
            <w:tcPrChange w:id="3425"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426" w:author="Miguel Centeno Muñoz" w:date="2014-07-27T12:43:00Z"/>
                <w:rFonts w:ascii="Arial" w:hAnsi="Arial" w:cs="Arial"/>
                <w:b/>
                <w:bCs/>
                <w:sz w:val="20"/>
                <w:szCs w:val="20"/>
              </w:rPr>
            </w:pPr>
            <w:ins w:id="3427"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428" w:author="Miguel Centeno Muñoz" w:date="2014-07-27T12:43:00Z"/>
          <w:trPrChange w:id="342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31" w:author="Miguel Centeno Muñoz" w:date="2014-07-27T12:43:00Z"/>
                <w:rFonts w:ascii="Arial" w:hAnsi="Arial" w:cs="Arial"/>
                <w:b/>
                <w:bCs/>
                <w:sz w:val="20"/>
                <w:szCs w:val="20"/>
              </w:rPr>
            </w:pPr>
            <w:ins w:id="3432" w:author="Miguel Centeno Muñoz" w:date="2014-07-27T12:43:00Z">
              <w:r>
                <w:rPr>
                  <w:rFonts w:ascii="Arial" w:hAnsi="Arial" w:cs="Arial"/>
                  <w:b/>
                  <w:bCs/>
                  <w:sz w:val="20"/>
                  <w:szCs w:val="20"/>
                </w:rPr>
                <w:t>Versión</w:t>
              </w:r>
            </w:ins>
          </w:p>
        </w:tc>
        <w:tc>
          <w:tcPr>
            <w:tcW w:w="0" w:type="auto"/>
            <w:hideMark/>
            <w:tcPrChange w:id="343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34" w:author="Miguel Centeno Muñoz" w:date="2014-07-27T12:43:00Z"/>
                <w:rFonts w:ascii="Arial" w:hAnsi="Arial" w:cs="Arial"/>
                <w:sz w:val="20"/>
                <w:szCs w:val="20"/>
              </w:rPr>
            </w:pPr>
            <w:ins w:id="3435" w:author="Miguel Centeno Muñoz" w:date="2014-07-27T12:43:00Z">
              <w:r>
                <w:rPr>
                  <w:rFonts w:ascii="Arial" w:hAnsi="Arial" w:cs="Arial"/>
                  <w:sz w:val="20"/>
                  <w:szCs w:val="20"/>
                </w:rPr>
                <w:t xml:space="preserve">1.0 ( 27/07/2014 ) </w:t>
              </w:r>
            </w:ins>
          </w:p>
        </w:tc>
      </w:tr>
      <w:tr w:rsidR="00FD7EF9" w:rsidTr="00FD7EF9">
        <w:trPr>
          <w:ins w:id="3436" w:author="Miguel Centeno Muñoz" w:date="2014-07-27T12:43:00Z"/>
          <w:trPrChange w:id="343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39" w:author="Miguel Centeno Muñoz" w:date="2014-07-27T12:43:00Z"/>
                <w:rFonts w:ascii="Arial" w:hAnsi="Arial" w:cs="Arial"/>
                <w:b/>
                <w:bCs/>
                <w:sz w:val="20"/>
                <w:szCs w:val="20"/>
              </w:rPr>
            </w:pPr>
            <w:ins w:id="3440" w:author="Miguel Centeno Muñoz" w:date="2014-07-27T12:43:00Z">
              <w:r>
                <w:rPr>
                  <w:rFonts w:ascii="Arial" w:hAnsi="Arial" w:cs="Arial"/>
                  <w:b/>
                  <w:bCs/>
                  <w:sz w:val="20"/>
                  <w:szCs w:val="20"/>
                </w:rPr>
                <w:t>Autores</w:t>
              </w:r>
            </w:ins>
          </w:p>
        </w:tc>
        <w:bookmarkEnd w:id="3423"/>
        <w:tc>
          <w:tcPr>
            <w:tcW w:w="0" w:type="auto"/>
            <w:hideMark/>
            <w:tcPrChange w:id="34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442" w:author="Miguel Centeno Muñoz" w:date="2014-07-27T12:43:00Z"/>
                <w:rFonts w:ascii="Arial" w:hAnsi="Arial" w:cs="Arial"/>
                <w:sz w:val="20"/>
                <w:szCs w:val="20"/>
              </w:rPr>
            </w:pPr>
            <w:ins w:id="3443" w:author="Miguel Centeno Muñoz" w:date="2014-07-27T12:43:00Z">
              <w:r w:rsidRPr="00FD7EF9">
                <w:rPr>
                  <w:rFonts w:cstheme="minorBidi"/>
                  <w:color w:val="auto"/>
                  <w:rPrChange w:id="3444"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445" w:author="Miguel Centeno Muñoz" w:date="2014-07-27T12:43:00Z"/>
          <w:trPrChange w:id="344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4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48" w:author="Miguel Centeno Muñoz" w:date="2014-07-27T12:43:00Z"/>
                <w:rFonts w:ascii="Arial" w:hAnsi="Arial" w:cs="Arial"/>
                <w:b/>
                <w:bCs/>
                <w:sz w:val="20"/>
                <w:szCs w:val="20"/>
              </w:rPr>
            </w:pPr>
            <w:ins w:id="3449" w:author="Miguel Centeno Muñoz" w:date="2014-07-27T12:43:00Z">
              <w:r>
                <w:rPr>
                  <w:rFonts w:ascii="Arial" w:hAnsi="Arial" w:cs="Arial"/>
                  <w:b/>
                  <w:bCs/>
                  <w:sz w:val="20"/>
                  <w:szCs w:val="20"/>
                </w:rPr>
                <w:t>Fuentes</w:t>
              </w:r>
            </w:ins>
          </w:p>
        </w:tc>
        <w:tc>
          <w:tcPr>
            <w:tcW w:w="0" w:type="auto"/>
            <w:hideMark/>
            <w:tcPrChange w:id="345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451" w:author="Miguel Centeno Muñoz" w:date="2014-07-27T12:43:00Z"/>
                <w:rFonts w:ascii="Arial" w:hAnsi="Arial" w:cs="Arial"/>
                <w:sz w:val="20"/>
                <w:szCs w:val="20"/>
              </w:rPr>
            </w:pPr>
            <w:ins w:id="3452" w:author="Miguel Centeno Muñoz" w:date="2014-07-27T12:43:00Z">
              <w:r w:rsidRPr="00FD7EF9">
                <w:rPr>
                  <w:rFonts w:cstheme="minorBidi"/>
                  <w:color w:val="auto"/>
                  <w:rPrChange w:id="3453"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454" w:author="Miguel Centeno Muñoz" w:date="2014-07-27T12:43:00Z"/>
          <w:trPrChange w:id="345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5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57" w:author="Miguel Centeno Muñoz" w:date="2014-07-27T12:43:00Z"/>
                <w:rFonts w:ascii="Arial" w:hAnsi="Arial" w:cs="Arial"/>
                <w:b/>
                <w:bCs/>
                <w:sz w:val="20"/>
                <w:szCs w:val="20"/>
              </w:rPr>
            </w:pPr>
            <w:ins w:id="3458" w:author="Miguel Centeno Muñoz" w:date="2014-07-27T12:43:00Z">
              <w:r>
                <w:rPr>
                  <w:rFonts w:ascii="Arial" w:hAnsi="Arial" w:cs="Arial"/>
                  <w:b/>
                  <w:bCs/>
                  <w:sz w:val="20"/>
                  <w:szCs w:val="20"/>
                </w:rPr>
                <w:t>Dependencias</w:t>
              </w:r>
            </w:ins>
          </w:p>
        </w:tc>
        <w:tc>
          <w:tcPr>
            <w:tcW w:w="0" w:type="auto"/>
            <w:hideMark/>
            <w:tcPrChange w:id="345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60" w:author="Miguel Centeno Muñoz" w:date="2014-07-27T12:43:00Z"/>
                <w:rFonts w:ascii="Arial" w:hAnsi="Arial" w:cs="Arial"/>
                <w:sz w:val="20"/>
                <w:szCs w:val="20"/>
              </w:rPr>
            </w:pPr>
            <w:ins w:id="3461"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62" w:author="Miguel Centeno Muñoz" w:date="2014-07-27T12:43:00Z"/>
          <w:trPrChange w:id="346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65" w:author="Miguel Centeno Muñoz" w:date="2014-07-27T12:43:00Z"/>
                <w:rFonts w:ascii="Arial" w:hAnsi="Arial" w:cs="Arial"/>
                <w:b/>
                <w:bCs/>
                <w:sz w:val="20"/>
                <w:szCs w:val="20"/>
              </w:rPr>
            </w:pPr>
            <w:ins w:id="3466" w:author="Miguel Centeno Muñoz" w:date="2014-07-27T12:43:00Z">
              <w:r>
                <w:rPr>
                  <w:rFonts w:ascii="Arial" w:hAnsi="Arial" w:cs="Arial"/>
                  <w:b/>
                  <w:bCs/>
                  <w:sz w:val="20"/>
                  <w:szCs w:val="20"/>
                </w:rPr>
                <w:t>Descripción</w:t>
              </w:r>
            </w:ins>
          </w:p>
        </w:tc>
        <w:tc>
          <w:tcPr>
            <w:tcW w:w="0" w:type="auto"/>
            <w:hideMark/>
            <w:tcPrChange w:id="34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68" w:author="Miguel Centeno Muñoz" w:date="2014-07-27T12:43:00Z"/>
                <w:rFonts w:ascii="Arial" w:hAnsi="Arial" w:cs="Arial"/>
                <w:sz w:val="20"/>
                <w:szCs w:val="20"/>
              </w:rPr>
            </w:pPr>
            <w:ins w:id="3469"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3470" w:author="Miguel Centeno Muñoz" w:date="2014-07-27T12:43:00Z"/>
          <w:trPrChange w:id="347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73" w:author="Miguel Centeno Muñoz" w:date="2014-07-27T12:43:00Z"/>
                <w:rFonts w:ascii="Arial" w:hAnsi="Arial" w:cs="Arial"/>
                <w:b/>
                <w:bCs/>
                <w:sz w:val="20"/>
                <w:szCs w:val="20"/>
              </w:rPr>
            </w:pPr>
            <w:ins w:id="3474" w:author="Miguel Centeno Muñoz" w:date="2014-07-27T12:43:00Z">
              <w:r>
                <w:rPr>
                  <w:rFonts w:ascii="Arial" w:hAnsi="Arial" w:cs="Arial"/>
                  <w:b/>
                  <w:bCs/>
                  <w:sz w:val="20"/>
                  <w:szCs w:val="20"/>
                </w:rPr>
                <w:t>Importancia</w:t>
              </w:r>
            </w:ins>
          </w:p>
        </w:tc>
        <w:tc>
          <w:tcPr>
            <w:tcW w:w="0" w:type="auto"/>
            <w:hideMark/>
            <w:tcPrChange w:id="34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76" w:author="Miguel Centeno Muñoz" w:date="2014-07-27T12:43:00Z"/>
                <w:rFonts w:ascii="Arial" w:hAnsi="Arial" w:cs="Arial"/>
                <w:sz w:val="20"/>
                <w:szCs w:val="20"/>
              </w:rPr>
            </w:pPr>
            <w:ins w:id="3477"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478" w:author="Miguel Centeno Muñoz" w:date="2014-07-27T12:43:00Z"/>
          <w:trPrChange w:id="347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81" w:author="Miguel Centeno Muñoz" w:date="2014-07-27T12:43:00Z"/>
                <w:rFonts w:ascii="Arial" w:hAnsi="Arial" w:cs="Arial"/>
                <w:b/>
                <w:bCs/>
                <w:sz w:val="20"/>
                <w:szCs w:val="20"/>
              </w:rPr>
            </w:pPr>
            <w:ins w:id="3482" w:author="Miguel Centeno Muñoz" w:date="2014-07-27T12:43:00Z">
              <w:r>
                <w:rPr>
                  <w:rFonts w:ascii="Arial" w:hAnsi="Arial" w:cs="Arial"/>
                  <w:b/>
                  <w:bCs/>
                  <w:sz w:val="20"/>
                  <w:szCs w:val="20"/>
                </w:rPr>
                <w:t>Urgencia</w:t>
              </w:r>
            </w:ins>
          </w:p>
        </w:tc>
        <w:tc>
          <w:tcPr>
            <w:tcW w:w="0" w:type="auto"/>
            <w:hideMark/>
            <w:tcPrChange w:id="348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84" w:author="Miguel Centeno Muñoz" w:date="2014-07-27T12:43:00Z"/>
                <w:rFonts w:ascii="Arial" w:hAnsi="Arial" w:cs="Arial"/>
                <w:sz w:val="20"/>
                <w:szCs w:val="20"/>
              </w:rPr>
            </w:pPr>
            <w:ins w:id="3485" w:author="Miguel Centeno Muñoz" w:date="2014-07-27T12:43:00Z">
              <w:r>
                <w:rPr>
                  <w:rFonts w:ascii="Arial" w:hAnsi="Arial" w:cs="Arial"/>
                  <w:sz w:val="20"/>
                  <w:szCs w:val="20"/>
                </w:rPr>
                <w:t>inmediatamente</w:t>
              </w:r>
            </w:ins>
          </w:p>
        </w:tc>
      </w:tr>
      <w:tr w:rsidR="00FD7EF9" w:rsidTr="00FD7EF9">
        <w:trPr>
          <w:ins w:id="3486" w:author="Miguel Centeno Muñoz" w:date="2014-07-27T12:43:00Z"/>
          <w:trPrChange w:id="348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89" w:author="Miguel Centeno Muñoz" w:date="2014-07-27T12:43:00Z"/>
                <w:rFonts w:ascii="Arial" w:hAnsi="Arial" w:cs="Arial"/>
                <w:b/>
                <w:bCs/>
                <w:sz w:val="20"/>
                <w:szCs w:val="20"/>
              </w:rPr>
            </w:pPr>
            <w:ins w:id="3490" w:author="Miguel Centeno Muñoz" w:date="2014-07-27T12:43:00Z">
              <w:r>
                <w:rPr>
                  <w:rFonts w:ascii="Arial" w:hAnsi="Arial" w:cs="Arial"/>
                  <w:b/>
                  <w:bCs/>
                  <w:sz w:val="20"/>
                  <w:szCs w:val="20"/>
                </w:rPr>
                <w:t>Estado</w:t>
              </w:r>
            </w:ins>
          </w:p>
        </w:tc>
        <w:tc>
          <w:tcPr>
            <w:tcW w:w="0" w:type="auto"/>
            <w:hideMark/>
            <w:tcPrChange w:id="349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92" w:author="Miguel Centeno Muñoz" w:date="2014-07-27T12:43:00Z"/>
                <w:rFonts w:ascii="Arial" w:hAnsi="Arial" w:cs="Arial"/>
                <w:sz w:val="20"/>
                <w:szCs w:val="20"/>
              </w:rPr>
            </w:pPr>
            <w:ins w:id="3493"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494" w:author="Miguel Centeno Muñoz" w:date="2014-07-27T12:43:00Z"/>
          <w:trPrChange w:id="349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9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97" w:author="Miguel Centeno Muñoz" w:date="2014-07-27T12:43:00Z"/>
                <w:rFonts w:ascii="Arial" w:hAnsi="Arial" w:cs="Arial"/>
                <w:b/>
                <w:bCs/>
                <w:sz w:val="20"/>
                <w:szCs w:val="20"/>
              </w:rPr>
            </w:pPr>
            <w:ins w:id="3498" w:author="Miguel Centeno Muñoz" w:date="2014-07-27T12:43:00Z">
              <w:r>
                <w:rPr>
                  <w:rFonts w:ascii="Arial" w:hAnsi="Arial" w:cs="Arial"/>
                  <w:b/>
                  <w:bCs/>
                  <w:sz w:val="20"/>
                  <w:szCs w:val="20"/>
                </w:rPr>
                <w:t>Estabilidad</w:t>
              </w:r>
            </w:ins>
          </w:p>
        </w:tc>
        <w:tc>
          <w:tcPr>
            <w:tcW w:w="0" w:type="auto"/>
            <w:hideMark/>
            <w:tcPrChange w:id="349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00" w:author="Miguel Centeno Muñoz" w:date="2014-07-27T12:43:00Z"/>
                <w:rFonts w:ascii="Arial" w:hAnsi="Arial" w:cs="Arial"/>
                <w:sz w:val="20"/>
                <w:szCs w:val="20"/>
              </w:rPr>
            </w:pPr>
            <w:ins w:id="3501" w:author="Miguel Centeno Muñoz" w:date="2014-07-27T12:43:00Z">
              <w:r>
                <w:rPr>
                  <w:rFonts w:ascii="Arial" w:hAnsi="Arial" w:cs="Arial"/>
                  <w:sz w:val="20"/>
                  <w:szCs w:val="20"/>
                </w:rPr>
                <w:t>alta</w:t>
              </w:r>
            </w:ins>
          </w:p>
        </w:tc>
      </w:tr>
      <w:tr w:rsidR="00FD7EF9" w:rsidTr="00FD7EF9">
        <w:trPr>
          <w:ins w:id="3502" w:author="Miguel Centeno Muñoz" w:date="2014-07-27T12:43:00Z"/>
          <w:trPrChange w:id="350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0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05" w:author="Miguel Centeno Muñoz" w:date="2014-07-27T12:43:00Z"/>
                <w:rFonts w:ascii="Arial" w:hAnsi="Arial" w:cs="Arial"/>
                <w:b/>
                <w:bCs/>
                <w:sz w:val="20"/>
                <w:szCs w:val="20"/>
              </w:rPr>
            </w:pPr>
            <w:ins w:id="3506" w:author="Miguel Centeno Muñoz" w:date="2014-07-27T12:43:00Z">
              <w:r>
                <w:rPr>
                  <w:rFonts w:ascii="Arial" w:hAnsi="Arial" w:cs="Arial"/>
                  <w:b/>
                  <w:bCs/>
                  <w:sz w:val="20"/>
                  <w:szCs w:val="20"/>
                </w:rPr>
                <w:t>Comentarios</w:t>
              </w:r>
            </w:ins>
          </w:p>
        </w:tc>
        <w:tc>
          <w:tcPr>
            <w:tcW w:w="0" w:type="auto"/>
            <w:hideMark/>
            <w:tcPrChange w:id="350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08" w:author="Miguel Centeno Muñoz" w:date="2014-07-27T12:43:00Z"/>
                <w:rFonts w:ascii="Arial" w:hAnsi="Arial" w:cs="Arial"/>
                <w:sz w:val="20"/>
                <w:szCs w:val="20"/>
              </w:rPr>
            </w:pPr>
            <w:ins w:id="3509" w:author="Miguel Centeno Muñoz" w:date="2014-07-27T12:43:00Z">
              <w:r>
                <w:rPr>
                  <w:rFonts w:ascii="Arial" w:hAnsi="Arial" w:cs="Arial"/>
                  <w:sz w:val="20"/>
                  <w:szCs w:val="20"/>
                </w:rPr>
                <w:t>Ninguno</w:t>
              </w:r>
            </w:ins>
          </w:p>
        </w:tc>
      </w:tr>
    </w:tbl>
    <w:p w:rsidR="00FD7EF9" w:rsidRDefault="00FD7EF9">
      <w:pPr>
        <w:rPr>
          <w:ins w:id="3510" w:author="Miguel Centeno Muñoz" w:date="2014-07-27T12:56:00Z"/>
        </w:rPr>
        <w:pPrChange w:id="3511" w:author="Miguel Centeno Muñoz" w:date="2014-07-27T12:41:00Z">
          <w:pPr>
            <w:pStyle w:val="Ttulo3"/>
          </w:pPr>
        </w:pPrChange>
      </w:pPr>
    </w:p>
    <w:p w:rsidR="008E70A6" w:rsidRPr="00D0398E" w:rsidRDefault="008E70A6">
      <w:pPr>
        <w:pPrChange w:id="3512" w:author="Miguel Centeno Muñoz" w:date="2014-07-27T12:41:00Z">
          <w:pPr>
            <w:pStyle w:val="Ttulo3"/>
          </w:pPr>
        </w:pPrChange>
      </w:pPr>
    </w:p>
    <w:p w:rsidR="00131968" w:rsidRDefault="00131968" w:rsidP="00D723A7">
      <w:pPr>
        <w:pStyle w:val="Ttulo3"/>
        <w:rPr>
          <w:ins w:id="3513" w:author="Miguel Centeno Muñoz" w:date="2014-07-27T12:56:00Z"/>
        </w:rPr>
      </w:pPr>
      <w:bookmarkStart w:id="3514" w:name="_Toc394538344"/>
      <w:r>
        <w:t>6.4.- Matriz de rastreabilidad requisitos-objetivos</w:t>
      </w:r>
      <w:bookmarkEnd w:id="3514"/>
    </w:p>
    <w:tbl>
      <w:tblPr>
        <w:tblStyle w:val="Listamedia2-nfasis2"/>
        <w:tblW w:w="5000" w:type="pct"/>
        <w:tblLook w:val="04A0" w:firstRow="1" w:lastRow="0" w:firstColumn="1" w:lastColumn="0" w:noHBand="0" w:noVBand="1"/>
        <w:tblPrChange w:id="3515"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516">
          <w:tblGrid>
            <w:gridCol w:w="1734"/>
            <w:gridCol w:w="331"/>
            <w:gridCol w:w="1142"/>
            <w:gridCol w:w="628"/>
            <w:gridCol w:w="846"/>
            <w:gridCol w:w="924"/>
            <w:gridCol w:w="564"/>
            <w:gridCol w:w="1206"/>
            <w:gridCol w:w="282"/>
            <w:gridCol w:w="1488"/>
            <w:gridCol w:w="1770"/>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517"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518" w:author="Miguel Centeno Muñoz" w:date="2014-07-30T23:39:00Z">
              <w:tcPr>
                <w:tcW w:w="0" w:type="auto"/>
                <w:gridSpan w:val="2"/>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519" w:author="Miguel Centeno Muñoz" w:date="2014-07-27T12:56:00Z"/>
                <w:b/>
                <w:rPrChange w:id="3520" w:author="Miguel Centeno Muñoz" w:date="2014-07-30T23:38:00Z">
                  <w:rPr>
                    <w:ins w:id="3521" w:author="Miguel Centeno Muñoz" w:date="2014-07-27T12:56:00Z"/>
                    <w:rFonts w:eastAsiaTheme="minorHAnsi" w:cstheme="minorBidi"/>
                    <w:color w:val="auto"/>
                    <w:sz w:val="22"/>
                    <w:szCs w:val="22"/>
                  </w:rPr>
                </w:rPrChange>
              </w:rPr>
              <w:pPrChange w:id="3522" w:author="Miguel Centeno Muñoz" w:date="2014-07-30T23:38:00Z">
                <w:pPr>
                  <w:spacing w:after="200" w:line="276" w:lineRule="auto"/>
                  <w:jc w:val="center"/>
                  <w:cnfStyle w:val="101000000100" w:firstRow="1" w:lastRow="0" w:firstColumn="1" w:lastColumn="0" w:oddVBand="0" w:evenVBand="0" w:oddHBand="0" w:evenHBand="0" w:firstRowFirstColumn="1" w:firstRowLastColumn="0" w:lastRowFirstColumn="0" w:lastRowLastColumn="0"/>
                </w:pPr>
              </w:pPrChange>
            </w:pPr>
            <w:bookmarkStart w:id="3523" w:name="TRM-0001"/>
            <w:ins w:id="3524" w:author="Miguel Centeno Muñoz" w:date="2014-07-27T12:56:00Z">
              <w:r w:rsidRPr="00106D74">
                <w:rPr>
                  <w:b/>
                  <w:rPrChange w:id="3525" w:author="Miguel Centeno Muñoz" w:date="2014-07-30T23:38:00Z">
                    <w:rPr/>
                  </w:rPrChange>
                </w:rPr>
                <w:t>TRM-0001</w:t>
              </w:r>
            </w:ins>
          </w:p>
        </w:tc>
        <w:bookmarkEnd w:id="3523"/>
        <w:tc>
          <w:tcPr>
            <w:tcW w:w="0" w:type="auto"/>
            <w:hideMark/>
            <w:tcPrChange w:id="3526"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27" w:author="Miguel Centeno Muñoz" w:date="2014-07-27T12:56:00Z"/>
                <w:b/>
                <w:rPrChange w:id="3528" w:author="Miguel Centeno Muñoz" w:date="2014-07-30T23:38:00Z">
                  <w:rPr>
                    <w:ins w:id="3529" w:author="Miguel Centeno Muñoz" w:date="2014-07-27T12:56:00Z"/>
                    <w:rFonts w:eastAsiaTheme="minorHAnsi" w:cstheme="minorBidi"/>
                    <w:color w:val="auto"/>
                    <w:sz w:val="22"/>
                    <w:szCs w:val="22"/>
                  </w:rPr>
                </w:rPrChange>
              </w:rPr>
              <w:pPrChange w:id="3530"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31" w:author="Miguel Centeno Muñoz" w:date="2014-07-27T12:56:00Z">
              <w:r w:rsidRPr="00106D74">
                <w:rPr>
                  <w:rFonts w:cstheme="minorBidi"/>
                  <w:color w:val="auto"/>
                  <w:sz w:val="22"/>
                  <w:szCs w:val="22"/>
                  <w:rPrChange w:id="3532" w:author="Miguel Centeno Muñoz" w:date="2014-07-30T23:38:00Z">
                    <w:rPr>
                      <w:rStyle w:val="Hipervnculo"/>
                      <w:rFonts w:ascii="Arial" w:hAnsi="Arial" w:cs="Arial"/>
                      <w:b/>
                      <w:bCs/>
                      <w:sz w:val="20"/>
                      <w:szCs w:val="20"/>
                    </w:rPr>
                  </w:rPrChange>
                </w:rPr>
                <w:t>IRQ-0001</w:t>
              </w:r>
              <w:r w:rsidRPr="00106D74">
                <w:rPr>
                  <w:b/>
                  <w:rPrChange w:id="3533" w:author="Miguel Centeno Muñoz" w:date="2014-07-30T23:38:00Z">
                    <w:rPr/>
                  </w:rPrChange>
                </w:rPr>
                <w:t xml:space="preserve"> </w:t>
              </w:r>
            </w:ins>
          </w:p>
        </w:tc>
        <w:tc>
          <w:tcPr>
            <w:tcW w:w="0" w:type="auto"/>
            <w:hideMark/>
            <w:tcPrChange w:id="3534"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35" w:author="Miguel Centeno Muñoz" w:date="2014-07-27T12:56:00Z"/>
                <w:b/>
                <w:rPrChange w:id="3536" w:author="Miguel Centeno Muñoz" w:date="2014-07-30T23:38:00Z">
                  <w:rPr>
                    <w:ins w:id="3537" w:author="Miguel Centeno Muñoz" w:date="2014-07-27T12:56:00Z"/>
                    <w:rFonts w:eastAsiaTheme="minorHAnsi" w:cstheme="minorBidi"/>
                    <w:color w:val="auto"/>
                    <w:sz w:val="22"/>
                    <w:szCs w:val="22"/>
                  </w:rPr>
                </w:rPrChange>
              </w:rPr>
              <w:pPrChange w:id="3538"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39" w:author="Miguel Centeno Muñoz" w:date="2014-07-27T12:56:00Z">
              <w:r w:rsidRPr="00106D74">
                <w:rPr>
                  <w:rFonts w:cstheme="minorBidi"/>
                  <w:color w:val="auto"/>
                  <w:sz w:val="22"/>
                  <w:szCs w:val="22"/>
                  <w:rPrChange w:id="3540" w:author="Miguel Centeno Muñoz" w:date="2014-07-30T23:38:00Z">
                    <w:rPr>
                      <w:rStyle w:val="Hipervnculo"/>
                      <w:rFonts w:ascii="Arial" w:hAnsi="Arial" w:cs="Arial"/>
                      <w:b/>
                      <w:bCs/>
                      <w:sz w:val="20"/>
                      <w:szCs w:val="20"/>
                    </w:rPr>
                  </w:rPrChange>
                </w:rPr>
                <w:t>IRQ-0002</w:t>
              </w:r>
              <w:r w:rsidRPr="00106D74">
                <w:rPr>
                  <w:b/>
                  <w:rPrChange w:id="3541" w:author="Miguel Centeno Muñoz" w:date="2014-07-30T23:38:00Z">
                    <w:rPr/>
                  </w:rPrChange>
                </w:rPr>
                <w:t xml:space="preserve"> </w:t>
              </w:r>
            </w:ins>
          </w:p>
        </w:tc>
        <w:tc>
          <w:tcPr>
            <w:tcW w:w="0" w:type="auto"/>
            <w:tcPrChange w:id="3542"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43" w:author="Miguel Centeno Muñoz" w:date="2014-07-30T23:39:00Z"/>
                <w:b/>
              </w:rPr>
            </w:pPr>
            <w:ins w:id="3544" w:author="Miguel Centeno Muñoz" w:date="2014-07-30T23:39:00Z">
              <w:r>
                <w:rPr>
                  <w:rFonts w:cstheme="minorBidi"/>
                  <w:b/>
                  <w:color w:val="auto"/>
                  <w:sz w:val="22"/>
                  <w:szCs w:val="22"/>
                </w:rPr>
                <w:t>IRQ-0003</w:t>
              </w:r>
              <w:r w:rsidRPr="00412093">
                <w:rPr>
                  <w:b/>
                </w:rPr>
                <w:t xml:space="preserve"> </w:t>
              </w:r>
            </w:ins>
          </w:p>
        </w:tc>
        <w:tc>
          <w:tcPr>
            <w:tcW w:w="0" w:type="auto"/>
            <w:tcPrChange w:id="3545"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46" w:author="Miguel Centeno Muñoz" w:date="2014-07-30T23:39:00Z"/>
                <w:b/>
              </w:rPr>
            </w:pPr>
            <w:ins w:id="3547" w:author="Miguel Centeno Muñoz" w:date="2014-07-30T23:39:00Z">
              <w:r>
                <w:rPr>
                  <w:rFonts w:cstheme="minorBidi"/>
                  <w:b/>
                  <w:color w:val="auto"/>
                  <w:sz w:val="22"/>
                  <w:szCs w:val="22"/>
                </w:rPr>
                <w:t>IRQ-0004</w:t>
              </w:r>
            </w:ins>
          </w:p>
        </w:tc>
        <w:tc>
          <w:tcPr>
            <w:tcW w:w="0" w:type="auto"/>
            <w:tcPrChange w:id="3548" w:author="Miguel Centeno Muñoz" w:date="2014-07-30T23:39:00Z">
              <w:tcPr>
                <w:tcW w:w="0" w:type="auto"/>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549" w:author="Miguel Centeno Muñoz" w:date="2014-07-30T23:39:00Z"/>
                <w:b/>
              </w:rPr>
            </w:pPr>
            <w:ins w:id="3550"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55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52"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553" w:author="Miguel Centeno Muñoz" w:date="2014-07-27T12:56:00Z"/>
                <w:b/>
                <w:rPrChange w:id="3554" w:author="Miguel Centeno Muñoz" w:date="2014-07-30T23:38:00Z">
                  <w:rPr>
                    <w:ins w:id="3555" w:author="Miguel Centeno Muñoz" w:date="2014-07-27T12:56:00Z"/>
                    <w:rFonts w:eastAsiaTheme="minorHAnsi" w:cstheme="minorBidi"/>
                    <w:color w:val="auto"/>
                  </w:rPr>
                </w:rPrChange>
              </w:rPr>
            </w:pPr>
            <w:ins w:id="3556" w:author="Miguel Centeno Muñoz" w:date="2014-07-27T12:56:00Z">
              <w:r w:rsidRPr="00106D74">
                <w:rPr>
                  <w:rFonts w:cstheme="minorBidi"/>
                  <w:color w:val="auto"/>
                  <w:rPrChange w:id="3557" w:author="Miguel Centeno Muñoz" w:date="2014-07-30T23:38:00Z">
                    <w:rPr>
                      <w:rStyle w:val="Hipervnculo"/>
                      <w:rFonts w:ascii="Arial" w:hAnsi="Arial" w:cs="Arial"/>
                      <w:b/>
                      <w:bCs/>
                      <w:sz w:val="20"/>
                      <w:szCs w:val="20"/>
                    </w:rPr>
                  </w:rPrChange>
                </w:rPr>
                <w:t>OBJ-00</w:t>
              </w:r>
            </w:ins>
            <w:ins w:id="3558" w:author="Miguel Centeno Muñoz" w:date="2014-07-27T12:57:00Z">
              <w:r w:rsidRPr="00106D74">
                <w:rPr>
                  <w:b/>
                  <w:rPrChange w:id="3559" w:author="Miguel Centeno Muñoz" w:date="2014-07-30T23:38:00Z">
                    <w:rPr/>
                  </w:rPrChange>
                </w:rPr>
                <w:t>0</w:t>
              </w:r>
            </w:ins>
            <w:ins w:id="3560" w:author="Miguel Centeno Muñoz" w:date="2014-07-27T12:59:00Z">
              <w:r w:rsidRPr="00106D74">
                <w:rPr>
                  <w:b/>
                  <w:rPrChange w:id="3561" w:author="Miguel Centeno Muñoz" w:date="2014-07-30T23:38:00Z">
                    <w:rPr/>
                  </w:rPrChange>
                </w:rPr>
                <w:t>1</w:t>
              </w:r>
            </w:ins>
          </w:p>
        </w:tc>
        <w:tc>
          <w:tcPr>
            <w:tcW w:w="0" w:type="auto"/>
            <w:hideMark/>
            <w:tcPrChange w:id="3562" w:author="Miguel Centeno Muñoz" w:date="2014-07-30T23:39:00Z">
              <w:tcPr>
                <w:tcW w:w="0" w:type="auto"/>
                <w:gridSpan w:val="2"/>
                <w:hideMark/>
              </w:tcPr>
            </w:tcPrChange>
          </w:tcPr>
          <w:p w:rsidR="00106D74" w:rsidRDefault="003071F3">
            <w:pPr>
              <w:jc w:val="center"/>
              <w:cnfStyle w:val="000000100000" w:firstRow="0" w:lastRow="0" w:firstColumn="0" w:lastColumn="0" w:oddVBand="0" w:evenVBand="0" w:oddHBand="1" w:evenHBand="0" w:firstRowFirstColumn="0" w:firstRowLastColumn="0" w:lastRowFirstColumn="0" w:lastRowLastColumn="0"/>
              <w:rPr>
                <w:ins w:id="3563" w:author="Miguel Centeno Muñoz" w:date="2014-07-27T12:56:00Z"/>
                <w:rFonts w:eastAsiaTheme="minorHAnsi" w:cstheme="minorBidi"/>
                <w:color w:val="auto"/>
              </w:rPr>
              <w:pPrChange w:id="3564"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565" w:author="Miguel Centeno Muñoz" w:date="2014-07-27T12:59:00Z">
              <w:r>
                <w:rPr>
                  <w:rFonts w:eastAsiaTheme="minorHAnsi" w:cstheme="minorBidi"/>
                  <w:color w:val="auto"/>
                </w:rPr>
                <w:pict>
                  <v:shape id="Imagen 32" o:spid="_x0000_i1025" type="#_x0000_t75" style="width:12.9pt;height:12.9pt;visibility:visible;mso-wrap-style:square">
                    <v:imagedata r:id="rId23" o:title="trace"/>
                  </v:shape>
                </w:pict>
              </w:r>
            </w:ins>
          </w:p>
        </w:tc>
        <w:tc>
          <w:tcPr>
            <w:tcW w:w="0" w:type="auto"/>
            <w:hideMark/>
            <w:tcPrChange w:id="3566"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567" w:author="Miguel Centeno Muñoz" w:date="2014-07-27T12:56:00Z"/>
              </w:rPr>
            </w:pPr>
            <w:ins w:id="3568" w:author="Miguel Centeno Muñoz" w:date="2014-07-27T12:59:00Z">
              <w:r>
                <w:t>-</w:t>
              </w:r>
            </w:ins>
          </w:p>
        </w:tc>
        <w:tc>
          <w:tcPr>
            <w:tcW w:w="0" w:type="auto"/>
            <w:tcPrChange w:id="3569"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0" w:author="Miguel Centeno Muñoz" w:date="2014-07-30T23:39:00Z"/>
                <w:rFonts w:eastAsiaTheme="minorHAnsi" w:cstheme="minorBidi"/>
                <w:color w:val="auto"/>
              </w:rPr>
              <w:pPrChange w:id="357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72" w:author="Miguel Centeno Muñoz" w:date="2014-07-30T23:40:00Z">
              <w:r>
                <w:t>-</w:t>
              </w:r>
            </w:ins>
          </w:p>
        </w:tc>
        <w:tc>
          <w:tcPr>
            <w:tcW w:w="0" w:type="auto"/>
            <w:tcPrChange w:id="3573"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4" w:author="Miguel Centeno Muñoz" w:date="2014-07-30T23:39:00Z"/>
                <w:rFonts w:eastAsiaTheme="minorHAnsi" w:cstheme="minorBidi"/>
                <w:color w:val="auto"/>
              </w:rPr>
              <w:pPrChange w:id="3575"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76" w:author="Miguel Centeno Muñoz" w:date="2014-07-30T23:40:00Z">
              <w:r>
                <w:t>-</w:t>
              </w:r>
            </w:ins>
          </w:p>
        </w:tc>
        <w:tc>
          <w:tcPr>
            <w:tcW w:w="0" w:type="auto"/>
            <w:tcPrChange w:id="3577"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8" w:author="Miguel Centeno Muñoz" w:date="2014-07-30T23:39:00Z"/>
                <w:rFonts w:eastAsiaTheme="minorHAnsi" w:cstheme="minorBidi"/>
                <w:color w:val="auto"/>
              </w:rPr>
              <w:pPrChange w:id="3579"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80" w:author="Miguel Centeno Muñoz" w:date="2014-07-30T23:40:00Z">
              <w:r>
                <w:t>-</w:t>
              </w:r>
            </w:ins>
          </w:p>
        </w:tc>
      </w:tr>
      <w:tr w:rsidR="00106D74" w:rsidTr="00106D74">
        <w:trPr>
          <w:ins w:id="358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82" w:author="Miguel Centeno Muñoz" w:date="2014-07-30T23:39:00Z">
              <w:tcPr>
                <w:tcW w:w="0" w:type="auto"/>
                <w:gridSpan w:val="2"/>
                <w:hideMark/>
              </w:tcPr>
            </w:tcPrChange>
          </w:tcPr>
          <w:p w:rsidR="00106D74" w:rsidRPr="00106D74" w:rsidRDefault="00106D74">
            <w:pPr>
              <w:spacing w:after="200" w:line="276" w:lineRule="auto"/>
              <w:rPr>
                <w:ins w:id="3583" w:author="Miguel Centeno Muñoz" w:date="2014-07-27T12:56:00Z"/>
                <w:b/>
                <w:rPrChange w:id="3584" w:author="Miguel Centeno Muñoz" w:date="2014-07-30T23:38:00Z">
                  <w:rPr>
                    <w:ins w:id="3585" w:author="Miguel Centeno Muñoz" w:date="2014-07-27T12:56:00Z"/>
                    <w:rFonts w:eastAsiaTheme="minorHAnsi" w:cstheme="minorBidi"/>
                    <w:color w:val="auto"/>
                  </w:rPr>
                </w:rPrChange>
              </w:rPr>
            </w:pPr>
            <w:ins w:id="3586" w:author="Miguel Centeno Muñoz" w:date="2014-07-27T12:56:00Z">
              <w:r w:rsidRPr="00106D74">
                <w:rPr>
                  <w:rFonts w:cstheme="minorBidi"/>
                  <w:color w:val="auto"/>
                  <w:rPrChange w:id="3587" w:author="Miguel Centeno Muñoz" w:date="2014-07-30T23:38:00Z">
                    <w:rPr>
                      <w:rStyle w:val="Hipervnculo"/>
                      <w:rFonts w:ascii="Arial" w:hAnsi="Arial" w:cs="Arial"/>
                      <w:b/>
                      <w:bCs/>
                      <w:sz w:val="20"/>
                      <w:szCs w:val="20"/>
                    </w:rPr>
                  </w:rPrChange>
                </w:rPr>
                <w:t>OBJ-00</w:t>
              </w:r>
            </w:ins>
            <w:ins w:id="3588" w:author="Miguel Centeno Muñoz" w:date="2014-07-27T12:57:00Z">
              <w:r w:rsidRPr="00106D74">
                <w:rPr>
                  <w:b/>
                  <w:rPrChange w:id="3589" w:author="Miguel Centeno Muñoz" w:date="2014-07-30T23:38:00Z">
                    <w:rPr/>
                  </w:rPrChange>
                </w:rPr>
                <w:t>0</w:t>
              </w:r>
            </w:ins>
            <w:ins w:id="3590" w:author="Miguel Centeno Muñoz" w:date="2014-07-27T12:59:00Z">
              <w:r w:rsidRPr="00106D74">
                <w:rPr>
                  <w:b/>
                  <w:rPrChange w:id="3591" w:author="Miguel Centeno Muñoz" w:date="2014-07-30T23:38:00Z">
                    <w:rPr/>
                  </w:rPrChange>
                </w:rPr>
                <w:t>2</w:t>
              </w:r>
            </w:ins>
            <w:ins w:id="3592" w:author="Miguel Centeno Muñoz" w:date="2014-07-27T12:56:00Z">
              <w:r w:rsidRPr="00106D74">
                <w:rPr>
                  <w:b/>
                  <w:rPrChange w:id="3593" w:author="Miguel Centeno Muñoz" w:date="2014-07-30T23:38:00Z">
                    <w:rPr/>
                  </w:rPrChange>
                </w:rPr>
                <w:t xml:space="preserve"> </w:t>
              </w:r>
            </w:ins>
          </w:p>
        </w:tc>
        <w:tc>
          <w:tcPr>
            <w:tcW w:w="0" w:type="auto"/>
            <w:hideMark/>
            <w:tcPrChange w:id="3594"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95" w:author="Miguel Centeno Muñoz" w:date="2014-07-27T12:56:00Z"/>
              </w:rPr>
            </w:pPr>
            <w:ins w:id="3596" w:author="Miguel Centeno Muñoz" w:date="2014-07-27T12:56:00Z">
              <w:r>
                <w:t>-</w:t>
              </w:r>
            </w:ins>
          </w:p>
        </w:tc>
        <w:tc>
          <w:tcPr>
            <w:tcW w:w="0" w:type="auto"/>
            <w:hideMark/>
            <w:tcPrChange w:id="3597"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98" w:author="Miguel Centeno Muñoz" w:date="2014-07-27T12:56:00Z"/>
              </w:rPr>
            </w:pPr>
            <w:ins w:id="3599"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00"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1" w:author="Miguel Centeno Muñoz" w:date="2014-07-30T23:39:00Z"/>
                <w:rFonts w:eastAsiaTheme="minorHAnsi" w:cstheme="minorBidi"/>
                <w:noProof/>
                <w:color w:val="auto"/>
                <w:lang w:eastAsia="es-ES"/>
              </w:rPr>
              <w:pPrChange w:id="360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03"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04"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5" w:author="Miguel Centeno Muñoz" w:date="2014-07-30T23:39:00Z"/>
                <w:rFonts w:eastAsiaTheme="minorHAnsi" w:cstheme="minorBidi"/>
                <w:noProof/>
                <w:color w:val="auto"/>
                <w:lang w:eastAsia="es-ES"/>
              </w:rPr>
              <w:pPrChange w:id="3606"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07" w:author="Miguel Centeno Muñoz" w:date="2014-07-30T23:40:00Z">
              <w:r>
                <w:rPr>
                  <w:noProof/>
                  <w:lang w:eastAsia="es-ES"/>
                </w:rPr>
                <w:t>-</w:t>
              </w:r>
            </w:ins>
          </w:p>
        </w:tc>
        <w:tc>
          <w:tcPr>
            <w:tcW w:w="0" w:type="auto"/>
            <w:tcPrChange w:id="3608"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9" w:author="Miguel Centeno Muñoz" w:date="2014-07-30T23:39:00Z"/>
                <w:rFonts w:eastAsiaTheme="minorHAnsi" w:cstheme="minorBidi"/>
                <w:noProof/>
                <w:color w:val="auto"/>
                <w:lang w:eastAsia="es-ES"/>
              </w:rPr>
              <w:pPrChange w:id="3610"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11"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612"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13"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614" w:author="Miguel Centeno Muñoz" w:date="2014-07-27T12:56:00Z"/>
                <w:b/>
                <w:rPrChange w:id="3615" w:author="Miguel Centeno Muñoz" w:date="2014-07-30T23:38:00Z">
                  <w:rPr>
                    <w:ins w:id="3616" w:author="Miguel Centeno Muñoz" w:date="2014-07-27T12:56:00Z"/>
                    <w:rFonts w:eastAsiaTheme="minorHAnsi" w:cstheme="minorBidi"/>
                    <w:color w:val="auto"/>
                  </w:rPr>
                </w:rPrChange>
              </w:rPr>
            </w:pPr>
            <w:ins w:id="3617" w:author="Miguel Centeno Muñoz" w:date="2014-07-27T12:56:00Z">
              <w:r w:rsidRPr="00106D74">
                <w:rPr>
                  <w:rFonts w:cstheme="minorBidi"/>
                  <w:color w:val="auto"/>
                  <w:rPrChange w:id="3618" w:author="Miguel Centeno Muñoz" w:date="2014-07-30T23:38:00Z">
                    <w:rPr>
                      <w:rStyle w:val="Hipervnculo"/>
                      <w:rFonts w:ascii="Arial" w:hAnsi="Arial" w:cs="Arial"/>
                      <w:b/>
                      <w:bCs/>
                      <w:sz w:val="20"/>
                      <w:szCs w:val="20"/>
                    </w:rPr>
                  </w:rPrChange>
                </w:rPr>
                <w:t>OBJ-00</w:t>
              </w:r>
            </w:ins>
            <w:ins w:id="3619" w:author="Miguel Centeno Muñoz" w:date="2014-07-27T12:58:00Z">
              <w:r w:rsidRPr="00106D74">
                <w:rPr>
                  <w:b/>
                  <w:rPrChange w:id="3620" w:author="Miguel Centeno Muñoz" w:date="2014-07-30T23:38:00Z">
                    <w:rPr/>
                  </w:rPrChange>
                </w:rPr>
                <w:t>0</w:t>
              </w:r>
            </w:ins>
            <w:ins w:id="3621" w:author="Miguel Centeno Muñoz" w:date="2014-07-27T12:59:00Z">
              <w:r w:rsidRPr="00106D74">
                <w:rPr>
                  <w:b/>
                  <w:rPrChange w:id="3622" w:author="Miguel Centeno Muñoz" w:date="2014-07-30T23:38:00Z">
                    <w:rPr/>
                  </w:rPrChange>
                </w:rPr>
                <w:t>3</w:t>
              </w:r>
            </w:ins>
            <w:ins w:id="3623" w:author="Miguel Centeno Muñoz" w:date="2014-07-27T12:56:00Z">
              <w:r w:rsidRPr="00106D74">
                <w:rPr>
                  <w:b/>
                  <w:rPrChange w:id="3624" w:author="Miguel Centeno Muñoz" w:date="2014-07-30T23:38:00Z">
                    <w:rPr/>
                  </w:rPrChange>
                </w:rPr>
                <w:t xml:space="preserve"> </w:t>
              </w:r>
            </w:ins>
          </w:p>
        </w:tc>
        <w:tc>
          <w:tcPr>
            <w:tcW w:w="0" w:type="auto"/>
            <w:hideMark/>
            <w:tcPrChange w:id="3625"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26" w:author="Miguel Centeno Muñoz" w:date="2014-07-27T12:56:00Z"/>
              </w:rPr>
            </w:pPr>
            <w:ins w:id="3627" w:author="Miguel Centeno Muñoz" w:date="2014-07-30T23:40:00Z">
              <w:r>
                <w:t>-</w:t>
              </w:r>
            </w:ins>
          </w:p>
        </w:tc>
        <w:tc>
          <w:tcPr>
            <w:tcW w:w="0" w:type="auto"/>
            <w:hideMark/>
            <w:tcPrChange w:id="3628"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629" w:author="Miguel Centeno Muñoz" w:date="2014-07-27T12:56:00Z"/>
              </w:rPr>
            </w:pPr>
            <w:ins w:id="3630" w:author="Miguel Centeno Muñoz" w:date="2014-07-27T13:00:00Z">
              <w:r>
                <w:t>-</w:t>
              </w:r>
            </w:ins>
          </w:p>
        </w:tc>
        <w:tc>
          <w:tcPr>
            <w:tcW w:w="0" w:type="auto"/>
            <w:tcPrChange w:id="3631"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32" w:author="Miguel Centeno Muñoz" w:date="2014-07-30T23:39:00Z"/>
                <w:rFonts w:eastAsiaTheme="minorHAnsi" w:cstheme="minorBidi"/>
                <w:color w:val="auto"/>
              </w:rPr>
              <w:pPrChange w:id="3633"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34" w:author="Miguel Centeno Muñoz" w:date="2014-07-30T23:40:00Z">
              <w:r>
                <w:t>-</w:t>
              </w:r>
            </w:ins>
          </w:p>
        </w:tc>
        <w:tc>
          <w:tcPr>
            <w:tcW w:w="0" w:type="auto"/>
            <w:tcPrChange w:id="363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36" w:author="Miguel Centeno Muñoz" w:date="2014-07-30T23:39:00Z"/>
                <w:rFonts w:eastAsiaTheme="minorHAnsi" w:cstheme="minorBidi"/>
                <w:color w:val="auto"/>
              </w:rPr>
              <w:pPrChange w:id="3637"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38"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39"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40" w:author="Miguel Centeno Muñoz" w:date="2014-07-30T23:39:00Z"/>
                <w:rFonts w:eastAsiaTheme="minorHAnsi" w:cstheme="minorBidi"/>
                <w:color w:val="auto"/>
              </w:rPr>
              <w:pPrChange w:id="364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42" w:author="Miguel Centeno Muñoz" w:date="2014-07-30T23:40:00Z">
              <w:r>
                <w:t>-</w:t>
              </w:r>
            </w:ins>
          </w:p>
        </w:tc>
      </w:tr>
      <w:tr w:rsidR="00106D74" w:rsidTr="00106D74">
        <w:trPr>
          <w:ins w:id="3643"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44" w:author="Miguel Centeno Muñoz" w:date="2014-07-30T23:39:00Z">
              <w:tcPr>
                <w:tcW w:w="0" w:type="auto"/>
                <w:gridSpan w:val="2"/>
                <w:hideMark/>
              </w:tcPr>
            </w:tcPrChange>
          </w:tcPr>
          <w:p w:rsidR="00106D74" w:rsidRPr="00106D74" w:rsidRDefault="00106D74">
            <w:pPr>
              <w:spacing w:after="200" w:line="276" w:lineRule="auto"/>
              <w:rPr>
                <w:ins w:id="3645" w:author="Miguel Centeno Muñoz" w:date="2014-07-27T12:56:00Z"/>
                <w:b/>
                <w:rPrChange w:id="3646" w:author="Miguel Centeno Muñoz" w:date="2014-07-30T23:38:00Z">
                  <w:rPr>
                    <w:ins w:id="3647" w:author="Miguel Centeno Muñoz" w:date="2014-07-27T12:56:00Z"/>
                    <w:rFonts w:eastAsiaTheme="minorHAnsi" w:cstheme="minorBidi"/>
                    <w:color w:val="auto"/>
                  </w:rPr>
                </w:rPrChange>
              </w:rPr>
            </w:pPr>
            <w:ins w:id="3648" w:author="Miguel Centeno Muñoz" w:date="2014-07-27T12:56:00Z">
              <w:r w:rsidRPr="00106D74">
                <w:rPr>
                  <w:rFonts w:cstheme="minorBidi"/>
                  <w:color w:val="auto"/>
                  <w:rPrChange w:id="3649" w:author="Miguel Centeno Muñoz" w:date="2014-07-30T23:38:00Z">
                    <w:rPr>
                      <w:rStyle w:val="Hipervnculo"/>
                      <w:rFonts w:ascii="Arial" w:hAnsi="Arial" w:cs="Arial"/>
                      <w:b/>
                      <w:bCs/>
                      <w:sz w:val="20"/>
                      <w:szCs w:val="20"/>
                    </w:rPr>
                  </w:rPrChange>
                </w:rPr>
                <w:t>OBJ-00</w:t>
              </w:r>
            </w:ins>
            <w:ins w:id="3650" w:author="Miguel Centeno Muñoz" w:date="2014-07-27T12:58:00Z">
              <w:r w:rsidRPr="00106D74">
                <w:rPr>
                  <w:b/>
                  <w:rPrChange w:id="3651" w:author="Miguel Centeno Muñoz" w:date="2014-07-30T23:38:00Z">
                    <w:rPr/>
                  </w:rPrChange>
                </w:rPr>
                <w:t>0</w:t>
              </w:r>
            </w:ins>
            <w:ins w:id="3652" w:author="Miguel Centeno Muñoz" w:date="2014-07-27T12:59:00Z">
              <w:r w:rsidRPr="00106D74">
                <w:rPr>
                  <w:b/>
                  <w:rPrChange w:id="3653" w:author="Miguel Centeno Muñoz" w:date="2014-07-30T23:38:00Z">
                    <w:rPr/>
                  </w:rPrChange>
                </w:rPr>
                <w:t>4</w:t>
              </w:r>
            </w:ins>
            <w:ins w:id="3654" w:author="Miguel Centeno Muñoz" w:date="2014-07-27T12:56:00Z">
              <w:r w:rsidRPr="00106D74">
                <w:rPr>
                  <w:b/>
                  <w:rPrChange w:id="3655" w:author="Miguel Centeno Muñoz" w:date="2014-07-30T23:38:00Z">
                    <w:rPr/>
                  </w:rPrChange>
                </w:rPr>
                <w:t xml:space="preserve"> </w:t>
              </w:r>
            </w:ins>
          </w:p>
        </w:tc>
        <w:tc>
          <w:tcPr>
            <w:tcW w:w="0" w:type="auto"/>
            <w:hideMark/>
            <w:tcPrChange w:id="3656"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57" w:author="Miguel Centeno Muñoz" w:date="2014-07-27T12:56:00Z"/>
              </w:rPr>
            </w:pPr>
            <w:ins w:id="3658" w:author="Miguel Centeno Muñoz" w:date="2014-07-30T23:40:00Z">
              <w:r>
                <w:t>-</w:t>
              </w:r>
            </w:ins>
          </w:p>
        </w:tc>
        <w:tc>
          <w:tcPr>
            <w:tcW w:w="0" w:type="auto"/>
            <w:hideMark/>
            <w:tcPrChange w:id="3659"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0" w:author="Miguel Centeno Muñoz" w:date="2014-07-27T12:56:00Z"/>
              </w:rPr>
            </w:pPr>
            <w:ins w:id="3661" w:author="Miguel Centeno Muñoz" w:date="2014-07-30T23:40:00Z">
              <w:r>
                <w:t>-</w:t>
              </w:r>
            </w:ins>
          </w:p>
        </w:tc>
        <w:tc>
          <w:tcPr>
            <w:tcW w:w="0" w:type="auto"/>
            <w:tcPrChange w:id="3662"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3" w:author="Miguel Centeno Muñoz" w:date="2014-07-30T23:39:00Z"/>
                <w:rFonts w:eastAsiaTheme="minorHAnsi" w:cstheme="minorBidi"/>
                <w:color w:val="auto"/>
              </w:rPr>
              <w:pPrChange w:id="3664"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65" w:author="Miguel Centeno Muñoz" w:date="2014-07-30T23:40:00Z">
              <w:r>
                <w:t>-</w:t>
              </w:r>
            </w:ins>
          </w:p>
        </w:tc>
        <w:tc>
          <w:tcPr>
            <w:tcW w:w="0" w:type="auto"/>
            <w:tcPrChange w:id="366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7" w:author="Miguel Centeno Muñoz" w:date="2014-07-30T23:39:00Z"/>
                <w:rFonts w:eastAsiaTheme="minorHAnsi" w:cstheme="minorBidi"/>
                <w:color w:val="auto"/>
              </w:rPr>
              <w:pPrChange w:id="3668"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69" w:author="Miguel Centeno Muñoz" w:date="2014-07-30T23:40:00Z">
              <w:r>
                <w:t>-</w:t>
              </w:r>
            </w:ins>
          </w:p>
        </w:tc>
        <w:tc>
          <w:tcPr>
            <w:tcW w:w="0" w:type="auto"/>
            <w:tcPrChange w:id="3670"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71" w:author="Miguel Centeno Muñoz" w:date="2014-07-30T23:39:00Z"/>
                <w:rFonts w:eastAsiaTheme="minorHAnsi" w:cstheme="minorBidi"/>
                <w:color w:val="auto"/>
              </w:rPr>
              <w:pPrChange w:id="367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73"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674"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675" w:author="Miguel Centeno Muñoz" w:date="2014-07-30T23:40:00Z"/>
                <w:b/>
              </w:rPr>
            </w:pPr>
            <w:ins w:id="3676"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77" w:author="Miguel Centeno Muñoz" w:date="2014-07-30T23:40:00Z"/>
              </w:rPr>
            </w:pPr>
            <w:ins w:id="3678"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79" w:author="Miguel Centeno Muñoz" w:date="2014-07-30T23:40:00Z"/>
              </w:rPr>
            </w:pPr>
            <w:ins w:id="3680"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1" w:author="Miguel Centeno Muñoz" w:date="2014-07-30T23:40:00Z"/>
              </w:rPr>
            </w:pPr>
            <w:ins w:id="3682"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3" w:author="Miguel Centeno Muñoz" w:date="2014-07-30T23:40:00Z"/>
              </w:rPr>
            </w:pPr>
            <w:ins w:id="368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5" w:author="Miguel Centeno Muñoz" w:date="2014-07-30T23:40:00Z"/>
                <w:noProof/>
                <w:lang w:eastAsia="es-ES"/>
              </w:rPr>
            </w:pPr>
            <w:ins w:id="3686" w:author="Miguel Centeno Muñoz" w:date="2014-07-30T23:41:00Z">
              <w:r>
                <w:rPr>
                  <w:noProof/>
                  <w:lang w:eastAsia="es-ES"/>
                </w:rPr>
                <w:t>-</w:t>
              </w:r>
            </w:ins>
          </w:p>
        </w:tc>
      </w:tr>
    </w:tbl>
    <w:p w:rsidR="008E70A6" w:rsidRPr="00D0398E" w:rsidRDefault="008E70A6">
      <w:pPr>
        <w:pPrChange w:id="3687" w:author="Miguel Centeno Muñoz" w:date="2014-07-27T12:56:00Z">
          <w:pPr>
            <w:pStyle w:val="Ttulo3"/>
          </w:pPr>
        </w:pPrChange>
      </w:pPr>
    </w:p>
    <w:p w:rsidR="00131968" w:rsidRDefault="00131968" w:rsidP="00D723A7">
      <w:pPr>
        <w:pStyle w:val="Ttulo3"/>
        <w:rPr>
          <w:ins w:id="3688" w:author="Miguel Centeno Muñoz" w:date="2014-07-27T13:12:00Z"/>
        </w:rPr>
      </w:pPr>
      <w:bookmarkStart w:id="3689" w:name="_Toc394538345"/>
      <w:r>
        <w:t>6.5.- Matriz de rastreabilidad casos de uso-objetivos</w:t>
      </w:r>
      <w:bookmarkEnd w:id="3689"/>
    </w:p>
    <w:tbl>
      <w:tblPr>
        <w:tblStyle w:val="Listamedia2-nfasis2"/>
        <w:tblW w:w="5000" w:type="pct"/>
        <w:tblLook w:val="04A0" w:firstRow="1" w:lastRow="0" w:firstColumn="1" w:lastColumn="0" w:noHBand="0" w:noVBand="1"/>
        <w:tblPrChange w:id="3690"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691">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692"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693"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694" w:author="Miguel Centeno Muñoz" w:date="2014-07-27T13:12:00Z"/>
                <w:rFonts w:ascii="Arial" w:hAnsi="Arial" w:cs="Arial"/>
                <w:b/>
                <w:bCs/>
                <w:sz w:val="20"/>
                <w:szCs w:val="20"/>
              </w:rPr>
            </w:pPr>
            <w:bookmarkStart w:id="3695" w:name="TRM-0002"/>
            <w:ins w:id="3696" w:author="Miguel Centeno Muñoz" w:date="2014-07-27T13:12:00Z">
              <w:r>
                <w:rPr>
                  <w:rFonts w:ascii="Arial" w:hAnsi="Arial" w:cs="Arial"/>
                  <w:b/>
                  <w:bCs/>
                  <w:sz w:val="20"/>
                  <w:szCs w:val="20"/>
                </w:rPr>
                <w:t>TRM-0002</w:t>
              </w:r>
            </w:ins>
          </w:p>
        </w:tc>
        <w:tc>
          <w:tcPr>
            <w:tcW w:w="900" w:type="pct"/>
            <w:tcPrChange w:id="3697"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98" w:author="Miguel Centeno Muñoz" w:date="2014-07-27T13:18:00Z"/>
                <w:rFonts w:ascii="Arial" w:hAnsi="Arial" w:cs="Arial"/>
                <w:b/>
                <w:bCs/>
                <w:sz w:val="20"/>
                <w:szCs w:val="20"/>
                <w:rPrChange w:id="3699" w:author="Miguel Centeno Muñoz" w:date="2014-07-27T13:13:00Z">
                  <w:rPr>
                    <w:ins w:id="3700" w:author="Miguel Centeno Muñoz" w:date="2014-07-27T13:18:00Z"/>
                    <w:rFonts w:ascii="Arial" w:eastAsiaTheme="minorHAnsi" w:hAnsi="Arial" w:cs="Arial"/>
                    <w:b/>
                    <w:bCs/>
                    <w:color w:val="auto"/>
                    <w:sz w:val="20"/>
                    <w:szCs w:val="20"/>
                  </w:rPr>
                </w:rPrChange>
              </w:rPr>
            </w:pPr>
            <w:ins w:id="3701"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70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03" w:author="Miguel Centeno Muñoz" w:date="2014-07-27T13:18:00Z"/>
                <w:rFonts w:ascii="Arial" w:hAnsi="Arial" w:cs="Arial"/>
                <w:b/>
                <w:bCs/>
                <w:sz w:val="20"/>
                <w:szCs w:val="20"/>
                <w:rPrChange w:id="3704" w:author="Miguel Centeno Muñoz" w:date="2014-07-27T13:13:00Z">
                  <w:rPr>
                    <w:ins w:id="3705" w:author="Miguel Centeno Muñoz" w:date="2014-07-27T13:18:00Z"/>
                    <w:rFonts w:ascii="Arial" w:eastAsiaTheme="minorHAnsi" w:hAnsi="Arial" w:cs="Arial"/>
                    <w:b/>
                    <w:bCs/>
                    <w:color w:val="auto"/>
                    <w:sz w:val="20"/>
                    <w:szCs w:val="20"/>
                  </w:rPr>
                </w:rPrChange>
              </w:rPr>
            </w:pPr>
            <w:ins w:id="3706" w:author="Miguel Centeno Muñoz" w:date="2014-07-27T13:18:00Z">
              <w:r w:rsidRPr="00D40919">
                <w:rPr>
                  <w:rFonts w:cstheme="minorBidi"/>
                  <w:color w:val="auto"/>
                  <w:sz w:val="22"/>
                  <w:szCs w:val="22"/>
                  <w:rPrChange w:id="3707"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70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09" w:author="Miguel Centeno Muñoz" w:date="2014-07-27T13:18:00Z"/>
                <w:rFonts w:ascii="Arial" w:hAnsi="Arial" w:cs="Arial"/>
                <w:b/>
                <w:bCs/>
                <w:sz w:val="20"/>
                <w:szCs w:val="20"/>
                <w:rPrChange w:id="3710" w:author="Miguel Centeno Muñoz" w:date="2014-07-27T13:13:00Z">
                  <w:rPr>
                    <w:ins w:id="3711" w:author="Miguel Centeno Muñoz" w:date="2014-07-27T13:18:00Z"/>
                    <w:rFonts w:ascii="Arial" w:eastAsiaTheme="minorHAnsi" w:hAnsi="Arial" w:cs="Arial"/>
                    <w:b/>
                    <w:bCs/>
                    <w:color w:val="auto"/>
                    <w:sz w:val="20"/>
                    <w:szCs w:val="20"/>
                  </w:rPr>
                </w:rPrChange>
              </w:rPr>
            </w:pPr>
            <w:ins w:id="3712" w:author="Miguel Centeno Muñoz" w:date="2014-07-27T13:18:00Z">
              <w:r>
                <w:rPr>
                  <w:rFonts w:ascii="Arial" w:hAnsi="Arial" w:cs="Arial"/>
                  <w:b/>
                  <w:bCs/>
                  <w:color w:val="auto"/>
                  <w:sz w:val="20"/>
                  <w:szCs w:val="20"/>
                  <w:rPrChange w:id="3713"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71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15" w:author="Miguel Centeno Muñoz" w:date="2014-07-27T13:18:00Z"/>
                <w:rFonts w:ascii="Arial" w:hAnsi="Arial" w:cs="Arial"/>
                <w:b/>
                <w:bCs/>
                <w:sz w:val="20"/>
                <w:szCs w:val="20"/>
                <w:rPrChange w:id="3716" w:author="Miguel Centeno Muñoz" w:date="2014-07-27T13:13:00Z">
                  <w:rPr>
                    <w:ins w:id="3717" w:author="Miguel Centeno Muñoz" w:date="2014-07-27T13:18:00Z"/>
                    <w:rFonts w:ascii="Arial" w:eastAsiaTheme="minorHAnsi" w:hAnsi="Arial" w:cs="Arial"/>
                    <w:b/>
                    <w:bCs/>
                    <w:color w:val="auto"/>
                    <w:sz w:val="20"/>
                    <w:szCs w:val="20"/>
                  </w:rPr>
                </w:rPrChange>
              </w:rPr>
            </w:pPr>
            <w:ins w:id="3718"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719"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20" w:author="Miguel Centeno Muñoz" w:date="2014-07-27T13:18:00Z"/>
                <w:rFonts w:ascii="Arial" w:hAnsi="Arial" w:cs="Arial"/>
                <w:b/>
                <w:bCs/>
                <w:sz w:val="20"/>
                <w:szCs w:val="20"/>
                <w:rPrChange w:id="3721" w:author="Miguel Centeno Muñoz" w:date="2014-07-27T13:13:00Z">
                  <w:rPr>
                    <w:ins w:id="3722" w:author="Miguel Centeno Muñoz" w:date="2014-07-27T13:18:00Z"/>
                    <w:rFonts w:ascii="Arial" w:eastAsiaTheme="minorHAnsi" w:hAnsi="Arial" w:cs="Arial"/>
                    <w:b/>
                    <w:bCs/>
                    <w:color w:val="auto"/>
                    <w:sz w:val="20"/>
                    <w:szCs w:val="20"/>
                  </w:rPr>
                </w:rPrChange>
              </w:rPr>
            </w:pPr>
            <w:ins w:id="3723"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695"/>
      </w:tr>
      <w:tr w:rsidR="00AE0352" w:rsidTr="004B7C4A">
        <w:trPr>
          <w:cnfStyle w:val="000000100000" w:firstRow="0" w:lastRow="0" w:firstColumn="0" w:lastColumn="0" w:oddVBand="0" w:evenVBand="0" w:oddHBand="1" w:evenHBand="0" w:firstRowFirstColumn="0" w:firstRowLastColumn="0" w:lastRowFirstColumn="0" w:lastRowLastColumn="0"/>
          <w:ins w:id="372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25"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26" w:author="Miguel Centeno Muñoz" w:date="2014-07-27T13:12:00Z"/>
                <w:rFonts w:ascii="Arial" w:hAnsi="Arial" w:cs="Arial"/>
                <w:b/>
                <w:bCs/>
                <w:sz w:val="20"/>
                <w:szCs w:val="20"/>
              </w:rPr>
            </w:pPr>
            <w:ins w:id="3727" w:author="Miguel Centeno Muñoz" w:date="2014-07-27T13:13:00Z">
              <w:r w:rsidRPr="00D40919">
                <w:rPr>
                  <w:rFonts w:cstheme="minorBidi"/>
                  <w:color w:val="auto"/>
                  <w:rPrChange w:id="3728" w:author="Miguel Centeno Muñoz" w:date="2014-07-27T13:13:00Z">
                    <w:rPr>
                      <w:rStyle w:val="Hipervnculo"/>
                      <w:rFonts w:ascii="Arial" w:hAnsi="Arial" w:cs="Arial"/>
                      <w:b/>
                      <w:bCs/>
                      <w:sz w:val="20"/>
                      <w:szCs w:val="20"/>
                    </w:rPr>
                  </w:rPrChange>
                </w:rPr>
                <w:t>UC-0001</w:t>
              </w:r>
            </w:ins>
            <w:ins w:id="3729" w:author="Miguel Centeno Muñoz" w:date="2014-07-27T13:12:00Z">
              <w:r>
                <w:rPr>
                  <w:rFonts w:ascii="Arial" w:hAnsi="Arial" w:cs="Arial"/>
                  <w:b/>
                  <w:bCs/>
                  <w:sz w:val="20"/>
                  <w:szCs w:val="20"/>
                </w:rPr>
                <w:t xml:space="preserve"> </w:t>
              </w:r>
            </w:ins>
          </w:p>
        </w:tc>
        <w:tc>
          <w:tcPr>
            <w:tcW w:w="900" w:type="pct"/>
            <w:tcPrChange w:id="373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1" w:author="Miguel Centeno Muñoz" w:date="2014-07-27T13:18:00Z"/>
                <w:rFonts w:ascii="Arial" w:hAnsi="Arial" w:cs="Arial"/>
                <w:sz w:val="20"/>
                <w:szCs w:val="20"/>
              </w:rPr>
            </w:pPr>
            <w:ins w:id="3732" w:author="Miguel Centeno Muñoz" w:date="2014-07-27T13:18:00Z">
              <w:r>
                <w:rPr>
                  <w:rFonts w:ascii="Arial" w:hAnsi="Arial" w:cs="Arial"/>
                  <w:noProof/>
                  <w:color w:val="auto"/>
                  <w:sz w:val="20"/>
                  <w:szCs w:val="20"/>
                  <w:lang w:eastAsia="es-ES"/>
                  <w:rPrChange w:id="3733"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3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5" w:author="Miguel Centeno Muñoz" w:date="2014-07-27T13:18:00Z"/>
                <w:rFonts w:ascii="Arial" w:hAnsi="Arial" w:cs="Arial"/>
                <w:sz w:val="20"/>
                <w:szCs w:val="20"/>
              </w:rPr>
            </w:pPr>
            <w:ins w:id="3736" w:author="Miguel Centeno Muñoz" w:date="2014-07-27T13:18:00Z">
              <w:r>
                <w:rPr>
                  <w:rFonts w:ascii="Arial" w:hAnsi="Arial" w:cs="Arial"/>
                  <w:sz w:val="20"/>
                  <w:szCs w:val="20"/>
                </w:rPr>
                <w:t xml:space="preserve">- </w:t>
              </w:r>
            </w:ins>
          </w:p>
        </w:tc>
        <w:tc>
          <w:tcPr>
            <w:tcW w:w="900" w:type="pct"/>
            <w:tcPrChange w:id="373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8" w:author="Miguel Centeno Muñoz" w:date="2014-07-27T13:18:00Z"/>
                <w:rFonts w:ascii="Arial" w:hAnsi="Arial" w:cs="Arial"/>
                <w:sz w:val="20"/>
                <w:szCs w:val="20"/>
              </w:rPr>
            </w:pPr>
            <w:ins w:id="3739" w:author="Miguel Centeno Muñoz" w:date="2014-07-27T13:18:00Z">
              <w:r>
                <w:rPr>
                  <w:rFonts w:ascii="Arial" w:hAnsi="Arial" w:cs="Arial"/>
                  <w:sz w:val="20"/>
                  <w:szCs w:val="20"/>
                </w:rPr>
                <w:t xml:space="preserve">- </w:t>
              </w:r>
            </w:ins>
          </w:p>
        </w:tc>
        <w:tc>
          <w:tcPr>
            <w:tcW w:w="900" w:type="pct"/>
            <w:tcPrChange w:id="374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1" w:author="Miguel Centeno Muñoz" w:date="2014-07-27T13:18:00Z"/>
                <w:rFonts w:ascii="Arial" w:hAnsi="Arial" w:cs="Arial"/>
                <w:sz w:val="20"/>
                <w:szCs w:val="20"/>
              </w:rPr>
            </w:pPr>
            <w:ins w:id="3742" w:author="Miguel Centeno Muñoz" w:date="2014-07-27T13:18:00Z">
              <w:r>
                <w:rPr>
                  <w:rFonts w:ascii="Arial" w:hAnsi="Arial" w:cs="Arial"/>
                  <w:sz w:val="20"/>
                  <w:szCs w:val="20"/>
                </w:rPr>
                <w:t xml:space="preserve">- </w:t>
              </w:r>
            </w:ins>
          </w:p>
        </w:tc>
        <w:tc>
          <w:tcPr>
            <w:tcW w:w="900" w:type="pct"/>
            <w:tcPrChange w:id="374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4" w:author="Miguel Centeno Muñoz" w:date="2014-07-27T13:18:00Z"/>
                <w:rFonts w:ascii="Arial" w:hAnsi="Arial" w:cs="Arial"/>
                <w:sz w:val="20"/>
                <w:szCs w:val="20"/>
              </w:rPr>
            </w:pPr>
            <w:ins w:id="3745" w:author="Miguel Centeno Muñoz" w:date="2014-07-27T13:18:00Z">
              <w:r>
                <w:rPr>
                  <w:rFonts w:ascii="Arial" w:hAnsi="Arial" w:cs="Arial"/>
                  <w:sz w:val="20"/>
                  <w:szCs w:val="20"/>
                </w:rPr>
                <w:t xml:space="preserve">- </w:t>
              </w:r>
            </w:ins>
          </w:p>
        </w:tc>
      </w:tr>
      <w:tr w:rsidR="00AE0352" w:rsidTr="004B7C4A">
        <w:trPr>
          <w:ins w:id="374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47" w:author="Miguel Centeno Muñoz" w:date="2014-07-30T23:42:00Z">
              <w:tcPr>
                <w:tcW w:w="500" w:type="pct"/>
                <w:hideMark/>
              </w:tcPr>
            </w:tcPrChange>
          </w:tcPr>
          <w:p w:rsidR="00AE0352" w:rsidRDefault="00AE0352">
            <w:pPr>
              <w:rPr>
                <w:ins w:id="3748" w:author="Miguel Centeno Muñoz" w:date="2014-07-27T13:12:00Z"/>
                <w:rFonts w:ascii="Arial" w:hAnsi="Arial" w:cs="Arial"/>
                <w:b/>
                <w:bCs/>
                <w:sz w:val="20"/>
                <w:szCs w:val="20"/>
              </w:rPr>
            </w:pPr>
            <w:ins w:id="3749" w:author="Miguel Centeno Muñoz" w:date="2014-07-27T13:13:00Z">
              <w:r w:rsidRPr="00D40919">
                <w:rPr>
                  <w:rFonts w:cstheme="minorBidi"/>
                  <w:color w:val="auto"/>
                  <w:rPrChange w:id="3750" w:author="Miguel Centeno Muñoz" w:date="2014-07-27T13:13:00Z">
                    <w:rPr>
                      <w:rStyle w:val="Hipervnculo"/>
                      <w:rFonts w:ascii="Arial" w:hAnsi="Arial" w:cs="Arial"/>
                      <w:b/>
                      <w:bCs/>
                      <w:sz w:val="20"/>
                      <w:szCs w:val="20"/>
                    </w:rPr>
                  </w:rPrChange>
                </w:rPr>
                <w:t>UC-0002</w:t>
              </w:r>
            </w:ins>
            <w:ins w:id="3751" w:author="Miguel Centeno Muñoz" w:date="2014-07-27T13:12:00Z">
              <w:r>
                <w:rPr>
                  <w:rFonts w:ascii="Arial" w:hAnsi="Arial" w:cs="Arial"/>
                  <w:b/>
                  <w:bCs/>
                  <w:sz w:val="20"/>
                  <w:szCs w:val="20"/>
                </w:rPr>
                <w:t xml:space="preserve"> </w:t>
              </w:r>
            </w:ins>
          </w:p>
        </w:tc>
        <w:tc>
          <w:tcPr>
            <w:tcW w:w="900" w:type="pct"/>
            <w:tcPrChange w:id="375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53" w:author="Miguel Centeno Muñoz" w:date="2014-07-27T13:18:00Z"/>
                <w:rFonts w:ascii="Arial" w:hAnsi="Arial" w:cs="Arial"/>
                <w:sz w:val="20"/>
                <w:szCs w:val="20"/>
              </w:rPr>
            </w:pPr>
            <w:ins w:id="3754" w:author="Miguel Centeno Muñoz" w:date="2014-07-27T13:18:00Z">
              <w:r>
                <w:rPr>
                  <w:rFonts w:ascii="Arial" w:hAnsi="Arial" w:cs="Arial"/>
                  <w:noProof/>
                  <w:color w:val="auto"/>
                  <w:sz w:val="20"/>
                  <w:szCs w:val="20"/>
                  <w:lang w:eastAsia="es-ES"/>
                  <w:rPrChange w:id="3755"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5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57" w:author="Miguel Centeno Muñoz" w:date="2014-07-27T13:18:00Z"/>
                <w:rFonts w:ascii="Arial" w:hAnsi="Arial" w:cs="Arial"/>
                <w:sz w:val="20"/>
                <w:szCs w:val="20"/>
              </w:rPr>
            </w:pPr>
            <w:ins w:id="3758" w:author="Miguel Centeno Muñoz" w:date="2014-07-27T13:18:00Z">
              <w:r>
                <w:rPr>
                  <w:rFonts w:ascii="Arial" w:hAnsi="Arial" w:cs="Arial"/>
                  <w:sz w:val="20"/>
                  <w:szCs w:val="20"/>
                </w:rPr>
                <w:t xml:space="preserve">- </w:t>
              </w:r>
            </w:ins>
          </w:p>
        </w:tc>
        <w:tc>
          <w:tcPr>
            <w:tcW w:w="900" w:type="pct"/>
            <w:tcPrChange w:id="375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60" w:author="Miguel Centeno Muñoz" w:date="2014-07-27T13:18:00Z"/>
                <w:rFonts w:ascii="Arial" w:hAnsi="Arial" w:cs="Arial"/>
                <w:sz w:val="20"/>
                <w:szCs w:val="20"/>
              </w:rPr>
            </w:pPr>
            <w:ins w:id="3761" w:author="Miguel Centeno Muñoz" w:date="2014-07-27T13:18:00Z">
              <w:r>
                <w:rPr>
                  <w:rFonts w:ascii="Arial" w:hAnsi="Arial" w:cs="Arial"/>
                  <w:sz w:val="20"/>
                  <w:szCs w:val="20"/>
                </w:rPr>
                <w:t xml:space="preserve">- </w:t>
              </w:r>
            </w:ins>
          </w:p>
        </w:tc>
        <w:tc>
          <w:tcPr>
            <w:tcW w:w="900" w:type="pct"/>
            <w:tcPrChange w:id="376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63" w:author="Miguel Centeno Muñoz" w:date="2014-07-27T13:18:00Z"/>
                <w:rFonts w:ascii="Arial" w:hAnsi="Arial" w:cs="Arial"/>
                <w:sz w:val="20"/>
                <w:szCs w:val="20"/>
              </w:rPr>
            </w:pPr>
            <w:ins w:id="3764" w:author="Miguel Centeno Muñoz" w:date="2014-07-30T23:43:00Z">
              <w:r>
                <w:rPr>
                  <w:rFonts w:ascii="Arial" w:hAnsi="Arial" w:cs="Arial"/>
                  <w:sz w:val="20"/>
                  <w:szCs w:val="20"/>
                </w:rPr>
                <w:t>-</w:t>
              </w:r>
            </w:ins>
          </w:p>
        </w:tc>
        <w:tc>
          <w:tcPr>
            <w:tcW w:w="900" w:type="pct"/>
            <w:tcPrChange w:id="376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66" w:author="Miguel Centeno Muñoz" w:date="2014-07-27T13:18:00Z"/>
                <w:rFonts w:ascii="Arial" w:hAnsi="Arial" w:cs="Arial"/>
                <w:sz w:val="20"/>
                <w:szCs w:val="20"/>
              </w:rPr>
            </w:pPr>
            <w:ins w:id="376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76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6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70" w:author="Miguel Centeno Muñoz" w:date="2014-07-27T13:12:00Z"/>
                <w:rFonts w:ascii="Arial" w:hAnsi="Arial" w:cs="Arial"/>
                <w:b/>
                <w:bCs/>
                <w:sz w:val="20"/>
                <w:szCs w:val="20"/>
              </w:rPr>
            </w:pPr>
            <w:ins w:id="3771" w:author="Miguel Centeno Muñoz" w:date="2014-07-27T13:13:00Z">
              <w:r w:rsidRPr="00D40919">
                <w:rPr>
                  <w:rFonts w:cstheme="minorBidi"/>
                  <w:color w:val="auto"/>
                  <w:rPrChange w:id="3772" w:author="Miguel Centeno Muñoz" w:date="2014-07-27T13:13:00Z">
                    <w:rPr>
                      <w:rStyle w:val="Hipervnculo"/>
                      <w:rFonts w:ascii="Arial" w:hAnsi="Arial" w:cs="Arial"/>
                      <w:b/>
                      <w:bCs/>
                      <w:sz w:val="20"/>
                      <w:szCs w:val="20"/>
                    </w:rPr>
                  </w:rPrChange>
                </w:rPr>
                <w:t>UC-0003</w:t>
              </w:r>
            </w:ins>
            <w:ins w:id="3773" w:author="Miguel Centeno Muñoz" w:date="2014-07-27T13:12:00Z">
              <w:r>
                <w:rPr>
                  <w:rFonts w:ascii="Arial" w:hAnsi="Arial" w:cs="Arial"/>
                  <w:b/>
                  <w:bCs/>
                  <w:sz w:val="20"/>
                  <w:szCs w:val="20"/>
                </w:rPr>
                <w:t xml:space="preserve"> </w:t>
              </w:r>
            </w:ins>
          </w:p>
        </w:tc>
        <w:tc>
          <w:tcPr>
            <w:tcW w:w="900" w:type="pct"/>
            <w:tcPrChange w:id="377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5" w:author="Miguel Centeno Muñoz" w:date="2014-07-27T13:18:00Z"/>
                <w:rFonts w:ascii="Arial" w:hAnsi="Arial" w:cs="Arial"/>
                <w:sz w:val="20"/>
                <w:szCs w:val="20"/>
              </w:rPr>
            </w:pPr>
            <w:ins w:id="3776" w:author="Miguel Centeno Muñoz" w:date="2014-07-27T13:18:00Z">
              <w:r>
                <w:rPr>
                  <w:rFonts w:ascii="Arial" w:hAnsi="Arial" w:cs="Arial"/>
                  <w:noProof/>
                  <w:color w:val="auto"/>
                  <w:sz w:val="20"/>
                  <w:szCs w:val="20"/>
                  <w:lang w:eastAsia="es-ES"/>
                  <w:rPrChange w:id="3777"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7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9" w:author="Miguel Centeno Muñoz" w:date="2014-07-27T13:18:00Z"/>
                <w:rFonts w:ascii="Arial" w:hAnsi="Arial" w:cs="Arial"/>
                <w:sz w:val="20"/>
                <w:szCs w:val="20"/>
              </w:rPr>
            </w:pPr>
            <w:ins w:id="3780" w:author="Miguel Centeno Muñoz" w:date="2014-07-27T13:18:00Z">
              <w:r>
                <w:rPr>
                  <w:rFonts w:ascii="Arial" w:hAnsi="Arial" w:cs="Arial"/>
                  <w:sz w:val="20"/>
                  <w:szCs w:val="20"/>
                </w:rPr>
                <w:t xml:space="preserve">- </w:t>
              </w:r>
            </w:ins>
          </w:p>
        </w:tc>
        <w:tc>
          <w:tcPr>
            <w:tcW w:w="900" w:type="pct"/>
            <w:tcPrChange w:id="378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82" w:author="Miguel Centeno Muñoz" w:date="2014-07-27T13:18:00Z"/>
                <w:rFonts w:ascii="Arial" w:hAnsi="Arial" w:cs="Arial"/>
                <w:sz w:val="20"/>
                <w:szCs w:val="20"/>
              </w:rPr>
            </w:pPr>
            <w:ins w:id="3783" w:author="Miguel Centeno Muñoz" w:date="2014-07-27T13:18:00Z">
              <w:r>
                <w:rPr>
                  <w:rFonts w:ascii="Arial" w:hAnsi="Arial" w:cs="Arial"/>
                  <w:sz w:val="20"/>
                  <w:szCs w:val="20"/>
                </w:rPr>
                <w:t xml:space="preserve">- </w:t>
              </w:r>
            </w:ins>
          </w:p>
        </w:tc>
        <w:tc>
          <w:tcPr>
            <w:tcW w:w="900" w:type="pct"/>
            <w:tcPrChange w:id="378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785" w:author="Miguel Centeno Muñoz" w:date="2014-07-27T13:18:00Z"/>
                <w:rFonts w:ascii="Arial" w:hAnsi="Arial" w:cs="Arial"/>
                <w:sz w:val="20"/>
                <w:szCs w:val="20"/>
              </w:rPr>
            </w:pPr>
            <w:ins w:id="3786" w:author="Miguel Centeno Muñoz" w:date="2014-07-30T23:43:00Z">
              <w:r>
                <w:rPr>
                  <w:rFonts w:ascii="Arial" w:hAnsi="Arial" w:cs="Arial"/>
                  <w:sz w:val="20"/>
                  <w:szCs w:val="20"/>
                </w:rPr>
                <w:t>-</w:t>
              </w:r>
            </w:ins>
          </w:p>
        </w:tc>
        <w:tc>
          <w:tcPr>
            <w:tcW w:w="900" w:type="pct"/>
            <w:tcPrChange w:id="378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88" w:author="Miguel Centeno Muñoz" w:date="2014-07-27T13:18:00Z"/>
                <w:rFonts w:ascii="Arial" w:hAnsi="Arial" w:cs="Arial"/>
                <w:sz w:val="20"/>
                <w:szCs w:val="20"/>
              </w:rPr>
            </w:pPr>
            <w:ins w:id="3789" w:author="Miguel Centeno Muñoz" w:date="2014-07-27T13:18:00Z">
              <w:r>
                <w:rPr>
                  <w:rFonts w:ascii="Arial" w:hAnsi="Arial" w:cs="Arial"/>
                  <w:sz w:val="20"/>
                  <w:szCs w:val="20"/>
                </w:rPr>
                <w:t xml:space="preserve">- </w:t>
              </w:r>
            </w:ins>
          </w:p>
        </w:tc>
      </w:tr>
      <w:tr w:rsidR="00AE0352" w:rsidTr="004B7C4A">
        <w:trPr>
          <w:ins w:id="379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91" w:author="Miguel Centeno Muñoz" w:date="2014-07-30T23:42:00Z">
              <w:tcPr>
                <w:tcW w:w="500" w:type="pct"/>
                <w:hideMark/>
              </w:tcPr>
            </w:tcPrChange>
          </w:tcPr>
          <w:p w:rsidR="00AE0352" w:rsidRDefault="00AE0352">
            <w:pPr>
              <w:rPr>
                <w:ins w:id="3792" w:author="Miguel Centeno Muñoz" w:date="2014-07-27T13:12:00Z"/>
                <w:rFonts w:ascii="Arial" w:hAnsi="Arial" w:cs="Arial"/>
                <w:b/>
                <w:bCs/>
                <w:sz w:val="20"/>
                <w:szCs w:val="20"/>
              </w:rPr>
            </w:pPr>
            <w:ins w:id="3793" w:author="Miguel Centeno Muñoz" w:date="2014-07-27T13:13:00Z">
              <w:r w:rsidRPr="00D40919">
                <w:rPr>
                  <w:rFonts w:cstheme="minorBidi"/>
                  <w:color w:val="auto"/>
                  <w:rPrChange w:id="3794" w:author="Miguel Centeno Muñoz" w:date="2014-07-27T13:13:00Z">
                    <w:rPr>
                      <w:rStyle w:val="Hipervnculo"/>
                      <w:rFonts w:ascii="Arial" w:hAnsi="Arial" w:cs="Arial"/>
                      <w:b/>
                      <w:bCs/>
                      <w:sz w:val="20"/>
                      <w:szCs w:val="20"/>
                    </w:rPr>
                  </w:rPrChange>
                </w:rPr>
                <w:t>UC-0004</w:t>
              </w:r>
            </w:ins>
            <w:ins w:id="3795" w:author="Miguel Centeno Muñoz" w:date="2014-07-27T13:12:00Z">
              <w:r>
                <w:rPr>
                  <w:rFonts w:ascii="Arial" w:hAnsi="Arial" w:cs="Arial"/>
                  <w:b/>
                  <w:bCs/>
                  <w:sz w:val="20"/>
                  <w:szCs w:val="20"/>
                </w:rPr>
                <w:t xml:space="preserve"> </w:t>
              </w:r>
            </w:ins>
          </w:p>
        </w:tc>
        <w:tc>
          <w:tcPr>
            <w:tcW w:w="900" w:type="pct"/>
            <w:tcPrChange w:id="379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97" w:author="Miguel Centeno Muñoz" w:date="2014-07-27T13:18:00Z"/>
                <w:rFonts w:ascii="Arial" w:hAnsi="Arial" w:cs="Arial"/>
                <w:noProof/>
                <w:sz w:val="20"/>
                <w:szCs w:val="20"/>
                <w:lang w:eastAsia="es-ES"/>
              </w:rPr>
            </w:pPr>
            <w:ins w:id="3798" w:author="Miguel Centeno Muñoz" w:date="2014-07-30T23:42:00Z">
              <w:r>
                <w:rPr>
                  <w:rFonts w:ascii="Arial" w:hAnsi="Arial" w:cs="Arial"/>
                  <w:noProof/>
                  <w:color w:val="auto"/>
                  <w:sz w:val="20"/>
                  <w:szCs w:val="20"/>
                  <w:lang w:eastAsia="es-ES"/>
                  <w:rPrChange w:id="3799"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00"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01" w:author="Miguel Centeno Muñoz" w:date="2014-07-27T13:18:00Z"/>
                <w:rFonts w:ascii="Arial" w:hAnsi="Arial" w:cs="Arial"/>
                <w:noProof/>
                <w:sz w:val="20"/>
                <w:szCs w:val="20"/>
                <w:lang w:eastAsia="es-ES"/>
              </w:rPr>
            </w:pPr>
            <w:ins w:id="3802" w:author="Miguel Centeno Muñoz" w:date="2014-07-30T23:43:00Z">
              <w:r>
                <w:rPr>
                  <w:rFonts w:ascii="Arial" w:hAnsi="Arial" w:cs="Arial"/>
                  <w:noProof/>
                  <w:sz w:val="20"/>
                  <w:szCs w:val="20"/>
                  <w:lang w:eastAsia="es-ES"/>
                </w:rPr>
                <w:t>-</w:t>
              </w:r>
            </w:ins>
          </w:p>
        </w:tc>
        <w:tc>
          <w:tcPr>
            <w:tcW w:w="900" w:type="pct"/>
            <w:tcPrChange w:id="380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4" w:author="Miguel Centeno Muñoz" w:date="2014-07-27T13:18:00Z"/>
                <w:rFonts w:ascii="Arial" w:hAnsi="Arial" w:cs="Arial"/>
                <w:noProof/>
                <w:sz w:val="20"/>
                <w:szCs w:val="20"/>
                <w:lang w:eastAsia="es-ES"/>
              </w:rPr>
            </w:pPr>
            <w:ins w:id="3805" w:author="Miguel Centeno Muñoz" w:date="2014-07-27T13:18:00Z">
              <w:r>
                <w:rPr>
                  <w:rFonts w:ascii="Arial" w:hAnsi="Arial" w:cs="Arial"/>
                  <w:sz w:val="20"/>
                  <w:szCs w:val="20"/>
                </w:rPr>
                <w:t xml:space="preserve">- </w:t>
              </w:r>
            </w:ins>
          </w:p>
        </w:tc>
        <w:tc>
          <w:tcPr>
            <w:tcW w:w="900" w:type="pct"/>
            <w:tcPrChange w:id="380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7" w:author="Miguel Centeno Muñoz" w:date="2014-07-27T13:18:00Z"/>
                <w:rFonts w:ascii="Arial" w:hAnsi="Arial" w:cs="Arial"/>
                <w:noProof/>
                <w:sz w:val="20"/>
                <w:szCs w:val="20"/>
                <w:lang w:eastAsia="es-ES"/>
              </w:rPr>
            </w:pPr>
            <w:ins w:id="3808" w:author="Miguel Centeno Muñoz" w:date="2014-07-27T13:18:00Z">
              <w:r>
                <w:rPr>
                  <w:rFonts w:ascii="Arial" w:hAnsi="Arial" w:cs="Arial"/>
                  <w:sz w:val="20"/>
                  <w:szCs w:val="20"/>
                </w:rPr>
                <w:t xml:space="preserve">- </w:t>
              </w:r>
            </w:ins>
          </w:p>
        </w:tc>
        <w:tc>
          <w:tcPr>
            <w:tcW w:w="900" w:type="pct"/>
            <w:tcPrChange w:id="380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10" w:author="Miguel Centeno Muñoz" w:date="2014-07-27T13:18:00Z"/>
                <w:rFonts w:ascii="Arial" w:hAnsi="Arial" w:cs="Arial"/>
                <w:noProof/>
                <w:sz w:val="20"/>
                <w:szCs w:val="20"/>
                <w:lang w:eastAsia="es-ES"/>
              </w:rPr>
            </w:pPr>
            <w:ins w:id="3811"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1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13"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14" w:author="Miguel Centeno Muñoz" w:date="2014-07-27T13:12:00Z"/>
                <w:rFonts w:ascii="Arial" w:hAnsi="Arial" w:cs="Arial"/>
                <w:b/>
                <w:bCs/>
                <w:sz w:val="20"/>
                <w:szCs w:val="20"/>
              </w:rPr>
            </w:pPr>
            <w:ins w:id="3815" w:author="Miguel Centeno Muñoz" w:date="2014-07-27T13:13:00Z">
              <w:r w:rsidRPr="00D40919">
                <w:rPr>
                  <w:rFonts w:cstheme="minorBidi"/>
                  <w:color w:val="auto"/>
                  <w:rPrChange w:id="3816" w:author="Miguel Centeno Muñoz" w:date="2014-07-27T13:13:00Z">
                    <w:rPr>
                      <w:rStyle w:val="Hipervnculo"/>
                      <w:rFonts w:ascii="Arial" w:hAnsi="Arial" w:cs="Arial"/>
                      <w:b/>
                      <w:bCs/>
                      <w:sz w:val="20"/>
                      <w:szCs w:val="20"/>
                    </w:rPr>
                  </w:rPrChange>
                </w:rPr>
                <w:t>UC-0005</w:t>
              </w:r>
            </w:ins>
            <w:ins w:id="3817" w:author="Miguel Centeno Muñoz" w:date="2014-07-27T13:12:00Z">
              <w:r>
                <w:rPr>
                  <w:rFonts w:ascii="Arial" w:hAnsi="Arial" w:cs="Arial"/>
                  <w:b/>
                  <w:bCs/>
                  <w:sz w:val="20"/>
                  <w:szCs w:val="20"/>
                </w:rPr>
                <w:t xml:space="preserve"> </w:t>
              </w:r>
            </w:ins>
          </w:p>
        </w:tc>
        <w:tc>
          <w:tcPr>
            <w:tcW w:w="900" w:type="pct"/>
            <w:tcPrChange w:id="381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19" w:author="Miguel Centeno Muñoz" w:date="2014-07-27T13:18:00Z"/>
                <w:rFonts w:ascii="Arial" w:hAnsi="Arial" w:cs="Arial"/>
                <w:sz w:val="20"/>
                <w:szCs w:val="20"/>
              </w:rPr>
            </w:pPr>
            <w:ins w:id="3820" w:author="Miguel Centeno Muñoz" w:date="2014-07-30T23:42:00Z">
              <w:r>
                <w:rPr>
                  <w:rFonts w:ascii="Arial" w:hAnsi="Arial" w:cs="Arial"/>
                  <w:noProof/>
                  <w:color w:val="auto"/>
                  <w:sz w:val="20"/>
                  <w:szCs w:val="20"/>
                  <w:lang w:eastAsia="es-ES"/>
                  <w:rPrChange w:id="3821"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22" w:author="Miguel Centeno Muñoz" w:date="2014-07-27T13:18:00Z">
              <w:r w:rsidR="00AE0352">
                <w:rPr>
                  <w:rFonts w:ascii="Arial" w:hAnsi="Arial" w:cs="Arial"/>
                  <w:sz w:val="20"/>
                  <w:szCs w:val="20"/>
                </w:rPr>
                <w:t xml:space="preserve"> </w:t>
              </w:r>
            </w:ins>
          </w:p>
        </w:tc>
        <w:tc>
          <w:tcPr>
            <w:tcW w:w="900" w:type="pct"/>
            <w:tcPrChange w:id="382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24" w:author="Miguel Centeno Muñoz" w:date="2014-07-27T13:18:00Z"/>
                <w:rFonts w:ascii="Arial" w:hAnsi="Arial" w:cs="Arial"/>
                <w:sz w:val="20"/>
                <w:szCs w:val="20"/>
              </w:rPr>
            </w:pPr>
            <w:ins w:id="3825" w:author="Miguel Centeno Muñoz" w:date="2014-07-30T23:43:00Z">
              <w:r>
                <w:rPr>
                  <w:rFonts w:ascii="Arial" w:hAnsi="Arial" w:cs="Arial"/>
                  <w:sz w:val="20"/>
                  <w:szCs w:val="20"/>
                </w:rPr>
                <w:t>-</w:t>
              </w:r>
            </w:ins>
          </w:p>
        </w:tc>
        <w:tc>
          <w:tcPr>
            <w:tcW w:w="900" w:type="pct"/>
            <w:tcPrChange w:id="382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27" w:author="Miguel Centeno Muñoz" w:date="2014-07-27T13:18:00Z"/>
                <w:rFonts w:ascii="Arial" w:hAnsi="Arial" w:cs="Arial"/>
                <w:sz w:val="20"/>
                <w:szCs w:val="20"/>
              </w:rPr>
            </w:pPr>
            <w:ins w:id="3828" w:author="Miguel Centeno Muñoz" w:date="2014-07-27T13:18:00Z">
              <w:r>
                <w:rPr>
                  <w:rFonts w:ascii="Arial" w:hAnsi="Arial" w:cs="Arial"/>
                  <w:sz w:val="20"/>
                  <w:szCs w:val="20"/>
                </w:rPr>
                <w:t xml:space="preserve">- </w:t>
              </w:r>
            </w:ins>
          </w:p>
        </w:tc>
        <w:tc>
          <w:tcPr>
            <w:tcW w:w="900" w:type="pct"/>
            <w:tcPrChange w:id="382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0" w:author="Miguel Centeno Muñoz" w:date="2014-07-27T13:18:00Z"/>
                <w:rFonts w:ascii="Arial" w:hAnsi="Arial" w:cs="Arial"/>
                <w:sz w:val="20"/>
                <w:szCs w:val="20"/>
              </w:rPr>
            </w:pPr>
            <w:ins w:id="3831" w:author="Miguel Centeno Muñoz" w:date="2014-07-27T13:18:00Z">
              <w:r>
                <w:rPr>
                  <w:rFonts w:ascii="Arial" w:hAnsi="Arial" w:cs="Arial"/>
                  <w:sz w:val="20"/>
                  <w:szCs w:val="20"/>
                </w:rPr>
                <w:t xml:space="preserve">- </w:t>
              </w:r>
            </w:ins>
          </w:p>
        </w:tc>
        <w:tc>
          <w:tcPr>
            <w:tcW w:w="900" w:type="pct"/>
            <w:tcPrChange w:id="383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3" w:author="Miguel Centeno Muñoz" w:date="2014-07-27T13:18:00Z"/>
                <w:rFonts w:ascii="Arial" w:hAnsi="Arial" w:cs="Arial"/>
                <w:sz w:val="20"/>
                <w:szCs w:val="20"/>
              </w:rPr>
            </w:pPr>
            <w:ins w:id="3834" w:author="Miguel Centeno Muñoz" w:date="2014-07-27T13:18:00Z">
              <w:r>
                <w:rPr>
                  <w:rFonts w:ascii="Arial" w:hAnsi="Arial" w:cs="Arial"/>
                  <w:sz w:val="20"/>
                  <w:szCs w:val="20"/>
                </w:rPr>
                <w:t xml:space="preserve">- </w:t>
              </w:r>
            </w:ins>
          </w:p>
        </w:tc>
      </w:tr>
      <w:tr w:rsidR="00AE0352" w:rsidTr="004B7C4A">
        <w:trPr>
          <w:ins w:id="383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36" w:author="Miguel Centeno Muñoz" w:date="2014-07-30T23:42:00Z">
              <w:tcPr>
                <w:tcW w:w="500" w:type="pct"/>
                <w:hideMark/>
              </w:tcPr>
            </w:tcPrChange>
          </w:tcPr>
          <w:p w:rsidR="00AE0352" w:rsidRDefault="00AE0352">
            <w:pPr>
              <w:rPr>
                <w:ins w:id="3837" w:author="Miguel Centeno Muñoz" w:date="2014-07-27T13:12:00Z"/>
                <w:rFonts w:ascii="Arial" w:hAnsi="Arial" w:cs="Arial"/>
                <w:b/>
                <w:bCs/>
                <w:sz w:val="20"/>
                <w:szCs w:val="20"/>
              </w:rPr>
            </w:pPr>
            <w:ins w:id="3838" w:author="Miguel Centeno Muñoz" w:date="2014-07-27T13:13:00Z">
              <w:r w:rsidRPr="00D40919">
                <w:rPr>
                  <w:rFonts w:cstheme="minorBidi"/>
                  <w:color w:val="auto"/>
                  <w:rPrChange w:id="3839" w:author="Miguel Centeno Muñoz" w:date="2014-07-27T13:13:00Z">
                    <w:rPr>
                      <w:rStyle w:val="Hipervnculo"/>
                      <w:rFonts w:ascii="Arial" w:hAnsi="Arial" w:cs="Arial"/>
                      <w:b/>
                      <w:bCs/>
                      <w:sz w:val="20"/>
                      <w:szCs w:val="20"/>
                    </w:rPr>
                  </w:rPrChange>
                </w:rPr>
                <w:t>UC-0006</w:t>
              </w:r>
            </w:ins>
            <w:ins w:id="3840" w:author="Miguel Centeno Muñoz" w:date="2014-07-27T13:12:00Z">
              <w:r>
                <w:rPr>
                  <w:rFonts w:ascii="Arial" w:hAnsi="Arial" w:cs="Arial"/>
                  <w:b/>
                  <w:bCs/>
                  <w:sz w:val="20"/>
                  <w:szCs w:val="20"/>
                </w:rPr>
                <w:t xml:space="preserve"> </w:t>
              </w:r>
            </w:ins>
          </w:p>
        </w:tc>
        <w:tc>
          <w:tcPr>
            <w:tcW w:w="900" w:type="pct"/>
            <w:tcPrChange w:id="384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2" w:author="Miguel Centeno Muñoz" w:date="2014-07-27T13:18:00Z"/>
                <w:rFonts w:ascii="Arial" w:hAnsi="Arial" w:cs="Arial"/>
                <w:sz w:val="20"/>
                <w:szCs w:val="20"/>
              </w:rPr>
            </w:pPr>
            <w:ins w:id="3843" w:author="Miguel Centeno Muñoz" w:date="2014-07-27T13:18:00Z">
              <w:r>
                <w:rPr>
                  <w:rFonts w:ascii="Arial" w:hAnsi="Arial" w:cs="Arial"/>
                  <w:sz w:val="20"/>
                  <w:szCs w:val="20"/>
                </w:rPr>
                <w:t xml:space="preserve">- </w:t>
              </w:r>
            </w:ins>
          </w:p>
        </w:tc>
        <w:tc>
          <w:tcPr>
            <w:tcW w:w="900" w:type="pct"/>
            <w:tcPrChange w:id="384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5" w:author="Miguel Centeno Muñoz" w:date="2014-07-27T13:18:00Z"/>
                <w:rFonts w:ascii="Arial" w:hAnsi="Arial" w:cs="Arial"/>
                <w:sz w:val="20"/>
                <w:szCs w:val="20"/>
              </w:rPr>
            </w:pPr>
            <w:ins w:id="3846" w:author="Miguel Centeno Muñoz" w:date="2014-07-27T13:18:00Z">
              <w:r>
                <w:rPr>
                  <w:rFonts w:ascii="Arial" w:hAnsi="Arial" w:cs="Arial"/>
                  <w:noProof/>
                  <w:color w:val="auto"/>
                  <w:sz w:val="20"/>
                  <w:szCs w:val="20"/>
                  <w:lang w:eastAsia="es-ES"/>
                  <w:rPrChange w:id="3847"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4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9" w:author="Miguel Centeno Muñoz" w:date="2014-07-27T13:18:00Z"/>
                <w:rFonts w:ascii="Arial" w:hAnsi="Arial" w:cs="Arial"/>
                <w:sz w:val="20"/>
                <w:szCs w:val="20"/>
              </w:rPr>
            </w:pPr>
            <w:ins w:id="3850" w:author="Miguel Centeno Muñoz" w:date="2014-07-27T13:18:00Z">
              <w:r>
                <w:rPr>
                  <w:rFonts w:ascii="Arial" w:hAnsi="Arial" w:cs="Arial"/>
                  <w:sz w:val="20"/>
                  <w:szCs w:val="20"/>
                </w:rPr>
                <w:t xml:space="preserve">- </w:t>
              </w:r>
            </w:ins>
          </w:p>
        </w:tc>
        <w:tc>
          <w:tcPr>
            <w:tcW w:w="900" w:type="pct"/>
            <w:tcPrChange w:id="385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2" w:author="Miguel Centeno Muñoz" w:date="2014-07-27T13:18:00Z"/>
                <w:rFonts w:ascii="Arial" w:hAnsi="Arial" w:cs="Arial"/>
                <w:sz w:val="20"/>
                <w:szCs w:val="20"/>
              </w:rPr>
            </w:pPr>
            <w:ins w:id="3853" w:author="Miguel Centeno Muñoz" w:date="2014-07-27T13:18:00Z">
              <w:r>
                <w:rPr>
                  <w:rFonts w:ascii="Arial" w:hAnsi="Arial" w:cs="Arial"/>
                  <w:sz w:val="20"/>
                  <w:szCs w:val="20"/>
                </w:rPr>
                <w:t xml:space="preserve">- </w:t>
              </w:r>
            </w:ins>
          </w:p>
        </w:tc>
        <w:tc>
          <w:tcPr>
            <w:tcW w:w="900" w:type="pct"/>
            <w:tcPrChange w:id="385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5" w:author="Miguel Centeno Muñoz" w:date="2014-07-27T13:18:00Z"/>
                <w:rFonts w:ascii="Arial" w:hAnsi="Arial" w:cs="Arial"/>
                <w:sz w:val="20"/>
                <w:szCs w:val="20"/>
              </w:rPr>
            </w:pPr>
            <w:ins w:id="3856"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5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5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59" w:author="Miguel Centeno Muñoz" w:date="2014-07-27T13:12:00Z"/>
                <w:rFonts w:ascii="Arial" w:hAnsi="Arial" w:cs="Arial"/>
                <w:b/>
                <w:bCs/>
                <w:sz w:val="20"/>
                <w:szCs w:val="20"/>
              </w:rPr>
            </w:pPr>
            <w:ins w:id="3860" w:author="Miguel Centeno Muñoz" w:date="2014-07-27T13:13:00Z">
              <w:r w:rsidRPr="00D40919">
                <w:rPr>
                  <w:rFonts w:cstheme="minorBidi"/>
                  <w:color w:val="auto"/>
                  <w:rPrChange w:id="3861" w:author="Miguel Centeno Muñoz" w:date="2014-07-27T13:13:00Z">
                    <w:rPr>
                      <w:rStyle w:val="Hipervnculo"/>
                      <w:rFonts w:ascii="Arial" w:hAnsi="Arial" w:cs="Arial"/>
                      <w:b/>
                      <w:bCs/>
                      <w:sz w:val="20"/>
                      <w:szCs w:val="20"/>
                    </w:rPr>
                  </w:rPrChange>
                </w:rPr>
                <w:t>UC-0007</w:t>
              </w:r>
            </w:ins>
            <w:ins w:id="3862" w:author="Miguel Centeno Muñoz" w:date="2014-07-27T13:12:00Z">
              <w:r>
                <w:rPr>
                  <w:rFonts w:ascii="Arial" w:hAnsi="Arial" w:cs="Arial"/>
                  <w:b/>
                  <w:bCs/>
                  <w:sz w:val="20"/>
                  <w:szCs w:val="20"/>
                </w:rPr>
                <w:t xml:space="preserve"> </w:t>
              </w:r>
            </w:ins>
          </w:p>
        </w:tc>
        <w:tc>
          <w:tcPr>
            <w:tcW w:w="900" w:type="pct"/>
            <w:tcPrChange w:id="386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4" w:author="Miguel Centeno Muñoz" w:date="2014-07-27T13:18:00Z"/>
                <w:rFonts w:ascii="Arial" w:hAnsi="Arial" w:cs="Arial"/>
                <w:sz w:val="20"/>
                <w:szCs w:val="20"/>
              </w:rPr>
            </w:pPr>
            <w:ins w:id="3865" w:author="Miguel Centeno Muñoz" w:date="2014-07-27T13:18:00Z">
              <w:r>
                <w:rPr>
                  <w:rFonts w:ascii="Arial" w:hAnsi="Arial" w:cs="Arial"/>
                  <w:sz w:val="20"/>
                  <w:szCs w:val="20"/>
                </w:rPr>
                <w:t xml:space="preserve">- </w:t>
              </w:r>
            </w:ins>
          </w:p>
        </w:tc>
        <w:tc>
          <w:tcPr>
            <w:tcW w:w="900" w:type="pct"/>
            <w:tcPrChange w:id="386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67" w:author="Miguel Centeno Muñoz" w:date="2014-07-27T13:18:00Z"/>
                <w:rFonts w:ascii="Arial" w:hAnsi="Arial" w:cs="Arial"/>
                <w:sz w:val="20"/>
                <w:szCs w:val="20"/>
              </w:rPr>
            </w:pPr>
            <w:ins w:id="3868" w:author="Miguel Centeno Muñoz" w:date="2014-07-30T23:43:00Z">
              <w:r>
                <w:rPr>
                  <w:rFonts w:ascii="Arial" w:hAnsi="Arial" w:cs="Arial"/>
                  <w:noProof/>
                  <w:color w:val="auto"/>
                  <w:sz w:val="20"/>
                  <w:szCs w:val="20"/>
                  <w:lang w:eastAsia="es-ES"/>
                  <w:rPrChange w:id="3869"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70" w:author="Miguel Centeno Muñoz" w:date="2014-07-27T13:18:00Z">
              <w:r w:rsidR="00AE0352">
                <w:rPr>
                  <w:rFonts w:ascii="Arial" w:hAnsi="Arial" w:cs="Arial"/>
                  <w:sz w:val="20"/>
                  <w:szCs w:val="20"/>
                </w:rPr>
                <w:t xml:space="preserve"> </w:t>
              </w:r>
            </w:ins>
          </w:p>
        </w:tc>
        <w:tc>
          <w:tcPr>
            <w:tcW w:w="900" w:type="pct"/>
            <w:tcPrChange w:id="387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2" w:author="Miguel Centeno Muñoz" w:date="2014-07-27T13:18:00Z"/>
                <w:rFonts w:ascii="Arial" w:hAnsi="Arial" w:cs="Arial"/>
                <w:sz w:val="20"/>
                <w:szCs w:val="20"/>
              </w:rPr>
            </w:pPr>
            <w:ins w:id="3873" w:author="Miguel Centeno Muñoz" w:date="2014-07-27T13:18:00Z">
              <w:r>
                <w:rPr>
                  <w:rFonts w:ascii="Arial" w:hAnsi="Arial" w:cs="Arial"/>
                  <w:sz w:val="20"/>
                  <w:szCs w:val="20"/>
                </w:rPr>
                <w:t xml:space="preserve">- </w:t>
              </w:r>
            </w:ins>
          </w:p>
        </w:tc>
        <w:tc>
          <w:tcPr>
            <w:tcW w:w="900" w:type="pct"/>
            <w:tcPrChange w:id="387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5" w:author="Miguel Centeno Muñoz" w:date="2014-07-27T13:18:00Z"/>
                <w:rFonts w:ascii="Arial" w:hAnsi="Arial" w:cs="Arial"/>
                <w:sz w:val="20"/>
                <w:szCs w:val="20"/>
              </w:rPr>
            </w:pPr>
            <w:ins w:id="3876" w:author="Miguel Centeno Muñoz" w:date="2014-07-27T13:18:00Z">
              <w:r>
                <w:rPr>
                  <w:rFonts w:ascii="Arial" w:hAnsi="Arial" w:cs="Arial"/>
                  <w:sz w:val="20"/>
                  <w:szCs w:val="20"/>
                </w:rPr>
                <w:t xml:space="preserve">- </w:t>
              </w:r>
            </w:ins>
          </w:p>
        </w:tc>
        <w:tc>
          <w:tcPr>
            <w:tcW w:w="900" w:type="pct"/>
            <w:tcPrChange w:id="387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8" w:author="Miguel Centeno Muñoz" w:date="2014-07-27T13:18:00Z"/>
                <w:rFonts w:ascii="Arial" w:hAnsi="Arial" w:cs="Arial"/>
                <w:sz w:val="20"/>
                <w:szCs w:val="20"/>
              </w:rPr>
            </w:pPr>
            <w:ins w:id="3879" w:author="Miguel Centeno Muñoz" w:date="2014-07-27T13:18:00Z">
              <w:r>
                <w:rPr>
                  <w:rFonts w:ascii="Arial" w:hAnsi="Arial" w:cs="Arial"/>
                  <w:sz w:val="20"/>
                  <w:szCs w:val="20"/>
                </w:rPr>
                <w:t xml:space="preserve">- </w:t>
              </w:r>
            </w:ins>
          </w:p>
        </w:tc>
      </w:tr>
      <w:tr w:rsidR="00AE0352" w:rsidTr="004B7C4A">
        <w:trPr>
          <w:ins w:id="388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81" w:author="Miguel Centeno Muñoz" w:date="2014-07-30T23:42:00Z">
              <w:tcPr>
                <w:tcW w:w="500" w:type="pct"/>
                <w:hideMark/>
              </w:tcPr>
            </w:tcPrChange>
          </w:tcPr>
          <w:p w:rsidR="00AE0352" w:rsidRDefault="00AE0352">
            <w:pPr>
              <w:rPr>
                <w:ins w:id="3882" w:author="Miguel Centeno Muñoz" w:date="2014-07-27T13:12:00Z"/>
                <w:rFonts w:ascii="Arial" w:hAnsi="Arial" w:cs="Arial"/>
                <w:b/>
                <w:bCs/>
                <w:sz w:val="20"/>
                <w:szCs w:val="20"/>
              </w:rPr>
            </w:pPr>
            <w:ins w:id="3883" w:author="Miguel Centeno Muñoz" w:date="2014-07-27T13:13:00Z">
              <w:r w:rsidRPr="00D40919">
                <w:rPr>
                  <w:rFonts w:cstheme="minorBidi"/>
                  <w:color w:val="auto"/>
                  <w:rPrChange w:id="3884" w:author="Miguel Centeno Muñoz" w:date="2014-07-27T13:13:00Z">
                    <w:rPr>
                      <w:rStyle w:val="Hipervnculo"/>
                      <w:rFonts w:ascii="Arial" w:hAnsi="Arial" w:cs="Arial"/>
                      <w:b/>
                      <w:bCs/>
                      <w:sz w:val="20"/>
                      <w:szCs w:val="20"/>
                    </w:rPr>
                  </w:rPrChange>
                </w:rPr>
                <w:t>UC-0008</w:t>
              </w:r>
            </w:ins>
            <w:ins w:id="3885" w:author="Miguel Centeno Muñoz" w:date="2014-07-27T13:12:00Z">
              <w:r>
                <w:rPr>
                  <w:rFonts w:ascii="Arial" w:hAnsi="Arial" w:cs="Arial"/>
                  <w:b/>
                  <w:bCs/>
                  <w:sz w:val="20"/>
                  <w:szCs w:val="20"/>
                </w:rPr>
                <w:t xml:space="preserve"> </w:t>
              </w:r>
            </w:ins>
          </w:p>
        </w:tc>
        <w:tc>
          <w:tcPr>
            <w:tcW w:w="900" w:type="pct"/>
            <w:tcPrChange w:id="388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7" w:author="Miguel Centeno Muñoz" w:date="2014-07-27T13:18:00Z"/>
                <w:rFonts w:ascii="Arial" w:hAnsi="Arial" w:cs="Arial"/>
                <w:sz w:val="20"/>
                <w:szCs w:val="20"/>
              </w:rPr>
            </w:pPr>
            <w:ins w:id="3888" w:author="Miguel Centeno Muñoz" w:date="2014-07-27T13:18:00Z">
              <w:r>
                <w:rPr>
                  <w:rFonts w:ascii="Arial" w:hAnsi="Arial" w:cs="Arial"/>
                  <w:sz w:val="20"/>
                  <w:szCs w:val="20"/>
                </w:rPr>
                <w:t xml:space="preserve">- </w:t>
              </w:r>
            </w:ins>
          </w:p>
        </w:tc>
        <w:tc>
          <w:tcPr>
            <w:tcW w:w="900" w:type="pct"/>
            <w:tcPrChange w:id="3889"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90" w:author="Miguel Centeno Muñoz" w:date="2014-07-27T13:18:00Z"/>
                <w:rFonts w:ascii="Arial" w:hAnsi="Arial" w:cs="Arial"/>
                <w:sz w:val="20"/>
                <w:szCs w:val="20"/>
              </w:rPr>
            </w:pPr>
            <w:ins w:id="3891" w:author="Miguel Centeno Muñoz" w:date="2014-07-30T23:43:00Z">
              <w:r>
                <w:rPr>
                  <w:rFonts w:ascii="Arial" w:hAnsi="Arial" w:cs="Arial"/>
                  <w:noProof/>
                  <w:color w:val="auto"/>
                  <w:sz w:val="20"/>
                  <w:szCs w:val="20"/>
                  <w:lang w:eastAsia="es-ES"/>
                  <w:rPrChange w:id="3892"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93" w:author="Miguel Centeno Muñoz" w:date="2014-07-27T13:18:00Z">
              <w:r w:rsidR="00AE0352">
                <w:rPr>
                  <w:rFonts w:ascii="Arial" w:hAnsi="Arial" w:cs="Arial"/>
                  <w:sz w:val="20"/>
                  <w:szCs w:val="20"/>
                </w:rPr>
                <w:t xml:space="preserve"> </w:t>
              </w:r>
            </w:ins>
          </w:p>
        </w:tc>
        <w:tc>
          <w:tcPr>
            <w:tcW w:w="900" w:type="pct"/>
            <w:tcPrChange w:id="389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5" w:author="Miguel Centeno Muñoz" w:date="2014-07-27T13:18:00Z"/>
                <w:rFonts w:ascii="Arial" w:hAnsi="Arial" w:cs="Arial"/>
                <w:sz w:val="20"/>
                <w:szCs w:val="20"/>
              </w:rPr>
            </w:pPr>
            <w:ins w:id="3896" w:author="Miguel Centeno Muñoz" w:date="2014-07-27T13:18:00Z">
              <w:r>
                <w:rPr>
                  <w:rFonts w:ascii="Arial" w:hAnsi="Arial" w:cs="Arial"/>
                  <w:sz w:val="20"/>
                  <w:szCs w:val="20"/>
                </w:rPr>
                <w:t xml:space="preserve">- </w:t>
              </w:r>
            </w:ins>
          </w:p>
        </w:tc>
        <w:tc>
          <w:tcPr>
            <w:tcW w:w="900" w:type="pct"/>
            <w:tcPrChange w:id="389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8" w:author="Miguel Centeno Muñoz" w:date="2014-07-27T13:18:00Z"/>
                <w:rFonts w:ascii="Arial" w:hAnsi="Arial" w:cs="Arial"/>
                <w:sz w:val="20"/>
                <w:szCs w:val="20"/>
              </w:rPr>
            </w:pPr>
            <w:ins w:id="3899" w:author="Miguel Centeno Muñoz" w:date="2014-07-27T13:18:00Z">
              <w:r>
                <w:rPr>
                  <w:rFonts w:ascii="Arial" w:hAnsi="Arial" w:cs="Arial"/>
                  <w:sz w:val="20"/>
                  <w:szCs w:val="20"/>
                </w:rPr>
                <w:t xml:space="preserve">- </w:t>
              </w:r>
            </w:ins>
          </w:p>
        </w:tc>
        <w:tc>
          <w:tcPr>
            <w:tcW w:w="900" w:type="pct"/>
            <w:tcPrChange w:id="390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01" w:author="Miguel Centeno Muñoz" w:date="2014-07-27T13:18:00Z"/>
                <w:rFonts w:ascii="Arial" w:hAnsi="Arial" w:cs="Arial"/>
                <w:sz w:val="20"/>
                <w:szCs w:val="20"/>
              </w:rPr>
            </w:pPr>
            <w:ins w:id="390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0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0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905" w:author="Miguel Centeno Muñoz" w:date="2014-07-27T13:12:00Z"/>
                <w:rFonts w:ascii="Arial" w:hAnsi="Arial" w:cs="Arial"/>
                <w:b/>
                <w:bCs/>
                <w:sz w:val="20"/>
                <w:szCs w:val="20"/>
              </w:rPr>
            </w:pPr>
            <w:ins w:id="3906" w:author="Miguel Centeno Muñoz" w:date="2014-07-27T13:13:00Z">
              <w:r w:rsidRPr="00D40919">
                <w:rPr>
                  <w:rFonts w:cstheme="minorBidi"/>
                  <w:color w:val="auto"/>
                  <w:rPrChange w:id="3907" w:author="Miguel Centeno Muñoz" w:date="2014-07-27T13:13:00Z">
                    <w:rPr>
                      <w:rStyle w:val="Hipervnculo"/>
                      <w:rFonts w:ascii="Arial" w:hAnsi="Arial" w:cs="Arial"/>
                      <w:b/>
                      <w:bCs/>
                      <w:sz w:val="20"/>
                      <w:szCs w:val="20"/>
                    </w:rPr>
                  </w:rPrChange>
                </w:rPr>
                <w:t>UC-0009</w:t>
              </w:r>
            </w:ins>
            <w:ins w:id="3908" w:author="Miguel Centeno Muñoz" w:date="2014-07-27T13:12:00Z">
              <w:r>
                <w:rPr>
                  <w:rFonts w:ascii="Arial" w:hAnsi="Arial" w:cs="Arial"/>
                  <w:b/>
                  <w:bCs/>
                  <w:sz w:val="20"/>
                  <w:szCs w:val="20"/>
                </w:rPr>
                <w:t xml:space="preserve"> </w:t>
              </w:r>
            </w:ins>
          </w:p>
        </w:tc>
        <w:tc>
          <w:tcPr>
            <w:tcW w:w="900" w:type="pct"/>
            <w:tcPrChange w:id="390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0" w:author="Miguel Centeno Muñoz" w:date="2014-07-27T13:18:00Z"/>
                <w:rFonts w:ascii="Arial" w:hAnsi="Arial" w:cs="Arial"/>
                <w:sz w:val="20"/>
                <w:szCs w:val="20"/>
              </w:rPr>
            </w:pPr>
            <w:ins w:id="3911" w:author="Miguel Centeno Muñoz" w:date="2014-07-30T23:42:00Z">
              <w:r>
                <w:rPr>
                  <w:rFonts w:ascii="Arial" w:hAnsi="Arial" w:cs="Arial"/>
                  <w:sz w:val="20"/>
                  <w:szCs w:val="20"/>
                </w:rPr>
                <w:t>-</w:t>
              </w:r>
            </w:ins>
          </w:p>
        </w:tc>
        <w:tc>
          <w:tcPr>
            <w:tcW w:w="900" w:type="pct"/>
            <w:tcPrChange w:id="391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13" w:author="Miguel Centeno Muñoz" w:date="2014-07-27T13:18:00Z"/>
                <w:rFonts w:ascii="Arial" w:hAnsi="Arial" w:cs="Arial"/>
                <w:sz w:val="20"/>
                <w:szCs w:val="20"/>
              </w:rPr>
            </w:pPr>
            <w:ins w:id="3914" w:author="Miguel Centeno Muñoz" w:date="2014-07-27T13:18:00Z">
              <w:r>
                <w:rPr>
                  <w:rFonts w:ascii="Arial" w:hAnsi="Arial" w:cs="Arial"/>
                  <w:sz w:val="20"/>
                  <w:szCs w:val="20"/>
                </w:rPr>
                <w:t xml:space="preserve">- </w:t>
              </w:r>
            </w:ins>
          </w:p>
        </w:tc>
        <w:tc>
          <w:tcPr>
            <w:tcW w:w="900" w:type="pct"/>
            <w:tcPrChange w:id="391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6" w:author="Miguel Centeno Muñoz" w:date="2014-07-27T13:18:00Z"/>
                <w:rFonts w:ascii="Arial" w:hAnsi="Arial" w:cs="Arial"/>
                <w:sz w:val="20"/>
                <w:szCs w:val="20"/>
              </w:rPr>
            </w:pPr>
            <w:ins w:id="3917" w:author="Miguel Centeno Muñoz" w:date="2014-07-30T23:43:00Z">
              <w:r>
                <w:rPr>
                  <w:rFonts w:ascii="Arial" w:hAnsi="Arial" w:cs="Arial"/>
                  <w:noProof/>
                  <w:color w:val="auto"/>
                  <w:sz w:val="20"/>
                  <w:szCs w:val="20"/>
                  <w:lang w:eastAsia="es-ES"/>
                  <w:rPrChange w:id="3918"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19" w:author="Miguel Centeno Muñoz" w:date="2014-07-27T13:18:00Z">
              <w:r w:rsidR="00AE0352">
                <w:rPr>
                  <w:rFonts w:ascii="Arial" w:hAnsi="Arial" w:cs="Arial"/>
                  <w:sz w:val="20"/>
                  <w:szCs w:val="20"/>
                </w:rPr>
                <w:t xml:space="preserve"> </w:t>
              </w:r>
            </w:ins>
          </w:p>
        </w:tc>
        <w:tc>
          <w:tcPr>
            <w:tcW w:w="900" w:type="pct"/>
            <w:tcPrChange w:id="392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21" w:author="Miguel Centeno Muñoz" w:date="2014-07-27T13:18:00Z"/>
                <w:rFonts w:ascii="Arial" w:hAnsi="Arial" w:cs="Arial"/>
                <w:sz w:val="20"/>
                <w:szCs w:val="20"/>
              </w:rPr>
            </w:pPr>
            <w:ins w:id="3922" w:author="Miguel Centeno Muñoz" w:date="2014-07-27T13:18:00Z">
              <w:r>
                <w:rPr>
                  <w:rFonts w:ascii="Arial" w:hAnsi="Arial" w:cs="Arial"/>
                  <w:sz w:val="20"/>
                  <w:szCs w:val="20"/>
                </w:rPr>
                <w:t xml:space="preserve">- </w:t>
              </w:r>
            </w:ins>
          </w:p>
        </w:tc>
        <w:tc>
          <w:tcPr>
            <w:tcW w:w="900" w:type="pct"/>
            <w:tcPrChange w:id="392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24" w:author="Miguel Centeno Muñoz" w:date="2014-07-27T13:18:00Z"/>
                <w:rFonts w:ascii="Arial" w:hAnsi="Arial" w:cs="Arial"/>
                <w:sz w:val="20"/>
                <w:szCs w:val="20"/>
              </w:rPr>
            </w:pPr>
            <w:ins w:id="3925" w:author="Miguel Centeno Muñoz" w:date="2014-07-30T23:43:00Z">
              <w:r>
                <w:rPr>
                  <w:rFonts w:ascii="Arial" w:hAnsi="Arial" w:cs="Arial"/>
                  <w:sz w:val="20"/>
                  <w:szCs w:val="20"/>
                </w:rPr>
                <w:t>-</w:t>
              </w:r>
            </w:ins>
          </w:p>
        </w:tc>
      </w:tr>
      <w:tr w:rsidR="00AE0352" w:rsidTr="004B7C4A">
        <w:trPr>
          <w:ins w:id="392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27" w:author="Miguel Centeno Muñoz" w:date="2014-07-30T23:42:00Z">
              <w:tcPr>
                <w:tcW w:w="500" w:type="pct"/>
                <w:hideMark/>
              </w:tcPr>
            </w:tcPrChange>
          </w:tcPr>
          <w:p w:rsidR="00AE0352" w:rsidRDefault="00AE0352">
            <w:pPr>
              <w:rPr>
                <w:ins w:id="3928" w:author="Miguel Centeno Muñoz" w:date="2014-07-27T13:12:00Z"/>
                <w:rFonts w:ascii="Arial" w:hAnsi="Arial" w:cs="Arial"/>
                <w:b/>
                <w:bCs/>
                <w:sz w:val="20"/>
                <w:szCs w:val="20"/>
              </w:rPr>
            </w:pPr>
            <w:ins w:id="3929" w:author="Miguel Centeno Muñoz" w:date="2014-07-27T13:13:00Z">
              <w:r w:rsidRPr="00D40919">
                <w:rPr>
                  <w:rFonts w:cstheme="minorBidi"/>
                  <w:color w:val="auto"/>
                  <w:rPrChange w:id="3930" w:author="Miguel Centeno Muñoz" w:date="2014-07-27T13:13:00Z">
                    <w:rPr>
                      <w:rStyle w:val="Hipervnculo"/>
                      <w:rFonts w:ascii="Arial" w:hAnsi="Arial" w:cs="Arial"/>
                      <w:b/>
                      <w:bCs/>
                      <w:sz w:val="20"/>
                      <w:szCs w:val="20"/>
                    </w:rPr>
                  </w:rPrChange>
                </w:rPr>
                <w:t>UC-0010</w:t>
              </w:r>
            </w:ins>
            <w:ins w:id="3931" w:author="Miguel Centeno Muñoz" w:date="2014-07-27T13:12:00Z">
              <w:r>
                <w:rPr>
                  <w:rFonts w:ascii="Arial" w:hAnsi="Arial" w:cs="Arial"/>
                  <w:b/>
                  <w:bCs/>
                  <w:sz w:val="20"/>
                  <w:szCs w:val="20"/>
                </w:rPr>
                <w:t xml:space="preserve"> </w:t>
              </w:r>
            </w:ins>
          </w:p>
        </w:tc>
        <w:tc>
          <w:tcPr>
            <w:tcW w:w="900" w:type="pct"/>
            <w:tcPrChange w:id="393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33" w:author="Miguel Centeno Muñoz" w:date="2014-07-27T13:18:00Z"/>
                <w:rFonts w:ascii="Arial" w:hAnsi="Arial" w:cs="Arial"/>
                <w:sz w:val="20"/>
                <w:szCs w:val="20"/>
              </w:rPr>
            </w:pPr>
            <w:ins w:id="3934" w:author="Miguel Centeno Muñoz" w:date="2014-07-30T23:42:00Z">
              <w:r>
                <w:rPr>
                  <w:rFonts w:ascii="Arial" w:hAnsi="Arial" w:cs="Arial"/>
                  <w:sz w:val="20"/>
                  <w:szCs w:val="20"/>
                </w:rPr>
                <w:t>-</w:t>
              </w:r>
            </w:ins>
          </w:p>
        </w:tc>
        <w:tc>
          <w:tcPr>
            <w:tcW w:w="900" w:type="pct"/>
            <w:tcPrChange w:id="393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6" w:author="Miguel Centeno Muñoz" w:date="2014-07-27T13:18:00Z"/>
                <w:rFonts w:ascii="Arial" w:hAnsi="Arial" w:cs="Arial"/>
                <w:sz w:val="20"/>
                <w:szCs w:val="20"/>
              </w:rPr>
            </w:pPr>
            <w:ins w:id="3937" w:author="Miguel Centeno Muñoz" w:date="2014-07-27T13:18:00Z">
              <w:r>
                <w:rPr>
                  <w:rFonts w:ascii="Arial" w:hAnsi="Arial" w:cs="Arial"/>
                  <w:sz w:val="20"/>
                  <w:szCs w:val="20"/>
                </w:rPr>
                <w:t xml:space="preserve">- </w:t>
              </w:r>
            </w:ins>
          </w:p>
        </w:tc>
        <w:tc>
          <w:tcPr>
            <w:tcW w:w="900" w:type="pct"/>
            <w:tcPrChange w:id="393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39" w:author="Miguel Centeno Muñoz" w:date="2014-07-27T13:18:00Z"/>
                <w:rFonts w:ascii="Arial" w:hAnsi="Arial" w:cs="Arial"/>
                <w:sz w:val="20"/>
                <w:szCs w:val="20"/>
              </w:rPr>
            </w:pPr>
            <w:ins w:id="3940" w:author="Miguel Centeno Muñoz" w:date="2014-07-30T23:43:00Z">
              <w:r>
                <w:rPr>
                  <w:rFonts w:ascii="Arial" w:hAnsi="Arial" w:cs="Arial"/>
                  <w:sz w:val="20"/>
                  <w:szCs w:val="20"/>
                </w:rPr>
                <w:t>-</w:t>
              </w:r>
            </w:ins>
          </w:p>
        </w:tc>
        <w:tc>
          <w:tcPr>
            <w:tcW w:w="900" w:type="pct"/>
            <w:tcPrChange w:id="3941"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42" w:author="Miguel Centeno Muñoz" w:date="2014-07-27T13:18:00Z"/>
                <w:rFonts w:ascii="Arial" w:hAnsi="Arial" w:cs="Arial"/>
                <w:sz w:val="20"/>
                <w:szCs w:val="20"/>
              </w:rPr>
            </w:pPr>
            <w:ins w:id="3943" w:author="Miguel Centeno Muñoz" w:date="2014-07-30T23:43:00Z">
              <w:r>
                <w:rPr>
                  <w:rFonts w:ascii="Arial" w:hAnsi="Arial" w:cs="Arial"/>
                  <w:noProof/>
                  <w:color w:val="auto"/>
                  <w:sz w:val="20"/>
                  <w:szCs w:val="20"/>
                  <w:lang w:eastAsia="es-ES"/>
                  <w:rPrChange w:id="3944"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94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46" w:author="Miguel Centeno Muñoz" w:date="2014-07-27T13:18:00Z"/>
                <w:rFonts w:ascii="Arial" w:hAnsi="Arial" w:cs="Arial"/>
                <w:sz w:val="20"/>
                <w:szCs w:val="20"/>
              </w:rPr>
            </w:pPr>
            <w:ins w:id="394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48"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949"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950" w:author="Miguel Centeno Muñoz" w:date="2014-07-30T23:41:00Z"/>
              </w:rPr>
            </w:pPr>
            <w:ins w:id="3951" w:author="Miguel Centeno Muñoz" w:date="2014-07-30T23:41:00Z">
              <w:r>
                <w:t>UC-0011</w:t>
              </w:r>
            </w:ins>
          </w:p>
        </w:tc>
        <w:tc>
          <w:tcPr>
            <w:tcW w:w="900" w:type="pct"/>
            <w:tcPrChange w:id="395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3" w:author="Miguel Centeno Muñoz" w:date="2014-07-30T23:41:00Z"/>
                <w:rFonts w:ascii="Arial" w:hAnsi="Arial" w:cs="Arial"/>
                <w:noProof/>
                <w:sz w:val="20"/>
                <w:szCs w:val="20"/>
                <w:lang w:eastAsia="es-ES"/>
              </w:rPr>
            </w:pPr>
            <w:ins w:id="3954" w:author="Miguel Centeno Muñoz" w:date="2014-07-30T23:42:00Z">
              <w:r>
                <w:rPr>
                  <w:rFonts w:ascii="Arial" w:hAnsi="Arial" w:cs="Arial"/>
                  <w:noProof/>
                  <w:sz w:val="20"/>
                  <w:szCs w:val="20"/>
                  <w:lang w:eastAsia="es-ES"/>
                </w:rPr>
                <w:t>-</w:t>
              </w:r>
            </w:ins>
          </w:p>
        </w:tc>
        <w:tc>
          <w:tcPr>
            <w:tcW w:w="900" w:type="pct"/>
            <w:tcPrChange w:id="395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6" w:author="Miguel Centeno Muñoz" w:date="2014-07-30T23:41:00Z"/>
                <w:rFonts w:ascii="Arial" w:hAnsi="Arial" w:cs="Arial"/>
                <w:sz w:val="20"/>
                <w:szCs w:val="20"/>
              </w:rPr>
            </w:pPr>
            <w:ins w:id="3957" w:author="Miguel Centeno Muñoz" w:date="2014-07-30T23:42:00Z">
              <w:r>
                <w:rPr>
                  <w:rFonts w:ascii="Arial" w:hAnsi="Arial" w:cs="Arial"/>
                  <w:sz w:val="20"/>
                  <w:szCs w:val="20"/>
                </w:rPr>
                <w:t>-</w:t>
              </w:r>
            </w:ins>
          </w:p>
        </w:tc>
        <w:tc>
          <w:tcPr>
            <w:tcW w:w="900" w:type="pct"/>
            <w:tcPrChange w:id="395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9" w:author="Miguel Centeno Muñoz" w:date="2014-07-30T23:41:00Z"/>
                <w:rFonts w:ascii="Arial" w:hAnsi="Arial" w:cs="Arial"/>
                <w:noProof/>
                <w:sz w:val="20"/>
                <w:szCs w:val="20"/>
                <w:lang w:eastAsia="es-ES"/>
              </w:rPr>
            </w:pPr>
            <w:ins w:id="3960" w:author="Miguel Centeno Muñoz" w:date="2014-07-30T23:42:00Z">
              <w:r>
                <w:rPr>
                  <w:rFonts w:ascii="Arial" w:hAnsi="Arial" w:cs="Arial"/>
                  <w:noProof/>
                  <w:sz w:val="20"/>
                  <w:szCs w:val="20"/>
                  <w:lang w:eastAsia="es-ES"/>
                </w:rPr>
                <w:t>-</w:t>
              </w:r>
            </w:ins>
          </w:p>
        </w:tc>
        <w:tc>
          <w:tcPr>
            <w:tcW w:w="900" w:type="pct"/>
            <w:tcPrChange w:id="396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62" w:author="Miguel Centeno Muñoz" w:date="2014-07-30T23:41:00Z"/>
                <w:rFonts w:ascii="Arial" w:hAnsi="Arial" w:cs="Arial"/>
                <w:sz w:val="20"/>
                <w:szCs w:val="20"/>
              </w:rPr>
            </w:pPr>
            <w:ins w:id="3963" w:author="Miguel Centeno Muñoz" w:date="2014-07-30T23:42:00Z">
              <w:r>
                <w:rPr>
                  <w:rFonts w:ascii="Arial" w:hAnsi="Arial" w:cs="Arial"/>
                  <w:sz w:val="20"/>
                  <w:szCs w:val="20"/>
                </w:rPr>
                <w:t>-</w:t>
              </w:r>
            </w:ins>
          </w:p>
        </w:tc>
        <w:tc>
          <w:tcPr>
            <w:tcW w:w="900" w:type="pct"/>
            <w:tcPrChange w:id="396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65" w:author="Miguel Centeno Muñoz" w:date="2014-07-30T23:41:00Z"/>
                <w:rFonts w:ascii="Arial" w:hAnsi="Arial" w:cs="Arial"/>
                <w:sz w:val="20"/>
                <w:szCs w:val="20"/>
              </w:rPr>
            </w:pPr>
            <w:ins w:id="3966" w:author="Miguel Centeno Muñoz" w:date="2014-07-30T23:42:00Z">
              <w:r>
                <w:rPr>
                  <w:rFonts w:ascii="Arial" w:hAnsi="Arial" w:cs="Arial"/>
                  <w:noProof/>
                  <w:color w:val="auto"/>
                  <w:sz w:val="20"/>
                  <w:szCs w:val="20"/>
                  <w:lang w:eastAsia="es-ES"/>
                  <w:rPrChange w:id="3967"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968" w:author="Miguel Centeno Muñoz" w:date="2014-07-27T13:22:00Z"/>
        </w:rPr>
        <w:pPrChange w:id="3969" w:author="Miguel Centeno Muñoz" w:date="2014-07-27T13:12:00Z">
          <w:pPr>
            <w:pStyle w:val="Ttulo3"/>
          </w:pPr>
        </w:pPrChange>
      </w:pPr>
    </w:p>
    <w:p w:rsidR="00D40919" w:rsidRDefault="00D40919">
      <w:pPr>
        <w:rPr>
          <w:ins w:id="3970" w:author="Miguel Centeno Muñoz" w:date="2014-07-27T13:22:00Z"/>
        </w:rPr>
        <w:pPrChange w:id="3971" w:author="Miguel Centeno Muñoz" w:date="2014-07-27T13:12:00Z">
          <w:pPr>
            <w:pStyle w:val="Ttulo3"/>
          </w:pPr>
        </w:pPrChange>
      </w:pPr>
    </w:p>
    <w:p w:rsidR="00D40919" w:rsidRDefault="00D40919">
      <w:pPr>
        <w:rPr>
          <w:ins w:id="3972" w:author="Miguel Centeno Muñoz" w:date="2014-07-27T13:22:00Z"/>
        </w:rPr>
        <w:pPrChange w:id="3973" w:author="Miguel Centeno Muñoz" w:date="2014-07-27T13:12:00Z">
          <w:pPr>
            <w:pStyle w:val="Ttulo3"/>
          </w:pPr>
        </w:pPrChange>
      </w:pPr>
    </w:p>
    <w:p w:rsidR="00D40919" w:rsidRDefault="00D40919">
      <w:pPr>
        <w:rPr>
          <w:ins w:id="3974" w:author="Miguel Centeno Muñoz" w:date="2014-07-27T13:22:00Z"/>
        </w:rPr>
        <w:pPrChange w:id="3975" w:author="Miguel Centeno Muñoz" w:date="2014-07-27T13:12:00Z">
          <w:pPr>
            <w:pStyle w:val="Ttulo3"/>
          </w:pPr>
        </w:pPrChange>
      </w:pPr>
    </w:p>
    <w:p w:rsidR="00D40919" w:rsidRDefault="00D40919">
      <w:pPr>
        <w:rPr>
          <w:ins w:id="3976" w:author="Miguel Centeno Muñoz" w:date="2014-07-27T16:53:00Z"/>
        </w:rPr>
        <w:pPrChange w:id="3977" w:author="Miguel Centeno Muñoz" w:date="2014-07-27T13:12:00Z">
          <w:pPr>
            <w:pStyle w:val="Ttulo3"/>
          </w:pPr>
        </w:pPrChange>
      </w:pPr>
    </w:p>
    <w:p w:rsidR="00F87E9D" w:rsidRDefault="00F87E9D">
      <w:pPr>
        <w:rPr>
          <w:ins w:id="3978" w:author="Miguel Centeno Muñoz" w:date="2014-07-27T16:53:00Z"/>
        </w:rPr>
        <w:pPrChange w:id="3979" w:author="Miguel Centeno Muñoz" w:date="2014-07-27T13:12:00Z">
          <w:pPr>
            <w:pStyle w:val="Ttulo3"/>
          </w:pPr>
        </w:pPrChange>
      </w:pPr>
    </w:p>
    <w:p w:rsidR="00F87E9D" w:rsidRDefault="00F87E9D">
      <w:pPr>
        <w:rPr>
          <w:ins w:id="3980" w:author="Miguel Centeno Muñoz" w:date="2014-07-27T16:53:00Z"/>
        </w:rPr>
        <w:pPrChange w:id="3981" w:author="Miguel Centeno Muñoz" w:date="2014-07-27T13:12:00Z">
          <w:pPr>
            <w:pStyle w:val="Ttulo3"/>
          </w:pPr>
        </w:pPrChange>
      </w:pPr>
    </w:p>
    <w:p w:rsidR="00F87E9D" w:rsidRDefault="00F87E9D">
      <w:pPr>
        <w:rPr>
          <w:ins w:id="3982" w:author="Miguel Centeno Muñoz" w:date="2014-07-27T16:53:00Z"/>
        </w:rPr>
        <w:pPrChange w:id="3983" w:author="Miguel Centeno Muñoz" w:date="2014-07-27T13:12:00Z">
          <w:pPr>
            <w:pStyle w:val="Ttulo3"/>
          </w:pPr>
        </w:pPrChange>
      </w:pPr>
    </w:p>
    <w:p w:rsidR="00F87E9D" w:rsidRDefault="00F87E9D">
      <w:pPr>
        <w:rPr>
          <w:ins w:id="3984" w:author="Miguel Centeno Muñoz" w:date="2014-07-27T16:53:00Z"/>
        </w:rPr>
        <w:pPrChange w:id="3985" w:author="Miguel Centeno Muñoz" w:date="2014-07-27T13:12:00Z">
          <w:pPr>
            <w:pStyle w:val="Ttulo3"/>
          </w:pPr>
        </w:pPrChange>
      </w:pPr>
    </w:p>
    <w:p w:rsidR="00F87E9D" w:rsidRDefault="00F87E9D">
      <w:pPr>
        <w:pStyle w:val="Ttulo2"/>
        <w:rPr>
          <w:ins w:id="3986" w:author="Miguel Centeno Muñoz" w:date="2014-07-27T16:54:00Z"/>
        </w:rPr>
        <w:pPrChange w:id="3987" w:author="Miguel Centeno Muñoz" w:date="2014-07-27T16:54:00Z">
          <w:pPr>
            <w:pStyle w:val="Ttulo3"/>
          </w:pPr>
        </w:pPrChange>
      </w:pPr>
      <w:bookmarkStart w:id="3988" w:name="_Toc394538346"/>
      <w:ins w:id="3989" w:author="Miguel Centeno Muñoz" w:date="2014-07-27T16:54:00Z">
        <w:r>
          <w:t>7.- Análisis de requisitos</w:t>
        </w:r>
        <w:bookmarkEnd w:id="3988"/>
      </w:ins>
    </w:p>
    <w:p w:rsidR="00F87E9D" w:rsidRDefault="00F87E9D" w:rsidP="00F87E9D">
      <w:pPr>
        <w:rPr>
          <w:ins w:id="3990" w:author="Miguel Centeno Muñoz" w:date="2014-07-27T16:54:00Z"/>
        </w:rPr>
      </w:pPr>
      <w:ins w:id="3991"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992" w:author="Miguel Centeno Muñoz" w:date="2014-07-27T16:53:00Z"/>
        </w:rPr>
      </w:pPr>
      <w:bookmarkStart w:id="3993" w:name="_Toc394538347"/>
      <w:ins w:id="3994" w:author="Miguel Centeno Muñoz" w:date="2014-07-27T16:54:00Z">
        <w:r>
          <w:t>7.1.- Modelo estático del sistema</w:t>
        </w:r>
      </w:ins>
      <w:bookmarkEnd w:id="3993"/>
    </w:p>
    <w:p w:rsidR="005900F0" w:rsidRDefault="00503DEB">
      <w:pPr>
        <w:rPr>
          <w:ins w:id="3995" w:author="Miguel Centeno Muñoz" w:date="2014-07-31T00:17:00Z"/>
        </w:rPr>
        <w:pPrChange w:id="3996" w:author="Miguel Centeno Muñoz" w:date="2014-07-27T13:12:00Z">
          <w:pPr>
            <w:pStyle w:val="Ttulo3"/>
          </w:pPr>
        </w:pPrChange>
      </w:pPr>
      <w:ins w:id="3997" w:author="Miguel Centeno Muñoz" w:date="2014-07-27T22:06:00Z">
        <w:r w:rsidRPr="003071F3">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1174115</wp:posOffset>
              </wp:positionH>
              <wp:positionV relativeFrom="paragraph">
                <wp:posOffset>1108075</wp:posOffset>
              </wp:positionV>
              <wp:extent cx="2917190" cy="1314450"/>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314450"/>
                      </a:xfrm>
                      <a:prstGeom prst="rect">
                        <a:avLst/>
                      </a:prstGeom>
                    </pic:spPr>
                  </pic:pic>
                </a:graphicData>
              </a:graphic>
              <wp14:sizeRelH relativeFrom="page">
                <wp14:pctWidth>0</wp14:pctWidth>
              </wp14:sizeRelH>
              <wp14:sizeRelV relativeFrom="page">
                <wp14:pctHeight>0</wp14:pctHeight>
              </wp14:sizeRelV>
            </wp:anchor>
          </w:drawing>
        </w:r>
      </w:ins>
      <w:ins w:id="3998" w:author="Miguel Centeno Muñoz" w:date="2014-07-27T17:21:00Z">
        <w:r w:rsidR="00D17659">
          <w:t>En este apartado se define el modelo estático del sistema</w:t>
        </w:r>
      </w:ins>
      <w:ins w:id="3999" w:author="Miguel Centeno Muñoz" w:date="2014-07-27T17:29:00Z">
        <w:r w:rsidR="00D17659">
          <w:t xml:space="preserve">. </w:t>
        </w:r>
      </w:ins>
      <w:ins w:id="4000" w:author="Miguel Centeno Muñoz" w:date="2014-07-27T17:30:00Z">
        <w:r w:rsidR="00D17659">
          <w:t>La función del modelo estático del sistema es definir un conjunto de tipos abstractos de datos y asociaciones entre estos que satisfagan los requisitos de informaci</w:t>
        </w:r>
      </w:ins>
      <w:ins w:id="4001" w:author="Miguel Centeno Muñoz" w:date="2014-07-27T17:31:00Z">
        <w:r w:rsidR="00D17659">
          <w:t xml:space="preserve">ón que se detectaron en la fase de Elicitación. </w:t>
        </w:r>
      </w:ins>
      <w:ins w:id="4002" w:author="Miguel Centeno Muñoz" w:date="2014-07-27T17:29:00Z">
        <w:r w:rsidR="00D17659">
          <w:t>Se divide el conjunto de tipos de datos y asociaciones en dos subsistemas cuyos diagramas se muestran a continuaci</w:t>
        </w:r>
      </w:ins>
      <w:ins w:id="4003" w:author="Miguel Centeno Muñoz" w:date="2014-07-27T17:30:00Z">
        <w:r w:rsidR="00D17659">
          <w:t>ón.</w:t>
        </w:r>
      </w:ins>
    </w:p>
    <w:p w:rsidR="002B1AC0" w:rsidRDefault="002B1AC0">
      <w:pPr>
        <w:rPr>
          <w:ins w:id="4004" w:author="Miguel Centeno Muñoz" w:date="2014-07-27T17:36:00Z"/>
        </w:rPr>
        <w:pPrChange w:id="4005" w:author="Miguel Centeno Muñoz" w:date="2014-07-27T13:12:00Z">
          <w:pPr>
            <w:pStyle w:val="Ttulo3"/>
          </w:pPr>
        </w:pPrChange>
      </w:pPr>
    </w:p>
    <w:p w:rsidR="005900F0" w:rsidRDefault="005900F0">
      <w:pPr>
        <w:pStyle w:val="Prrafodelista"/>
        <w:numPr>
          <w:ilvl w:val="0"/>
          <w:numId w:val="49"/>
        </w:numPr>
        <w:rPr>
          <w:ins w:id="4006" w:author="Miguel Centeno Muñoz" w:date="2014-07-27T17:36:00Z"/>
        </w:rPr>
        <w:pPrChange w:id="4007" w:author="Miguel Centeno Muñoz" w:date="2014-07-27T17:36:00Z">
          <w:pPr>
            <w:pStyle w:val="Ttulo3"/>
          </w:pPr>
        </w:pPrChange>
      </w:pPr>
      <w:ins w:id="4008"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4009" w:author="Miguel Centeno Muñoz" w:date="2014-07-27T21:31:00Z"/>
        </w:rPr>
        <w:pPrChange w:id="4010" w:author="Miguel Centeno Muñoz" w:date="2014-07-27T17:36:00Z">
          <w:pPr>
            <w:pStyle w:val="Ttulo3"/>
          </w:pPr>
        </w:pPrChange>
      </w:pPr>
      <w:ins w:id="4011" w:author="Miguel Centeno Muñoz" w:date="2014-07-27T17:36:00Z">
        <w:r>
          <w:rPr>
            <w:b/>
          </w:rPr>
          <w:t>Subsistema de Gesti</w:t>
        </w:r>
      </w:ins>
      <w:ins w:id="4012" w:author="Miguel Centeno Muñoz" w:date="2014-07-27T17:37:00Z">
        <w:r>
          <w:rPr>
            <w:b/>
          </w:rPr>
          <w:t>ón de rutas:</w:t>
        </w:r>
        <w:r>
          <w:t xml:space="preserve"> tipos y asociaciones relacionados con la relación de rutas, categorías de estas, su gestión y caracter</w:t>
        </w:r>
      </w:ins>
      <w:ins w:id="4013" w:author="Miguel Centeno Muñoz" w:date="2014-07-27T18:06:00Z">
        <w:r w:rsidR="00F75F49">
          <w:t>ísticas.</w:t>
        </w:r>
      </w:ins>
    </w:p>
    <w:p w:rsidR="002B1AC0" w:rsidRDefault="002B1AC0">
      <w:pPr>
        <w:pStyle w:val="Ttulo4"/>
        <w:ind w:firstLine="708"/>
        <w:rPr>
          <w:ins w:id="4014" w:author="Miguel Centeno Muñoz" w:date="2014-07-31T00:15:00Z"/>
        </w:rPr>
        <w:pPrChange w:id="4015" w:author="Miguel Centeno Muñoz" w:date="2014-07-27T21:33:00Z">
          <w:pPr>
            <w:pStyle w:val="Ttulo3"/>
          </w:pPr>
        </w:pPrChange>
      </w:pPr>
    </w:p>
    <w:p w:rsidR="002B1AC0" w:rsidRDefault="002B1AC0">
      <w:pPr>
        <w:pStyle w:val="Ttulo4"/>
        <w:ind w:firstLine="708"/>
        <w:rPr>
          <w:ins w:id="4016" w:author="Miguel Centeno Muñoz" w:date="2014-07-31T00:15:00Z"/>
        </w:rPr>
        <w:pPrChange w:id="4017" w:author="Miguel Centeno Muñoz" w:date="2014-07-27T21:33:00Z">
          <w:pPr>
            <w:pStyle w:val="Ttulo3"/>
          </w:pPr>
        </w:pPrChange>
      </w:pPr>
    </w:p>
    <w:p w:rsidR="002B1AC0" w:rsidRDefault="002B1AC0">
      <w:pPr>
        <w:pStyle w:val="Ttulo4"/>
        <w:ind w:firstLine="708"/>
        <w:rPr>
          <w:ins w:id="4018" w:author="Miguel Centeno Muñoz" w:date="2014-07-31T00:15:00Z"/>
        </w:rPr>
        <w:pPrChange w:id="4019" w:author="Miguel Centeno Muñoz" w:date="2014-07-27T21:33:00Z">
          <w:pPr>
            <w:pStyle w:val="Ttulo3"/>
          </w:pPr>
        </w:pPrChange>
      </w:pPr>
    </w:p>
    <w:p w:rsidR="002B1AC0" w:rsidRDefault="002B1AC0">
      <w:pPr>
        <w:pStyle w:val="Ttulo4"/>
        <w:ind w:firstLine="708"/>
        <w:rPr>
          <w:ins w:id="4020" w:author="Miguel Centeno Muñoz" w:date="2014-07-31T00:15:00Z"/>
        </w:rPr>
        <w:pPrChange w:id="4021" w:author="Miguel Centeno Muñoz" w:date="2014-07-27T21:33:00Z">
          <w:pPr>
            <w:pStyle w:val="Ttulo3"/>
          </w:pPr>
        </w:pPrChange>
      </w:pPr>
    </w:p>
    <w:p w:rsidR="002B1AC0" w:rsidRDefault="002B1AC0">
      <w:pPr>
        <w:pStyle w:val="Ttulo4"/>
        <w:ind w:firstLine="708"/>
        <w:rPr>
          <w:ins w:id="4022" w:author="Miguel Centeno Muñoz" w:date="2014-07-31T00:15:00Z"/>
        </w:rPr>
        <w:pPrChange w:id="4023" w:author="Miguel Centeno Muñoz" w:date="2014-07-27T21:33:00Z">
          <w:pPr>
            <w:pStyle w:val="Ttulo3"/>
          </w:pPr>
        </w:pPrChange>
      </w:pPr>
    </w:p>
    <w:p w:rsidR="002B1AC0" w:rsidRDefault="002B1AC0">
      <w:pPr>
        <w:pStyle w:val="Ttulo4"/>
        <w:ind w:firstLine="708"/>
        <w:rPr>
          <w:ins w:id="4024" w:author="Miguel Centeno Muñoz" w:date="2014-07-31T00:15:00Z"/>
        </w:rPr>
        <w:pPrChange w:id="4025" w:author="Miguel Centeno Muñoz" w:date="2014-07-27T21:33:00Z">
          <w:pPr>
            <w:pStyle w:val="Ttulo3"/>
          </w:pPr>
        </w:pPrChange>
      </w:pPr>
    </w:p>
    <w:p w:rsidR="002B1AC0" w:rsidRDefault="002B1AC0">
      <w:pPr>
        <w:pStyle w:val="Ttulo4"/>
        <w:rPr>
          <w:ins w:id="4026" w:author="Miguel Centeno Muñoz" w:date="2014-07-31T00:15:00Z"/>
        </w:rPr>
        <w:pPrChange w:id="4027" w:author="Miguel Centeno Muñoz" w:date="2014-07-31T00:15:00Z">
          <w:pPr>
            <w:pStyle w:val="Ttulo3"/>
          </w:pPr>
        </w:pPrChange>
      </w:pPr>
    </w:p>
    <w:p w:rsidR="002B1AC0" w:rsidRDefault="002B1AC0">
      <w:pPr>
        <w:rPr>
          <w:ins w:id="4028" w:author="Miguel Centeno Muñoz" w:date="2014-07-31T00:15:00Z"/>
        </w:rPr>
        <w:pPrChange w:id="4029" w:author="Miguel Centeno Muñoz" w:date="2014-07-31T00:15:00Z">
          <w:pPr>
            <w:pStyle w:val="Ttulo3"/>
          </w:pPr>
        </w:pPrChange>
      </w:pPr>
    </w:p>
    <w:p w:rsidR="002B1AC0" w:rsidRDefault="002B1AC0">
      <w:pPr>
        <w:rPr>
          <w:ins w:id="4030" w:author="Miguel Centeno Muñoz" w:date="2014-07-31T00:15:00Z"/>
        </w:rPr>
        <w:pPrChange w:id="4031" w:author="Miguel Centeno Muñoz" w:date="2014-07-31T00:15:00Z">
          <w:pPr>
            <w:pStyle w:val="Ttulo3"/>
          </w:pPr>
        </w:pPrChange>
      </w:pPr>
    </w:p>
    <w:p w:rsidR="002B1AC0" w:rsidRPr="00AC15B6" w:rsidRDefault="002B1AC0">
      <w:pPr>
        <w:rPr>
          <w:ins w:id="4032" w:author="Miguel Centeno Muñoz" w:date="2014-07-31T00:15:00Z"/>
        </w:rPr>
        <w:pPrChange w:id="4033" w:author="Miguel Centeno Muñoz" w:date="2014-07-31T00:15:00Z">
          <w:pPr>
            <w:pStyle w:val="Ttulo3"/>
          </w:pPr>
        </w:pPrChange>
      </w:pPr>
    </w:p>
    <w:p w:rsidR="00F86589" w:rsidRDefault="00F86589">
      <w:pPr>
        <w:pStyle w:val="Ttulo4"/>
        <w:ind w:firstLine="708"/>
        <w:rPr>
          <w:ins w:id="4034" w:author="Miguel Centeno Muñoz" w:date="2014-07-27T21:31:00Z"/>
        </w:rPr>
        <w:pPrChange w:id="4035" w:author="Miguel Centeno Muñoz" w:date="2014-07-27T21:33:00Z">
          <w:pPr>
            <w:pStyle w:val="Ttulo3"/>
          </w:pPr>
        </w:pPrChange>
      </w:pPr>
      <w:bookmarkStart w:id="4036" w:name="_Toc394538348"/>
      <w:ins w:id="4037" w:author="Miguel Centeno Muñoz" w:date="2014-07-27T21:31:00Z">
        <w:r>
          <w:t>7.1.1.- Diagramas de tipos</w:t>
        </w:r>
        <w:bookmarkEnd w:id="4036"/>
      </w:ins>
    </w:p>
    <w:p w:rsidR="00F86589" w:rsidRDefault="00F86589">
      <w:pPr>
        <w:rPr>
          <w:ins w:id="4038" w:author="Miguel Centeno Muñoz" w:date="2014-07-27T21:32:00Z"/>
        </w:rPr>
        <w:pPrChange w:id="4039" w:author="Miguel Centeno Muñoz" w:date="2014-07-27T21:31:00Z">
          <w:pPr>
            <w:pStyle w:val="Ttulo3"/>
          </w:pPr>
        </w:pPrChange>
      </w:pPr>
      <w:ins w:id="4040" w:author="Miguel Centeno Muñoz" w:date="2014-07-27T21:31:00Z">
        <w:r>
          <w:t>Aqu</w:t>
        </w:r>
      </w:ins>
      <w:ins w:id="4041" w:author="Miguel Centeno Muñoz" w:date="2014-07-27T21:32:00Z">
        <w:r>
          <w:t>í se muestran cada uno de los diagramas de tipos separados por subsistemas.</w:t>
        </w:r>
      </w:ins>
    </w:p>
    <w:p w:rsidR="00F86589" w:rsidRPr="00D0398E" w:rsidRDefault="002B1AC0">
      <w:pPr>
        <w:pStyle w:val="Ttulo5"/>
        <w:ind w:left="708" w:firstLine="708"/>
        <w:rPr>
          <w:ins w:id="4042" w:author="Miguel Centeno Muñoz" w:date="2014-07-27T16:53:00Z"/>
        </w:rPr>
        <w:pPrChange w:id="4043" w:author="Miguel Centeno Muñoz" w:date="2014-07-27T21:33:00Z">
          <w:pPr>
            <w:pStyle w:val="Ttulo3"/>
          </w:pPr>
        </w:pPrChange>
      </w:pPr>
      <w:ins w:id="4044" w:author="Miguel Centeno Muñoz" w:date="2014-07-27T22:06:00Z">
        <w:r w:rsidRPr="003071F3">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985148</wp:posOffset>
              </wp:positionH>
              <wp:positionV relativeFrom="paragraph">
                <wp:posOffset>239919</wp:posOffset>
              </wp:positionV>
              <wp:extent cx="2934335" cy="3736408"/>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335" cy="3736408"/>
                      </a:xfrm>
                      <a:prstGeom prst="rect">
                        <a:avLst/>
                      </a:prstGeom>
                    </pic:spPr>
                  </pic:pic>
                </a:graphicData>
              </a:graphic>
              <wp14:sizeRelH relativeFrom="page">
                <wp14:pctWidth>0</wp14:pctWidth>
              </wp14:sizeRelH>
              <wp14:sizeRelV relativeFrom="page">
                <wp14:pctHeight>0</wp14:pctHeight>
              </wp14:sizeRelV>
            </wp:anchor>
          </w:drawing>
        </w:r>
      </w:ins>
      <w:ins w:id="4045" w:author="Miguel Centeno Muñoz" w:date="2014-07-27T21:32:00Z">
        <w:r w:rsidR="00F86589">
          <w:t>7.1.1.1.- Subsistema de Gestión de Usuarios</w:t>
        </w:r>
      </w:ins>
    </w:p>
    <w:p w:rsidR="00F86589" w:rsidRDefault="00F86589">
      <w:pPr>
        <w:rPr>
          <w:ins w:id="4046" w:author="Miguel Centeno Muñoz" w:date="2014-07-31T00:16:00Z"/>
        </w:rPr>
        <w:pPrChange w:id="4047" w:author="Miguel Centeno Muñoz" w:date="2014-07-27T13:12:00Z">
          <w:pPr>
            <w:pStyle w:val="Ttulo3"/>
          </w:pPr>
        </w:pPrChange>
      </w:pPr>
    </w:p>
    <w:p w:rsidR="002B1AC0" w:rsidRDefault="002B1AC0">
      <w:pPr>
        <w:rPr>
          <w:ins w:id="4048" w:author="Miguel Centeno Muñoz" w:date="2014-07-31T00:16:00Z"/>
        </w:rPr>
        <w:pPrChange w:id="4049" w:author="Miguel Centeno Muñoz" w:date="2014-07-27T13:12:00Z">
          <w:pPr>
            <w:pStyle w:val="Ttulo3"/>
          </w:pPr>
        </w:pPrChange>
      </w:pPr>
    </w:p>
    <w:p w:rsidR="002B1AC0" w:rsidRDefault="002B1AC0">
      <w:pPr>
        <w:rPr>
          <w:ins w:id="4050" w:author="Miguel Centeno Muñoz" w:date="2014-07-31T00:16:00Z"/>
        </w:rPr>
        <w:pPrChange w:id="4051" w:author="Miguel Centeno Muñoz" w:date="2014-07-27T13:12:00Z">
          <w:pPr>
            <w:pStyle w:val="Ttulo3"/>
          </w:pPr>
        </w:pPrChange>
      </w:pPr>
    </w:p>
    <w:p w:rsidR="002B1AC0" w:rsidRDefault="002B1AC0">
      <w:pPr>
        <w:rPr>
          <w:ins w:id="4052" w:author="Miguel Centeno Muñoz" w:date="2014-07-31T00:16:00Z"/>
        </w:rPr>
        <w:pPrChange w:id="4053" w:author="Miguel Centeno Muñoz" w:date="2014-07-27T13:12:00Z">
          <w:pPr>
            <w:pStyle w:val="Ttulo3"/>
          </w:pPr>
        </w:pPrChange>
      </w:pPr>
    </w:p>
    <w:p w:rsidR="002B1AC0" w:rsidRDefault="002B1AC0">
      <w:pPr>
        <w:rPr>
          <w:ins w:id="4054" w:author="Miguel Centeno Muñoz" w:date="2014-07-31T00:16:00Z"/>
        </w:rPr>
        <w:pPrChange w:id="4055" w:author="Miguel Centeno Muñoz" w:date="2014-07-27T13:12:00Z">
          <w:pPr>
            <w:pStyle w:val="Ttulo3"/>
          </w:pPr>
        </w:pPrChange>
      </w:pPr>
    </w:p>
    <w:p w:rsidR="002B1AC0" w:rsidRDefault="002B1AC0">
      <w:pPr>
        <w:rPr>
          <w:ins w:id="4056" w:author="Miguel Centeno Muñoz" w:date="2014-07-31T00:18:00Z"/>
        </w:rPr>
        <w:pPrChange w:id="4057" w:author="Miguel Centeno Muñoz" w:date="2014-07-27T13:12:00Z">
          <w:pPr>
            <w:pStyle w:val="Ttulo3"/>
          </w:pPr>
        </w:pPrChange>
      </w:pPr>
    </w:p>
    <w:p w:rsidR="002B1AC0" w:rsidRDefault="002B1AC0">
      <w:pPr>
        <w:rPr>
          <w:ins w:id="4058" w:author="Miguel Centeno Muñoz" w:date="2014-07-31T00:18:00Z"/>
        </w:rPr>
        <w:pPrChange w:id="4059" w:author="Miguel Centeno Muñoz" w:date="2014-07-27T13:12:00Z">
          <w:pPr>
            <w:pStyle w:val="Ttulo3"/>
          </w:pPr>
        </w:pPrChange>
      </w:pPr>
    </w:p>
    <w:p w:rsidR="002B1AC0" w:rsidRDefault="002B1AC0">
      <w:pPr>
        <w:rPr>
          <w:ins w:id="4060" w:author="Miguel Centeno Muñoz" w:date="2014-07-31T00:18:00Z"/>
        </w:rPr>
        <w:pPrChange w:id="4061" w:author="Miguel Centeno Muñoz" w:date="2014-07-27T13:12:00Z">
          <w:pPr>
            <w:pStyle w:val="Ttulo3"/>
          </w:pPr>
        </w:pPrChange>
      </w:pPr>
    </w:p>
    <w:p w:rsidR="002B1AC0" w:rsidRDefault="002B1AC0">
      <w:pPr>
        <w:rPr>
          <w:ins w:id="4062" w:author="Miguel Centeno Muñoz" w:date="2014-07-31T00:18:00Z"/>
        </w:rPr>
        <w:pPrChange w:id="4063" w:author="Miguel Centeno Muñoz" w:date="2014-07-27T13:12:00Z">
          <w:pPr>
            <w:pStyle w:val="Ttulo3"/>
          </w:pPr>
        </w:pPrChange>
      </w:pPr>
    </w:p>
    <w:p w:rsidR="002B1AC0" w:rsidRDefault="002B1AC0">
      <w:pPr>
        <w:rPr>
          <w:ins w:id="4064" w:author="Miguel Centeno Muñoz" w:date="2014-07-31T00:18:00Z"/>
        </w:rPr>
        <w:pPrChange w:id="4065" w:author="Miguel Centeno Muñoz" w:date="2014-07-27T13:12:00Z">
          <w:pPr>
            <w:pStyle w:val="Ttulo3"/>
          </w:pPr>
        </w:pPrChange>
      </w:pPr>
    </w:p>
    <w:p w:rsidR="002B1AC0" w:rsidRDefault="002B1AC0">
      <w:pPr>
        <w:rPr>
          <w:ins w:id="4066" w:author="Miguel Centeno Muñoz" w:date="2014-07-31T00:16:00Z"/>
        </w:rPr>
        <w:pPrChange w:id="4067" w:author="Miguel Centeno Muñoz" w:date="2014-07-27T13:12:00Z">
          <w:pPr>
            <w:pStyle w:val="Ttulo3"/>
          </w:pPr>
        </w:pPrChange>
      </w:pPr>
    </w:p>
    <w:p w:rsidR="002B1AC0" w:rsidRDefault="002B1AC0">
      <w:pPr>
        <w:rPr>
          <w:ins w:id="4068" w:author="Miguel Centeno Muñoz" w:date="2014-07-27T21:32:00Z"/>
        </w:rPr>
        <w:pPrChange w:id="4069" w:author="Miguel Centeno Muñoz" w:date="2014-07-27T13:12:00Z">
          <w:pPr>
            <w:pStyle w:val="Ttulo3"/>
          </w:pPr>
        </w:pPrChange>
      </w:pPr>
    </w:p>
    <w:p w:rsidR="00F86589" w:rsidRDefault="002B1AC0">
      <w:pPr>
        <w:pStyle w:val="Ttulo5"/>
        <w:ind w:left="708" w:firstLine="708"/>
        <w:rPr>
          <w:ins w:id="4070" w:author="Miguel Centeno Muñoz" w:date="2014-07-27T21:33:00Z"/>
        </w:rPr>
        <w:pPrChange w:id="4071" w:author="Miguel Centeno Muñoz" w:date="2014-07-27T22:08:00Z">
          <w:pPr>
            <w:pStyle w:val="Ttulo3"/>
          </w:pPr>
        </w:pPrChange>
      </w:pPr>
      <w:ins w:id="4072" w:author="Miguel Centeno Muñoz" w:date="2014-07-27T22:06:00Z">
        <w:r w:rsidRPr="003071F3">
          <w:rPr>
            <w:noProof/>
            <w:lang w:eastAsia="es-ES"/>
          </w:rPr>
          <w:lastRenderedPageBreak/>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4073" w:author="Miguel Centeno Muñoz" w:date="2014-07-27T21:32:00Z">
        <w:r w:rsidR="00F86589">
          <w:t>7.1.1.2.- Subsistema de Gestión de Rutas</w:t>
        </w:r>
      </w:ins>
    </w:p>
    <w:p w:rsidR="00503DEB" w:rsidRDefault="00503DEB">
      <w:pPr>
        <w:pStyle w:val="Ttulo4"/>
        <w:ind w:firstLine="708"/>
        <w:rPr>
          <w:ins w:id="4074" w:author="Miguel Centeno Muñoz" w:date="2014-07-27T22:08:00Z"/>
        </w:rPr>
        <w:pPrChange w:id="4075" w:author="Miguel Centeno Muñoz" w:date="2014-07-27T21:33:00Z">
          <w:pPr>
            <w:pStyle w:val="Ttulo3"/>
          </w:pPr>
        </w:pPrChange>
      </w:pPr>
    </w:p>
    <w:p w:rsidR="002B1AC0" w:rsidRDefault="002B1AC0">
      <w:pPr>
        <w:pStyle w:val="Ttulo4"/>
        <w:ind w:firstLine="708"/>
        <w:rPr>
          <w:ins w:id="4076" w:author="Miguel Centeno Muñoz" w:date="2014-07-31T00:18:00Z"/>
        </w:rPr>
        <w:pPrChange w:id="4077" w:author="Miguel Centeno Muñoz" w:date="2014-07-27T21:33:00Z">
          <w:pPr>
            <w:pStyle w:val="Ttulo3"/>
          </w:pPr>
        </w:pPrChange>
      </w:pPr>
    </w:p>
    <w:p w:rsidR="002B1AC0" w:rsidRDefault="002B1AC0">
      <w:pPr>
        <w:rPr>
          <w:ins w:id="4078" w:author="Miguel Centeno Muñoz" w:date="2014-07-31T00:18:00Z"/>
        </w:rPr>
        <w:pPrChange w:id="4079" w:author="Miguel Centeno Muñoz" w:date="2014-07-31T00:18:00Z">
          <w:pPr>
            <w:pStyle w:val="Ttulo3"/>
          </w:pPr>
        </w:pPrChange>
      </w:pPr>
    </w:p>
    <w:p w:rsidR="002B1AC0" w:rsidRDefault="002B1AC0">
      <w:pPr>
        <w:rPr>
          <w:ins w:id="4080" w:author="Miguel Centeno Muñoz" w:date="2014-07-31T00:18:00Z"/>
        </w:rPr>
        <w:pPrChange w:id="4081" w:author="Miguel Centeno Muñoz" w:date="2014-07-31T00:18:00Z">
          <w:pPr>
            <w:pStyle w:val="Ttulo3"/>
          </w:pPr>
        </w:pPrChange>
      </w:pPr>
    </w:p>
    <w:p w:rsidR="002B1AC0" w:rsidRDefault="002B1AC0">
      <w:pPr>
        <w:rPr>
          <w:ins w:id="4082" w:author="Miguel Centeno Muñoz" w:date="2014-07-31T00:18:00Z"/>
        </w:rPr>
        <w:pPrChange w:id="4083" w:author="Miguel Centeno Muñoz" w:date="2014-07-31T00:18:00Z">
          <w:pPr>
            <w:pStyle w:val="Ttulo3"/>
          </w:pPr>
        </w:pPrChange>
      </w:pPr>
    </w:p>
    <w:p w:rsidR="002B1AC0" w:rsidRDefault="002B1AC0">
      <w:pPr>
        <w:rPr>
          <w:ins w:id="4084" w:author="Miguel Centeno Muñoz" w:date="2014-07-31T00:18:00Z"/>
        </w:rPr>
        <w:pPrChange w:id="4085" w:author="Miguel Centeno Muñoz" w:date="2014-07-31T00:18:00Z">
          <w:pPr>
            <w:pStyle w:val="Ttulo3"/>
          </w:pPr>
        </w:pPrChange>
      </w:pPr>
    </w:p>
    <w:p w:rsidR="002B1AC0" w:rsidRDefault="002B1AC0">
      <w:pPr>
        <w:rPr>
          <w:ins w:id="4086" w:author="Miguel Centeno Muñoz" w:date="2014-07-31T00:18:00Z"/>
        </w:rPr>
        <w:pPrChange w:id="4087" w:author="Miguel Centeno Muñoz" w:date="2014-07-31T00:18:00Z">
          <w:pPr>
            <w:pStyle w:val="Ttulo3"/>
          </w:pPr>
        </w:pPrChange>
      </w:pPr>
    </w:p>
    <w:p w:rsidR="002B1AC0" w:rsidRDefault="002B1AC0">
      <w:pPr>
        <w:rPr>
          <w:ins w:id="4088" w:author="Miguel Centeno Muñoz" w:date="2014-07-31T00:18:00Z"/>
        </w:rPr>
        <w:pPrChange w:id="4089" w:author="Miguel Centeno Muñoz" w:date="2014-07-31T00:18:00Z">
          <w:pPr>
            <w:pStyle w:val="Ttulo3"/>
          </w:pPr>
        </w:pPrChange>
      </w:pPr>
    </w:p>
    <w:p w:rsidR="002B1AC0" w:rsidRPr="00AC15B6" w:rsidRDefault="002B1AC0">
      <w:pPr>
        <w:rPr>
          <w:ins w:id="4090" w:author="Miguel Centeno Muñoz" w:date="2014-07-31T00:18:00Z"/>
        </w:rPr>
        <w:pPrChange w:id="4091" w:author="Miguel Centeno Muñoz" w:date="2014-07-31T00:18:00Z">
          <w:pPr>
            <w:pStyle w:val="Ttulo3"/>
          </w:pPr>
        </w:pPrChange>
      </w:pPr>
    </w:p>
    <w:p w:rsidR="002B1AC0" w:rsidRDefault="002B1AC0">
      <w:pPr>
        <w:rPr>
          <w:ins w:id="4092" w:author="Miguel Centeno Muñoz" w:date="2014-07-31T00:18:00Z"/>
        </w:rPr>
        <w:pPrChange w:id="4093" w:author="Miguel Centeno Muñoz" w:date="2014-07-31T00:18:00Z">
          <w:pPr>
            <w:pStyle w:val="Ttulo3"/>
          </w:pPr>
        </w:pPrChange>
      </w:pPr>
    </w:p>
    <w:p w:rsidR="002B1AC0" w:rsidRPr="00AC15B6" w:rsidRDefault="002B1AC0">
      <w:pPr>
        <w:rPr>
          <w:ins w:id="4094" w:author="Miguel Centeno Muñoz" w:date="2014-07-31T00:16:00Z"/>
        </w:rPr>
        <w:pPrChange w:id="4095" w:author="Miguel Centeno Muñoz" w:date="2014-07-31T00:18:00Z">
          <w:pPr>
            <w:pStyle w:val="Ttulo3"/>
          </w:pPr>
        </w:pPrChange>
      </w:pPr>
    </w:p>
    <w:p w:rsidR="00503DEB" w:rsidRDefault="002B1AC0">
      <w:pPr>
        <w:pStyle w:val="Ttulo4"/>
        <w:ind w:firstLine="708"/>
        <w:rPr>
          <w:ins w:id="4096" w:author="Miguel Centeno Muñoz" w:date="2014-07-27T22:31:00Z"/>
        </w:rPr>
        <w:pPrChange w:id="4097" w:author="Miguel Centeno Muñoz" w:date="2014-07-27T22:31:00Z">
          <w:pPr>
            <w:pStyle w:val="Ttulo3"/>
          </w:pPr>
        </w:pPrChange>
      </w:pPr>
      <w:bookmarkStart w:id="4098" w:name="_Toc394538349"/>
      <w:ins w:id="4099" w:author="Miguel Centeno Muñoz" w:date="2014-07-27T22:31:00Z">
        <w:r>
          <w:t>7.1.</w:t>
        </w:r>
      </w:ins>
      <w:ins w:id="4100" w:author="Miguel Centeno Muñoz" w:date="2014-07-31T00:16:00Z">
        <w:r>
          <w:t>2</w:t>
        </w:r>
      </w:ins>
      <w:ins w:id="4101" w:author="Miguel Centeno Muñoz" w:date="2014-07-27T22:31:00Z">
        <w:r w:rsidR="00865D3C">
          <w:t>.- Tipos</w:t>
        </w:r>
        <w:bookmarkEnd w:id="4098"/>
        <w:r w:rsidR="00865D3C">
          <w:t xml:space="preserve"> </w:t>
        </w:r>
      </w:ins>
    </w:p>
    <w:p w:rsidR="00865D3C" w:rsidRPr="00D0398E" w:rsidRDefault="002B1AC0">
      <w:pPr>
        <w:pStyle w:val="Ttulo5"/>
        <w:ind w:left="708" w:firstLine="708"/>
        <w:rPr>
          <w:ins w:id="4102" w:author="Miguel Centeno Muñoz" w:date="2014-07-27T22:06:00Z"/>
        </w:rPr>
        <w:pPrChange w:id="4103" w:author="Miguel Centeno Muñoz" w:date="2014-07-27T22:32:00Z">
          <w:pPr>
            <w:pStyle w:val="Ttulo3"/>
          </w:pPr>
        </w:pPrChange>
      </w:pPr>
      <w:ins w:id="4104" w:author="Miguel Centeno Muñoz" w:date="2014-07-27T22:32:00Z">
        <w:r>
          <w:t>7.1.</w:t>
        </w:r>
      </w:ins>
      <w:ins w:id="4105" w:author="Miguel Centeno Muñoz" w:date="2014-07-31T00:16:00Z">
        <w:r>
          <w:t>2</w:t>
        </w:r>
      </w:ins>
      <w:ins w:id="4106"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410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08">
          <w:tblGrid>
            <w:gridCol w:w="1951"/>
            <w:gridCol w:w="709"/>
            <w:gridCol w:w="1874"/>
            <w:gridCol w:w="4535"/>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4109" w:author="Miguel Centeno Muñoz" w:date="2014-07-27T22:11:00Z"/>
        </w:trPr>
        <w:tc>
          <w:tcPr>
            <w:cnfStyle w:val="001000000100" w:firstRow="0" w:lastRow="0" w:firstColumn="1" w:lastColumn="0" w:oddVBand="0" w:evenVBand="0" w:oddHBand="0" w:evenHBand="0" w:firstRowFirstColumn="1" w:firstRowLastColumn="0" w:lastRowFirstColumn="0" w:lastRowLastColumn="0"/>
            <w:tcW w:w="2660" w:type="dxa"/>
            <w:tcPrChange w:id="4110" w:author="Miguel Centeno Muñoz" w:date="2014-07-27T22:38:00Z">
              <w:tcPr>
                <w:tcW w:w="4534" w:type="dxa"/>
                <w:gridSpan w:val="3"/>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11" w:author="Miguel Centeno Muñoz" w:date="2014-07-27T22:11:00Z"/>
                <w:b/>
                <w:rPrChange w:id="4112" w:author="Miguel Centeno Muñoz" w:date="2014-07-27T22:29:00Z">
                  <w:rPr>
                    <w:ins w:id="4113" w:author="Miguel Centeno Muñoz" w:date="2014-07-27T22:11:00Z"/>
                    <w:rFonts w:eastAsiaTheme="minorHAnsi" w:cstheme="minorBidi"/>
                    <w:color w:val="auto"/>
                    <w:sz w:val="22"/>
                    <w:szCs w:val="22"/>
                  </w:rPr>
                </w:rPrChange>
              </w:rPr>
            </w:pPr>
            <w:ins w:id="4114" w:author="Miguel Centeno Muñoz" w:date="2014-07-27T22:28:00Z">
              <w:r w:rsidRPr="00865D3C">
                <w:rPr>
                  <w:b/>
                  <w:color w:val="auto"/>
                  <w:sz w:val="22"/>
                  <w:rPrChange w:id="4115" w:author="Miguel Centeno Muñoz" w:date="2014-07-27T22:29:00Z">
                    <w:rPr>
                      <w:b/>
                      <w:bCs/>
                      <w:color w:val="C0504D" w:themeColor="accent2"/>
                      <w:sz w:val="32"/>
                    </w:rPr>
                  </w:rPrChange>
                </w:rPr>
                <w:t>TYP-0001</w:t>
              </w:r>
            </w:ins>
          </w:p>
        </w:tc>
        <w:tc>
          <w:tcPr>
            <w:tcW w:w="6409" w:type="dxa"/>
            <w:tcPrChange w:id="4116"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17" w:author="Miguel Centeno Muñoz" w:date="2014-07-27T22:11:00Z"/>
                <w:b/>
                <w:rPrChange w:id="4118" w:author="Miguel Centeno Muñoz" w:date="2014-07-27T22:29:00Z">
                  <w:rPr>
                    <w:ins w:id="4119" w:author="Miguel Centeno Muñoz" w:date="2014-07-27T22:11:00Z"/>
                    <w:rFonts w:eastAsiaTheme="minorHAnsi" w:cstheme="minorBidi"/>
                    <w:color w:val="auto"/>
                    <w:sz w:val="22"/>
                    <w:szCs w:val="22"/>
                  </w:rPr>
                </w:rPrChange>
              </w:rPr>
            </w:pPr>
            <w:ins w:id="4120" w:author="Miguel Centeno Muñoz" w:date="2014-07-27T22:29:00Z">
              <w:r w:rsidRPr="00865D3C">
                <w:rPr>
                  <w:b/>
                  <w:color w:val="auto"/>
                  <w:sz w:val="22"/>
                  <w:rPrChange w:id="4121"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4122" w:author="Miguel Centeno Muñoz" w:date="2014-07-27T22:11:00Z"/>
        </w:trPr>
        <w:tc>
          <w:tcPr>
            <w:cnfStyle w:val="001000000000" w:firstRow="0" w:lastRow="0" w:firstColumn="1" w:lastColumn="0" w:oddVBand="0" w:evenVBand="0" w:oddHBand="0" w:evenHBand="0" w:firstRowFirstColumn="0" w:firstRowLastColumn="0" w:lastRowFirstColumn="0" w:lastRowLastColumn="0"/>
            <w:tcW w:w="2660" w:type="dxa"/>
            <w:tcPrChange w:id="4123" w:author="Miguel Centeno Muñoz" w:date="2014-07-27T22:38:00Z">
              <w:tcPr>
                <w:tcW w:w="4534" w:type="dxa"/>
                <w:gridSpan w:val="3"/>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24" w:author="Miguel Centeno Muñoz" w:date="2014-07-27T22:11:00Z"/>
                <w:b/>
                <w:rPrChange w:id="4125" w:author="Miguel Centeno Muñoz" w:date="2014-07-27T22:29:00Z">
                  <w:rPr>
                    <w:ins w:id="4126" w:author="Miguel Centeno Muñoz" w:date="2014-07-27T22:11:00Z"/>
                    <w:rFonts w:eastAsiaTheme="minorHAnsi" w:cstheme="minorBidi"/>
                    <w:color w:val="auto"/>
                  </w:rPr>
                </w:rPrChange>
              </w:rPr>
            </w:pPr>
            <w:ins w:id="4127" w:author="Miguel Centeno Muñoz" w:date="2014-07-27T22:29:00Z">
              <w:r w:rsidRPr="00865D3C">
                <w:rPr>
                  <w:b/>
                  <w:color w:val="auto"/>
                  <w:rPrChange w:id="4128" w:author="Miguel Centeno Muñoz" w:date="2014-07-27T22:29:00Z">
                    <w:rPr>
                      <w:b/>
                      <w:bCs/>
                      <w:color w:val="C0504D" w:themeColor="accent2"/>
                      <w:sz w:val="32"/>
                    </w:rPr>
                  </w:rPrChange>
                </w:rPr>
                <w:t>Versión</w:t>
              </w:r>
            </w:ins>
          </w:p>
        </w:tc>
        <w:tc>
          <w:tcPr>
            <w:tcW w:w="6409" w:type="dxa"/>
            <w:tcPrChange w:id="4129"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4130" w:author="Miguel Centeno Muñoz" w:date="2014-07-27T22:11:00Z"/>
              </w:rPr>
            </w:pPr>
            <w:ins w:id="4131" w:author="Miguel Centeno Muñoz" w:date="2014-07-27T22:29:00Z">
              <w:r>
                <w:t>1.0(27/07/2014)</w:t>
              </w:r>
            </w:ins>
          </w:p>
        </w:tc>
      </w:tr>
      <w:tr w:rsidR="00865D3C" w:rsidTr="00865D3C">
        <w:tblPrEx>
          <w:tblPrExChange w:id="413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33" w:author="Miguel Centeno Muñoz" w:date="2014-07-27T22:29:00Z"/>
        </w:trPr>
        <w:tc>
          <w:tcPr>
            <w:cnfStyle w:val="001000000000" w:firstRow="0" w:lastRow="0" w:firstColumn="1" w:lastColumn="0" w:oddVBand="0" w:evenVBand="0" w:oddHBand="0" w:evenHBand="0" w:firstRowFirstColumn="0" w:firstRowLastColumn="0" w:lastRowFirstColumn="0" w:lastRowLastColumn="0"/>
            <w:tcW w:w="2660" w:type="dxa"/>
            <w:tcPrChange w:id="4134" w:author="Miguel Centeno Muñoz" w:date="2014-07-27T22:38:00Z">
              <w:tcPr>
                <w:tcW w:w="1951" w:type="dxa"/>
              </w:tcPr>
            </w:tcPrChange>
          </w:tcPr>
          <w:p w:rsidR="00865D3C" w:rsidRPr="00865D3C" w:rsidRDefault="00865D3C" w:rsidP="00D40919">
            <w:pPr>
              <w:spacing w:after="200" w:line="276" w:lineRule="auto"/>
              <w:rPr>
                <w:ins w:id="4135" w:author="Miguel Centeno Muñoz" w:date="2014-07-27T22:29:00Z"/>
                <w:b/>
                <w:rPrChange w:id="4136" w:author="Miguel Centeno Muñoz" w:date="2014-07-27T22:29:00Z">
                  <w:rPr>
                    <w:ins w:id="4137" w:author="Miguel Centeno Muñoz" w:date="2014-07-27T22:29:00Z"/>
                    <w:rFonts w:eastAsiaTheme="minorHAnsi" w:cstheme="minorBidi"/>
                    <w:b/>
                    <w:color w:val="auto"/>
                  </w:rPr>
                </w:rPrChange>
              </w:rPr>
            </w:pPr>
            <w:ins w:id="4138" w:author="Miguel Centeno Muñoz" w:date="2014-07-27T22:29:00Z">
              <w:r>
                <w:rPr>
                  <w:b/>
                </w:rPr>
                <w:t>Autores</w:t>
              </w:r>
            </w:ins>
          </w:p>
        </w:tc>
        <w:tc>
          <w:tcPr>
            <w:tcW w:w="6409" w:type="dxa"/>
            <w:tcPrChange w:id="4139"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140" w:author="Miguel Centeno Muñoz" w:date="2014-07-27T22:29:00Z"/>
              </w:rPr>
            </w:pPr>
            <w:ins w:id="4141" w:author="Miguel Centeno Muñoz" w:date="2014-07-27T22:30:00Z">
              <w:r>
                <w:t>Miguel Centeno Muñoz</w:t>
              </w:r>
            </w:ins>
          </w:p>
        </w:tc>
      </w:tr>
      <w:tr w:rsidR="00865D3C" w:rsidTr="00865D3C">
        <w:tblPrEx>
          <w:tblPrExChange w:id="414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4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44" w:author="Miguel Centeno Muñoz" w:date="2014-07-27T22:38:00Z">
              <w:tcPr>
                <w:tcW w:w="1951" w:type="dxa"/>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4145" w:author="Miguel Centeno Muñoz" w:date="2014-07-27T22:30:00Z"/>
                <w:b/>
              </w:rPr>
            </w:pPr>
            <w:ins w:id="4146" w:author="Miguel Centeno Muñoz" w:date="2014-07-27T22:30:00Z">
              <w:r>
                <w:rPr>
                  <w:b/>
                </w:rPr>
                <w:t>Dependencias</w:t>
              </w:r>
            </w:ins>
          </w:p>
        </w:tc>
        <w:tc>
          <w:tcPr>
            <w:tcW w:w="6409" w:type="dxa"/>
            <w:tcPrChange w:id="414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148" w:author="Miguel Centeno Muñoz" w:date="2014-07-27T22:30:00Z"/>
              </w:rPr>
            </w:pPr>
            <w:ins w:id="4149" w:author="Miguel Centeno Muñoz" w:date="2014-07-27T22:30:00Z">
              <w:r>
                <w:t>[OBJ-0</w:t>
              </w:r>
            </w:ins>
            <w:ins w:id="4150" w:author="Miguel Centeno Muñoz" w:date="2014-07-27T23:03:00Z">
              <w:r w:rsidR="00490FAF">
                <w:t>0</w:t>
              </w:r>
            </w:ins>
            <w:ins w:id="4151" w:author="Miguel Centeno Muñoz" w:date="2014-07-27T22:30:00Z">
              <w:r>
                <w:t>01] Gestión de Usuarios</w:t>
              </w:r>
            </w:ins>
          </w:p>
        </w:tc>
      </w:tr>
      <w:tr w:rsidR="00865D3C" w:rsidTr="00865D3C">
        <w:tblPrEx>
          <w:tblPrExChange w:id="415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5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54" w:author="Miguel Centeno Muñoz" w:date="2014-07-27T22:38:00Z">
              <w:tcPr>
                <w:tcW w:w="1951" w:type="dxa"/>
              </w:tcPr>
            </w:tcPrChange>
          </w:tcPr>
          <w:p w:rsidR="00865D3C" w:rsidRDefault="00865D3C" w:rsidP="00D40919">
            <w:pPr>
              <w:rPr>
                <w:ins w:id="4155" w:author="Miguel Centeno Muñoz" w:date="2014-07-27T22:30:00Z"/>
                <w:b/>
              </w:rPr>
            </w:pPr>
            <w:ins w:id="4156" w:author="Miguel Centeno Muñoz" w:date="2014-07-27T22:30:00Z">
              <w:r>
                <w:rPr>
                  <w:b/>
                </w:rPr>
                <w:t>Descripción</w:t>
              </w:r>
            </w:ins>
          </w:p>
        </w:tc>
        <w:tc>
          <w:tcPr>
            <w:tcW w:w="6409" w:type="dxa"/>
            <w:tcPrChange w:id="4157"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158" w:author="Miguel Centeno Muñoz" w:date="2014-07-27T22:30:00Z"/>
                <w:i/>
                <w:rPrChange w:id="4159" w:author="Miguel Centeno Muñoz" w:date="2014-07-27T22:30:00Z">
                  <w:rPr>
                    <w:ins w:id="4160" w:author="Miguel Centeno Muñoz" w:date="2014-07-27T22:30:00Z"/>
                    <w:rFonts w:eastAsiaTheme="minorHAnsi" w:cstheme="minorBidi"/>
                    <w:color w:val="auto"/>
                  </w:rPr>
                </w:rPrChange>
              </w:rPr>
            </w:pPr>
            <w:ins w:id="4161"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4162"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4163" w:author="Miguel Centeno Muñoz" w:date="2014-07-27T22:59:00Z"/>
                <w:b/>
              </w:rPr>
            </w:pPr>
            <w:ins w:id="4164"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165" w:author="Miguel Centeno Muñoz" w:date="2014-07-27T22:59:00Z"/>
                <w:b/>
                <w:rPrChange w:id="4166" w:author="Miguel Centeno Muñoz" w:date="2014-07-27T23:00:00Z">
                  <w:rPr>
                    <w:ins w:id="4167" w:author="Miguel Centeno Muñoz" w:date="2014-07-27T22:59:00Z"/>
                    <w:rFonts w:eastAsiaTheme="minorHAnsi" w:cstheme="minorBidi"/>
                    <w:color w:val="auto"/>
                  </w:rPr>
                </w:rPrChange>
              </w:rPr>
            </w:pPr>
            <w:ins w:id="4168" w:author="Miguel Centeno Muñoz" w:date="2014-07-27T22:59:00Z">
              <w:r w:rsidRPr="00490FAF">
                <w:rPr>
                  <w:b/>
                  <w:color w:val="auto"/>
                  <w:rPrChange w:id="4169" w:author="Miguel Centeno Muñoz" w:date="2014-07-27T23:00:00Z">
                    <w:rPr>
                      <w:b/>
                      <w:bCs/>
                      <w:color w:val="C0504D" w:themeColor="accent2"/>
                      <w:sz w:val="32"/>
                    </w:rPr>
                  </w:rPrChange>
                </w:rPr>
                <w:t>Nombre                    Tipo                                    Multiplicidad</w:t>
              </w:r>
            </w:ins>
          </w:p>
        </w:tc>
      </w:tr>
      <w:tr w:rsidR="002B1AC0" w:rsidTr="00865D3C">
        <w:trPr>
          <w:ins w:id="4170"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4171"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4172" w:author="Miguel Centeno Muñoz" w:date="2014-07-27T22:59:00Z"/>
              </w:rPr>
            </w:pPr>
            <w:ins w:id="4173"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4174" w:author="Miguel Centeno Muñoz" w:date="2014-07-27T16:53:00Z"/>
        </w:rPr>
        <w:pPrChange w:id="4175" w:author="Miguel Centeno Muñoz" w:date="2014-07-27T13:12:00Z">
          <w:pPr>
            <w:pStyle w:val="Ttulo3"/>
          </w:pPr>
        </w:pPrChange>
      </w:pPr>
    </w:p>
    <w:tbl>
      <w:tblPr>
        <w:tblStyle w:val="Listamedia2-nfasis2"/>
        <w:tblW w:w="0" w:type="auto"/>
        <w:tblLook w:val="04A0" w:firstRow="1" w:lastRow="0" w:firstColumn="1" w:lastColumn="0" w:noHBand="0" w:noVBand="1"/>
        <w:tblPrChange w:id="417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7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178"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417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80" w:author="Miguel Centeno Muñoz" w:date="2014-07-27T22:32:00Z"/>
                <w:b/>
                <w:rPrChange w:id="4181" w:author="Miguel Centeno Muñoz" w:date="2014-07-27T22:38:00Z">
                  <w:rPr>
                    <w:ins w:id="4182" w:author="Miguel Centeno Muñoz" w:date="2014-07-27T22:32:00Z"/>
                    <w:rFonts w:eastAsiaTheme="minorHAnsi" w:cstheme="minorBidi"/>
                    <w:color w:val="auto"/>
                    <w:sz w:val="22"/>
                    <w:szCs w:val="22"/>
                  </w:rPr>
                </w:rPrChange>
              </w:rPr>
            </w:pPr>
            <w:ins w:id="4183" w:author="Miguel Centeno Muñoz" w:date="2014-07-27T22:32:00Z">
              <w:r w:rsidRPr="00A1549B">
                <w:rPr>
                  <w:b/>
                  <w:color w:val="auto"/>
                  <w:sz w:val="22"/>
                  <w:rPrChange w:id="4184" w:author="Miguel Centeno Muñoz" w:date="2014-07-27T22:38:00Z">
                    <w:rPr>
                      <w:b/>
                      <w:bCs/>
                      <w:color w:val="C0504D" w:themeColor="accent2"/>
                      <w:sz w:val="32"/>
                    </w:rPr>
                  </w:rPrChange>
                </w:rPr>
                <w:t>Atributo variable</w:t>
              </w:r>
            </w:ins>
          </w:p>
        </w:tc>
        <w:tc>
          <w:tcPr>
            <w:tcW w:w="6409" w:type="dxa"/>
            <w:tcPrChange w:id="418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86" w:author="Miguel Centeno Muñoz" w:date="2014-07-27T22:32:00Z"/>
                <w:b/>
                <w:rPrChange w:id="4187" w:author="Miguel Centeno Muñoz" w:date="2014-07-27T22:38:00Z">
                  <w:rPr>
                    <w:ins w:id="4188" w:author="Miguel Centeno Muñoz" w:date="2014-07-27T22:32:00Z"/>
                    <w:rFonts w:eastAsiaTheme="minorHAnsi" w:cstheme="minorBidi"/>
                    <w:color w:val="auto"/>
                    <w:sz w:val="22"/>
                    <w:szCs w:val="22"/>
                  </w:rPr>
                </w:rPrChange>
              </w:rPr>
            </w:pPr>
            <w:ins w:id="4189" w:author="Miguel Centeno Muñoz" w:date="2014-07-27T22:32:00Z">
              <w:r w:rsidRPr="00A1549B">
                <w:rPr>
                  <w:b/>
                  <w:color w:val="auto"/>
                  <w:sz w:val="22"/>
                  <w:rPrChange w:id="4190" w:author="Miguel Centeno Muñoz" w:date="2014-07-27T22:38:00Z">
                    <w:rPr>
                      <w:b/>
                      <w:bCs/>
                      <w:color w:val="C0504D" w:themeColor="accent2"/>
                      <w:sz w:val="32"/>
                    </w:rPr>
                  </w:rPrChange>
                </w:rPr>
                <w:t>Usuario::</w:t>
              </w:r>
            </w:ins>
            <w:ins w:id="4191" w:author="Miguel Centeno Muñoz" w:date="2014-07-27T22:33:00Z">
              <w:r w:rsidRPr="00A1549B">
                <w:rPr>
                  <w:b/>
                  <w:color w:val="auto"/>
                  <w:sz w:val="22"/>
                  <w:rPrChange w:id="4192" w:author="Miguel Centeno Muñoz" w:date="2014-07-27T22:38:00Z">
                    <w:rPr>
                      <w:b/>
                      <w:bCs/>
                      <w:color w:val="C0504D" w:themeColor="accent2"/>
                      <w:sz w:val="32"/>
                    </w:rPr>
                  </w:rPrChange>
                </w:rPr>
                <w:t xml:space="preserve"> </w:t>
              </w:r>
            </w:ins>
            <w:ins w:id="4193" w:author="Miguel Centeno Muñoz" w:date="2014-07-27T22:32:00Z">
              <w:r w:rsidRPr="00A1549B">
                <w:rPr>
                  <w:b/>
                  <w:color w:val="auto"/>
                  <w:sz w:val="22"/>
                  <w:rPrChange w:id="4194" w:author="Miguel Centeno Muñoz" w:date="2014-07-27T22:38:00Z">
                    <w:rPr>
                      <w:b/>
                      <w:bCs/>
                      <w:color w:val="C0504D" w:themeColor="accent2"/>
                      <w:sz w:val="32"/>
                    </w:rPr>
                  </w:rPrChange>
                </w:rPr>
                <w:t>login</w:t>
              </w:r>
            </w:ins>
          </w:p>
        </w:tc>
      </w:tr>
      <w:tr w:rsidR="00865D3C" w:rsidTr="00865D3C">
        <w:trPr>
          <w:cnfStyle w:val="000000100000" w:firstRow="0" w:lastRow="0" w:firstColumn="0" w:lastColumn="0" w:oddVBand="0" w:evenVBand="0" w:oddHBand="1" w:evenHBand="0" w:firstRowFirstColumn="0" w:firstRowLastColumn="0" w:lastRowFirstColumn="0" w:lastRowLastColumn="0"/>
          <w:ins w:id="4195"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419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97" w:author="Miguel Centeno Muñoz" w:date="2014-07-27T22:32:00Z"/>
                <w:b/>
                <w:rPrChange w:id="4198" w:author="Miguel Centeno Muñoz" w:date="2014-07-27T22:38:00Z">
                  <w:rPr>
                    <w:ins w:id="4199" w:author="Miguel Centeno Muñoz" w:date="2014-07-27T22:32:00Z"/>
                    <w:rFonts w:eastAsiaTheme="minorHAnsi" w:cstheme="minorBidi"/>
                    <w:color w:val="auto"/>
                  </w:rPr>
                </w:rPrChange>
              </w:rPr>
            </w:pPr>
            <w:ins w:id="4200" w:author="Miguel Centeno Muñoz" w:date="2014-07-27T22:32:00Z">
              <w:r w:rsidRPr="00A1549B">
                <w:rPr>
                  <w:b/>
                  <w:color w:val="auto"/>
                  <w:rPrChange w:id="4201" w:author="Miguel Centeno Muñoz" w:date="2014-07-27T22:38:00Z">
                    <w:rPr>
                      <w:b/>
                      <w:bCs/>
                      <w:color w:val="C0504D" w:themeColor="accent2"/>
                      <w:sz w:val="32"/>
                    </w:rPr>
                  </w:rPrChange>
                </w:rPr>
                <w:t>Descripción</w:t>
              </w:r>
            </w:ins>
          </w:p>
        </w:tc>
        <w:tc>
          <w:tcPr>
            <w:tcW w:w="6409" w:type="dxa"/>
            <w:tcPrChange w:id="420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03" w:author="Miguel Centeno Muñoz" w:date="2014-07-27T22:32:00Z"/>
                <w:i/>
                <w:rPrChange w:id="4204" w:author="Miguel Centeno Muñoz" w:date="2014-07-27T22:32:00Z">
                  <w:rPr>
                    <w:ins w:id="4205" w:author="Miguel Centeno Muñoz" w:date="2014-07-27T22:32:00Z"/>
                    <w:rFonts w:eastAsiaTheme="minorHAnsi" w:cstheme="minorBidi"/>
                    <w:color w:val="auto"/>
                  </w:rPr>
                </w:rPrChange>
              </w:rPr>
            </w:pPr>
            <w:ins w:id="4206" w:author="Miguel Centeno Muñoz" w:date="2014-07-27T22:32:00Z">
              <w:r>
                <w:t xml:space="preserve">Este atributo representa </w:t>
              </w:r>
              <w:r>
                <w:rPr>
                  <w:i/>
                </w:rPr>
                <w:t>el nombre con el que el usuario acceder</w:t>
              </w:r>
            </w:ins>
            <w:ins w:id="4207" w:author="Miguel Centeno Muñoz" w:date="2014-07-27T22:33:00Z">
              <w:r>
                <w:rPr>
                  <w:i/>
                </w:rPr>
                <w:t>á a la aplicación</w:t>
              </w:r>
            </w:ins>
          </w:p>
        </w:tc>
      </w:tr>
      <w:tr w:rsidR="00865D3C" w:rsidTr="00865D3C">
        <w:trPr>
          <w:ins w:id="4208"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09" w:author="Miguel Centeno Muñoz" w:date="2014-07-27T22:38:00Z">
              <w:tcPr>
                <w:tcW w:w="4534" w:type="dxa"/>
              </w:tcPr>
            </w:tcPrChange>
          </w:tcPr>
          <w:p w:rsidR="00865D3C" w:rsidRPr="00A1549B" w:rsidRDefault="00865D3C" w:rsidP="00D40919">
            <w:pPr>
              <w:spacing w:after="200" w:line="276" w:lineRule="auto"/>
              <w:rPr>
                <w:ins w:id="4210" w:author="Miguel Centeno Muñoz" w:date="2014-07-27T22:33:00Z"/>
                <w:b/>
                <w:rPrChange w:id="4211" w:author="Miguel Centeno Muñoz" w:date="2014-07-27T22:38:00Z">
                  <w:rPr>
                    <w:ins w:id="4212" w:author="Miguel Centeno Muñoz" w:date="2014-07-27T22:33:00Z"/>
                    <w:rFonts w:eastAsiaTheme="minorHAnsi" w:cstheme="minorBidi"/>
                    <w:color w:val="auto"/>
                  </w:rPr>
                </w:rPrChange>
              </w:rPr>
            </w:pPr>
            <w:ins w:id="4213" w:author="Miguel Centeno Muñoz" w:date="2014-07-27T22:33:00Z">
              <w:r w:rsidRPr="00A1549B">
                <w:rPr>
                  <w:b/>
                  <w:color w:val="auto"/>
                  <w:rPrChange w:id="4214" w:author="Miguel Centeno Muñoz" w:date="2014-07-27T22:38:00Z">
                    <w:rPr>
                      <w:b/>
                      <w:bCs/>
                      <w:color w:val="C0504D" w:themeColor="accent2"/>
                      <w:sz w:val="32"/>
                    </w:rPr>
                  </w:rPrChange>
                </w:rPr>
                <w:t>Tipo</w:t>
              </w:r>
            </w:ins>
          </w:p>
        </w:tc>
        <w:tc>
          <w:tcPr>
            <w:tcW w:w="6409" w:type="dxa"/>
            <w:tcPrChange w:id="4215"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16" w:author="Miguel Centeno Muñoz" w:date="2014-07-27T22:33:00Z"/>
                <w:rFonts w:ascii="Courier New" w:hAnsi="Courier New" w:cs="Courier New"/>
                <w:rPrChange w:id="4217" w:author="Miguel Centeno Muñoz" w:date="2014-07-27T22:33:00Z">
                  <w:rPr>
                    <w:ins w:id="4218" w:author="Miguel Centeno Muñoz" w:date="2014-07-27T22:33:00Z"/>
                    <w:rFonts w:eastAsiaTheme="minorHAnsi" w:cstheme="minorBidi"/>
                    <w:color w:val="auto"/>
                  </w:rPr>
                </w:rPrChange>
              </w:rPr>
            </w:pPr>
            <w:ins w:id="4219" w:author="Miguel Centeno Muñoz" w:date="2014-07-27T22:33:00Z">
              <w:r w:rsidRPr="00865D3C">
                <w:rPr>
                  <w:rFonts w:ascii="Courier New" w:hAnsi="Courier New" w:cs="Courier New"/>
                  <w:color w:val="auto"/>
                  <w:rPrChange w:id="4220" w:author="Miguel Centeno Muñoz" w:date="2014-07-27T22:33:00Z">
                    <w:rPr>
                      <w:rFonts w:ascii="Consolas" w:hAnsi="Consolas" w:cs="Consolas"/>
                      <w:b/>
                      <w:bCs/>
                      <w:color w:val="C0504D" w:themeColor="accent2"/>
                      <w:sz w:val="32"/>
                    </w:rPr>
                  </w:rPrChange>
                </w:rPr>
                <w:t>String</w:t>
              </w:r>
            </w:ins>
          </w:p>
        </w:tc>
      </w:tr>
    </w:tbl>
    <w:p w:rsidR="00F87E9D" w:rsidRDefault="00F87E9D">
      <w:pPr>
        <w:rPr>
          <w:ins w:id="4221" w:author="Miguel Centeno Muñoz" w:date="2014-07-27T16:53:00Z"/>
        </w:rPr>
        <w:pPrChange w:id="4222" w:author="Miguel Centeno Muñoz" w:date="2014-07-27T13:12:00Z">
          <w:pPr>
            <w:pStyle w:val="Ttulo3"/>
          </w:pPr>
        </w:pPrChange>
      </w:pPr>
    </w:p>
    <w:tbl>
      <w:tblPr>
        <w:tblStyle w:val="Listamedia2-nfasis2"/>
        <w:tblW w:w="0" w:type="auto"/>
        <w:tblLook w:val="04A0" w:firstRow="1" w:lastRow="0" w:firstColumn="1" w:lastColumn="0" w:noHBand="0" w:noVBand="1"/>
        <w:tblPrChange w:id="422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24">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25"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4226"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27" w:author="Miguel Centeno Muñoz" w:date="2014-07-27T22:33:00Z"/>
                <w:b/>
                <w:rPrChange w:id="4228" w:author="Miguel Centeno Muñoz" w:date="2014-07-27T22:38:00Z">
                  <w:rPr>
                    <w:ins w:id="4229" w:author="Miguel Centeno Muñoz" w:date="2014-07-27T22:33:00Z"/>
                    <w:rFonts w:eastAsiaTheme="minorHAnsi" w:cstheme="minorBidi"/>
                    <w:color w:val="auto"/>
                    <w:sz w:val="22"/>
                    <w:szCs w:val="22"/>
                  </w:rPr>
                </w:rPrChange>
              </w:rPr>
            </w:pPr>
            <w:ins w:id="4230" w:author="Miguel Centeno Muñoz" w:date="2014-07-27T22:33:00Z">
              <w:r w:rsidRPr="00A1549B">
                <w:rPr>
                  <w:b/>
                  <w:color w:val="auto"/>
                  <w:sz w:val="22"/>
                  <w:rPrChange w:id="4231" w:author="Miguel Centeno Muñoz" w:date="2014-07-27T22:38:00Z">
                    <w:rPr>
                      <w:b/>
                      <w:bCs/>
                      <w:color w:val="C0504D" w:themeColor="accent2"/>
                      <w:sz w:val="32"/>
                    </w:rPr>
                  </w:rPrChange>
                </w:rPr>
                <w:lastRenderedPageBreak/>
                <w:t>Atributo variable</w:t>
              </w:r>
            </w:ins>
          </w:p>
        </w:tc>
        <w:tc>
          <w:tcPr>
            <w:tcW w:w="6409" w:type="dxa"/>
            <w:tcPrChange w:id="4232"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33" w:author="Miguel Centeno Muñoz" w:date="2014-07-27T22:33:00Z"/>
                <w:b/>
                <w:rPrChange w:id="4234" w:author="Miguel Centeno Muñoz" w:date="2014-07-27T22:38:00Z">
                  <w:rPr>
                    <w:ins w:id="4235" w:author="Miguel Centeno Muñoz" w:date="2014-07-27T22:33:00Z"/>
                    <w:rFonts w:eastAsiaTheme="minorHAnsi" w:cstheme="minorBidi"/>
                    <w:color w:val="auto"/>
                    <w:sz w:val="22"/>
                    <w:szCs w:val="22"/>
                  </w:rPr>
                </w:rPrChange>
              </w:rPr>
            </w:pPr>
            <w:ins w:id="4236" w:author="Miguel Centeno Muñoz" w:date="2014-07-27T22:33:00Z">
              <w:r w:rsidRPr="00A1549B">
                <w:rPr>
                  <w:b/>
                  <w:color w:val="auto"/>
                  <w:sz w:val="22"/>
                  <w:rPrChange w:id="4237" w:author="Miguel Centeno Muñoz" w:date="2014-07-27T22:38:00Z">
                    <w:rPr>
                      <w:b/>
                      <w:bCs/>
                      <w:color w:val="C0504D" w:themeColor="accent2"/>
                      <w:sz w:val="32"/>
                    </w:rPr>
                  </w:rPrChange>
                </w:rPr>
                <w:t>Usuario::</w:t>
              </w:r>
            </w:ins>
            <w:ins w:id="4238" w:author="Miguel Centeno Muñoz" w:date="2014-07-27T22:34:00Z">
              <w:r w:rsidRPr="00A1549B">
                <w:rPr>
                  <w:b/>
                  <w:color w:val="auto"/>
                  <w:sz w:val="22"/>
                  <w:rPrChange w:id="4239"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4240"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41"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42" w:author="Miguel Centeno Muñoz" w:date="2014-07-27T22:33:00Z"/>
                <w:b/>
                <w:rPrChange w:id="4243" w:author="Miguel Centeno Muñoz" w:date="2014-07-27T22:38:00Z">
                  <w:rPr>
                    <w:ins w:id="4244" w:author="Miguel Centeno Muñoz" w:date="2014-07-27T22:33:00Z"/>
                    <w:rFonts w:eastAsiaTheme="minorHAnsi" w:cstheme="minorBidi"/>
                    <w:color w:val="auto"/>
                  </w:rPr>
                </w:rPrChange>
              </w:rPr>
            </w:pPr>
            <w:ins w:id="4245" w:author="Miguel Centeno Muñoz" w:date="2014-07-27T22:34:00Z">
              <w:r w:rsidRPr="00A1549B">
                <w:rPr>
                  <w:b/>
                  <w:color w:val="auto"/>
                  <w:rPrChange w:id="4246" w:author="Miguel Centeno Muñoz" w:date="2014-07-27T22:38:00Z">
                    <w:rPr>
                      <w:b/>
                      <w:bCs/>
                      <w:color w:val="C0504D" w:themeColor="accent2"/>
                      <w:sz w:val="32"/>
                    </w:rPr>
                  </w:rPrChange>
                </w:rPr>
                <w:t>Descripción</w:t>
              </w:r>
            </w:ins>
          </w:p>
        </w:tc>
        <w:tc>
          <w:tcPr>
            <w:tcW w:w="6409" w:type="dxa"/>
            <w:tcPrChange w:id="4247"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48" w:author="Miguel Centeno Muñoz" w:date="2014-07-27T22:33:00Z"/>
                <w:i/>
                <w:rPrChange w:id="4249" w:author="Miguel Centeno Muñoz" w:date="2014-07-27T22:34:00Z">
                  <w:rPr>
                    <w:ins w:id="4250" w:author="Miguel Centeno Muñoz" w:date="2014-07-27T22:33:00Z"/>
                    <w:rFonts w:eastAsiaTheme="minorHAnsi" w:cstheme="minorBidi"/>
                    <w:color w:val="auto"/>
                  </w:rPr>
                </w:rPrChange>
              </w:rPr>
            </w:pPr>
            <w:ins w:id="4251" w:author="Miguel Centeno Muñoz" w:date="2014-07-27T22:34:00Z">
              <w:r>
                <w:t xml:space="preserve">Este atributo representa </w:t>
              </w:r>
              <w:r>
                <w:rPr>
                  <w:i/>
                </w:rPr>
                <w:t>la contraseña del usuario para acceder</w:t>
              </w:r>
            </w:ins>
            <w:ins w:id="4252" w:author="Miguel Centeno Muñoz" w:date="2014-08-02T13:09:00Z">
              <w:r w:rsidR="0045714E">
                <w:rPr>
                  <w:i/>
                </w:rPr>
                <w:t xml:space="preserve"> </w:t>
              </w:r>
            </w:ins>
            <w:ins w:id="4253" w:author="Miguel Centeno Muñoz" w:date="2014-07-27T22:34:00Z">
              <w:r>
                <w:rPr>
                  <w:i/>
                </w:rPr>
                <w:t>al sistema</w:t>
              </w:r>
            </w:ins>
          </w:p>
        </w:tc>
      </w:tr>
      <w:tr w:rsidR="00865D3C" w:rsidTr="00865D3C">
        <w:trPr>
          <w:ins w:id="4254"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55" w:author="Miguel Centeno Muñoz" w:date="2014-07-27T22:38:00Z">
              <w:tcPr>
                <w:tcW w:w="4534" w:type="dxa"/>
              </w:tcPr>
            </w:tcPrChange>
          </w:tcPr>
          <w:p w:rsidR="00865D3C" w:rsidRPr="00A1549B" w:rsidRDefault="00865D3C" w:rsidP="00D40919">
            <w:pPr>
              <w:spacing w:after="200" w:line="276" w:lineRule="auto"/>
              <w:rPr>
                <w:ins w:id="4256" w:author="Miguel Centeno Muñoz" w:date="2014-07-27T22:34:00Z"/>
                <w:b/>
                <w:rPrChange w:id="4257" w:author="Miguel Centeno Muñoz" w:date="2014-07-27T22:38:00Z">
                  <w:rPr>
                    <w:ins w:id="4258" w:author="Miguel Centeno Muñoz" w:date="2014-07-27T22:34:00Z"/>
                    <w:rFonts w:eastAsiaTheme="minorHAnsi" w:cstheme="minorBidi"/>
                    <w:color w:val="auto"/>
                  </w:rPr>
                </w:rPrChange>
              </w:rPr>
            </w:pPr>
            <w:ins w:id="4259" w:author="Miguel Centeno Muñoz" w:date="2014-07-27T22:34:00Z">
              <w:r w:rsidRPr="00A1549B">
                <w:rPr>
                  <w:b/>
                  <w:color w:val="auto"/>
                  <w:rPrChange w:id="4260" w:author="Miguel Centeno Muñoz" w:date="2014-07-27T22:38:00Z">
                    <w:rPr>
                      <w:b/>
                      <w:bCs/>
                      <w:color w:val="C0504D" w:themeColor="accent2"/>
                      <w:sz w:val="32"/>
                    </w:rPr>
                  </w:rPrChange>
                </w:rPr>
                <w:t xml:space="preserve">Tipo </w:t>
              </w:r>
            </w:ins>
          </w:p>
        </w:tc>
        <w:tc>
          <w:tcPr>
            <w:tcW w:w="6409" w:type="dxa"/>
            <w:tcPrChange w:id="4261"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62" w:author="Miguel Centeno Muñoz" w:date="2014-07-27T22:34:00Z"/>
                <w:rFonts w:ascii="Courier New" w:hAnsi="Courier New" w:cs="Courier New"/>
                <w:rPrChange w:id="4263" w:author="Miguel Centeno Muñoz" w:date="2014-07-27T22:39:00Z">
                  <w:rPr>
                    <w:ins w:id="4264" w:author="Miguel Centeno Muñoz" w:date="2014-07-27T22:34:00Z"/>
                    <w:rFonts w:eastAsiaTheme="minorHAnsi" w:cstheme="minorBidi"/>
                    <w:color w:val="auto"/>
                  </w:rPr>
                </w:rPrChange>
              </w:rPr>
            </w:pPr>
            <w:ins w:id="4265" w:author="Miguel Centeno Muñoz" w:date="2014-07-27T22:34:00Z">
              <w:r w:rsidRPr="007F6488">
                <w:rPr>
                  <w:rFonts w:ascii="Courier New" w:hAnsi="Courier New" w:cs="Courier New"/>
                  <w:color w:val="auto"/>
                  <w:rPrChange w:id="4266" w:author="Miguel Centeno Muñoz" w:date="2014-07-27T22:39:00Z">
                    <w:rPr>
                      <w:b/>
                      <w:bCs/>
                      <w:color w:val="C0504D" w:themeColor="accent2"/>
                      <w:sz w:val="32"/>
                    </w:rPr>
                  </w:rPrChange>
                </w:rPr>
                <w:t>String</w:t>
              </w:r>
            </w:ins>
          </w:p>
        </w:tc>
      </w:tr>
    </w:tbl>
    <w:p w:rsidR="00F87E9D" w:rsidRDefault="00F87E9D">
      <w:pPr>
        <w:rPr>
          <w:ins w:id="4267" w:author="Miguel Centeno Muñoz" w:date="2014-07-27T16:53:00Z"/>
        </w:rPr>
        <w:pPrChange w:id="4268" w:author="Miguel Centeno Muñoz" w:date="2014-07-27T13:12:00Z">
          <w:pPr>
            <w:pStyle w:val="Ttulo3"/>
          </w:pPr>
        </w:pPrChange>
      </w:pPr>
    </w:p>
    <w:tbl>
      <w:tblPr>
        <w:tblStyle w:val="Listamedia2-nfasis2"/>
        <w:tblW w:w="0" w:type="auto"/>
        <w:tblLook w:val="04A0" w:firstRow="1" w:lastRow="0" w:firstColumn="1" w:lastColumn="0" w:noHBand="0" w:noVBand="1"/>
        <w:tblPrChange w:id="4269"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70">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71"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4272"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73" w:author="Miguel Centeno Muñoz" w:date="2014-07-27T22:34:00Z"/>
                <w:b/>
                <w:rPrChange w:id="4274" w:author="Miguel Centeno Muñoz" w:date="2014-07-27T22:39:00Z">
                  <w:rPr>
                    <w:ins w:id="4275" w:author="Miguel Centeno Muñoz" w:date="2014-07-27T22:34:00Z"/>
                    <w:rFonts w:eastAsiaTheme="minorHAnsi" w:cstheme="minorBidi"/>
                    <w:color w:val="auto"/>
                    <w:sz w:val="22"/>
                    <w:szCs w:val="22"/>
                  </w:rPr>
                </w:rPrChange>
              </w:rPr>
            </w:pPr>
            <w:ins w:id="4276" w:author="Miguel Centeno Muñoz" w:date="2014-07-27T22:34:00Z">
              <w:r w:rsidRPr="00A1549B">
                <w:rPr>
                  <w:b/>
                  <w:color w:val="auto"/>
                  <w:sz w:val="22"/>
                  <w:rPrChange w:id="4277" w:author="Miguel Centeno Muñoz" w:date="2014-07-27T22:39:00Z">
                    <w:rPr>
                      <w:b/>
                      <w:bCs/>
                      <w:color w:val="C0504D" w:themeColor="accent2"/>
                      <w:sz w:val="32"/>
                    </w:rPr>
                  </w:rPrChange>
                </w:rPr>
                <w:t>Atributo Variable</w:t>
              </w:r>
            </w:ins>
          </w:p>
        </w:tc>
        <w:tc>
          <w:tcPr>
            <w:tcW w:w="6409" w:type="dxa"/>
            <w:tcPrChange w:id="4278"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79" w:author="Miguel Centeno Muñoz" w:date="2014-07-27T22:34:00Z"/>
                <w:b/>
                <w:rPrChange w:id="4280" w:author="Miguel Centeno Muñoz" w:date="2014-07-27T22:39:00Z">
                  <w:rPr>
                    <w:ins w:id="4281" w:author="Miguel Centeno Muñoz" w:date="2014-07-27T22:34:00Z"/>
                    <w:rFonts w:eastAsiaTheme="minorHAnsi" w:cstheme="minorBidi"/>
                    <w:color w:val="auto"/>
                    <w:sz w:val="22"/>
                    <w:szCs w:val="22"/>
                  </w:rPr>
                </w:rPrChange>
              </w:rPr>
            </w:pPr>
            <w:ins w:id="4282" w:author="Miguel Centeno Muñoz" w:date="2014-07-27T22:34:00Z">
              <w:r w:rsidRPr="00A1549B">
                <w:rPr>
                  <w:b/>
                  <w:color w:val="auto"/>
                  <w:sz w:val="22"/>
                  <w:rPrChange w:id="4283"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4284"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8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86" w:author="Miguel Centeno Muñoz" w:date="2014-07-27T22:34:00Z"/>
                <w:b/>
                <w:rPrChange w:id="4287" w:author="Miguel Centeno Muñoz" w:date="2014-07-27T22:39:00Z">
                  <w:rPr>
                    <w:ins w:id="4288" w:author="Miguel Centeno Muñoz" w:date="2014-07-27T22:34:00Z"/>
                    <w:rFonts w:eastAsiaTheme="minorHAnsi" w:cstheme="minorBidi"/>
                    <w:color w:val="auto"/>
                  </w:rPr>
                </w:rPrChange>
              </w:rPr>
            </w:pPr>
            <w:ins w:id="4289" w:author="Miguel Centeno Muñoz" w:date="2014-07-27T22:34:00Z">
              <w:r w:rsidRPr="00A1549B">
                <w:rPr>
                  <w:b/>
                  <w:color w:val="auto"/>
                  <w:rPrChange w:id="4290" w:author="Miguel Centeno Muñoz" w:date="2014-07-27T22:39:00Z">
                    <w:rPr>
                      <w:b/>
                      <w:bCs/>
                      <w:color w:val="C0504D" w:themeColor="accent2"/>
                      <w:sz w:val="32"/>
                    </w:rPr>
                  </w:rPrChange>
                </w:rPr>
                <w:t>Descripción</w:t>
              </w:r>
            </w:ins>
          </w:p>
        </w:tc>
        <w:tc>
          <w:tcPr>
            <w:tcW w:w="6409" w:type="dxa"/>
            <w:tcPrChange w:id="4291"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92" w:author="Miguel Centeno Muñoz" w:date="2014-07-27T22:34:00Z"/>
                <w:i/>
                <w:rPrChange w:id="4293" w:author="Miguel Centeno Muñoz" w:date="2014-07-27T22:35:00Z">
                  <w:rPr>
                    <w:ins w:id="4294" w:author="Miguel Centeno Muñoz" w:date="2014-07-27T22:34:00Z"/>
                    <w:rFonts w:eastAsiaTheme="minorHAnsi" w:cstheme="minorBidi"/>
                    <w:color w:val="auto"/>
                  </w:rPr>
                </w:rPrChange>
              </w:rPr>
            </w:pPr>
            <w:ins w:id="4295" w:author="Miguel Centeno Muñoz" w:date="2014-07-27T22:35:00Z">
              <w:r>
                <w:t xml:space="preserve">Este atributo representa </w:t>
              </w:r>
              <w:r>
                <w:rPr>
                  <w:i/>
                </w:rPr>
                <w:t>la dirección de correo electrónico del usuario</w:t>
              </w:r>
            </w:ins>
          </w:p>
        </w:tc>
      </w:tr>
      <w:tr w:rsidR="00865D3C" w:rsidTr="00865D3C">
        <w:trPr>
          <w:ins w:id="4296"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297" w:author="Miguel Centeno Muñoz" w:date="2014-07-27T22:38:00Z">
              <w:tcPr>
                <w:tcW w:w="4534" w:type="dxa"/>
              </w:tcPr>
            </w:tcPrChange>
          </w:tcPr>
          <w:p w:rsidR="00865D3C" w:rsidRPr="00A1549B" w:rsidRDefault="00865D3C" w:rsidP="00D40919">
            <w:pPr>
              <w:spacing w:after="200" w:line="276" w:lineRule="auto"/>
              <w:rPr>
                <w:ins w:id="4298" w:author="Miguel Centeno Muñoz" w:date="2014-07-27T22:35:00Z"/>
                <w:b/>
                <w:rPrChange w:id="4299" w:author="Miguel Centeno Muñoz" w:date="2014-07-27T22:39:00Z">
                  <w:rPr>
                    <w:ins w:id="4300" w:author="Miguel Centeno Muñoz" w:date="2014-07-27T22:35:00Z"/>
                    <w:rFonts w:eastAsiaTheme="minorHAnsi" w:cstheme="minorBidi"/>
                    <w:color w:val="auto"/>
                  </w:rPr>
                </w:rPrChange>
              </w:rPr>
            </w:pPr>
            <w:ins w:id="4301" w:author="Miguel Centeno Muñoz" w:date="2014-07-27T22:35:00Z">
              <w:r w:rsidRPr="00A1549B">
                <w:rPr>
                  <w:b/>
                  <w:color w:val="auto"/>
                  <w:rPrChange w:id="4302" w:author="Miguel Centeno Muñoz" w:date="2014-07-27T22:39:00Z">
                    <w:rPr>
                      <w:b/>
                      <w:bCs/>
                      <w:color w:val="C0504D" w:themeColor="accent2"/>
                      <w:sz w:val="32"/>
                    </w:rPr>
                  </w:rPrChange>
                </w:rPr>
                <w:t>Tipo</w:t>
              </w:r>
            </w:ins>
          </w:p>
        </w:tc>
        <w:tc>
          <w:tcPr>
            <w:tcW w:w="6409" w:type="dxa"/>
            <w:tcPrChange w:id="4303"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04" w:author="Miguel Centeno Muñoz" w:date="2014-07-27T22:35:00Z"/>
                <w:rFonts w:ascii="Courier New" w:hAnsi="Courier New" w:cs="Courier New"/>
                <w:rPrChange w:id="4305" w:author="Miguel Centeno Muñoz" w:date="2014-07-27T22:39:00Z">
                  <w:rPr>
                    <w:ins w:id="4306" w:author="Miguel Centeno Muñoz" w:date="2014-07-27T22:35:00Z"/>
                    <w:rFonts w:eastAsiaTheme="minorHAnsi" w:cstheme="minorBidi"/>
                    <w:color w:val="auto"/>
                  </w:rPr>
                </w:rPrChange>
              </w:rPr>
            </w:pPr>
            <w:ins w:id="4307" w:author="Miguel Centeno Muñoz" w:date="2014-07-27T22:35:00Z">
              <w:r w:rsidRPr="007F6488">
                <w:rPr>
                  <w:rFonts w:ascii="Courier New" w:hAnsi="Courier New" w:cs="Courier New"/>
                  <w:color w:val="auto"/>
                  <w:rPrChange w:id="4308" w:author="Miguel Centeno Muñoz" w:date="2014-07-27T22:39:00Z">
                    <w:rPr>
                      <w:b/>
                      <w:bCs/>
                      <w:color w:val="C0504D" w:themeColor="accent2"/>
                      <w:sz w:val="32"/>
                    </w:rPr>
                  </w:rPrChange>
                </w:rPr>
                <w:t>String</w:t>
              </w:r>
            </w:ins>
          </w:p>
        </w:tc>
      </w:tr>
    </w:tbl>
    <w:p w:rsidR="00F87E9D" w:rsidRDefault="00F87E9D">
      <w:pPr>
        <w:rPr>
          <w:ins w:id="4309" w:author="Miguel Centeno Muñoz" w:date="2014-07-31T00:22:00Z"/>
        </w:rPr>
        <w:pPrChange w:id="4310" w:author="Miguel Centeno Muñoz" w:date="2014-07-27T13:12:00Z">
          <w:pPr>
            <w:pStyle w:val="Ttulo3"/>
          </w:pPr>
        </w:pPrChange>
      </w:pPr>
    </w:p>
    <w:p w:rsidR="002B1AC0" w:rsidRDefault="002B1AC0">
      <w:pPr>
        <w:rPr>
          <w:ins w:id="4311" w:author="Miguel Centeno Muñoz" w:date="2014-07-31T00:22:00Z"/>
        </w:rPr>
        <w:pPrChange w:id="4312" w:author="Miguel Centeno Muñoz" w:date="2014-07-27T13:12:00Z">
          <w:pPr>
            <w:pStyle w:val="Ttulo3"/>
          </w:pPr>
        </w:pPrChange>
      </w:pPr>
    </w:p>
    <w:p w:rsidR="002B1AC0" w:rsidRDefault="002B1AC0">
      <w:pPr>
        <w:rPr>
          <w:ins w:id="4313" w:author="Miguel Centeno Muñoz" w:date="2014-07-31T00:22:00Z"/>
        </w:rPr>
        <w:pPrChange w:id="4314" w:author="Miguel Centeno Muñoz" w:date="2014-07-27T13:12:00Z">
          <w:pPr>
            <w:pStyle w:val="Ttulo3"/>
          </w:pPr>
        </w:pPrChange>
      </w:pPr>
    </w:p>
    <w:p w:rsidR="002B1AC0" w:rsidRDefault="002B1AC0">
      <w:pPr>
        <w:rPr>
          <w:ins w:id="4315" w:author="Miguel Centeno Muñoz" w:date="2014-07-27T16:53:00Z"/>
        </w:rPr>
        <w:pPrChange w:id="4316" w:author="Miguel Centeno Muñoz" w:date="2014-07-27T13:12:00Z">
          <w:pPr>
            <w:pStyle w:val="Ttulo3"/>
          </w:pPr>
        </w:pPrChange>
      </w:pPr>
    </w:p>
    <w:tbl>
      <w:tblPr>
        <w:tblStyle w:val="Listamedia2-nfasis2"/>
        <w:tblW w:w="0" w:type="auto"/>
        <w:tblLook w:val="04A0" w:firstRow="1" w:lastRow="0" w:firstColumn="1" w:lastColumn="0" w:noHBand="0" w:noVBand="1"/>
        <w:tblPrChange w:id="431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1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19"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432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21" w:author="Miguel Centeno Muñoz" w:date="2014-07-27T22:35:00Z"/>
                <w:b/>
                <w:rPrChange w:id="4322" w:author="Miguel Centeno Muñoz" w:date="2014-07-27T22:39:00Z">
                  <w:rPr>
                    <w:ins w:id="4323" w:author="Miguel Centeno Muñoz" w:date="2014-07-27T22:35:00Z"/>
                    <w:rFonts w:eastAsiaTheme="minorHAnsi" w:cstheme="minorBidi"/>
                    <w:color w:val="auto"/>
                    <w:sz w:val="22"/>
                    <w:szCs w:val="22"/>
                  </w:rPr>
                </w:rPrChange>
              </w:rPr>
            </w:pPr>
            <w:ins w:id="4324" w:author="Miguel Centeno Muñoz" w:date="2014-07-27T22:35:00Z">
              <w:r w:rsidRPr="00A1549B">
                <w:rPr>
                  <w:b/>
                  <w:color w:val="auto"/>
                  <w:sz w:val="22"/>
                  <w:rPrChange w:id="4325" w:author="Miguel Centeno Muñoz" w:date="2014-07-27T22:39:00Z">
                    <w:rPr>
                      <w:b/>
                      <w:bCs/>
                      <w:color w:val="C0504D" w:themeColor="accent2"/>
                      <w:sz w:val="32"/>
                    </w:rPr>
                  </w:rPrChange>
                </w:rPr>
                <w:t>Atributo variable</w:t>
              </w:r>
            </w:ins>
          </w:p>
        </w:tc>
        <w:tc>
          <w:tcPr>
            <w:tcW w:w="6409" w:type="dxa"/>
            <w:tcPrChange w:id="432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27" w:author="Miguel Centeno Muñoz" w:date="2014-07-27T22:35:00Z"/>
                <w:b/>
                <w:rPrChange w:id="4328" w:author="Miguel Centeno Muñoz" w:date="2014-07-27T22:39:00Z">
                  <w:rPr>
                    <w:ins w:id="4329" w:author="Miguel Centeno Muñoz" w:date="2014-07-27T22:35:00Z"/>
                    <w:rFonts w:eastAsiaTheme="minorHAnsi" w:cstheme="minorBidi"/>
                    <w:color w:val="auto"/>
                    <w:sz w:val="22"/>
                    <w:szCs w:val="22"/>
                  </w:rPr>
                </w:rPrChange>
              </w:rPr>
            </w:pPr>
            <w:ins w:id="4330" w:author="Miguel Centeno Muñoz" w:date="2014-07-27T22:35:00Z">
              <w:r w:rsidRPr="00A1549B">
                <w:rPr>
                  <w:b/>
                  <w:color w:val="auto"/>
                  <w:sz w:val="22"/>
                  <w:rPrChange w:id="4331" w:author="Miguel Centeno Muñoz" w:date="2014-07-27T22:39:00Z">
                    <w:rPr>
                      <w:b/>
                      <w:bCs/>
                      <w:color w:val="C0504D" w:themeColor="accent2"/>
                      <w:sz w:val="32"/>
                    </w:rPr>
                  </w:rPrChange>
                </w:rPr>
                <w:t>Usuario:: fecha_ingreso</w:t>
              </w:r>
            </w:ins>
          </w:p>
        </w:tc>
      </w:tr>
      <w:tr w:rsidR="00865D3C" w:rsidTr="00865D3C">
        <w:trPr>
          <w:cnfStyle w:val="000000100000" w:firstRow="0" w:lastRow="0" w:firstColumn="0" w:lastColumn="0" w:oddVBand="0" w:evenVBand="0" w:oddHBand="1" w:evenHBand="0" w:firstRowFirstColumn="0" w:firstRowLastColumn="0" w:lastRowFirstColumn="0" w:lastRowLastColumn="0"/>
          <w:ins w:id="4332"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3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34" w:author="Miguel Centeno Muñoz" w:date="2014-07-27T22:35:00Z"/>
                <w:b/>
                <w:rPrChange w:id="4335" w:author="Miguel Centeno Muñoz" w:date="2014-07-27T22:39:00Z">
                  <w:rPr>
                    <w:ins w:id="4336" w:author="Miguel Centeno Muñoz" w:date="2014-07-27T22:35:00Z"/>
                    <w:rFonts w:eastAsiaTheme="minorHAnsi" w:cstheme="minorBidi"/>
                    <w:color w:val="auto"/>
                  </w:rPr>
                </w:rPrChange>
              </w:rPr>
            </w:pPr>
            <w:ins w:id="4337" w:author="Miguel Centeno Muñoz" w:date="2014-07-27T22:35:00Z">
              <w:r w:rsidRPr="00A1549B">
                <w:rPr>
                  <w:b/>
                  <w:color w:val="auto"/>
                  <w:rPrChange w:id="4338" w:author="Miguel Centeno Muñoz" w:date="2014-07-27T22:39:00Z">
                    <w:rPr>
                      <w:b/>
                      <w:bCs/>
                      <w:color w:val="C0504D" w:themeColor="accent2"/>
                      <w:sz w:val="32"/>
                    </w:rPr>
                  </w:rPrChange>
                </w:rPr>
                <w:t>Descripción</w:t>
              </w:r>
            </w:ins>
          </w:p>
        </w:tc>
        <w:tc>
          <w:tcPr>
            <w:tcW w:w="6409" w:type="dxa"/>
            <w:tcPrChange w:id="4339"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40" w:author="Miguel Centeno Muñoz" w:date="2014-07-27T22:35:00Z"/>
                <w:i/>
                <w:rPrChange w:id="4341" w:author="Miguel Centeno Muñoz" w:date="2014-07-27T22:35:00Z">
                  <w:rPr>
                    <w:ins w:id="4342" w:author="Miguel Centeno Muñoz" w:date="2014-07-27T22:35:00Z"/>
                    <w:rFonts w:eastAsiaTheme="minorHAnsi" w:cstheme="minorBidi"/>
                    <w:color w:val="auto"/>
                  </w:rPr>
                </w:rPrChange>
              </w:rPr>
            </w:pPr>
            <w:ins w:id="4343" w:author="Miguel Centeno Muñoz" w:date="2014-07-27T22:35:00Z">
              <w:r>
                <w:t xml:space="preserve">Este atributo representa </w:t>
              </w:r>
            </w:ins>
            <w:ins w:id="4344" w:author="Miguel Centeno Muñoz" w:date="2014-07-27T22:36:00Z">
              <w:r>
                <w:rPr>
                  <w:i/>
                </w:rPr>
                <w:t>la fecha en la que el usuario fue registrado en el sistema</w:t>
              </w:r>
            </w:ins>
          </w:p>
        </w:tc>
      </w:tr>
      <w:tr w:rsidR="00865D3C" w:rsidTr="00865D3C">
        <w:trPr>
          <w:ins w:id="4345"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346" w:author="Miguel Centeno Muñoz" w:date="2014-07-27T22:38:00Z">
              <w:tcPr>
                <w:tcW w:w="4534" w:type="dxa"/>
              </w:tcPr>
            </w:tcPrChange>
          </w:tcPr>
          <w:p w:rsidR="00865D3C" w:rsidRPr="00A1549B" w:rsidRDefault="00865D3C" w:rsidP="00D40919">
            <w:pPr>
              <w:spacing w:after="200" w:line="276" w:lineRule="auto"/>
              <w:rPr>
                <w:ins w:id="4347" w:author="Miguel Centeno Muñoz" w:date="2014-07-27T22:36:00Z"/>
                <w:b/>
                <w:rPrChange w:id="4348" w:author="Miguel Centeno Muñoz" w:date="2014-07-27T22:39:00Z">
                  <w:rPr>
                    <w:ins w:id="4349" w:author="Miguel Centeno Muñoz" w:date="2014-07-27T22:36:00Z"/>
                    <w:rFonts w:eastAsiaTheme="minorHAnsi" w:cstheme="minorBidi"/>
                    <w:color w:val="auto"/>
                  </w:rPr>
                </w:rPrChange>
              </w:rPr>
            </w:pPr>
            <w:ins w:id="4350" w:author="Miguel Centeno Muñoz" w:date="2014-07-27T22:36:00Z">
              <w:r w:rsidRPr="00A1549B">
                <w:rPr>
                  <w:b/>
                  <w:color w:val="auto"/>
                  <w:rPrChange w:id="4351" w:author="Miguel Centeno Muñoz" w:date="2014-07-27T22:39:00Z">
                    <w:rPr>
                      <w:b/>
                      <w:bCs/>
                      <w:color w:val="C0504D" w:themeColor="accent2"/>
                      <w:sz w:val="32"/>
                    </w:rPr>
                  </w:rPrChange>
                </w:rPr>
                <w:t>Tipo</w:t>
              </w:r>
            </w:ins>
          </w:p>
        </w:tc>
        <w:tc>
          <w:tcPr>
            <w:tcW w:w="6409" w:type="dxa"/>
            <w:tcPrChange w:id="435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53" w:author="Miguel Centeno Muñoz" w:date="2014-07-27T22:36:00Z"/>
                <w:rFonts w:ascii="Courier New" w:hAnsi="Courier New" w:cs="Courier New"/>
                <w:rPrChange w:id="4354" w:author="Miguel Centeno Muñoz" w:date="2014-07-27T22:39:00Z">
                  <w:rPr>
                    <w:ins w:id="4355" w:author="Miguel Centeno Muñoz" w:date="2014-07-27T22:36:00Z"/>
                    <w:rFonts w:eastAsiaTheme="minorHAnsi" w:cstheme="minorBidi"/>
                    <w:color w:val="auto"/>
                  </w:rPr>
                </w:rPrChange>
              </w:rPr>
            </w:pPr>
            <w:ins w:id="4356" w:author="Miguel Centeno Muñoz" w:date="2014-07-27T22:36:00Z">
              <w:r w:rsidRPr="007F6488">
                <w:rPr>
                  <w:rFonts w:ascii="Courier New" w:hAnsi="Courier New" w:cs="Courier New"/>
                  <w:color w:val="auto"/>
                  <w:rPrChange w:id="4357" w:author="Miguel Centeno Muñoz" w:date="2014-07-27T22:39:00Z">
                    <w:rPr>
                      <w:b/>
                      <w:bCs/>
                      <w:color w:val="C0504D" w:themeColor="accent2"/>
                      <w:sz w:val="32"/>
                    </w:rPr>
                  </w:rPrChange>
                </w:rPr>
                <w:t>Date</w:t>
              </w:r>
            </w:ins>
          </w:p>
        </w:tc>
      </w:tr>
    </w:tbl>
    <w:p w:rsidR="00F87E9D" w:rsidRDefault="00F87E9D">
      <w:pPr>
        <w:rPr>
          <w:ins w:id="4358" w:author="Miguel Centeno Muñoz" w:date="2014-07-31T00:23:00Z"/>
        </w:rPr>
        <w:pPrChange w:id="435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60"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61" w:author="Miguel Centeno Muñoz" w:date="2014-07-31T00:23:00Z"/>
                <w:b/>
              </w:rPr>
            </w:pPr>
            <w:ins w:id="4362"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63" w:author="Miguel Centeno Muñoz" w:date="2014-07-31T00:23:00Z"/>
                <w:b/>
              </w:rPr>
            </w:pPr>
            <w:ins w:id="4364"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4365"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66" w:author="Miguel Centeno Muñoz" w:date="2014-07-31T00:23:00Z"/>
                <w:b/>
              </w:rPr>
            </w:pPr>
            <w:ins w:id="4367"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68" w:author="Miguel Centeno Muñoz" w:date="2014-07-31T00:23:00Z"/>
                <w:i/>
              </w:rPr>
            </w:pPr>
            <w:ins w:id="4369" w:author="Miguel Centeno Muñoz" w:date="2014-07-31T00:23:00Z">
              <w:r>
                <w:t xml:space="preserve">Este atributo representa </w:t>
              </w:r>
              <w:r>
                <w:rPr>
                  <w:i/>
                </w:rPr>
                <w:t>el nombre real del usuario</w:t>
              </w:r>
            </w:ins>
          </w:p>
        </w:tc>
      </w:tr>
      <w:tr w:rsidR="002B1AC0" w:rsidTr="00AC15B6">
        <w:trPr>
          <w:ins w:id="4370"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71" w:author="Miguel Centeno Muñoz" w:date="2014-07-31T00:23:00Z"/>
                <w:b/>
              </w:rPr>
            </w:pPr>
            <w:ins w:id="4372"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73" w:author="Miguel Centeno Muñoz" w:date="2014-07-31T00:23:00Z"/>
                <w:rFonts w:ascii="Courier New" w:hAnsi="Courier New" w:cs="Courier New"/>
              </w:rPr>
            </w:pPr>
            <w:ins w:id="4374" w:author="Miguel Centeno Muñoz" w:date="2014-07-31T00:23:00Z">
              <w:r>
                <w:rPr>
                  <w:rFonts w:ascii="Courier New" w:hAnsi="Courier New" w:cs="Courier New"/>
                  <w:color w:val="auto"/>
                </w:rPr>
                <w:t>String</w:t>
              </w:r>
            </w:ins>
          </w:p>
        </w:tc>
      </w:tr>
    </w:tbl>
    <w:p w:rsidR="002B1AC0" w:rsidRDefault="002B1AC0">
      <w:pPr>
        <w:rPr>
          <w:ins w:id="4375" w:author="Miguel Centeno Muñoz" w:date="2014-07-31T00:23:00Z"/>
        </w:rPr>
        <w:pPrChange w:id="437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77"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78" w:author="Miguel Centeno Muñoz" w:date="2014-07-31T00:23:00Z"/>
                <w:b/>
              </w:rPr>
            </w:pPr>
            <w:ins w:id="4379"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80" w:author="Miguel Centeno Muñoz" w:date="2014-07-31T00:23:00Z"/>
                <w:b/>
              </w:rPr>
            </w:pPr>
            <w:ins w:id="4381"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4382"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83" w:author="Miguel Centeno Muñoz" w:date="2014-07-31T00:23:00Z"/>
                <w:b/>
              </w:rPr>
            </w:pPr>
            <w:ins w:id="4384"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85" w:author="Miguel Centeno Muñoz" w:date="2014-07-31T00:23:00Z"/>
                <w:i/>
              </w:rPr>
            </w:pPr>
            <w:ins w:id="4386" w:author="Miguel Centeno Muñoz" w:date="2014-07-31T00:23:00Z">
              <w:r>
                <w:t xml:space="preserve">Este atributo representa </w:t>
              </w:r>
              <w:r>
                <w:rPr>
                  <w:i/>
                </w:rPr>
                <w:t>los apellidos del usuario</w:t>
              </w:r>
            </w:ins>
          </w:p>
        </w:tc>
      </w:tr>
      <w:tr w:rsidR="002B1AC0" w:rsidTr="00AC15B6">
        <w:trPr>
          <w:ins w:id="4387"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88" w:author="Miguel Centeno Muñoz" w:date="2014-07-31T00:23:00Z"/>
                <w:b/>
              </w:rPr>
            </w:pPr>
            <w:ins w:id="4389"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90" w:author="Miguel Centeno Muñoz" w:date="2014-07-31T00:23:00Z"/>
                <w:rFonts w:ascii="Courier New" w:hAnsi="Courier New" w:cs="Courier New"/>
              </w:rPr>
            </w:pPr>
            <w:ins w:id="4391" w:author="Miguel Centeno Muñoz" w:date="2014-07-31T00:23:00Z">
              <w:r>
                <w:rPr>
                  <w:rFonts w:ascii="Courier New" w:hAnsi="Courier New" w:cs="Courier New"/>
                  <w:color w:val="auto"/>
                </w:rPr>
                <w:t>String</w:t>
              </w:r>
            </w:ins>
          </w:p>
        </w:tc>
      </w:tr>
    </w:tbl>
    <w:p w:rsidR="002B1AC0" w:rsidRDefault="002B1AC0">
      <w:pPr>
        <w:rPr>
          <w:ins w:id="4392" w:author="Miguel Centeno Muñoz" w:date="2014-07-31T00:24:00Z"/>
        </w:rPr>
        <w:pPrChange w:id="439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394"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395" w:author="Miguel Centeno Muñoz" w:date="2014-07-31T00:24:00Z"/>
                <w:b/>
              </w:rPr>
            </w:pPr>
            <w:ins w:id="4396"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397" w:author="Miguel Centeno Muñoz" w:date="2014-07-31T00:24:00Z"/>
                <w:b/>
              </w:rPr>
            </w:pPr>
            <w:ins w:id="4398"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4399"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00" w:author="Miguel Centeno Muñoz" w:date="2014-07-31T00:24:00Z"/>
                <w:b/>
              </w:rPr>
            </w:pPr>
            <w:ins w:id="4401" w:author="Miguel Centeno Muñoz" w:date="2014-07-31T00:24:00Z">
              <w:r w:rsidRPr="00412093">
                <w:rPr>
                  <w:b/>
                  <w:color w:val="auto"/>
                </w:rPr>
                <w:lastRenderedPageBreak/>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02" w:author="Miguel Centeno Muñoz" w:date="2014-07-31T00:24:00Z"/>
                <w:i/>
              </w:rPr>
            </w:pPr>
            <w:ins w:id="4403" w:author="Miguel Centeno Muñoz" w:date="2014-07-31T00:24:00Z">
              <w:r>
                <w:t xml:space="preserve">Este atributo representa </w:t>
              </w:r>
              <w:r>
                <w:rPr>
                  <w:i/>
                </w:rPr>
                <w:t>la ciudad de origen del usuario</w:t>
              </w:r>
            </w:ins>
          </w:p>
        </w:tc>
      </w:tr>
      <w:tr w:rsidR="00FA7B5E" w:rsidTr="00AC15B6">
        <w:trPr>
          <w:ins w:id="4404"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05" w:author="Miguel Centeno Muñoz" w:date="2014-07-31T00:24:00Z"/>
                <w:b/>
              </w:rPr>
            </w:pPr>
            <w:ins w:id="4406"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07" w:author="Miguel Centeno Muñoz" w:date="2014-07-31T00:24:00Z"/>
                <w:rFonts w:ascii="Courier New" w:hAnsi="Courier New" w:cs="Courier New"/>
              </w:rPr>
            </w:pPr>
            <w:ins w:id="4408" w:author="Miguel Centeno Muñoz" w:date="2014-07-31T00:24:00Z">
              <w:r>
                <w:rPr>
                  <w:rFonts w:ascii="Courier New" w:hAnsi="Courier New" w:cs="Courier New"/>
                  <w:color w:val="auto"/>
                </w:rPr>
                <w:t>String</w:t>
              </w:r>
            </w:ins>
          </w:p>
        </w:tc>
      </w:tr>
    </w:tbl>
    <w:p w:rsidR="00FA7B5E" w:rsidRDefault="00FA7B5E">
      <w:pPr>
        <w:rPr>
          <w:ins w:id="4409" w:author="Miguel Centeno Muñoz" w:date="2014-07-31T00:24:00Z"/>
        </w:rPr>
        <w:pPrChange w:id="441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11"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12" w:author="Miguel Centeno Muñoz" w:date="2014-07-31T00:24:00Z"/>
                <w:b/>
              </w:rPr>
            </w:pPr>
            <w:ins w:id="4413"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14" w:author="Miguel Centeno Muñoz" w:date="2014-07-31T00:24:00Z"/>
                <w:b/>
              </w:rPr>
            </w:pPr>
            <w:ins w:id="4415" w:author="Miguel Centeno Muñoz" w:date="2014-07-31T00:24:00Z">
              <w:r w:rsidRPr="00412093">
                <w:rPr>
                  <w:b/>
                  <w:color w:val="auto"/>
                  <w:sz w:val="22"/>
                </w:rPr>
                <w:t xml:space="preserve">Usuario:: </w:t>
              </w:r>
              <w:r>
                <w:rPr>
                  <w:b/>
                  <w:color w:val="auto"/>
                  <w:sz w:val="22"/>
                </w:rPr>
                <w:t>cod_postal</w:t>
              </w:r>
            </w:ins>
          </w:p>
        </w:tc>
      </w:tr>
      <w:tr w:rsidR="00FA7B5E" w:rsidTr="00AC15B6">
        <w:trPr>
          <w:cnfStyle w:val="000000100000" w:firstRow="0" w:lastRow="0" w:firstColumn="0" w:lastColumn="0" w:oddVBand="0" w:evenVBand="0" w:oddHBand="1" w:evenHBand="0" w:firstRowFirstColumn="0" w:firstRowLastColumn="0" w:lastRowFirstColumn="0" w:lastRowLastColumn="0"/>
          <w:ins w:id="4416"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17" w:author="Miguel Centeno Muñoz" w:date="2014-07-31T00:24:00Z"/>
                <w:b/>
              </w:rPr>
            </w:pPr>
            <w:ins w:id="4418"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19" w:author="Miguel Centeno Muñoz" w:date="2014-07-31T00:24:00Z"/>
                <w:i/>
              </w:rPr>
            </w:pPr>
            <w:ins w:id="4420" w:author="Miguel Centeno Muñoz" w:date="2014-07-31T00:24:00Z">
              <w:r>
                <w:t xml:space="preserve">Este atributo representa </w:t>
              </w:r>
              <w:r>
                <w:rPr>
                  <w:i/>
                </w:rPr>
                <w:t>el código postal del usuario</w:t>
              </w:r>
            </w:ins>
          </w:p>
        </w:tc>
      </w:tr>
      <w:tr w:rsidR="00FA7B5E" w:rsidTr="00AC15B6">
        <w:trPr>
          <w:ins w:id="4421"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22" w:author="Miguel Centeno Muñoz" w:date="2014-07-31T00:24:00Z"/>
                <w:b/>
              </w:rPr>
            </w:pPr>
            <w:ins w:id="4423"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24" w:author="Miguel Centeno Muñoz" w:date="2014-07-31T00:24:00Z"/>
                <w:rFonts w:ascii="Courier New" w:hAnsi="Courier New" w:cs="Courier New"/>
              </w:rPr>
            </w:pPr>
            <w:ins w:id="4425" w:author="Miguel Centeno Muñoz" w:date="2014-07-31T00:24:00Z">
              <w:r>
                <w:rPr>
                  <w:rFonts w:ascii="Courier New" w:hAnsi="Courier New" w:cs="Courier New"/>
                  <w:color w:val="auto"/>
                </w:rPr>
                <w:t>String</w:t>
              </w:r>
            </w:ins>
          </w:p>
        </w:tc>
      </w:tr>
    </w:tbl>
    <w:p w:rsidR="00FA7B5E" w:rsidRDefault="00FA7B5E">
      <w:pPr>
        <w:rPr>
          <w:ins w:id="4426" w:author="Miguel Centeno Muñoz" w:date="2014-07-31T00:25:00Z"/>
        </w:rPr>
        <w:pPrChange w:id="442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28"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29" w:author="Miguel Centeno Muñoz" w:date="2014-07-31T00:26:00Z"/>
                <w:b/>
              </w:rPr>
            </w:pPr>
            <w:ins w:id="4430"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31" w:author="Miguel Centeno Muñoz" w:date="2014-07-31T00:26:00Z"/>
                <w:b/>
              </w:rPr>
            </w:pPr>
            <w:ins w:id="4432" w:author="Miguel Centeno Muñoz" w:date="2014-07-31T00:26:00Z">
              <w:r w:rsidRPr="00412093">
                <w:rPr>
                  <w:b/>
                  <w:color w:val="auto"/>
                  <w:sz w:val="22"/>
                </w:rPr>
                <w:t xml:space="preserve">Usuario:: </w:t>
              </w:r>
            </w:ins>
            <w:ins w:id="4433" w:author="Miguel Centeno Muñoz" w:date="2014-08-02T13:09:00Z">
              <w:r w:rsidR="0045714E">
                <w:rPr>
                  <w:b/>
                  <w:color w:val="auto"/>
                  <w:sz w:val="22"/>
                </w:rPr>
                <w:t>país</w:t>
              </w:r>
            </w:ins>
          </w:p>
        </w:tc>
      </w:tr>
      <w:tr w:rsidR="00FA7B5E" w:rsidTr="00AC15B6">
        <w:trPr>
          <w:cnfStyle w:val="000000100000" w:firstRow="0" w:lastRow="0" w:firstColumn="0" w:lastColumn="0" w:oddVBand="0" w:evenVBand="0" w:oddHBand="1" w:evenHBand="0" w:firstRowFirstColumn="0" w:firstRowLastColumn="0" w:lastRowFirstColumn="0" w:lastRowLastColumn="0"/>
          <w:ins w:id="4434"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35" w:author="Miguel Centeno Muñoz" w:date="2014-07-31T00:26:00Z"/>
                <w:b/>
              </w:rPr>
            </w:pPr>
            <w:ins w:id="4436"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37" w:author="Miguel Centeno Muñoz" w:date="2014-07-31T00:26:00Z"/>
                <w:i/>
              </w:rPr>
            </w:pPr>
            <w:ins w:id="4438" w:author="Miguel Centeno Muñoz" w:date="2014-07-31T00:26:00Z">
              <w:r>
                <w:t xml:space="preserve">Este atributo representa </w:t>
              </w:r>
              <w:r>
                <w:rPr>
                  <w:i/>
                </w:rPr>
                <w:t>el país de origen del usuario</w:t>
              </w:r>
            </w:ins>
          </w:p>
        </w:tc>
      </w:tr>
      <w:tr w:rsidR="00FA7B5E" w:rsidTr="00AC15B6">
        <w:trPr>
          <w:ins w:id="4439"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40" w:author="Miguel Centeno Muñoz" w:date="2014-07-31T00:26:00Z"/>
                <w:b/>
              </w:rPr>
            </w:pPr>
            <w:ins w:id="4441"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42" w:author="Miguel Centeno Muñoz" w:date="2014-07-31T00:26:00Z"/>
                <w:rFonts w:ascii="Courier New" w:hAnsi="Courier New" w:cs="Courier New"/>
              </w:rPr>
            </w:pPr>
            <w:ins w:id="4443" w:author="Miguel Centeno Muñoz" w:date="2014-07-31T00:26:00Z">
              <w:r>
                <w:rPr>
                  <w:rFonts w:ascii="Courier New" w:hAnsi="Courier New" w:cs="Courier New"/>
                  <w:color w:val="auto"/>
                </w:rPr>
                <w:t>String</w:t>
              </w:r>
            </w:ins>
          </w:p>
        </w:tc>
      </w:tr>
    </w:tbl>
    <w:p w:rsidR="00FA7B5E" w:rsidRDefault="00FA7B5E">
      <w:pPr>
        <w:rPr>
          <w:ins w:id="4444" w:author="Miguel Centeno Muñoz" w:date="2014-07-31T00:26:00Z"/>
        </w:rPr>
        <w:pPrChange w:id="4445" w:author="Miguel Centeno Muñoz" w:date="2014-07-27T13:12:00Z">
          <w:pPr>
            <w:pStyle w:val="Ttulo3"/>
          </w:pPr>
        </w:pPrChange>
      </w:pPr>
    </w:p>
    <w:p w:rsidR="00FA7B5E" w:rsidRDefault="00FA7B5E">
      <w:pPr>
        <w:rPr>
          <w:ins w:id="4446" w:author="Miguel Centeno Muñoz" w:date="2014-07-31T00:26:00Z"/>
        </w:rPr>
        <w:pPrChange w:id="4447" w:author="Miguel Centeno Muñoz" w:date="2014-07-27T13:12:00Z">
          <w:pPr>
            <w:pStyle w:val="Ttulo3"/>
          </w:pPr>
        </w:pPrChange>
      </w:pPr>
    </w:p>
    <w:p w:rsidR="00FA7B5E" w:rsidRDefault="00FA7B5E">
      <w:pPr>
        <w:rPr>
          <w:ins w:id="4448" w:author="Miguel Centeno Muñoz" w:date="2014-07-31T00:26:00Z"/>
        </w:rPr>
        <w:pPrChange w:id="444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50"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51" w:author="Miguel Centeno Muñoz" w:date="2014-07-31T00:26:00Z"/>
                <w:b/>
              </w:rPr>
            </w:pPr>
            <w:ins w:id="4452"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53" w:author="Miguel Centeno Muñoz" w:date="2014-07-31T00:26:00Z"/>
                <w:b/>
              </w:rPr>
            </w:pPr>
            <w:ins w:id="4454" w:author="Miguel Centeno Muñoz" w:date="2014-07-31T00:26:00Z">
              <w:r w:rsidRPr="00412093">
                <w:rPr>
                  <w:b/>
                  <w:color w:val="auto"/>
                  <w:sz w:val="22"/>
                </w:rPr>
                <w:t xml:space="preserve">Usuario:: </w:t>
              </w:r>
              <w:r>
                <w:rPr>
                  <w:b/>
                  <w:color w:val="auto"/>
                  <w:sz w:val="22"/>
                </w:rPr>
                <w:t>imagen_avatar</w:t>
              </w:r>
            </w:ins>
          </w:p>
        </w:tc>
      </w:tr>
      <w:tr w:rsidR="00FA7B5E" w:rsidTr="00AC15B6">
        <w:trPr>
          <w:cnfStyle w:val="000000100000" w:firstRow="0" w:lastRow="0" w:firstColumn="0" w:lastColumn="0" w:oddVBand="0" w:evenVBand="0" w:oddHBand="1" w:evenHBand="0" w:firstRowFirstColumn="0" w:firstRowLastColumn="0" w:lastRowFirstColumn="0" w:lastRowLastColumn="0"/>
          <w:ins w:id="4455"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56" w:author="Miguel Centeno Muñoz" w:date="2014-07-31T00:26:00Z"/>
                <w:b/>
              </w:rPr>
            </w:pPr>
            <w:ins w:id="4457"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58" w:author="Miguel Centeno Muñoz" w:date="2014-07-31T00:26:00Z"/>
                <w:i/>
              </w:rPr>
            </w:pPr>
            <w:ins w:id="4459" w:author="Miguel Centeno Muñoz" w:date="2014-07-31T00:26:00Z">
              <w:r>
                <w:t xml:space="preserve">Este atributo representa </w:t>
              </w:r>
              <w:r>
                <w:rPr>
                  <w:i/>
                </w:rPr>
                <w:t>el nombre del fichero de la imagen del cliente</w:t>
              </w:r>
            </w:ins>
          </w:p>
        </w:tc>
      </w:tr>
      <w:tr w:rsidR="00FA7B5E" w:rsidTr="00AC15B6">
        <w:trPr>
          <w:ins w:id="4460"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61" w:author="Miguel Centeno Muñoz" w:date="2014-07-31T00:26:00Z"/>
                <w:b/>
              </w:rPr>
            </w:pPr>
            <w:ins w:id="4462"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63" w:author="Miguel Centeno Muñoz" w:date="2014-07-31T00:26:00Z"/>
                <w:rFonts w:ascii="Courier New" w:hAnsi="Courier New" w:cs="Courier New"/>
              </w:rPr>
            </w:pPr>
            <w:ins w:id="4464" w:author="Miguel Centeno Muñoz" w:date="2014-07-31T00:26:00Z">
              <w:r>
                <w:rPr>
                  <w:rFonts w:ascii="Courier New" w:hAnsi="Courier New" w:cs="Courier New"/>
                  <w:color w:val="auto"/>
                </w:rPr>
                <w:t>String</w:t>
              </w:r>
            </w:ins>
          </w:p>
        </w:tc>
      </w:tr>
    </w:tbl>
    <w:p w:rsidR="00FA7B5E" w:rsidRDefault="00FA7B5E">
      <w:pPr>
        <w:rPr>
          <w:ins w:id="4465" w:author="Miguel Centeno Muñoz" w:date="2014-07-27T16:53:00Z"/>
        </w:rPr>
        <w:pPrChange w:id="4466" w:author="Miguel Centeno Muñoz" w:date="2014-07-27T13:12:00Z">
          <w:pPr>
            <w:pStyle w:val="Ttulo3"/>
          </w:pPr>
        </w:pPrChange>
      </w:pPr>
    </w:p>
    <w:tbl>
      <w:tblPr>
        <w:tblStyle w:val="Listamedia2-nfasis2"/>
        <w:tblW w:w="0" w:type="auto"/>
        <w:tblLook w:val="04A0" w:firstRow="1" w:lastRow="0" w:firstColumn="1" w:lastColumn="0" w:noHBand="0" w:noVBand="1"/>
        <w:tblPrChange w:id="446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46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469"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447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471" w:author="Miguel Centeno Muñoz" w:date="2014-07-27T22:36:00Z"/>
                <w:b/>
                <w:rPrChange w:id="4472" w:author="Miguel Centeno Muñoz" w:date="2014-07-27T22:39:00Z">
                  <w:rPr>
                    <w:ins w:id="4473" w:author="Miguel Centeno Muñoz" w:date="2014-07-27T22:36:00Z"/>
                    <w:rFonts w:eastAsiaTheme="minorHAnsi" w:cstheme="minorBidi"/>
                    <w:color w:val="auto"/>
                    <w:sz w:val="22"/>
                    <w:szCs w:val="22"/>
                  </w:rPr>
                </w:rPrChange>
              </w:rPr>
            </w:pPr>
            <w:ins w:id="4474" w:author="Miguel Centeno Muñoz" w:date="2014-07-27T22:36:00Z">
              <w:r w:rsidRPr="00A1549B">
                <w:rPr>
                  <w:b/>
                  <w:color w:val="auto"/>
                  <w:sz w:val="22"/>
                  <w:rPrChange w:id="4475" w:author="Miguel Centeno Muñoz" w:date="2014-07-27T22:39:00Z">
                    <w:rPr>
                      <w:b/>
                      <w:bCs/>
                      <w:color w:val="C0504D" w:themeColor="accent2"/>
                      <w:sz w:val="32"/>
                    </w:rPr>
                  </w:rPrChange>
                </w:rPr>
                <w:t>Expresión de invariante</w:t>
              </w:r>
            </w:ins>
          </w:p>
        </w:tc>
        <w:tc>
          <w:tcPr>
            <w:tcW w:w="6409" w:type="dxa"/>
            <w:tcPrChange w:id="4476"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477" w:author="Miguel Centeno Muñoz" w:date="2014-07-27T22:36:00Z"/>
                <w:b/>
                <w:rPrChange w:id="4478" w:author="Miguel Centeno Muñoz" w:date="2014-07-27T22:39:00Z">
                  <w:rPr>
                    <w:ins w:id="4479" w:author="Miguel Centeno Muñoz" w:date="2014-07-27T22:36:00Z"/>
                    <w:rFonts w:eastAsiaTheme="minorHAnsi" w:cstheme="minorBidi"/>
                    <w:color w:val="auto"/>
                    <w:sz w:val="22"/>
                    <w:szCs w:val="22"/>
                  </w:rPr>
                </w:rPrChange>
              </w:rPr>
            </w:pPr>
            <w:ins w:id="4480" w:author="Miguel Centeno Muñoz" w:date="2014-07-27T22:36:00Z">
              <w:r w:rsidRPr="007F6488">
                <w:rPr>
                  <w:b/>
                  <w:color w:val="auto"/>
                  <w:sz w:val="22"/>
                  <w:rPrChange w:id="4481"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4482"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48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484" w:author="Miguel Centeno Muñoz" w:date="2014-07-27T22:36:00Z"/>
                <w:b/>
                <w:rPrChange w:id="4485" w:author="Miguel Centeno Muñoz" w:date="2014-07-27T22:39:00Z">
                  <w:rPr>
                    <w:ins w:id="4486" w:author="Miguel Centeno Muñoz" w:date="2014-07-27T22:36:00Z"/>
                    <w:rFonts w:eastAsiaTheme="minorHAnsi" w:cstheme="minorBidi"/>
                    <w:color w:val="auto"/>
                  </w:rPr>
                </w:rPrChange>
              </w:rPr>
            </w:pPr>
            <w:ins w:id="4487" w:author="Miguel Centeno Muñoz" w:date="2014-07-27T22:37:00Z">
              <w:r w:rsidRPr="00A1549B">
                <w:rPr>
                  <w:b/>
                  <w:color w:val="auto"/>
                  <w:rPrChange w:id="4488" w:author="Miguel Centeno Muñoz" w:date="2014-07-27T22:39:00Z">
                    <w:rPr>
                      <w:b/>
                      <w:bCs/>
                      <w:color w:val="C0504D" w:themeColor="accent2"/>
                      <w:sz w:val="32"/>
                    </w:rPr>
                  </w:rPrChange>
                </w:rPr>
                <w:t>Descripción</w:t>
              </w:r>
            </w:ins>
          </w:p>
        </w:tc>
        <w:tc>
          <w:tcPr>
            <w:tcW w:w="6409" w:type="dxa"/>
            <w:tcPrChange w:id="4489"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490" w:author="Miguel Centeno Muñoz" w:date="2014-07-27T22:36:00Z"/>
              </w:rPr>
            </w:pPr>
            <w:ins w:id="4491" w:author="Miguel Centeno Muñoz" w:date="2014-07-27T22:37:00Z">
              <w:r>
                <w:t>No pueden existir dos usuarios con el mismo login</w:t>
              </w:r>
            </w:ins>
          </w:p>
        </w:tc>
      </w:tr>
      <w:tr w:rsidR="00865D3C" w:rsidTr="00865D3C">
        <w:trPr>
          <w:ins w:id="4492"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4493" w:author="Miguel Centeno Muñoz" w:date="2014-07-27T22:38:00Z">
              <w:tcPr>
                <w:tcW w:w="4534" w:type="dxa"/>
              </w:tcPr>
            </w:tcPrChange>
          </w:tcPr>
          <w:p w:rsidR="00865D3C" w:rsidRPr="00A1549B" w:rsidRDefault="00865D3C" w:rsidP="00D40919">
            <w:pPr>
              <w:spacing w:after="200" w:line="276" w:lineRule="auto"/>
              <w:rPr>
                <w:ins w:id="4494" w:author="Miguel Centeno Muñoz" w:date="2014-07-27T22:37:00Z"/>
                <w:b/>
                <w:rPrChange w:id="4495" w:author="Miguel Centeno Muñoz" w:date="2014-07-27T22:39:00Z">
                  <w:rPr>
                    <w:ins w:id="4496" w:author="Miguel Centeno Muñoz" w:date="2014-07-27T22:37:00Z"/>
                    <w:rFonts w:eastAsiaTheme="minorHAnsi" w:cstheme="minorBidi"/>
                    <w:color w:val="auto"/>
                  </w:rPr>
                </w:rPrChange>
              </w:rPr>
            </w:pPr>
            <w:ins w:id="4497" w:author="Miguel Centeno Muñoz" w:date="2014-07-27T22:37:00Z">
              <w:r w:rsidRPr="00A1549B">
                <w:rPr>
                  <w:b/>
                  <w:color w:val="auto"/>
                  <w:rPrChange w:id="4498" w:author="Miguel Centeno Muñoz" w:date="2014-07-27T22:39:00Z">
                    <w:rPr>
                      <w:b/>
                      <w:bCs/>
                      <w:color w:val="C0504D" w:themeColor="accent2"/>
                      <w:sz w:val="32"/>
                    </w:rPr>
                  </w:rPrChange>
                </w:rPr>
                <w:t>Comentarios</w:t>
              </w:r>
            </w:ins>
          </w:p>
        </w:tc>
        <w:tc>
          <w:tcPr>
            <w:tcW w:w="6409" w:type="dxa"/>
            <w:tcPrChange w:id="4499"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500" w:author="Miguel Centeno Muñoz" w:date="2014-07-27T22:37:00Z"/>
              </w:rPr>
            </w:pPr>
            <w:ins w:id="4501" w:author="Miguel Centeno Muñoz" w:date="2014-07-27T22:37:00Z">
              <w:r>
                <w:t>El nombre de usuario es el atributo login</w:t>
              </w:r>
            </w:ins>
          </w:p>
        </w:tc>
      </w:tr>
    </w:tbl>
    <w:p w:rsidR="00F87E9D" w:rsidRDefault="00F87E9D">
      <w:pPr>
        <w:rPr>
          <w:ins w:id="4502" w:author="Miguel Centeno Muñoz" w:date="2014-07-27T16:53:00Z"/>
        </w:rPr>
        <w:pPrChange w:id="4503" w:author="Miguel Centeno Muñoz" w:date="2014-07-27T13:12:00Z">
          <w:pPr>
            <w:pStyle w:val="Ttulo3"/>
          </w:pPr>
        </w:pPrChange>
      </w:pPr>
    </w:p>
    <w:p w:rsidR="00F87E9D" w:rsidRDefault="00490FAF">
      <w:pPr>
        <w:pStyle w:val="Ttulo5"/>
        <w:ind w:left="708" w:firstLine="708"/>
        <w:rPr>
          <w:ins w:id="4504" w:author="Miguel Centeno Muñoz" w:date="2014-07-27T16:53:00Z"/>
        </w:rPr>
        <w:pPrChange w:id="4505" w:author="Miguel Centeno Muñoz" w:date="2014-07-27T23:08:00Z">
          <w:pPr>
            <w:pStyle w:val="Ttulo3"/>
          </w:pPr>
        </w:pPrChange>
      </w:pPr>
      <w:ins w:id="4506" w:author="Miguel Centeno Muñoz" w:date="2014-07-27T23:08:00Z">
        <w:r>
          <w:t>7.1.</w:t>
        </w:r>
      </w:ins>
      <w:ins w:id="4507" w:author="Miguel Centeno Muñoz" w:date="2014-07-31T00:16:00Z">
        <w:r w:rsidR="002B1AC0">
          <w:t>2</w:t>
        </w:r>
      </w:ins>
      <w:ins w:id="4508" w:author="Miguel Centeno Muñoz" w:date="2014-07-27T23:08:00Z">
        <w:r>
          <w:t>.2.- Subsistema de Gestión de Rutas</w:t>
        </w:r>
      </w:ins>
    </w:p>
    <w:tbl>
      <w:tblPr>
        <w:tblStyle w:val="Listamedia2-nfasis2"/>
        <w:tblW w:w="0" w:type="auto"/>
        <w:tblLook w:val="04A0" w:firstRow="1" w:lastRow="0" w:firstColumn="1" w:lastColumn="0" w:noHBand="0" w:noVBand="1"/>
        <w:tblPrChange w:id="4509"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4510">
          <w:tblGrid>
            <w:gridCol w:w="108"/>
            <w:gridCol w:w="2127"/>
            <w:gridCol w:w="108"/>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511" w:author="Miguel Centeno Muñoz" w:date="2014-07-27T23:09:00Z"/>
          <w:trPrChange w:id="4512"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513" w:author="Miguel Centeno Muñoz" w:date="2014-07-31T00:29:00Z">
              <w:tcPr>
                <w:tcW w:w="4534" w:type="dxa"/>
                <w:gridSpan w:val="4"/>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514" w:author="Miguel Centeno Muñoz" w:date="2014-07-27T23:09:00Z"/>
                <w:b/>
                <w:rPrChange w:id="4515" w:author="Miguel Centeno Muñoz" w:date="2014-07-31T00:30:00Z">
                  <w:rPr>
                    <w:ins w:id="4516" w:author="Miguel Centeno Muñoz" w:date="2014-07-27T23:09:00Z"/>
                    <w:rFonts w:eastAsiaTheme="minorHAnsi" w:cstheme="minorBidi"/>
                    <w:color w:val="auto"/>
                    <w:sz w:val="22"/>
                    <w:szCs w:val="22"/>
                  </w:rPr>
                </w:rPrChange>
              </w:rPr>
              <w:pPrChange w:id="4517"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518" w:author="Miguel Centeno Muñoz" w:date="2014-07-27T23:09:00Z">
              <w:r w:rsidRPr="00FA7B5E">
                <w:rPr>
                  <w:b/>
                  <w:rPrChange w:id="4519" w:author="Miguel Centeno Muñoz" w:date="2014-07-31T00:30:00Z">
                    <w:rPr/>
                  </w:rPrChange>
                </w:rPr>
                <w:t>TYP-000</w:t>
              </w:r>
            </w:ins>
            <w:ins w:id="4520" w:author="Miguel Centeno Muñoz" w:date="2014-07-31T00:25:00Z">
              <w:r w:rsidRPr="00FA7B5E">
                <w:rPr>
                  <w:b/>
                  <w:rPrChange w:id="4521" w:author="Miguel Centeno Muñoz" w:date="2014-07-31T00:30:00Z">
                    <w:rPr/>
                  </w:rPrChange>
                </w:rPr>
                <w:t>2</w:t>
              </w:r>
            </w:ins>
          </w:p>
        </w:tc>
        <w:tc>
          <w:tcPr>
            <w:tcW w:w="6834" w:type="dxa"/>
            <w:tcPrChange w:id="4522"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523" w:author="Miguel Centeno Muñoz" w:date="2014-07-27T23:09:00Z"/>
                <w:b/>
                <w:rPrChange w:id="4524" w:author="Miguel Centeno Muñoz" w:date="2014-07-31T00:30:00Z">
                  <w:rPr>
                    <w:ins w:id="4525" w:author="Miguel Centeno Muñoz" w:date="2014-07-27T23:09:00Z"/>
                    <w:rFonts w:eastAsiaTheme="minorHAnsi" w:cstheme="minorBidi"/>
                    <w:color w:val="auto"/>
                    <w:sz w:val="22"/>
                    <w:szCs w:val="22"/>
                  </w:rPr>
                </w:rPrChange>
              </w:rPr>
              <w:pPrChange w:id="4526"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527" w:author="Miguel Centeno Muñoz" w:date="2014-07-27T23:13:00Z">
              <w:r w:rsidRPr="00FA7B5E">
                <w:rPr>
                  <w:b/>
                  <w:color w:val="auto"/>
                  <w:sz w:val="22"/>
                  <w:rPrChange w:id="4528"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529" w:author="Miguel Centeno Muñoz" w:date="2014-07-27T23:09:00Z"/>
          <w:trPrChange w:id="4530"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31"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32" w:author="Miguel Centeno Muñoz" w:date="2014-07-27T23:09:00Z"/>
                <w:b/>
                <w:rPrChange w:id="4533" w:author="Miguel Centeno Muñoz" w:date="2014-07-31T00:30:00Z">
                  <w:rPr>
                    <w:ins w:id="4534" w:author="Miguel Centeno Muñoz" w:date="2014-07-27T23:09:00Z"/>
                    <w:rFonts w:eastAsiaTheme="minorHAnsi" w:cstheme="minorBidi"/>
                    <w:color w:val="auto"/>
                  </w:rPr>
                </w:rPrChange>
              </w:rPr>
              <w:pPrChange w:id="4535"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36" w:author="Miguel Centeno Muñoz" w:date="2014-07-27T23:13:00Z">
              <w:r w:rsidRPr="00FA7B5E">
                <w:rPr>
                  <w:b/>
                  <w:color w:val="auto"/>
                  <w:rPrChange w:id="4537" w:author="Miguel Centeno Muñoz" w:date="2014-07-31T00:30:00Z">
                    <w:rPr>
                      <w:b/>
                      <w:bCs/>
                      <w:color w:val="C0504D" w:themeColor="accent2"/>
                      <w:sz w:val="32"/>
                    </w:rPr>
                  </w:rPrChange>
                </w:rPr>
                <w:t>Versión</w:t>
              </w:r>
            </w:ins>
          </w:p>
        </w:tc>
        <w:tc>
          <w:tcPr>
            <w:tcW w:w="6834" w:type="dxa"/>
            <w:tcPrChange w:id="4538"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39" w:author="Miguel Centeno Muñoz" w:date="2014-07-27T23:09:00Z"/>
              </w:rPr>
            </w:pPr>
            <w:ins w:id="4540" w:author="Miguel Centeno Muñoz" w:date="2014-07-27T23:22:00Z">
              <w:r>
                <w:t>1.0(27/07/2014)</w:t>
              </w:r>
            </w:ins>
          </w:p>
        </w:tc>
      </w:tr>
      <w:tr w:rsidR="00FA7B5E" w:rsidTr="00FA7B5E">
        <w:trPr>
          <w:ins w:id="4541"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42" w:author="Miguel Centeno Muñoz" w:date="2014-07-27T23:13:00Z"/>
                <w:b/>
                <w:rPrChange w:id="4543" w:author="Miguel Centeno Muñoz" w:date="2014-07-31T00:30:00Z">
                  <w:rPr>
                    <w:ins w:id="4544" w:author="Miguel Centeno Muñoz" w:date="2014-07-27T23:13:00Z"/>
                    <w:rFonts w:eastAsiaTheme="minorHAnsi" w:cstheme="minorBidi"/>
                    <w:color w:val="auto"/>
                  </w:rPr>
                </w:rPrChange>
              </w:rPr>
              <w:pPrChange w:id="4545" w:author="Miguel Centeno Muñoz" w:date="2014-07-31T00:30:00Z">
                <w:pPr>
                  <w:spacing w:after="200" w:line="276" w:lineRule="auto"/>
                </w:pPr>
              </w:pPrChange>
            </w:pPr>
            <w:ins w:id="4546" w:author="Miguel Centeno Muñoz" w:date="2014-07-27T23:13:00Z">
              <w:r w:rsidRPr="00FA7B5E">
                <w:rPr>
                  <w:b/>
                  <w:color w:val="auto"/>
                  <w:rPrChange w:id="4547"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548" w:author="Miguel Centeno Muñoz" w:date="2014-07-27T23:13:00Z"/>
              </w:rPr>
            </w:pPr>
            <w:ins w:id="4549"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550" w:author="Miguel Centeno Muñoz" w:date="2014-07-27T23:13:00Z"/>
          <w:trPrChange w:id="4551"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52"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53" w:author="Miguel Centeno Muñoz" w:date="2014-07-27T23:13:00Z"/>
                <w:b/>
                <w:rPrChange w:id="4554" w:author="Miguel Centeno Muñoz" w:date="2014-07-31T00:30:00Z">
                  <w:rPr>
                    <w:ins w:id="4555" w:author="Miguel Centeno Muñoz" w:date="2014-07-27T23:13:00Z"/>
                    <w:rFonts w:eastAsiaTheme="minorHAnsi" w:cstheme="minorBidi"/>
                    <w:color w:val="auto"/>
                  </w:rPr>
                </w:rPrChange>
              </w:rPr>
              <w:pPrChange w:id="4556"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57" w:author="Miguel Centeno Muñoz" w:date="2014-07-27T23:13:00Z">
              <w:r w:rsidRPr="00FA7B5E">
                <w:rPr>
                  <w:b/>
                  <w:color w:val="auto"/>
                  <w:rPrChange w:id="4558" w:author="Miguel Centeno Muñoz" w:date="2014-07-31T00:30:00Z">
                    <w:rPr>
                      <w:b/>
                      <w:bCs/>
                      <w:color w:val="C0504D" w:themeColor="accent2"/>
                      <w:sz w:val="32"/>
                    </w:rPr>
                  </w:rPrChange>
                </w:rPr>
                <w:t>Dependencias</w:t>
              </w:r>
            </w:ins>
          </w:p>
        </w:tc>
        <w:tc>
          <w:tcPr>
            <w:tcW w:w="6834" w:type="dxa"/>
            <w:tcPrChange w:id="4559"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60" w:author="Miguel Centeno Muñoz" w:date="2014-07-31T00:32:00Z"/>
              </w:rPr>
            </w:pPr>
            <w:ins w:id="4561"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562" w:author="Miguel Centeno Muñoz" w:date="2014-07-27T23:13:00Z"/>
              </w:rPr>
            </w:pPr>
            <w:ins w:id="4563" w:author="Miguel Centeno Muñoz" w:date="2014-07-31T00:32:00Z">
              <w:r>
                <w:t>[OBJ-0005]</w:t>
              </w:r>
            </w:ins>
            <w:ins w:id="4564" w:author="Miguel Centeno Muñoz" w:date="2014-07-31T00:33:00Z">
              <w:r>
                <w:t xml:space="preserve"> Gestión Búsqueda Rutas</w:t>
              </w:r>
            </w:ins>
          </w:p>
        </w:tc>
      </w:tr>
      <w:tr w:rsidR="00FA7B5E" w:rsidTr="00FA7B5E">
        <w:trPr>
          <w:ins w:id="4565"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66" w:author="Miguel Centeno Muñoz" w:date="2014-07-27T23:13:00Z"/>
                <w:b/>
                <w:rPrChange w:id="4567" w:author="Miguel Centeno Muñoz" w:date="2014-07-31T00:30:00Z">
                  <w:rPr>
                    <w:ins w:id="4568" w:author="Miguel Centeno Muñoz" w:date="2014-07-27T23:13:00Z"/>
                    <w:rFonts w:eastAsiaTheme="minorHAnsi" w:cstheme="minorBidi"/>
                    <w:color w:val="auto"/>
                  </w:rPr>
                </w:rPrChange>
              </w:rPr>
              <w:pPrChange w:id="4569" w:author="Miguel Centeno Muñoz" w:date="2014-07-31T00:30:00Z">
                <w:pPr>
                  <w:spacing w:after="200" w:line="276" w:lineRule="auto"/>
                </w:pPr>
              </w:pPrChange>
            </w:pPr>
            <w:ins w:id="4570" w:author="Miguel Centeno Muñoz" w:date="2014-07-27T23:13:00Z">
              <w:r w:rsidRPr="00FA7B5E">
                <w:rPr>
                  <w:b/>
                  <w:color w:val="auto"/>
                  <w:rPrChange w:id="4571"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572" w:author="Miguel Centeno Muñoz" w:date="2014-07-27T23:13:00Z"/>
                <w:i/>
                <w:rPrChange w:id="4573" w:author="Miguel Centeno Muñoz" w:date="2014-07-27T23:13:00Z">
                  <w:rPr>
                    <w:ins w:id="4574" w:author="Miguel Centeno Muñoz" w:date="2014-07-27T23:13:00Z"/>
                    <w:rFonts w:eastAsiaTheme="minorHAnsi" w:cstheme="minorBidi"/>
                    <w:color w:val="auto"/>
                  </w:rPr>
                </w:rPrChange>
              </w:rPr>
              <w:pPrChange w:id="4575"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576"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577" w:author="Miguel Centeno Muñoz" w:date="2014-07-27T23:13:00Z"/>
          <w:trPrChange w:id="4578"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79"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80" w:author="Miguel Centeno Muñoz" w:date="2014-07-27T23:13:00Z"/>
                <w:b/>
                <w:rPrChange w:id="4581" w:author="Miguel Centeno Muñoz" w:date="2014-07-31T00:30:00Z">
                  <w:rPr>
                    <w:ins w:id="4582" w:author="Miguel Centeno Muñoz" w:date="2014-07-27T23:13:00Z"/>
                    <w:rFonts w:eastAsiaTheme="minorHAnsi" w:cstheme="minorBidi"/>
                    <w:color w:val="auto"/>
                  </w:rPr>
                </w:rPrChange>
              </w:rPr>
              <w:pPrChange w:id="4583"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84" w:author="Miguel Centeno Muñoz" w:date="2014-07-27T23:13:00Z">
              <w:r w:rsidRPr="00FA7B5E">
                <w:rPr>
                  <w:b/>
                  <w:color w:val="auto"/>
                  <w:rPrChange w:id="4585" w:author="Miguel Centeno Muñoz" w:date="2014-07-31T00:30:00Z">
                    <w:rPr>
                      <w:b/>
                      <w:bCs/>
                      <w:color w:val="C0504D" w:themeColor="accent2"/>
                      <w:sz w:val="32"/>
                    </w:rPr>
                  </w:rPrChange>
                </w:rPr>
                <w:t>Componentes</w:t>
              </w:r>
            </w:ins>
          </w:p>
        </w:tc>
        <w:tc>
          <w:tcPr>
            <w:tcW w:w="6834" w:type="dxa"/>
            <w:tcPrChange w:id="4586"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587" w:author="Miguel Centeno Muñoz" w:date="2014-07-27T23:13:00Z"/>
                <w:b/>
                <w:rPrChange w:id="4588" w:author="Miguel Centeno Muñoz" w:date="2014-07-31T00:32:00Z">
                  <w:rPr>
                    <w:ins w:id="4589" w:author="Miguel Centeno Muñoz" w:date="2014-07-27T23:13:00Z"/>
                    <w:rFonts w:eastAsiaTheme="minorHAnsi" w:cstheme="minorBidi"/>
                    <w:color w:val="auto"/>
                  </w:rPr>
                </w:rPrChange>
              </w:rPr>
              <w:pPrChange w:id="4590"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591" w:author="Miguel Centeno Muñoz" w:date="2014-07-27T23:14:00Z">
              <w:r w:rsidRPr="00FA7B5E">
                <w:rPr>
                  <w:b/>
                  <w:color w:val="auto"/>
                  <w:rPrChange w:id="4592" w:author="Miguel Centeno Muñoz" w:date="2014-07-31T00:32:00Z">
                    <w:rPr>
                      <w:b/>
                      <w:bCs/>
                      <w:color w:val="C0504D" w:themeColor="accent2"/>
                      <w:sz w:val="32"/>
                    </w:rPr>
                  </w:rPrChange>
                </w:rPr>
                <w:t>Nombre                  Tipo                             Multiplicidad</w:t>
              </w:r>
            </w:ins>
          </w:p>
        </w:tc>
      </w:tr>
      <w:tr w:rsidR="00FA7B5E" w:rsidTr="00FA7B5E">
        <w:tblPrEx>
          <w:tblPrExChange w:id="4593"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594" w:author="Miguel Centeno Muñoz" w:date="2014-07-27T23:15:00Z"/>
          <w:trPrChange w:id="4595"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596" w:author="Miguel Centeno Muñoz" w:date="2014-07-31T00:31:00Z">
              <w:tcPr>
                <w:tcW w:w="2235" w:type="dxa"/>
                <w:gridSpan w:val="2"/>
              </w:tcPr>
            </w:tcPrChange>
          </w:tcPr>
          <w:p w:rsidR="009860E8" w:rsidRPr="00FA7B5E" w:rsidRDefault="009860E8">
            <w:pPr>
              <w:rPr>
                <w:ins w:id="4597" w:author="Miguel Centeno Muñoz" w:date="2014-07-27T23:15:00Z"/>
                <w:b/>
                <w:rPrChange w:id="4598" w:author="Miguel Centeno Muñoz" w:date="2014-07-31T00:30:00Z">
                  <w:rPr>
                    <w:ins w:id="4599" w:author="Miguel Centeno Muñoz" w:date="2014-07-27T23:15:00Z"/>
                    <w:rFonts w:eastAsiaTheme="minorHAnsi" w:cstheme="minorBidi"/>
                    <w:color w:val="auto"/>
                  </w:rPr>
                </w:rPrChange>
              </w:rPr>
              <w:pPrChange w:id="4600" w:author="Miguel Centeno Muñoz" w:date="2014-07-31T00:30:00Z">
                <w:pPr>
                  <w:spacing w:after="200" w:line="276" w:lineRule="auto"/>
                </w:pPr>
              </w:pPrChange>
            </w:pPr>
          </w:p>
        </w:tc>
        <w:tc>
          <w:tcPr>
            <w:tcW w:w="6834" w:type="dxa"/>
            <w:tcPrChange w:id="4601"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602" w:author="Miguel Centeno Muñoz" w:date="2014-07-27T23:15:00Z"/>
              </w:rPr>
            </w:pPr>
            <w:ins w:id="4603" w:author="Miguel Centeno Muñoz" w:date="2014-07-27T23:15:00Z">
              <w:r>
                <w:t xml:space="preserve">mapa                   </w:t>
              </w:r>
            </w:ins>
            <w:ins w:id="4604" w:author="Miguel Centeno Muñoz" w:date="2014-07-31T00:22:00Z">
              <w:r w:rsidR="002B1AC0">
                <w:t xml:space="preserve"> </w:t>
              </w:r>
            </w:ins>
            <w:ins w:id="4605" w:author="Miguel Centeno Muñoz" w:date="2014-07-27T23:15:00Z">
              <w:r>
                <w:t xml:space="preserve"> </w:t>
              </w:r>
            </w:ins>
            <w:ins w:id="4606" w:author="Miguel Centeno Muñoz" w:date="2014-07-31T00:22:00Z">
              <w:r w:rsidR="002B1AC0">
                <w:t xml:space="preserve"> </w:t>
              </w:r>
            </w:ins>
            <w:ins w:id="4607" w:author="Miguel Centeno Muñoz" w:date="2014-07-27T23:15:00Z">
              <w:r>
                <w:t xml:space="preserve">  </w:t>
              </w:r>
              <w:r w:rsidRPr="00F11A39">
                <w:rPr>
                  <w:rFonts w:ascii="Courier New" w:hAnsi="Courier New" w:cs="Courier New"/>
                  <w:color w:val="auto"/>
                  <w:rPrChange w:id="4608" w:author="Miguel Centeno Muñoz" w:date="2014-07-27T23:15:00Z">
                    <w:rPr>
                      <w:b/>
                      <w:bCs/>
                      <w:color w:val="C0504D" w:themeColor="accent2"/>
                      <w:sz w:val="32"/>
                    </w:rPr>
                  </w:rPrChange>
                </w:rPr>
                <w:t>Mapa</w:t>
              </w:r>
              <w:r>
                <w:t xml:space="preserve">                       </w:t>
              </w:r>
            </w:ins>
            <w:ins w:id="4609" w:author="Miguel Centeno Muñoz" w:date="2014-07-31T00:22:00Z">
              <w:r w:rsidR="002B1AC0">
                <w:t xml:space="preserve">    </w:t>
              </w:r>
            </w:ins>
            <w:ins w:id="4610" w:author="Miguel Centeno Muñoz" w:date="2014-07-27T23:15:00Z">
              <w:r>
                <w:t xml:space="preserve">    1</w:t>
              </w:r>
            </w:ins>
          </w:p>
        </w:tc>
      </w:tr>
      <w:tr w:rsidR="00FA7B5E" w:rsidTr="00FA7B5E">
        <w:tblPrEx>
          <w:tblPrExChange w:id="461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612" w:author="Miguel Centeno Muñoz" w:date="2014-07-31T00:31:00Z"/>
          <w:trPrChange w:id="461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14" w:author="Miguel Centeno Muñoz" w:date="2014-07-31T00:31:00Z">
              <w:tcPr>
                <w:tcW w:w="2235" w:type="dxa"/>
                <w:gridSpan w:val="2"/>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615" w:author="Miguel Centeno Muñoz" w:date="2014-07-31T00:31:00Z"/>
                <w:b/>
              </w:rPr>
            </w:pPr>
          </w:p>
        </w:tc>
        <w:tc>
          <w:tcPr>
            <w:tcW w:w="6834" w:type="dxa"/>
            <w:tcPrChange w:id="4616"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617" w:author="Miguel Centeno Muñoz" w:date="2014-07-31T00:31:00Z"/>
              </w:rPr>
            </w:pPr>
            <w:ins w:id="4618" w:author="Miguel Centeno Muñoz" w:date="2014-07-31T00:31:00Z">
              <w:r>
                <w:t xml:space="preserve">categoria_ruta       </w:t>
              </w:r>
              <w:r w:rsidRPr="00412093">
                <w:rPr>
                  <w:rFonts w:ascii="Courier New" w:hAnsi="Courier New" w:cs="Courier New"/>
                </w:rPr>
                <w:t>CategoriaRuta</w:t>
              </w:r>
              <w:r>
                <w:t xml:space="preserve">       </w:t>
              </w:r>
            </w:ins>
            <w:ins w:id="4619" w:author="Miguel Centeno Muñoz" w:date="2014-07-31T00:32:00Z">
              <w:r>
                <w:t xml:space="preserve"> </w:t>
              </w:r>
            </w:ins>
            <w:ins w:id="4620" w:author="Miguel Centeno Muñoz" w:date="2014-07-31T00:31:00Z">
              <w:r>
                <w:t>1</w:t>
              </w:r>
            </w:ins>
          </w:p>
        </w:tc>
      </w:tr>
      <w:tr w:rsidR="00FA7B5E" w:rsidTr="00FA7B5E">
        <w:tblPrEx>
          <w:tblPrExChange w:id="462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22" w:author="Miguel Centeno Muñoz" w:date="2014-07-31T00:31:00Z"/>
          <w:trPrChange w:id="462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24" w:author="Miguel Centeno Muñoz" w:date="2014-07-31T00:31:00Z">
              <w:tcPr>
                <w:tcW w:w="2235" w:type="dxa"/>
                <w:gridSpan w:val="2"/>
              </w:tcPr>
            </w:tcPrChange>
          </w:tcPr>
          <w:p w:rsidR="00FA7B5E" w:rsidRPr="00FA7B5E" w:rsidRDefault="00FA7B5E" w:rsidP="00FA7B5E">
            <w:pPr>
              <w:rPr>
                <w:ins w:id="4625" w:author="Miguel Centeno Muñoz" w:date="2014-07-31T00:31:00Z"/>
                <w:b/>
              </w:rPr>
            </w:pPr>
          </w:p>
        </w:tc>
        <w:tc>
          <w:tcPr>
            <w:tcW w:w="6834" w:type="dxa"/>
            <w:tcPrChange w:id="4626"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627" w:author="Miguel Centeno Muñoz" w:date="2014-07-31T00:31:00Z"/>
              </w:rPr>
            </w:pPr>
            <w:ins w:id="4628" w:author="Miguel Centeno Muñoz" w:date="2014-07-31T00:31:00Z">
              <w:r>
                <w:t xml:space="preserve">comentarios           </w:t>
              </w:r>
              <w:r w:rsidRPr="00FA7B5E">
                <w:rPr>
                  <w:rFonts w:ascii="Courier New" w:hAnsi="Courier New" w:cs="Courier New"/>
                  <w:rPrChange w:id="4629" w:author="Miguel Centeno Muñoz" w:date="2014-07-31T00:32:00Z">
                    <w:rPr/>
                  </w:rPrChange>
                </w:rPr>
                <w:t>Set&lt;Comentario&gt;</w:t>
              </w:r>
              <w:r>
                <w:t xml:space="preserve">   0..</w:t>
              </w:r>
            </w:ins>
            <w:ins w:id="4630"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631"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632"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633" w:author="Miguel Centeno Muñoz" w:date="2014-07-31T00:31:00Z"/>
              </w:rPr>
            </w:pPr>
            <w:ins w:id="4634" w:author="Miguel Centeno Muñoz" w:date="2014-07-31T00:34:00Z">
              <w:r>
                <w:t>v</w:t>
              </w:r>
            </w:ins>
            <w:ins w:id="4635" w:author="Miguel Centeno Muñoz" w:date="2014-07-31T00:33:00Z">
              <w:r w:rsidR="00FA7B5E">
                <w:t>aloración</w:t>
              </w:r>
            </w:ins>
            <w:ins w:id="4636" w:author="Miguel Centeno Muñoz" w:date="2014-07-31T00:34:00Z">
              <w:r>
                <w:t xml:space="preserve">              </w:t>
              </w:r>
              <w:r w:rsidRPr="0045714E">
                <w:rPr>
                  <w:rFonts w:ascii="Courier New" w:hAnsi="Courier New" w:cs="Courier New"/>
                  <w:rPrChange w:id="4637" w:author="Miguel Centeno Muñoz" w:date="2014-08-02T13:10:00Z">
                    <w:rPr/>
                  </w:rPrChange>
                </w:rPr>
                <w:t>Valoracion</w:t>
              </w:r>
              <w:r>
                <w:t xml:space="preserve">                        1</w:t>
              </w:r>
            </w:ins>
          </w:p>
        </w:tc>
      </w:tr>
    </w:tbl>
    <w:p w:rsidR="00F87E9D" w:rsidRDefault="00F87E9D">
      <w:pPr>
        <w:rPr>
          <w:ins w:id="4638" w:author="Miguel Centeno Muñoz" w:date="2014-07-27T16:53:00Z"/>
        </w:rPr>
        <w:pPrChange w:id="463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640"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spacing w:after="200" w:line="276" w:lineRule="auto"/>
              <w:rPr>
                <w:ins w:id="4641" w:author="Miguel Centeno Muñoz" w:date="2014-07-27T23:16:00Z"/>
                <w:b/>
                <w:sz w:val="22"/>
                <w:szCs w:val="22"/>
                <w:rPrChange w:id="4642" w:author="Miguel Centeno Muñoz" w:date="2014-07-31T00:28:00Z">
                  <w:rPr>
                    <w:ins w:id="4643" w:author="Miguel Centeno Muñoz" w:date="2014-07-27T23:16:00Z"/>
                    <w:rFonts w:eastAsiaTheme="minorHAnsi" w:cstheme="minorBidi"/>
                    <w:color w:val="auto"/>
                    <w:sz w:val="22"/>
                    <w:szCs w:val="22"/>
                  </w:rPr>
                </w:rPrChange>
              </w:rPr>
            </w:pPr>
            <w:ins w:id="4644" w:author="Miguel Centeno Muñoz" w:date="2014-07-27T23:16:00Z">
              <w:r w:rsidRPr="00FA7B5E">
                <w:rPr>
                  <w:b/>
                  <w:rPrChange w:id="4645"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46" w:author="Miguel Centeno Muñoz" w:date="2014-07-27T23:16:00Z"/>
                <w:rFonts w:eastAsiaTheme="minorHAnsi" w:cstheme="minorBidi"/>
                <w:b/>
                <w:color w:val="auto"/>
                <w:sz w:val="22"/>
                <w:szCs w:val="22"/>
                <w:rPrChange w:id="4647" w:author="Miguel Centeno Muñoz" w:date="2014-07-31T00:28:00Z">
                  <w:rPr>
                    <w:ins w:id="4648" w:author="Miguel Centeno Muñoz" w:date="2014-07-27T23:16:00Z"/>
                    <w:rFonts w:eastAsiaTheme="minorHAnsi" w:cstheme="minorBidi"/>
                    <w:color w:val="auto"/>
                    <w:sz w:val="22"/>
                    <w:szCs w:val="22"/>
                  </w:rPr>
                </w:rPrChange>
              </w:rPr>
              <w:pPrChange w:id="4649"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50" w:author="Miguel Centeno Muñoz" w:date="2014-07-27T23:16:00Z">
              <w:r w:rsidRPr="00FA7B5E">
                <w:rPr>
                  <w:b/>
                  <w:rPrChange w:id="4651" w:author="Miguel Centeno Muñoz" w:date="2014-07-31T00:28:00Z">
                    <w:rPr/>
                  </w:rPrChange>
                </w:rPr>
                <w:t>Ruta:: nombre</w:t>
              </w:r>
            </w:ins>
            <w:ins w:id="4652" w:author="Miguel Centeno Muñoz" w:date="2014-07-31T00:27:00Z">
              <w:r w:rsidR="00FA7B5E" w:rsidRPr="00FA7B5E">
                <w:rPr>
                  <w:b/>
                  <w:rPrChange w:id="4653" w:author="Miguel Centeno Muñoz" w:date="2014-07-31T00:28:00Z">
                    <w:rPr/>
                  </w:rPrChange>
                </w:rPr>
                <w:t>_ruta</w:t>
              </w:r>
            </w:ins>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654"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55" w:author="Miguel Centeno Muñoz" w:date="2014-07-27T23:16:00Z"/>
                <w:b/>
                <w:rPrChange w:id="4656" w:author="Miguel Centeno Muñoz" w:date="2014-07-31T00:28:00Z">
                  <w:rPr>
                    <w:ins w:id="4657" w:author="Miguel Centeno Muñoz" w:date="2014-07-27T23:16:00Z"/>
                    <w:rFonts w:eastAsiaTheme="minorHAnsi" w:cstheme="minorBidi"/>
                    <w:color w:val="auto"/>
                  </w:rPr>
                </w:rPrChange>
              </w:rPr>
            </w:pPr>
            <w:ins w:id="4658" w:author="Miguel Centeno Muñoz" w:date="2014-07-27T23:16:00Z">
              <w:r w:rsidRPr="00FA7B5E">
                <w:rPr>
                  <w:b/>
                  <w:rPrChange w:id="4659"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660" w:author="Miguel Centeno Muñoz" w:date="2014-07-27T23:16:00Z"/>
                <w:rFonts w:eastAsiaTheme="minorHAnsi" w:cstheme="minorBidi"/>
                <w:i/>
                <w:color w:val="auto"/>
              </w:rPr>
              <w:pPrChange w:id="4661"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62" w:author="Miguel Centeno Muñoz" w:date="2014-07-27T23:16:00Z">
              <w:r w:rsidRPr="00FA7B5E">
                <w:t xml:space="preserve">Este atributo representa </w:t>
              </w:r>
              <w:r w:rsidRPr="00FA7B5E">
                <w:rPr>
                  <w:i/>
                </w:rPr>
                <w:t xml:space="preserve">el nombre con el que </w:t>
              </w:r>
            </w:ins>
            <w:ins w:id="4663" w:author="Miguel Centeno Muñoz" w:date="2014-07-27T23:20:00Z">
              <w:r w:rsidRPr="00FA7B5E">
                <w:rPr>
                  <w:i/>
                </w:rPr>
                <w:t>la ruta fue registrada</w:t>
              </w:r>
            </w:ins>
          </w:p>
        </w:tc>
      </w:tr>
      <w:tr w:rsidR="00F11A39" w:rsidRPr="00FA7B5E" w:rsidTr="00CF5B4C">
        <w:trPr>
          <w:ins w:id="4664"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65" w:author="Miguel Centeno Muñoz" w:date="2014-07-27T23:16:00Z"/>
                <w:b/>
                <w:rPrChange w:id="4666" w:author="Miguel Centeno Muñoz" w:date="2014-07-31T00:28:00Z">
                  <w:rPr>
                    <w:ins w:id="4667" w:author="Miguel Centeno Muñoz" w:date="2014-07-27T23:16:00Z"/>
                    <w:rFonts w:eastAsiaTheme="minorHAnsi" w:cstheme="minorBidi"/>
                    <w:color w:val="auto"/>
                  </w:rPr>
                </w:rPrChange>
              </w:rPr>
            </w:pPr>
            <w:ins w:id="4668" w:author="Miguel Centeno Muñoz" w:date="2014-07-27T23:16:00Z">
              <w:r w:rsidRPr="00FA7B5E">
                <w:rPr>
                  <w:b/>
                  <w:rPrChange w:id="4669"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670" w:author="Miguel Centeno Muñoz" w:date="2014-07-27T23:16:00Z"/>
                <w:rFonts w:ascii="Courier New" w:hAnsi="Courier New" w:cs="Courier New"/>
              </w:rPr>
            </w:pPr>
            <w:ins w:id="4671" w:author="Miguel Centeno Muñoz" w:date="2014-07-27T23:16:00Z">
              <w:r w:rsidRPr="00FA7B5E">
                <w:rPr>
                  <w:rFonts w:ascii="Courier New" w:hAnsi="Courier New" w:cs="Courier New"/>
                </w:rPr>
                <w:t>String</w:t>
              </w:r>
            </w:ins>
          </w:p>
        </w:tc>
      </w:tr>
    </w:tbl>
    <w:p w:rsidR="00F87E9D" w:rsidRDefault="00F87E9D">
      <w:pPr>
        <w:rPr>
          <w:ins w:id="4672" w:author="Miguel Centeno Muñoz" w:date="2014-07-28T00:38:00Z"/>
        </w:rPr>
        <w:pPrChange w:id="467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674"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spacing w:after="200" w:line="276" w:lineRule="auto"/>
              <w:rPr>
                <w:ins w:id="4675" w:author="Miguel Centeno Muñoz" w:date="2014-07-28T00:38:00Z"/>
                <w:b/>
                <w:sz w:val="22"/>
                <w:szCs w:val="22"/>
                <w:rPrChange w:id="4676" w:author="Miguel Centeno Muñoz" w:date="2014-07-31T00:28:00Z">
                  <w:rPr>
                    <w:ins w:id="4677" w:author="Miguel Centeno Muñoz" w:date="2014-07-28T00:38:00Z"/>
                    <w:rFonts w:eastAsiaTheme="minorHAnsi" w:cstheme="minorBidi"/>
                    <w:b/>
                    <w:color w:val="auto"/>
                    <w:sz w:val="22"/>
                    <w:szCs w:val="22"/>
                  </w:rPr>
                </w:rPrChange>
              </w:rPr>
            </w:pPr>
            <w:ins w:id="4678"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679" w:author="Miguel Centeno Muñoz" w:date="2014-07-28T00:38:00Z"/>
                <w:rFonts w:eastAsiaTheme="minorHAnsi" w:cstheme="minorBidi"/>
                <w:b/>
                <w:color w:val="auto"/>
                <w:sz w:val="22"/>
                <w:szCs w:val="22"/>
              </w:rPr>
              <w:pPrChange w:id="4680"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81" w:author="Miguel Centeno Muñoz" w:date="2014-07-28T00:38:00Z">
              <w:r w:rsidRPr="00FA7B5E">
                <w:rPr>
                  <w:b/>
                </w:rPr>
                <w:t xml:space="preserve">Ruta:: </w:t>
              </w:r>
            </w:ins>
            <w:ins w:id="4682" w:author="Miguel Centeno Muñoz" w:date="2014-07-31T00:27:00Z">
              <w:r w:rsidR="00FA7B5E" w:rsidRPr="00FA7B5E">
                <w:rPr>
                  <w:b/>
                </w:rPr>
                <w:t>texto_</w:t>
              </w:r>
            </w:ins>
            <w:ins w:id="4683" w:author="Miguel Centeno Muñoz" w:date="2014-07-28T00:38:00Z">
              <w:r w:rsidRPr="00FA7B5E">
                <w:rPr>
                  <w:b/>
                </w:rPr>
                <w:t>descripcion</w:t>
              </w:r>
            </w:ins>
          </w:p>
        </w:tc>
      </w:tr>
      <w:tr w:rsidR="00CF5B4C" w:rsidTr="00CF5B4C">
        <w:trPr>
          <w:cnfStyle w:val="000000100000" w:firstRow="0" w:lastRow="0" w:firstColumn="0" w:lastColumn="0" w:oddVBand="0" w:evenVBand="0" w:oddHBand="1" w:evenHBand="0" w:firstRowFirstColumn="0" w:firstRowLastColumn="0" w:lastRowFirstColumn="0" w:lastRowLastColumn="0"/>
          <w:ins w:id="4684"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85" w:author="Miguel Centeno Muñoz" w:date="2014-07-28T00:38:00Z"/>
                <w:b/>
              </w:rPr>
            </w:pPr>
            <w:ins w:id="4686"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687" w:author="Miguel Centeno Muñoz" w:date="2014-07-28T00:38:00Z"/>
                <w:rFonts w:eastAsiaTheme="minorHAnsi" w:cstheme="minorBidi"/>
                <w:i/>
                <w:color w:val="auto"/>
              </w:rPr>
              <w:pPrChange w:id="4688"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89" w:author="Miguel Centeno Muñoz" w:date="2014-07-28T00:38:00Z">
              <w:r w:rsidRPr="00FA7B5E">
                <w:t xml:space="preserve">Este atributo representa </w:t>
              </w:r>
              <w:r w:rsidRPr="00FA7B5E">
                <w:rPr>
                  <w:i/>
                </w:rPr>
                <w:t>la descripción que el usuario hace de la ruta</w:t>
              </w:r>
            </w:ins>
          </w:p>
        </w:tc>
      </w:tr>
      <w:tr w:rsidR="00CF5B4C" w:rsidTr="00CF5B4C">
        <w:trPr>
          <w:ins w:id="4690"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91" w:author="Miguel Centeno Muñoz" w:date="2014-07-28T00:38:00Z"/>
                <w:b/>
              </w:rPr>
            </w:pPr>
            <w:ins w:id="4692"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693" w:author="Miguel Centeno Muñoz" w:date="2014-07-28T00:38:00Z"/>
                <w:rFonts w:ascii="Courier New" w:hAnsi="Courier New" w:cs="Courier New"/>
              </w:rPr>
            </w:pPr>
            <w:ins w:id="4694" w:author="Miguel Centeno Muñoz" w:date="2014-07-28T00:38:00Z">
              <w:r w:rsidRPr="006B268B">
                <w:rPr>
                  <w:rFonts w:ascii="Courier New" w:hAnsi="Courier New" w:cs="Courier New"/>
                </w:rPr>
                <w:t>String</w:t>
              </w:r>
            </w:ins>
          </w:p>
        </w:tc>
      </w:tr>
    </w:tbl>
    <w:p w:rsidR="00CF5B4C" w:rsidRDefault="00CF5B4C">
      <w:pPr>
        <w:rPr>
          <w:ins w:id="4695" w:author="Miguel Centeno Muñoz" w:date="2014-07-27T16:53:00Z"/>
        </w:rPr>
        <w:pPrChange w:id="469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697"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spacing w:after="200" w:line="276" w:lineRule="auto"/>
              <w:rPr>
                <w:ins w:id="4698" w:author="Miguel Centeno Muñoz" w:date="2014-07-27T23:16:00Z"/>
                <w:b/>
                <w:sz w:val="22"/>
                <w:szCs w:val="22"/>
                <w:rPrChange w:id="4699" w:author="Miguel Centeno Muñoz" w:date="2014-07-31T00:28:00Z">
                  <w:rPr>
                    <w:ins w:id="4700" w:author="Miguel Centeno Muñoz" w:date="2014-07-27T23:16:00Z"/>
                    <w:rFonts w:eastAsiaTheme="minorHAnsi" w:cstheme="minorBidi"/>
                    <w:b/>
                    <w:color w:val="auto"/>
                    <w:sz w:val="22"/>
                    <w:szCs w:val="22"/>
                  </w:rPr>
                </w:rPrChange>
              </w:rPr>
            </w:pPr>
            <w:ins w:id="4701"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702" w:author="Miguel Centeno Muñoz" w:date="2014-07-27T23:16:00Z"/>
                <w:rFonts w:eastAsiaTheme="minorHAnsi" w:cstheme="minorBidi"/>
                <w:b/>
                <w:color w:val="auto"/>
                <w:sz w:val="22"/>
                <w:szCs w:val="22"/>
              </w:rPr>
              <w:pPrChange w:id="4703"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04" w:author="Miguel Centeno Muñoz" w:date="2014-07-27T23:16:00Z">
              <w:r w:rsidRPr="00FA7B5E">
                <w:rPr>
                  <w:b/>
                </w:rPr>
                <w:t>Ruta:: fecha_creacion</w:t>
              </w:r>
            </w:ins>
          </w:p>
        </w:tc>
      </w:tr>
      <w:tr w:rsidR="00F11A39" w:rsidTr="00CF5B4C">
        <w:trPr>
          <w:cnfStyle w:val="000000100000" w:firstRow="0" w:lastRow="0" w:firstColumn="0" w:lastColumn="0" w:oddVBand="0" w:evenVBand="0" w:oddHBand="1" w:evenHBand="0" w:firstRowFirstColumn="0" w:firstRowLastColumn="0" w:lastRowFirstColumn="0" w:lastRowLastColumn="0"/>
          <w:ins w:id="470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06" w:author="Miguel Centeno Muñoz" w:date="2014-07-27T23:16:00Z"/>
                <w:b/>
              </w:rPr>
            </w:pPr>
            <w:ins w:id="4707"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708" w:author="Miguel Centeno Muñoz" w:date="2014-07-27T23:16:00Z"/>
                <w:rFonts w:eastAsiaTheme="minorHAnsi" w:cstheme="minorBidi"/>
                <w:i/>
                <w:color w:val="auto"/>
              </w:rPr>
              <w:pPrChange w:id="4709"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10" w:author="Miguel Centeno Muñoz" w:date="2014-07-27T23:16:00Z">
              <w:r w:rsidRPr="00FA7B5E">
                <w:t xml:space="preserve">Este atributo representa </w:t>
              </w:r>
            </w:ins>
            <w:ins w:id="4711" w:author="Miguel Centeno Muñoz" w:date="2014-07-27T23:20:00Z">
              <w:r w:rsidRPr="00FA7B5E">
                <w:rPr>
                  <w:i/>
                </w:rPr>
                <w:t>la fecha en la que la ruta fue creada</w:t>
              </w:r>
            </w:ins>
          </w:p>
        </w:tc>
      </w:tr>
      <w:tr w:rsidR="00F11A39" w:rsidTr="00CF5B4C">
        <w:trPr>
          <w:ins w:id="4712"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13" w:author="Miguel Centeno Muñoz" w:date="2014-07-27T23:16:00Z"/>
                <w:b/>
              </w:rPr>
            </w:pPr>
            <w:ins w:id="4714"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715" w:author="Miguel Centeno Muñoz" w:date="2014-07-27T23:16:00Z"/>
                <w:rFonts w:ascii="Courier New" w:hAnsi="Courier New" w:cs="Courier New"/>
              </w:rPr>
            </w:pPr>
            <w:ins w:id="4716" w:author="Miguel Centeno Muñoz" w:date="2014-07-27T23:19:00Z">
              <w:r>
                <w:rPr>
                  <w:rFonts w:ascii="Courier New" w:hAnsi="Courier New" w:cs="Courier New"/>
                </w:rPr>
                <w:t>Date</w:t>
              </w:r>
            </w:ins>
          </w:p>
        </w:tc>
      </w:tr>
    </w:tbl>
    <w:p w:rsidR="00F87E9D" w:rsidRDefault="00F87E9D">
      <w:pPr>
        <w:rPr>
          <w:ins w:id="4717" w:author="Miguel Centeno Muñoz" w:date="2014-07-27T16:53:00Z"/>
        </w:rPr>
        <w:pPrChange w:id="471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719"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720" w:author="Miguel Centeno Muñoz" w:date="2014-07-31T00:36:00Z"/>
                <w:b/>
              </w:rPr>
            </w:pPr>
            <w:ins w:id="4721"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722" w:author="Miguel Centeno Muñoz" w:date="2014-07-31T00:36:00Z"/>
                <w:b/>
              </w:rPr>
            </w:pPr>
            <w:ins w:id="4723"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724"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725" w:author="Miguel Centeno Muñoz" w:date="2014-07-31T00:36:00Z"/>
                <w:b/>
              </w:rPr>
            </w:pPr>
            <w:ins w:id="4726"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727" w:author="Miguel Centeno Muñoz" w:date="2014-07-31T00:36:00Z"/>
              </w:rPr>
            </w:pPr>
            <w:ins w:id="4728" w:author="Miguel Centeno Muñoz" w:date="2014-07-31T00:36:00Z">
              <w:r>
                <w:t>No pueden existir dos rutas con el mismo nombre</w:t>
              </w:r>
            </w:ins>
          </w:p>
        </w:tc>
      </w:tr>
    </w:tbl>
    <w:p w:rsidR="001C26F7" w:rsidRDefault="001C26F7">
      <w:pPr>
        <w:rPr>
          <w:ins w:id="4729" w:author="Miguel Centeno Muñoz" w:date="2014-07-27T16:53:00Z"/>
        </w:rPr>
        <w:pPrChange w:id="473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31"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732" w:author="Miguel Centeno Muñoz" w:date="2014-07-27T23:23:00Z"/>
                <w:b/>
                <w:rPrChange w:id="4733" w:author="Miguel Centeno Muñoz" w:date="2014-07-27T23:24:00Z">
                  <w:rPr>
                    <w:ins w:id="4734" w:author="Miguel Centeno Muñoz" w:date="2014-07-27T23:23:00Z"/>
                    <w:rFonts w:eastAsiaTheme="minorHAnsi" w:cstheme="minorBidi"/>
                    <w:color w:val="auto"/>
                    <w:sz w:val="22"/>
                    <w:szCs w:val="22"/>
                  </w:rPr>
                </w:rPrChange>
              </w:rPr>
            </w:pPr>
            <w:ins w:id="4735" w:author="Miguel Centeno Muñoz" w:date="2014-07-27T23:23:00Z">
              <w:r>
                <w:rPr>
                  <w:b/>
                  <w:color w:val="auto"/>
                  <w:sz w:val="22"/>
                  <w:rPrChange w:id="4736" w:author="Miguel Centeno Muñoz" w:date="2014-07-27T23:24:00Z">
                    <w:rPr>
                      <w:b/>
                      <w:bCs/>
                      <w:color w:val="C0504D" w:themeColor="accent2"/>
                      <w:sz w:val="32"/>
                    </w:rPr>
                  </w:rPrChange>
                </w:rPr>
                <w:t>TYP-000</w:t>
              </w:r>
            </w:ins>
            <w:ins w:id="4737"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738" w:author="Miguel Centeno Muñoz" w:date="2014-07-27T23:23:00Z"/>
                <w:b/>
                <w:rPrChange w:id="4739" w:author="Miguel Centeno Muñoz" w:date="2014-07-27T23:24:00Z">
                  <w:rPr>
                    <w:ins w:id="4740" w:author="Miguel Centeno Muñoz" w:date="2014-07-27T23:23:00Z"/>
                    <w:rFonts w:eastAsiaTheme="minorHAnsi" w:cstheme="minorBidi"/>
                    <w:color w:val="auto"/>
                    <w:sz w:val="22"/>
                    <w:szCs w:val="22"/>
                  </w:rPr>
                </w:rPrChange>
              </w:rPr>
            </w:pPr>
            <w:ins w:id="4741"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42"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43" w:author="Miguel Centeno Muñoz" w:date="2014-07-27T23:23:00Z"/>
                <w:b/>
                <w:rPrChange w:id="4744" w:author="Miguel Centeno Muñoz" w:date="2014-07-27T23:24:00Z">
                  <w:rPr>
                    <w:ins w:id="4745" w:author="Miguel Centeno Muñoz" w:date="2014-07-27T23:23:00Z"/>
                    <w:rFonts w:eastAsiaTheme="minorHAnsi" w:cstheme="minorBidi"/>
                    <w:color w:val="auto"/>
                  </w:rPr>
                </w:rPrChange>
              </w:rPr>
            </w:pPr>
            <w:ins w:id="4746" w:author="Miguel Centeno Muñoz" w:date="2014-07-27T23:23:00Z">
              <w:r w:rsidRPr="00CC5297">
                <w:rPr>
                  <w:b/>
                  <w:color w:val="auto"/>
                  <w:rPrChange w:id="4747"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48" w:author="Miguel Centeno Muñoz" w:date="2014-07-27T23:23:00Z"/>
              </w:rPr>
            </w:pPr>
            <w:ins w:id="4749" w:author="Miguel Centeno Muñoz" w:date="2014-07-27T23:23:00Z">
              <w:r>
                <w:t>1.0(27/07/2014)</w:t>
              </w:r>
            </w:ins>
          </w:p>
        </w:tc>
      </w:tr>
      <w:tr w:rsidR="00CC5297" w:rsidTr="00CF5B4C">
        <w:trPr>
          <w:ins w:id="475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51" w:author="Miguel Centeno Muñoz" w:date="2014-07-27T23:23:00Z"/>
                <w:b/>
                <w:rPrChange w:id="4752" w:author="Miguel Centeno Muñoz" w:date="2014-07-27T23:24:00Z">
                  <w:rPr>
                    <w:ins w:id="4753" w:author="Miguel Centeno Muñoz" w:date="2014-07-27T23:23:00Z"/>
                    <w:rFonts w:eastAsiaTheme="minorHAnsi" w:cstheme="minorBidi"/>
                    <w:color w:val="auto"/>
                  </w:rPr>
                </w:rPrChange>
              </w:rPr>
            </w:pPr>
            <w:ins w:id="4754" w:author="Miguel Centeno Muñoz" w:date="2014-07-27T23:23:00Z">
              <w:r w:rsidRPr="00CC5297">
                <w:rPr>
                  <w:b/>
                  <w:color w:val="auto"/>
                  <w:rPrChange w:id="4755"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756" w:author="Miguel Centeno Muñoz" w:date="2014-07-27T23:23:00Z"/>
              </w:rPr>
            </w:pPr>
            <w:ins w:id="4757"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758"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59" w:author="Miguel Centeno Muñoz" w:date="2014-07-27T23:23:00Z"/>
                <w:b/>
                <w:rPrChange w:id="4760" w:author="Miguel Centeno Muñoz" w:date="2014-07-27T23:24:00Z">
                  <w:rPr>
                    <w:ins w:id="4761" w:author="Miguel Centeno Muñoz" w:date="2014-07-27T23:23:00Z"/>
                    <w:rFonts w:eastAsiaTheme="minorHAnsi" w:cstheme="minorBidi"/>
                    <w:color w:val="auto"/>
                  </w:rPr>
                </w:rPrChange>
              </w:rPr>
            </w:pPr>
            <w:ins w:id="4762" w:author="Miguel Centeno Muñoz" w:date="2014-07-27T23:23:00Z">
              <w:r w:rsidRPr="00CC5297">
                <w:rPr>
                  <w:b/>
                  <w:color w:val="auto"/>
                  <w:rPrChange w:id="4763"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64" w:author="Miguel Centeno Muñoz" w:date="2014-07-27T23:23:00Z"/>
              </w:rPr>
            </w:pPr>
            <w:ins w:id="4765" w:author="Miguel Centeno Muñoz" w:date="2014-07-27T23:23:00Z">
              <w:r>
                <w:t>[OBJ-0002] Gestión de Rutas</w:t>
              </w:r>
            </w:ins>
          </w:p>
        </w:tc>
      </w:tr>
      <w:tr w:rsidR="00CC5297" w:rsidTr="00CF5B4C">
        <w:trPr>
          <w:ins w:id="476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67" w:author="Miguel Centeno Muñoz" w:date="2014-07-27T23:23:00Z"/>
                <w:b/>
                <w:rPrChange w:id="4768" w:author="Miguel Centeno Muñoz" w:date="2014-07-27T23:24:00Z">
                  <w:rPr>
                    <w:ins w:id="4769" w:author="Miguel Centeno Muñoz" w:date="2014-07-27T23:23:00Z"/>
                    <w:rFonts w:eastAsiaTheme="minorHAnsi" w:cstheme="minorBidi"/>
                    <w:color w:val="auto"/>
                  </w:rPr>
                </w:rPrChange>
              </w:rPr>
            </w:pPr>
            <w:ins w:id="4770" w:author="Miguel Centeno Muñoz" w:date="2014-07-27T23:23:00Z">
              <w:r w:rsidRPr="00CC5297">
                <w:rPr>
                  <w:b/>
                  <w:color w:val="auto"/>
                  <w:rPrChange w:id="4771"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772" w:author="Miguel Centeno Muñoz" w:date="2014-07-27T23:23:00Z"/>
                <w:rFonts w:eastAsiaTheme="minorHAnsi" w:cstheme="minorBidi"/>
                <w:i/>
                <w:color w:val="auto"/>
              </w:rPr>
              <w:pPrChange w:id="4773"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74" w:author="Miguel Centeno Muñoz" w:date="2014-07-27T23:23:00Z">
              <w:r>
                <w:t xml:space="preserve">Este tipo de objetos representa </w:t>
              </w:r>
            </w:ins>
            <w:ins w:id="4775"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77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77" w:author="Miguel Centeno Muñoz" w:date="2014-07-27T23:23:00Z"/>
                <w:b/>
                <w:rPrChange w:id="4778" w:author="Miguel Centeno Muñoz" w:date="2014-07-27T23:24:00Z">
                  <w:rPr>
                    <w:ins w:id="4779" w:author="Miguel Centeno Muñoz" w:date="2014-07-27T23:23:00Z"/>
                    <w:rFonts w:eastAsiaTheme="minorHAnsi" w:cstheme="minorBidi"/>
                    <w:color w:val="auto"/>
                  </w:rPr>
                </w:rPrChange>
              </w:rPr>
            </w:pPr>
            <w:ins w:id="4780" w:author="Miguel Centeno Muñoz" w:date="2014-07-27T23:23:00Z">
              <w:r w:rsidRPr="00CC5297">
                <w:rPr>
                  <w:b/>
                  <w:rPrChange w:id="4781"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782" w:author="Miguel Centeno Muñoz" w:date="2014-07-27T23:23:00Z"/>
                <w:b/>
                <w:rPrChange w:id="4783" w:author="Miguel Centeno Muñoz" w:date="2014-07-27T23:25:00Z">
                  <w:rPr>
                    <w:ins w:id="4784" w:author="Miguel Centeno Muñoz" w:date="2014-07-27T23:23:00Z"/>
                    <w:rFonts w:eastAsiaTheme="minorHAnsi" w:cstheme="minorBidi"/>
                    <w:color w:val="auto"/>
                  </w:rPr>
                </w:rPrChange>
              </w:rPr>
            </w:pPr>
            <w:ins w:id="4785" w:author="Miguel Centeno Muñoz" w:date="2014-07-27T23:23:00Z">
              <w:r w:rsidRPr="00CC5297">
                <w:rPr>
                  <w:b/>
                  <w:rPrChange w:id="4786" w:author="Miguel Centeno Muñoz" w:date="2014-07-27T23:25:00Z">
                    <w:rPr/>
                  </w:rPrChange>
                </w:rPr>
                <w:t>Nombre                  Tipo                             Multiplicidad</w:t>
              </w:r>
            </w:ins>
          </w:p>
        </w:tc>
      </w:tr>
      <w:tr w:rsidR="00CC5297" w:rsidTr="00CF5B4C">
        <w:trPr>
          <w:ins w:id="478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88" w:author="Miguel Centeno Muñoz" w:date="2014-07-27T23:23:00Z"/>
                <w:b/>
                <w:rPrChange w:id="4789" w:author="Miguel Centeno Muñoz" w:date="2014-07-27T23:24:00Z">
                  <w:rPr>
                    <w:ins w:id="4790"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791" w:author="Miguel Centeno Muñoz" w:date="2014-07-27T23:23:00Z"/>
                <w:rFonts w:eastAsiaTheme="minorHAnsi" w:cstheme="minorBidi"/>
                <w:color w:val="auto"/>
              </w:rPr>
              <w:pPrChange w:id="4792"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93" w:author="Miguel Centeno Muñoz" w:date="2014-07-31T00:36:00Z">
              <w:r>
                <w:t>t</w:t>
              </w:r>
            </w:ins>
            <w:ins w:id="4794" w:author="Miguel Centeno Muñoz" w:date="2014-07-27T23:24:00Z">
              <w:r w:rsidR="00CC5297">
                <w:t>ipo_</w:t>
              </w:r>
            </w:ins>
            <w:ins w:id="4795" w:author="Miguel Centeno Muñoz" w:date="2014-07-31T00:37:00Z">
              <w:r>
                <w:t>fichero</w:t>
              </w:r>
            </w:ins>
            <w:ins w:id="4796" w:author="Miguel Centeno Muñoz" w:date="2014-07-27T23:23:00Z">
              <w:r>
                <w:t xml:space="preserve">           </w:t>
              </w:r>
              <w:r w:rsidR="00CC5297">
                <w:t xml:space="preserve"> </w:t>
              </w:r>
            </w:ins>
            <w:ins w:id="4797" w:author="Miguel Centeno Muñoz" w:date="2014-07-27T23:25:00Z">
              <w:r w:rsidR="00CC5297" w:rsidRPr="0045714E">
                <w:rPr>
                  <w:rFonts w:ascii="Courier New" w:hAnsi="Courier New" w:cs="Courier New"/>
                  <w:rPrChange w:id="4798" w:author="Miguel Centeno Muñoz" w:date="2014-08-02T13:10:00Z">
                    <w:rPr/>
                  </w:rPrChange>
                </w:rPr>
                <w:t>TiposMapa</w:t>
              </w:r>
            </w:ins>
            <w:ins w:id="4799" w:author="Miguel Centeno Muñoz" w:date="2014-07-27T23:23:00Z">
              <w:r>
                <w:t xml:space="preserve">   </w:t>
              </w:r>
              <w:r w:rsidR="00CC5297">
                <w:t xml:space="preserve">              1</w:t>
              </w:r>
            </w:ins>
          </w:p>
        </w:tc>
      </w:tr>
    </w:tbl>
    <w:p w:rsidR="00F87E9D" w:rsidRDefault="00F87E9D">
      <w:pPr>
        <w:rPr>
          <w:ins w:id="4800" w:author="Miguel Centeno Muñoz" w:date="2014-07-27T23:26:00Z"/>
        </w:rPr>
        <w:pPrChange w:id="480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02"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03" w:author="Miguel Centeno Muñoz" w:date="2014-07-27T23:26:00Z"/>
                <w:b/>
              </w:rPr>
            </w:pPr>
            <w:ins w:id="4804"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05" w:author="Miguel Centeno Muñoz" w:date="2014-07-27T23:26:00Z"/>
                <w:rFonts w:eastAsiaTheme="minorHAnsi" w:cstheme="minorBidi"/>
                <w:b/>
                <w:color w:val="auto"/>
                <w:sz w:val="22"/>
                <w:szCs w:val="22"/>
              </w:rPr>
              <w:pPrChange w:id="4806"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07" w:author="Miguel Centeno Muñoz" w:date="2014-07-27T23:28:00Z">
              <w:r>
                <w:rPr>
                  <w:b/>
                </w:rPr>
                <w:t>Mapa</w:t>
              </w:r>
            </w:ins>
            <w:ins w:id="4808" w:author="Miguel Centeno Muñoz" w:date="2014-07-27T23:26:00Z">
              <w:r w:rsidRPr="006B268B">
                <w:rPr>
                  <w:b/>
                </w:rPr>
                <w:t xml:space="preserve">:: </w:t>
              </w:r>
            </w:ins>
            <w:ins w:id="4809" w:author="Miguel Centeno Muñoz" w:date="2014-07-31T00:37:00Z">
              <w:r w:rsidR="001C26F7">
                <w:rPr>
                  <w:b/>
                </w:rPr>
                <w:t>imagen_mapa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810"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11" w:author="Miguel Centeno Muñoz" w:date="2014-07-27T23:26:00Z"/>
                <w:b/>
              </w:rPr>
            </w:pPr>
            <w:ins w:id="4812"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13" w:author="Miguel Centeno Muñoz" w:date="2014-07-27T23:26:00Z"/>
                <w:rFonts w:eastAsiaTheme="minorHAnsi" w:cstheme="minorBidi"/>
                <w:i/>
                <w:color w:val="auto"/>
              </w:rPr>
              <w:pPrChange w:id="4814"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15" w:author="Miguel Centeno Muñoz" w:date="2014-07-27T23:26:00Z">
              <w:r>
                <w:t xml:space="preserve">Este atributo representa </w:t>
              </w:r>
            </w:ins>
            <w:ins w:id="4816" w:author="Miguel Centeno Muñoz" w:date="2014-07-27T23:28:00Z">
              <w:r>
                <w:rPr>
                  <w:i/>
                </w:rPr>
                <w:t>el nombre el fichero del mapa</w:t>
              </w:r>
            </w:ins>
          </w:p>
        </w:tc>
      </w:tr>
      <w:tr w:rsidR="00CC5297" w:rsidTr="00CF5B4C">
        <w:trPr>
          <w:ins w:id="4817"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18" w:author="Miguel Centeno Muñoz" w:date="2014-07-27T23:26:00Z"/>
                <w:b/>
              </w:rPr>
            </w:pPr>
            <w:ins w:id="4819"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20" w:author="Miguel Centeno Muñoz" w:date="2014-07-27T23:26:00Z"/>
                <w:rFonts w:ascii="Courier New" w:hAnsi="Courier New" w:cs="Courier New"/>
              </w:rPr>
            </w:pPr>
            <w:ins w:id="4821" w:author="Miguel Centeno Muñoz" w:date="2014-07-27T23:28:00Z">
              <w:r>
                <w:rPr>
                  <w:rFonts w:ascii="Courier New" w:hAnsi="Courier New" w:cs="Courier New"/>
                </w:rPr>
                <w:t>String</w:t>
              </w:r>
            </w:ins>
          </w:p>
        </w:tc>
      </w:tr>
    </w:tbl>
    <w:p w:rsidR="00CF5B4C" w:rsidRDefault="00CF5B4C">
      <w:pPr>
        <w:rPr>
          <w:ins w:id="4822" w:author="Miguel Centeno Muñoz" w:date="2014-07-27T16:53:00Z"/>
        </w:rPr>
        <w:pPrChange w:id="482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824"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825" w:author="Miguel Centeno Muñoz" w:date="2014-07-27T23:24:00Z"/>
                <w:b/>
              </w:rPr>
            </w:pPr>
            <w:ins w:id="4826" w:author="Miguel Centeno Muñoz" w:date="2014-07-27T23:24:00Z">
              <w:r>
                <w:rPr>
                  <w:b/>
                </w:rPr>
                <w:t>TYP-000</w:t>
              </w:r>
            </w:ins>
            <w:ins w:id="4827"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828" w:author="Miguel Centeno Muñoz" w:date="2014-07-27T23:24:00Z"/>
                <w:b/>
              </w:rPr>
            </w:pPr>
            <w:ins w:id="4829" w:author="Miguel Centeno Muñoz" w:date="2014-07-27T23:26:00Z">
              <w:r>
                <w:rPr>
                  <w:b/>
                </w:rPr>
                <w:t>CategoriaRuta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30"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31" w:author="Miguel Centeno Muñoz" w:date="2014-07-27T23:24:00Z"/>
                <w:b/>
              </w:rPr>
            </w:pPr>
            <w:ins w:id="4832"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33" w:author="Miguel Centeno Muñoz" w:date="2014-07-27T23:24:00Z"/>
              </w:rPr>
            </w:pPr>
            <w:ins w:id="4834" w:author="Miguel Centeno Muñoz" w:date="2014-07-27T23:24:00Z">
              <w:r>
                <w:t>1.0(27/07/2014)</w:t>
              </w:r>
            </w:ins>
          </w:p>
        </w:tc>
      </w:tr>
      <w:tr w:rsidR="00CC5297" w:rsidTr="00CF5B4C">
        <w:trPr>
          <w:ins w:id="4835"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36" w:author="Miguel Centeno Muñoz" w:date="2014-07-27T23:24:00Z"/>
                <w:b/>
              </w:rPr>
            </w:pPr>
            <w:ins w:id="4837"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38" w:author="Miguel Centeno Muñoz" w:date="2014-07-27T23:24:00Z"/>
              </w:rPr>
            </w:pPr>
            <w:ins w:id="4839"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40"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41" w:author="Miguel Centeno Muñoz" w:date="2014-07-27T23:24:00Z"/>
                <w:b/>
              </w:rPr>
            </w:pPr>
            <w:ins w:id="4842"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43" w:author="Miguel Centeno Muñoz" w:date="2014-07-31T00:37:00Z"/>
              </w:rPr>
            </w:pPr>
            <w:ins w:id="4844"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845" w:author="Miguel Centeno Muñoz" w:date="2014-07-27T23:24:00Z"/>
              </w:rPr>
            </w:pPr>
            <w:ins w:id="4846" w:author="Miguel Centeno Muñoz" w:date="2014-07-31T00:37:00Z">
              <w:r>
                <w:t>[OBJ-0005] Gesti</w:t>
              </w:r>
            </w:ins>
            <w:ins w:id="4847" w:author="Miguel Centeno Muñoz" w:date="2014-07-31T00:38:00Z">
              <w:r>
                <w:t>ón búsqueda rutas</w:t>
              </w:r>
            </w:ins>
          </w:p>
        </w:tc>
      </w:tr>
      <w:tr w:rsidR="00CC5297" w:rsidTr="00CF5B4C">
        <w:trPr>
          <w:ins w:id="4848"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49" w:author="Miguel Centeno Muñoz" w:date="2014-07-27T23:24:00Z"/>
                <w:b/>
              </w:rPr>
            </w:pPr>
            <w:ins w:id="4850"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51" w:author="Miguel Centeno Muñoz" w:date="2014-07-27T23:24:00Z"/>
                <w:rFonts w:eastAsiaTheme="minorHAnsi" w:cstheme="minorBidi"/>
                <w:i/>
                <w:color w:val="auto"/>
              </w:rPr>
              <w:pPrChange w:id="4852"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53" w:author="Miguel Centeno Muñoz" w:date="2014-07-27T23:24:00Z">
              <w:r>
                <w:t xml:space="preserve">Este tipo de objetos representa </w:t>
              </w:r>
            </w:ins>
            <w:ins w:id="4854" w:author="Miguel Centeno Muñoz" w:date="2014-07-27T23:26:00Z">
              <w:r>
                <w:rPr>
                  <w:i/>
                </w:rPr>
                <w:t>la categoría a la que pertenece la ruta</w:t>
              </w:r>
            </w:ins>
          </w:p>
        </w:tc>
      </w:tr>
    </w:tbl>
    <w:p w:rsidR="00F87E9D" w:rsidRDefault="00F87E9D">
      <w:pPr>
        <w:rPr>
          <w:ins w:id="4855" w:author="Miguel Centeno Muñoz" w:date="2014-07-27T16:53:00Z"/>
        </w:rPr>
        <w:pPrChange w:id="485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57"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58" w:author="Miguel Centeno Muñoz" w:date="2014-07-27T23:31:00Z"/>
                <w:b/>
              </w:rPr>
            </w:pPr>
            <w:ins w:id="4859"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60" w:author="Miguel Centeno Muñoz" w:date="2014-07-27T23:31:00Z"/>
                <w:rFonts w:eastAsiaTheme="minorHAnsi" w:cstheme="minorBidi"/>
                <w:b/>
                <w:color w:val="auto"/>
                <w:sz w:val="22"/>
                <w:szCs w:val="22"/>
              </w:rPr>
              <w:pPrChange w:id="4861"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62" w:author="Miguel Centeno Muñoz" w:date="2014-07-27T23:31:00Z">
              <w:r>
                <w:rPr>
                  <w:b/>
                </w:rPr>
                <w:t>CategoriaRuta</w:t>
              </w:r>
              <w:r w:rsidRPr="006B268B">
                <w:rPr>
                  <w:b/>
                </w:rPr>
                <w:t xml:space="preserve">:: </w:t>
              </w:r>
              <w:r>
                <w:rPr>
                  <w:b/>
                </w:rPr>
                <w:t>nombre</w:t>
              </w:r>
            </w:ins>
            <w:ins w:id="4863" w:author="Miguel Centeno Muñoz" w:date="2014-07-31T00:38:00Z">
              <w:r w:rsidR="001C26F7">
                <w:rPr>
                  <w:b/>
                </w:rPr>
                <w:t>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6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65" w:author="Miguel Centeno Muñoz" w:date="2014-07-27T23:31:00Z"/>
                <w:b/>
              </w:rPr>
            </w:pPr>
            <w:ins w:id="4866"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67" w:author="Miguel Centeno Muñoz" w:date="2014-07-27T23:31:00Z"/>
                <w:rFonts w:eastAsiaTheme="minorHAnsi" w:cstheme="minorBidi"/>
                <w:i/>
                <w:color w:val="auto"/>
              </w:rPr>
              <w:pPrChange w:id="4868"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69" w:author="Miguel Centeno Muñoz" w:date="2014-07-27T23:31:00Z">
              <w:r>
                <w:t xml:space="preserve">Este atributo representa </w:t>
              </w:r>
              <w:r>
                <w:rPr>
                  <w:i/>
                </w:rPr>
                <w:t xml:space="preserve">el </w:t>
              </w:r>
            </w:ins>
            <w:ins w:id="4870" w:author="Miguel Centeno Muñoz" w:date="2014-07-27T23:32:00Z">
              <w:r>
                <w:rPr>
                  <w:i/>
                </w:rPr>
                <w:t>nombre de la categoría de la ruta</w:t>
              </w:r>
            </w:ins>
          </w:p>
        </w:tc>
      </w:tr>
      <w:tr w:rsidR="00CC5297" w:rsidTr="00CF5B4C">
        <w:trPr>
          <w:ins w:id="487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72" w:author="Miguel Centeno Muñoz" w:date="2014-07-27T23:31:00Z"/>
                <w:b/>
              </w:rPr>
            </w:pPr>
            <w:ins w:id="4873"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74" w:author="Miguel Centeno Muñoz" w:date="2014-07-27T23:31:00Z"/>
                <w:rFonts w:ascii="Courier New" w:hAnsi="Courier New" w:cs="Courier New"/>
              </w:rPr>
            </w:pPr>
            <w:ins w:id="4875" w:author="Miguel Centeno Muñoz" w:date="2014-07-27T23:31:00Z">
              <w:r>
                <w:rPr>
                  <w:rFonts w:ascii="Courier New" w:hAnsi="Courier New" w:cs="Courier New"/>
                </w:rPr>
                <w:t>String</w:t>
              </w:r>
            </w:ins>
          </w:p>
        </w:tc>
      </w:tr>
    </w:tbl>
    <w:p w:rsidR="00F87E9D" w:rsidRDefault="00F87E9D">
      <w:pPr>
        <w:rPr>
          <w:ins w:id="4876" w:author="Miguel Centeno Muñoz" w:date="2014-07-27T16:53:00Z"/>
        </w:rPr>
        <w:pPrChange w:id="487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78"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79" w:author="Miguel Centeno Muñoz" w:date="2014-07-27T23:31:00Z"/>
                <w:b/>
              </w:rPr>
            </w:pPr>
            <w:ins w:id="4880"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81" w:author="Miguel Centeno Muñoz" w:date="2014-07-27T23:31:00Z"/>
                <w:rFonts w:eastAsiaTheme="minorHAnsi" w:cstheme="minorBidi"/>
                <w:b/>
                <w:color w:val="auto"/>
                <w:sz w:val="22"/>
                <w:szCs w:val="22"/>
              </w:rPr>
              <w:pPrChange w:id="4882"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83" w:author="Miguel Centeno Muñoz" w:date="2014-07-27T23:31:00Z">
              <w:r>
                <w:rPr>
                  <w:b/>
                </w:rPr>
                <w:t>CategoriaRuta</w:t>
              </w:r>
              <w:r w:rsidRPr="006B268B">
                <w:rPr>
                  <w:b/>
                </w:rPr>
                <w:t xml:space="preserve">:: </w:t>
              </w:r>
              <w:r>
                <w:rPr>
                  <w:b/>
                </w:rPr>
                <w:t>imagen_categoria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8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85" w:author="Miguel Centeno Muñoz" w:date="2014-07-27T23:31:00Z"/>
                <w:b/>
              </w:rPr>
            </w:pPr>
            <w:ins w:id="4886"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87" w:author="Miguel Centeno Muñoz" w:date="2014-07-27T23:31:00Z"/>
                <w:rFonts w:eastAsiaTheme="minorHAnsi" w:cstheme="minorBidi"/>
                <w:i/>
                <w:color w:val="auto"/>
              </w:rPr>
              <w:pPrChange w:id="4888"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89" w:author="Miguel Centeno Muñoz" w:date="2014-07-27T23:31:00Z">
              <w:r>
                <w:t xml:space="preserve">Este atributo representa </w:t>
              </w:r>
            </w:ins>
            <w:ins w:id="4890" w:author="Miguel Centeno Muñoz" w:date="2014-07-27T23:32:00Z">
              <w:r>
                <w:rPr>
                  <w:i/>
                </w:rPr>
                <w:t>la imagen representativa de la categoría</w:t>
              </w:r>
            </w:ins>
          </w:p>
        </w:tc>
      </w:tr>
      <w:tr w:rsidR="00CC5297" w:rsidTr="00CF5B4C">
        <w:trPr>
          <w:ins w:id="489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92" w:author="Miguel Centeno Muñoz" w:date="2014-07-27T23:31:00Z"/>
                <w:b/>
              </w:rPr>
            </w:pPr>
            <w:ins w:id="4893"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94" w:author="Miguel Centeno Muñoz" w:date="2014-07-27T23:31:00Z"/>
                <w:rFonts w:ascii="Courier New" w:hAnsi="Courier New" w:cs="Courier New"/>
              </w:rPr>
            </w:pPr>
            <w:ins w:id="4895" w:author="Miguel Centeno Muñoz" w:date="2014-07-27T23:31:00Z">
              <w:r>
                <w:rPr>
                  <w:rFonts w:ascii="Courier New" w:hAnsi="Courier New" w:cs="Courier New"/>
                </w:rPr>
                <w:t>String</w:t>
              </w:r>
            </w:ins>
          </w:p>
        </w:tc>
      </w:tr>
    </w:tbl>
    <w:p w:rsidR="00F87E9D" w:rsidRDefault="00F87E9D">
      <w:pPr>
        <w:rPr>
          <w:ins w:id="4896" w:author="Miguel Centeno Muñoz" w:date="2014-07-31T00:38:00Z"/>
        </w:rPr>
        <w:pPrChange w:id="489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898"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899" w:author="Miguel Centeno Muñoz" w:date="2014-07-31T00:38:00Z"/>
                <w:b/>
              </w:rPr>
            </w:pPr>
            <w:ins w:id="4900" w:author="Miguel Centeno Muñoz" w:date="2014-07-31T00:38:00Z">
              <w:r>
                <w:rPr>
                  <w:b/>
                </w:rPr>
                <w:t>TYP-000</w:t>
              </w:r>
            </w:ins>
            <w:ins w:id="4901"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02" w:author="Miguel Centeno Muñoz" w:date="2014-07-31T00:38:00Z"/>
                <w:b/>
              </w:rPr>
            </w:pPr>
            <w:ins w:id="4903" w:author="Miguel Centeno Muñoz" w:date="2014-07-31T00:39:00Z">
              <w:r>
                <w:rPr>
                  <w:b/>
                </w:rPr>
                <w:t>Valoracion</w:t>
              </w:r>
            </w:ins>
          </w:p>
        </w:tc>
      </w:tr>
      <w:tr w:rsidR="001C26F7" w:rsidTr="00AC15B6">
        <w:trPr>
          <w:cnfStyle w:val="000000100000" w:firstRow="0" w:lastRow="0" w:firstColumn="0" w:lastColumn="0" w:oddVBand="0" w:evenVBand="0" w:oddHBand="1" w:evenHBand="0" w:firstRowFirstColumn="0" w:firstRowLastColumn="0" w:lastRowFirstColumn="0" w:lastRowLastColumn="0"/>
          <w:ins w:id="4904"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05" w:author="Miguel Centeno Muñoz" w:date="2014-07-31T00:38:00Z"/>
                <w:b/>
              </w:rPr>
            </w:pPr>
            <w:ins w:id="4906"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07" w:author="Miguel Centeno Muñoz" w:date="2014-07-31T00:38:00Z"/>
              </w:rPr>
            </w:pPr>
            <w:ins w:id="4908" w:author="Miguel Centeno Muñoz" w:date="2014-07-31T00:38:00Z">
              <w:r>
                <w:t>1.0(27/07/2014)</w:t>
              </w:r>
            </w:ins>
          </w:p>
        </w:tc>
      </w:tr>
      <w:tr w:rsidR="001C26F7" w:rsidTr="00AC15B6">
        <w:trPr>
          <w:ins w:id="4909"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10" w:author="Miguel Centeno Muñoz" w:date="2014-07-31T00:38:00Z"/>
                <w:b/>
              </w:rPr>
            </w:pPr>
            <w:ins w:id="4911"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12" w:author="Miguel Centeno Muñoz" w:date="2014-07-31T00:38:00Z"/>
              </w:rPr>
            </w:pPr>
            <w:ins w:id="4913"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14"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15" w:author="Miguel Centeno Muñoz" w:date="2014-07-31T00:38:00Z"/>
                <w:b/>
              </w:rPr>
            </w:pPr>
            <w:ins w:id="4916"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17" w:author="Miguel Centeno Muñoz" w:date="2014-07-31T00:38:00Z"/>
              </w:rPr>
            </w:pPr>
            <w:ins w:id="4918" w:author="Miguel Centeno Muñoz" w:date="2014-07-31T00:38:00Z">
              <w:r>
                <w:t>[OBJ-000</w:t>
              </w:r>
            </w:ins>
            <w:ins w:id="4919" w:author="Miguel Centeno Muñoz" w:date="2014-07-31T00:39:00Z">
              <w:r>
                <w:t>3</w:t>
              </w:r>
            </w:ins>
            <w:ins w:id="4920" w:author="Miguel Centeno Muñoz" w:date="2014-07-31T00:38:00Z">
              <w:r>
                <w:t xml:space="preserve">] Gestión </w:t>
              </w:r>
            </w:ins>
            <w:ins w:id="4921" w:author="Miguel Centeno Muñoz" w:date="2014-07-31T00:39:00Z">
              <w:r>
                <w:t>Valoraci</w:t>
              </w:r>
            </w:ins>
            <w:ins w:id="4922" w:author="Miguel Centeno Muñoz" w:date="2014-07-31T00:40:00Z">
              <w:r>
                <w:t>ón Rutas</w:t>
              </w:r>
            </w:ins>
          </w:p>
        </w:tc>
      </w:tr>
      <w:tr w:rsidR="001C26F7" w:rsidTr="00AC15B6">
        <w:trPr>
          <w:ins w:id="4923"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24" w:author="Miguel Centeno Muñoz" w:date="2014-07-31T00:38:00Z"/>
                <w:b/>
              </w:rPr>
            </w:pPr>
            <w:ins w:id="4925"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26" w:author="Miguel Centeno Muñoz" w:date="2014-07-31T00:38:00Z"/>
                <w:rFonts w:eastAsiaTheme="minorHAnsi" w:cstheme="minorBidi"/>
                <w:i/>
                <w:color w:val="auto"/>
              </w:rPr>
            </w:pPr>
            <w:ins w:id="4927" w:author="Miguel Centeno Muñoz" w:date="2014-07-31T00:38:00Z">
              <w:r>
                <w:t xml:space="preserve">Este tipo de objetos representa </w:t>
              </w:r>
              <w:r>
                <w:rPr>
                  <w:i/>
                </w:rPr>
                <w:t xml:space="preserve">la </w:t>
              </w:r>
            </w:ins>
            <w:ins w:id="4928" w:author="Miguel Centeno Muñoz" w:date="2014-07-31T00:40:00Z">
              <w:r>
                <w:rPr>
                  <w:i/>
                </w:rPr>
                <w:t>valoración que tiene la ruta</w:t>
              </w:r>
            </w:ins>
          </w:p>
        </w:tc>
      </w:tr>
    </w:tbl>
    <w:p w:rsidR="001C26F7" w:rsidRDefault="001C26F7">
      <w:pPr>
        <w:rPr>
          <w:ins w:id="4929" w:author="Miguel Centeno Muñoz" w:date="2014-07-31T02:46:00Z"/>
        </w:rPr>
        <w:pPrChange w:id="4930" w:author="Miguel Centeno Muñoz" w:date="2014-07-27T13:12:00Z">
          <w:pPr>
            <w:pStyle w:val="Ttulo3"/>
          </w:pPr>
        </w:pPrChange>
      </w:pPr>
    </w:p>
    <w:p w:rsidR="00000BDB" w:rsidRDefault="00000BDB">
      <w:pPr>
        <w:rPr>
          <w:ins w:id="4931" w:author="Miguel Centeno Muñoz" w:date="2014-07-31T02:46:00Z"/>
        </w:rPr>
        <w:pPrChange w:id="4932" w:author="Miguel Centeno Muñoz" w:date="2014-07-27T13:12:00Z">
          <w:pPr>
            <w:pStyle w:val="Ttulo3"/>
          </w:pPr>
        </w:pPrChange>
      </w:pPr>
    </w:p>
    <w:p w:rsidR="00000BDB" w:rsidRDefault="00000BDB">
      <w:pPr>
        <w:rPr>
          <w:ins w:id="4933" w:author="Miguel Centeno Muñoz" w:date="2014-07-31T00:40:00Z"/>
        </w:rPr>
        <w:pPrChange w:id="493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35"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36" w:author="Miguel Centeno Muñoz" w:date="2014-07-31T00:40:00Z"/>
                <w:b/>
              </w:rPr>
            </w:pPr>
            <w:ins w:id="4937" w:author="Miguel Centeno Muñoz" w:date="2014-07-31T00:40: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38" w:author="Miguel Centeno Muñoz" w:date="2014-07-31T00:40:00Z"/>
                <w:rFonts w:eastAsiaTheme="minorHAnsi" w:cstheme="minorBidi"/>
                <w:b/>
                <w:color w:val="auto"/>
                <w:sz w:val="22"/>
                <w:szCs w:val="22"/>
              </w:rPr>
            </w:pPr>
            <w:ins w:id="4939" w:author="Miguel Centeno Muñoz" w:date="2014-07-31T00:40:00Z">
              <w:r>
                <w:rPr>
                  <w:b/>
                </w:rPr>
                <w:t>Va</w:t>
              </w:r>
            </w:ins>
            <w:ins w:id="4940" w:author="Miguel Centeno Muñoz" w:date="2014-07-31T00:41:00Z">
              <w:r>
                <w:rPr>
                  <w:b/>
                </w:rPr>
                <w:t>l</w:t>
              </w:r>
            </w:ins>
            <w:ins w:id="4941" w:author="Miguel Centeno Muñoz" w:date="2014-07-31T00:40:00Z">
              <w:r>
                <w:rPr>
                  <w:b/>
                </w:rPr>
                <w:t>oracion</w:t>
              </w:r>
              <w:r w:rsidRPr="006B268B">
                <w:rPr>
                  <w:b/>
                </w:rPr>
                <w:t xml:space="preserve">:: </w:t>
              </w:r>
              <w:r>
                <w:rPr>
                  <w:b/>
                </w:rPr>
                <w:t>valoración_total</w:t>
              </w:r>
            </w:ins>
          </w:p>
        </w:tc>
      </w:tr>
      <w:tr w:rsidR="001C26F7" w:rsidTr="00AC15B6">
        <w:trPr>
          <w:cnfStyle w:val="000000100000" w:firstRow="0" w:lastRow="0" w:firstColumn="0" w:lastColumn="0" w:oddVBand="0" w:evenVBand="0" w:oddHBand="1" w:evenHBand="0" w:firstRowFirstColumn="0" w:firstRowLastColumn="0" w:lastRowFirstColumn="0" w:lastRowLastColumn="0"/>
          <w:ins w:id="4942"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43" w:author="Miguel Centeno Muñoz" w:date="2014-07-31T00:40:00Z"/>
                <w:b/>
              </w:rPr>
            </w:pPr>
            <w:ins w:id="4944"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45" w:author="Miguel Centeno Muñoz" w:date="2014-07-31T00:40:00Z"/>
                <w:rFonts w:eastAsiaTheme="minorHAnsi" w:cstheme="minorBidi"/>
                <w:i/>
                <w:color w:val="auto"/>
              </w:rPr>
            </w:pPr>
            <w:ins w:id="4946" w:author="Miguel Centeno Muñoz" w:date="2014-07-31T00:40:00Z">
              <w:r>
                <w:t xml:space="preserve">Este atributo representa </w:t>
              </w:r>
              <w:r>
                <w:rPr>
                  <w:i/>
                </w:rPr>
                <w:t>la valoraci</w:t>
              </w:r>
            </w:ins>
            <w:ins w:id="4947" w:author="Miguel Centeno Muñoz" w:date="2014-07-31T00:41:00Z">
              <w:r>
                <w:rPr>
                  <w:i/>
                </w:rPr>
                <w:t>ón total o suma de las valoraciones que tiene hasta el momento</w:t>
              </w:r>
            </w:ins>
          </w:p>
        </w:tc>
      </w:tr>
      <w:tr w:rsidR="001C26F7" w:rsidTr="00AC15B6">
        <w:trPr>
          <w:ins w:id="4948"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49" w:author="Miguel Centeno Muñoz" w:date="2014-07-31T00:40:00Z"/>
                <w:b/>
              </w:rPr>
            </w:pPr>
            <w:ins w:id="4950"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51" w:author="Miguel Centeno Muñoz" w:date="2014-07-31T00:40:00Z"/>
                <w:rFonts w:ascii="Courier New" w:hAnsi="Courier New" w:cs="Courier New"/>
              </w:rPr>
            </w:pPr>
            <w:ins w:id="4952" w:author="Miguel Centeno Muñoz" w:date="2014-07-31T00:40:00Z">
              <w:r>
                <w:rPr>
                  <w:rFonts w:ascii="Courier New" w:hAnsi="Courier New" w:cs="Courier New"/>
                </w:rPr>
                <w:t>String</w:t>
              </w:r>
            </w:ins>
          </w:p>
        </w:tc>
      </w:tr>
    </w:tbl>
    <w:p w:rsidR="001C26F7" w:rsidRDefault="001C26F7">
      <w:pPr>
        <w:rPr>
          <w:ins w:id="4953" w:author="Miguel Centeno Muñoz" w:date="2014-07-31T00:41:00Z"/>
        </w:rPr>
        <w:pPrChange w:id="495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55"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56" w:author="Miguel Centeno Muñoz" w:date="2014-07-31T00:41:00Z"/>
                <w:b/>
              </w:rPr>
            </w:pPr>
            <w:ins w:id="4957"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58" w:author="Miguel Centeno Muñoz" w:date="2014-07-31T00:41:00Z"/>
                <w:rFonts w:eastAsiaTheme="minorHAnsi" w:cstheme="minorBidi"/>
                <w:b/>
                <w:color w:val="auto"/>
                <w:sz w:val="22"/>
                <w:szCs w:val="22"/>
              </w:rPr>
            </w:pPr>
            <w:ins w:id="4959" w:author="Miguel Centeno Muñoz" w:date="2014-07-31T00:41:00Z">
              <w:r>
                <w:rPr>
                  <w:b/>
                </w:rPr>
                <w:t>Valoracion</w:t>
              </w:r>
              <w:r w:rsidRPr="006B268B">
                <w:rPr>
                  <w:b/>
                </w:rPr>
                <w:t xml:space="preserve">:: </w:t>
              </w:r>
              <w:r>
                <w:rPr>
                  <w:b/>
                </w:rPr>
                <w:t>cuenta_valoraciones</w:t>
              </w:r>
            </w:ins>
          </w:p>
        </w:tc>
      </w:tr>
      <w:tr w:rsidR="001C26F7" w:rsidTr="00AC15B6">
        <w:trPr>
          <w:cnfStyle w:val="000000100000" w:firstRow="0" w:lastRow="0" w:firstColumn="0" w:lastColumn="0" w:oddVBand="0" w:evenVBand="0" w:oddHBand="1" w:evenHBand="0" w:firstRowFirstColumn="0" w:firstRowLastColumn="0" w:lastRowFirstColumn="0" w:lastRowLastColumn="0"/>
          <w:ins w:id="4960"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61" w:author="Miguel Centeno Muñoz" w:date="2014-07-31T00:41:00Z"/>
                <w:b/>
              </w:rPr>
            </w:pPr>
            <w:ins w:id="4962"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63" w:author="Miguel Centeno Muñoz" w:date="2014-07-31T00:41:00Z"/>
                <w:rFonts w:eastAsiaTheme="minorHAnsi" w:cstheme="minorBidi"/>
                <w:i/>
                <w:color w:val="auto"/>
              </w:rPr>
            </w:pPr>
            <w:ins w:id="4964" w:author="Miguel Centeno Muñoz" w:date="2014-07-31T00:41:00Z">
              <w:r>
                <w:t xml:space="preserve">Este atributo representa </w:t>
              </w:r>
              <w:r>
                <w:rPr>
                  <w:i/>
                </w:rPr>
                <w:t>el número de veces que la ruta ha sido valorada</w:t>
              </w:r>
            </w:ins>
          </w:p>
        </w:tc>
      </w:tr>
      <w:tr w:rsidR="001C26F7" w:rsidTr="00AC15B6">
        <w:trPr>
          <w:ins w:id="4965"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66" w:author="Miguel Centeno Muñoz" w:date="2014-07-31T00:41:00Z"/>
                <w:b/>
              </w:rPr>
            </w:pPr>
            <w:ins w:id="4967"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68" w:author="Miguel Centeno Muñoz" w:date="2014-07-31T00:41:00Z"/>
                <w:rFonts w:ascii="Courier New" w:hAnsi="Courier New" w:cs="Courier New"/>
              </w:rPr>
            </w:pPr>
            <w:ins w:id="4969" w:author="Miguel Centeno Muñoz" w:date="2014-07-31T00:41:00Z">
              <w:r>
                <w:rPr>
                  <w:rFonts w:ascii="Courier New" w:hAnsi="Courier New" w:cs="Courier New"/>
                </w:rPr>
                <w:t>String</w:t>
              </w:r>
            </w:ins>
          </w:p>
        </w:tc>
      </w:tr>
    </w:tbl>
    <w:p w:rsidR="001C26F7" w:rsidRDefault="001C26F7">
      <w:pPr>
        <w:rPr>
          <w:ins w:id="4970" w:author="Miguel Centeno Muñoz" w:date="2014-07-31T00:42:00Z"/>
        </w:rPr>
        <w:pPrChange w:id="497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972"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973" w:author="Miguel Centeno Muñoz" w:date="2014-07-31T00:42:00Z"/>
                <w:b/>
              </w:rPr>
            </w:pPr>
            <w:ins w:id="4974"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75" w:author="Miguel Centeno Muñoz" w:date="2014-07-31T00:42:00Z"/>
                <w:b/>
              </w:rPr>
            </w:pPr>
            <w:ins w:id="4976"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977"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78" w:author="Miguel Centeno Muñoz" w:date="2014-07-31T00:42:00Z"/>
                <w:b/>
              </w:rPr>
            </w:pPr>
            <w:ins w:id="4979"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80" w:author="Miguel Centeno Muñoz" w:date="2014-07-31T00:42:00Z"/>
              </w:rPr>
            </w:pPr>
            <w:ins w:id="4981" w:author="Miguel Centeno Muñoz" w:date="2014-07-31T00:42:00Z">
              <w:r>
                <w:t>1.0(27/07/2014)</w:t>
              </w:r>
            </w:ins>
          </w:p>
        </w:tc>
      </w:tr>
      <w:tr w:rsidR="001C26F7" w:rsidTr="00AC15B6">
        <w:trPr>
          <w:ins w:id="4982"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83" w:author="Miguel Centeno Muñoz" w:date="2014-07-31T00:42:00Z"/>
                <w:b/>
              </w:rPr>
            </w:pPr>
            <w:ins w:id="4984"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85" w:author="Miguel Centeno Muñoz" w:date="2014-07-31T00:42:00Z"/>
              </w:rPr>
            </w:pPr>
            <w:ins w:id="4986"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87"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88" w:author="Miguel Centeno Muñoz" w:date="2014-07-31T00:42:00Z"/>
                <w:b/>
              </w:rPr>
            </w:pPr>
            <w:ins w:id="4989"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90" w:author="Miguel Centeno Muñoz" w:date="2014-07-31T00:42:00Z"/>
              </w:rPr>
            </w:pPr>
            <w:ins w:id="4991" w:author="Miguel Centeno Muñoz" w:date="2014-07-31T00:42:00Z">
              <w:r>
                <w:t>[OBJ-0004] Gestión Comentarios Rutas</w:t>
              </w:r>
            </w:ins>
          </w:p>
        </w:tc>
      </w:tr>
      <w:tr w:rsidR="001C26F7" w:rsidTr="00AC15B6">
        <w:trPr>
          <w:ins w:id="4992"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93" w:author="Miguel Centeno Muñoz" w:date="2014-07-31T00:42:00Z"/>
                <w:b/>
              </w:rPr>
            </w:pPr>
            <w:ins w:id="4994"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95" w:author="Miguel Centeno Muñoz" w:date="2014-07-31T00:42:00Z"/>
                <w:rFonts w:eastAsiaTheme="minorHAnsi" w:cstheme="minorBidi"/>
                <w:i/>
                <w:color w:val="auto"/>
              </w:rPr>
            </w:pPr>
            <w:ins w:id="4996" w:author="Miguel Centeno Muñoz" w:date="2014-07-31T00:42:00Z">
              <w:r>
                <w:t xml:space="preserve">Este tipo de objetos representa </w:t>
              </w:r>
            </w:ins>
            <w:ins w:id="4997" w:author="Miguel Centeno Muñoz" w:date="2014-07-31T00:43:00Z">
              <w:r>
                <w:rPr>
                  <w:i/>
                </w:rPr>
                <w:t>los comentarios recibidos por las rutas</w:t>
              </w:r>
            </w:ins>
          </w:p>
        </w:tc>
      </w:tr>
    </w:tbl>
    <w:p w:rsidR="001C26F7" w:rsidRDefault="001C26F7">
      <w:pPr>
        <w:rPr>
          <w:ins w:id="4998" w:author="Miguel Centeno Muñoz" w:date="2014-07-31T00:42:00Z"/>
        </w:rPr>
        <w:pPrChange w:id="499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5000"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5001" w:author="Miguel Centeno Muñoz" w:date="2014-07-31T00:43:00Z"/>
                <w:b/>
              </w:rPr>
            </w:pPr>
            <w:ins w:id="5002" w:author="Miguel Centeno Muñoz" w:date="2014-07-31T00:43: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5003" w:author="Miguel Centeno Muñoz" w:date="2014-07-31T00:43:00Z"/>
                <w:rFonts w:eastAsiaTheme="minorHAnsi" w:cstheme="minorBidi"/>
                <w:b/>
                <w:color w:val="auto"/>
                <w:sz w:val="22"/>
                <w:szCs w:val="22"/>
              </w:rPr>
            </w:pPr>
            <w:ins w:id="5004"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5005"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06" w:author="Miguel Centeno Muñoz" w:date="2014-07-31T00:43:00Z"/>
                <w:b/>
              </w:rPr>
            </w:pPr>
            <w:ins w:id="5007"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5008" w:author="Miguel Centeno Muñoz" w:date="2014-07-31T00:43:00Z"/>
                <w:rFonts w:eastAsiaTheme="minorHAnsi" w:cstheme="minorBidi"/>
                <w:i/>
                <w:color w:val="auto"/>
              </w:rPr>
            </w:pPr>
            <w:ins w:id="5009" w:author="Miguel Centeno Muñoz" w:date="2014-07-31T00:43:00Z">
              <w:r>
                <w:t xml:space="preserve">Este atributo representa </w:t>
              </w:r>
              <w:r>
                <w:rPr>
                  <w:i/>
                </w:rPr>
                <w:t>el texto del comentario que un usuario hace sobre una ruta</w:t>
              </w:r>
            </w:ins>
          </w:p>
        </w:tc>
      </w:tr>
      <w:tr w:rsidR="001C26F7" w:rsidTr="00AC15B6">
        <w:trPr>
          <w:ins w:id="5010"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11" w:author="Miguel Centeno Muñoz" w:date="2014-07-31T00:43:00Z"/>
                <w:b/>
              </w:rPr>
            </w:pPr>
            <w:ins w:id="5012"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13" w:author="Miguel Centeno Muñoz" w:date="2014-07-31T00:43:00Z"/>
                <w:rFonts w:ascii="Courier New" w:hAnsi="Courier New" w:cs="Courier New"/>
              </w:rPr>
            </w:pPr>
            <w:ins w:id="5014" w:author="Miguel Centeno Muñoz" w:date="2014-07-31T00:43:00Z">
              <w:r>
                <w:rPr>
                  <w:rFonts w:ascii="Courier New" w:hAnsi="Courier New" w:cs="Courier New"/>
                </w:rPr>
                <w:t>String</w:t>
              </w:r>
            </w:ins>
          </w:p>
        </w:tc>
      </w:tr>
    </w:tbl>
    <w:p w:rsidR="001C26F7" w:rsidRDefault="001C26F7">
      <w:pPr>
        <w:rPr>
          <w:ins w:id="5015" w:author="Miguel Centeno Muñoz" w:date="2014-07-27T16:53:00Z"/>
        </w:rPr>
        <w:pPrChange w:id="501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5017"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5018" w:author="Miguel Centeno Muñoz" w:date="2014-07-27T23:33:00Z"/>
                <w:b/>
              </w:rPr>
            </w:pPr>
            <w:ins w:id="5019" w:author="Miguel Centeno Muñoz" w:date="2014-07-27T23:33:00Z">
              <w:r>
                <w:rPr>
                  <w:b/>
                </w:rPr>
                <w:t>TYP-000</w:t>
              </w:r>
            </w:ins>
            <w:ins w:id="5020"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5021" w:author="Miguel Centeno Muñoz" w:date="2014-07-27T23:33:00Z"/>
                <w:b/>
              </w:rPr>
            </w:pPr>
            <w:ins w:id="5022" w:author="Miguel Centeno Muñoz" w:date="2014-07-27T23:33:00Z">
              <w:r>
                <w:rPr>
                  <w:b/>
                </w:rPr>
                <w:t>TiposMapa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23"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24" w:author="Miguel Centeno Muñoz" w:date="2014-07-27T23:33:00Z"/>
                <w:b/>
              </w:rPr>
            </w:pPr>
            <w:ins w:id="5025"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26" w:author="Miguel Centeno Muñoz" w:date="2014-07-27T23:33:00Z"/>
              </w:rPr>
            </w:pPr>
            <w:ins w:id="5027" w:author="Miguel Centeno Muñoz" w:date="2014-07-27T23:33:00Z">
              <w:r>
                <w:t>1.0(27/07/2014)</w:t>
              </w:r>
            </w:ins>
          </w:p>
        </w:tc>
      </w:tr>
      <w:tr w:rsidR="00C43EC0" w:rsidTr="00CF5B4C">
        <w:trPr>
          <w:ins w:id="5028"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29" w:author="Miguel Centeno Muñoz" w:date="2014-07-27T23:33:00Z"/>
                <w:b/>
              </w:rPr>
            </w:pPr>
            <w:ins w:id="5030"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5031" w:author="Miguel Centeno Muñoz" w:date="2014-07-27T23:33:00Z"/>
              </w:rPr>
            </w:pPr>
            <w:ins w:id="5032"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5033"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34" w:author="Miguel Centeno Muñoz" w:date="2014-07-27T23:33:00Z"/>
                <w:b/>
              </w:rPr>
            </w:pPr>
            <w:ins w:id="5035"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36" w:author="Miguel Centeno Muñoz" w:date="2014-07-27T23:33:00Z"/>
              </w:rPr>
            </w:pPr>
            <w:ins w:id="5037" w:author="Miguel Centeno Muñoz" w:date="2014-07-27T23:33:00Z">
              <w:r>
                <w:t>[OBJ-0002] Gestión de Rutas</w:t>
              </w:r>
            </w:ins>
          </w:p>
        </w:tc>
      </w:tr>
      <w:tr w:rsidR="00C43EC0" w:rsidTr="00CF5B4C">
        <w:trPr>
          <w:ins w:id="5038"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39" w:author="Miguel Centeno Muñoz" w:date="2014-07-27T23:33:00Z"/>
                <w:b/>
              </w:rPr>
            </w:pPr>
            <w:ins w:id="5040"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5041" w:author="Miguel Centeno Muñoz" w:date="2014-07-27T23:33:00Z"/>
                <w:rFonts w:eastAsiaTheme="minorHAnsi" w:cstheme="minorBidi"/>
                <w:i/>
                <w:color w:val="auto"/>
              </w:rPr>
              <w:pPrChange w:id="5042"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043" w:author="Miguel Centeno Muñoz" w:date="2014-07-27T23:33:00Z">
              <w:r>
                <w:t xml:space="preserve">Este tipo de objetos representa </w:t>
              </w:r>
            </w:ins>
            <w:ins w:id="5044"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45"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46" w:author="Miguel Centeno Muñoz" w:date="2014-07-27T23:34:00Z"/>
                <w:b/>
              </w:rPr>
            </w:pPr>
            <w:ins w:id="5047"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5048" w:author="Miguel Centeno Muñoz" w:date="2014-07-27T23:34:00Z"/>
              </w:rPr>
            </w:pPr>
            <w:ins w:id="5049" w:author="Miguel Centeno Muñoz" w:date="2014-07-27T23:34:00Z">
              <w:r>
                <w:t>Enumerado de los tipos de mapa</w:t>
              </w:r>
            </w:ins>
          </w:p>
        </w:tc>
      </w:tr>
    </w:tbl>
    <w:p w:rsidR="00F87E9D" w:rsidRDefault="00F87E9D">
      <w:pPr>
        <w:rPr>
          <w:ins w:id="5050" w:author="Miguel Centeno Muñoz" w:date="2014-07-27T16:53:00Z"/>
        </w:rPr>
        <w:pPrChange w:id="5051" w:author="Miguel Centeno Muñoz" w:date="2014-07-27T13:12:00Z">
          <w:pPr>
            <w:pStyle w:val="Ttulo3"/>
          </w:pPr>
        </w:pPrChange>
      </w:pPr>
    </w:p>
    <w:p w:rsidR="00F87E9D" w:rsidRDefault="00F87E9D">
      <w:pPr>
        <w:rPr>
          <w:ins w:id="5052" w:author="Miguel Centeno Muñoz" w:date="2014-07-28T00:27:00Z"/>
        </w:rPr>
        <w:pPrChange w:id="5053" w:author="Miguel Centeno Muñoz" w:date="2014-07-27T13:12:00Z">
          <w:pPr>
            <w:pStyle w:val="Ttulo3"/>
          </w:pPr>
        </w:pPrChange>
      </w:pPr>
    </w:p>
    <w:p w:rsidR="0007275F" w:rsidRDefault="0007275F">
      <w:pPr>
        <w:rPr>
          <w:ins w:id="5054" w:author="Miguel Centeno Muñoz" w:date="2014-07-28T00:27:00Z"/>
        </w:rPr>
        <w:pPrChange w:id="5055" w:author="Miguel Centeno Muñoz" w:date="2014-07-27T13:12:00Z">
          <w:pPr>
            <w:pStyle w:val="Ttulo3"/>
          </w:pPr>
        </w:pPrChange>
      </w:pPr>
    </w:p>
    <w:p w:rsidR="0007275F" w:rsidRDefault="0007275F">
      <w:pPr>
        <w:rPr>
          <w:ins w:id="5056" w:author="Miguel Centeno Muñoz" w:date="2014-07-28T00:27:00Z"/>
        </w:rPr>
        <w:pPrChange w:id="5057" w:author="Miguel Centeno Muñoz" w:date="2014-07-27T13:12:00Z">
          <w:pPr>
            <w:pStyle w:val="Ttulo3"/>
          </w:pPr>
        </w:pPrChange>
      </w:pPr>
    </w:p>
    <w:p w:rsidR="0007275F" w:rsidRDefault="0007275F">
      <w:pPr>
        <w:rPr>
          <w:ins w:id="5058" w:author="Miguel Centeno Muñoz" w:date="2014-07-28T00:28:00Z"/>
        </w:rPr>
        <w:pPrChange w:id="5059" w:author="Miguel Centeno Muñoz" w:date="2014-07-27T13:12:00Z">
          <w:pPr>
            <w:pStyle w:val="Ttulo3"/>
          </w:pPr>
        </w:pPrChange>
      </w:pPr>
    </w:p>
    <w:p w:rsidR="0007275F" w:rsidRDefault="0007275F">
      <w:pPr>
        <w:rPr>
          <w:ins w:id="5060" w:author="Miguel Centeno Muñoz" w:date="2014-07-28T00:27:00Z"/>
        </w:rPr>
        <w:pPrChange w:id="5061" w:author="Miguel Centeno Muñoz" w:date="2014-07-27T13:12:00Z">
          <w:pPr>
            <w:pStyle w:val="Ttulo3"/>
          </w:pPr>
        </w:pPrChange>
      </w:pPr>
    </w:p>
    <w:p w:rsidR="0007275F" w:rsidRDefault="0007275F">
      <w:pPr>
        <w:rPr>
          <w:ins w:id="5062" w:author="Miguel Centeno Muñoz" w:date="2014-07-28T00:27:00Z"/>
        </w:rPr>
        <w:pPrChange w:id="5063" w:author="Miguel Centeno Muñoz" w:date="2014-07-27T13:12:00Z">
          <w:pPr>
            <w:pStyle w:val="Ttulo3"/>
          </w:pPr>
        </w:pPrChange>
      </w:pPr>
    </w:p>
    <w:p w:rsidR="0007275F" w:rsidRDefault="0007275F">
      <w:pPr>
        <w:rPr>
          <w:ins w:id="5064" w:author="Miguel Centeno Muñoz" w:date="2014-07-28T00:27:00Z"/>
        </w:rPr>
        <w:pPrChange w:id="5065" w:author="Miguel Centeno Muñoz" w:date="2014-07-27T13:12:00Z">
          <w:pPr>
            <w:pStyle w:val="Ttulo3"/>
          </w:pPr>
        </w:pPrChange>
      </w:pPr>
    </w:p>
    <w:p w:rsidR="0007275F" w:rsidRDefault="0007275F">
      <w:pPr>
        <w:rPr>
          <w:ins w:id="5066" w:author="Miguel Centeno Muñoz" w:date="2014-07-28T00:27:00Z"/>
        </w:rPr>
        <w:pPrChange w:id="5067" w:author="Miguel Centeno Muñoz" w:date="2014-07-27T13:12:00Z">
          <w:pPr>
            <w:pStyle w:val="Ttulo3"/>
          </w:pPr>
        </w:pPrChange>
      </w:pPr>
    </w:p>
    <w:p w:rsidR="0007275F" w:rsidRDefault="0007275F">
      <w:pPr>
        <w:rPr>
          <w:ins w:id="5068" w:author="Miguel Centeno Muñoz" w:date="2014-07-27T16:53:00Z"/>
        </w:rPr>
        <w:pPrChange w:id="5069" w:author="Miguel Centeno Muñoz" w:date="2014-07-27T13:12:00Z">
          <w:pPr>
            <w:pStyle w:val="Ttulo3"/>
          </w:pPr>
        </w:pPrChange>
      </w:pPr>
    </w:p>
    <w:p w:rsidR="00D40919" w:rsidRPr="00D0398E" w:rsidDel="00CC5297" w:rsidRDefault="00D40919">
      <w:pPr>
        <w:rPr>
          <w:del w:id="5070" w:author="Miguel Centeno Muñoz" w:date="2014-07-27T23:30:00Z"/>
        </w:rPr>
        <w:pPrChange w:id="5071" w:author="Miguel Centeno Muñoz" w:date="2014-07-27T13:12:00Z">
          <w:pPr>
            <w:pStyle w:val="Ttulo3"/>
          </w:pPr>
        </w:pPrChange>
      </w:pPr>
    </w:p>
    <w:p w:rsidR="00D40919" w:rsidDel="00F87E9D" w:rsidRDefault="00131968">
      <w:pPr>
        <w:rPr>
          <w:del w:id="5072" w:author="Miguel Centeno Muñoz" w:date="2014-07-27T16:52:00Z"/>
        </w:rPr>
        <w:pPrChange w:id="5073" w:author="Miguel Centeno Muñoz" w:date="2014-07-27T16:54:00Z">
          <w:pPr>
            <w:pStyle w:val="Ttulo3"/>
          </w:pPr>
        </w:pPrChange>
      </w:pPr>
      <w:del w:id="5074" w:author="Miguel Centeno Muñoz" w:date="2014-07-27T23:30:00Z">
        <w:r w:rsidDel="00CC5297">
          <w:delText>7.- Análisis de requisitos</w:delText>
        </w:r>
      </w:del>
    </w:p>
    <w:p w:rsidR="00131968" w:rsidDel="00CC5297" w:rsidRDefault="00131968">
      <w:pPr>
        <w:pStyle w:val="Ttulo3"/>
        <w:rPr>
          <w:del w:id="5075" w:author="Miguel Centeno Muñoz" w:date="2014-07-27T23:30:00Z"/>
        </w:rPr>
      </w:pPr>
      <w:del w:id="5076" w:author="Miguel Centeno Muñoz" w:date="2014-07-27T23:30:00Z">
        <w:r w:rsidDel="00CC5297">
          <w:delText>7.1.- Modelo estático del sistema</w:delText>
        </w:r>
      </w:del>
    </w:p>
    <w:p w:rsidR="00131968" w:rsidDel="00CC5297" w:rsidRDefault="00D723A7" w:rsidP="00131968">
      <w:pPr>
        <w:pStyle w:val="Ttulo4"/>
        <w:rPr>
          <w:del w:id="5077" w:author="Miguel Centeno Muñoz" w:date="2014-07-27T23:30:00Z"/>
        </w:rPr>
      </w:pPr>
      <w:del w:id="5078" w:author="Miguel Centeno Muñoz" w:date="2014-07-27T23:30:00Z">
        <w:r w:rsidDel="00CC5297">
          <w:tab/>
        </w:r>
        <w:r w:rsidR="00131968" w:rsidDel="00CC5297">
          <w:delText>7.1.1.- Diagramas de tipos</w:delText>
        </w:r>
      </w:del>
    </w:p>
    <w:p w:rsidR="00131968" w:rsidDel="00CC5297" w:rsidRDefault="00D723A7" w:rsidP="00131968">
      <w:pPr>
        <w:pStyle w:val="Ttulo5"/>
        <w:rPr>
          <w:del w:id="5079" w:author="Miguel Centeno Muñoz" w:date="2014-07-27T23:30:00Z"/>
        </w:rPr>
      </w:pPr>
      <w:del w:id="5080"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5081" w:author="Miguel Centeno Muñoz" w:date="2014-07-27T23:30:00Z"/>
        </w:rPr>
      </w:pPr>
      <w:del w:id="5082" w:author="Miguel Centeno Muñoz" w:date="2014-07-27T23:30:00Z">
        <w:r w:rsidDel="00CC5297">
          <w:tab/>
        </w:r>
        <w:r w:rsidDel="00CC5297">
          <w:tab/>
          <w:delText>7.1.1.2.- Subsistema de gestión de rutas</w:delText>
        </w:r>
      </w:del>
    </w:p>
    <w:p w:rsidR="00131968" w:rsidDel="00CC5297" w:rsidRDefault="00D723A7" w:rsidP="00131968">
      <w:pPr>
        <w:pStyle w:val="Ttulo4"/>
        <w:rPr>
          <w:del w:id="5083" w:author="Miguel Centeno Muñoz" w:date="2014-07-27T23:30:00Z"/>
        </w:rPr>
      </w:pPr>
      <w:del w:id="5084" w:author="Miguel Centeno Muñoz" w:date="2014-07-27T23:30:00Z">
        <w:r w:rsidDel="00CC5297">
          <w:tab/>
        </w:r>
        <w:r w:rsidR="00131968" w:rsidDel="00CC5297">
          <w:delText>7.1.2.- Escenario de prueba</w:delText>
        </w:r>
      </w:del>
    </w:p>
    <w:p w:rsidR="00131968" w:rsidDel="00CC5297" w:rsidRDefault="00D723A7" w:rsidP="00131968">
      <w:pPr>
        <w:pStyle w:val="Ttulo4"/>
        <w:rPr>
          <w:del w:id="5085" w:author="Miguel Centeno Muñoz" w:date="2014-07-27T23:30:00Z"/>
        </w:rPr>
      </w:pPr>
      <w:del w:id="5086" w:author="Miguel Centeno Muñoz" w:date="2014-07-27T23:30:00Z">
        <w:r w:rsidDel="00CC5297">
          <w:tab/>
        </w:r>
        <w:r w:rsidR="00131968" w:rsidDel="00CC5297">
          <w:delText>7.1.3.- Tipos</w:delText>
        </w:r>
      </w:del>
    </w:p>
    <w:p w:rsidR="00131968" w:rsidDel="00CC5297" w:rsidRDefault="00131968" w:rsidP="00131968">
      <w:pPr>
        <w:pStyle w:val="Ttulo5"/>
        <w:rPr>
          <w:del w:id="5087" w:author="Miguel Centeno Muñoz" w:date="2014-07-27T23:30:00Z"/>
        </w:rPr>
      </w:pPr>
      <w:del w:id="5088"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5089" w:author="Miguel Centeno Muñoz" w:date="2014-07-27T23:30:00Z"/>
        </w:rPr>
      </w:pPr>
      <w:del w:id="5090" w:author="Miguel Centeno Muñoz" w:date="2014-07-27T23:30:00Z">
        <w:r w:rsidDel="00CC5297">
          <w:tab/>
        </w:r>
        <w:r w:rsidDel="00CC5297">
          <w:tab/>
          <w:delText>7.1.3.2.- Subsistema de gestión de rutas</w:delText>
        </w:r>
      </w:del>
    </w:p>
    <w:p w:rsidR="00131968" w:rsidRDefault="00131968" w:rsidP="00D723A7">
      <w:pPr>
        <w:pStyle w:val="Ttulo3"/>
      </w:pPr>
      <w:del w:id="5091" w:author="Miguel Centeno Muñoz" w:date="2014-07-31T02:47:00Z">
        <w:r w:rsidDel="00000BDB">
          <w:delText>7</w:delText>
        </w:r>
      </w:del>
      <w:bookmarkStart w:id="5092" w:name="_Toc394538350"/>
      <w:ins w:id="5093" w:author="Miguel Centeno Muñoz" w:date="2014-07-31T02:47:00Z">
        <w:r w:rsidR="00000BDB">
          <w:t>7</w:t>
        </w:r>
      </w:ins>
      <w:r>
        <w:t>.2.- Modelo dinámico del sistema</w:t>
      </w:r>
      <w:bookmarkEnd w:id="5092"/>
    </w:p>
    <w:p w:rsidR="00131968" w:rsidRDefault="00D723A7" w:rsidP="00131968">
      <w:pPr>
        <w:pStyle w:val="Ttulo4"/>
      </w:pPr>
      <w:r>
        <w:tab/>
      </w:r>
      <w:bookmarkStart w:id="5094" w:name="_Toc394538351"/>
      <w:r w:rsidR="00131968">
        <w:t>7.2.1.- Subsistema de gestión de usuarios</w:t>
      </w:r>
      <w:bookmarkEnd w:id="5094"/>
    </w:p>
    <w:p w:rsidR="00134F5E" w:rsidRDefault="0007275F" w:rsidP="00131968">
      <w:pPr>
        <w:pStyle w:val="Ttulo4"/>
        <w:rPr>
          <w:ins w:id="5095" w:author="Miguel Centeno Muñoz" w:date="2014-07-28T00:25:00Z"/>
        </w:rPr>
      </w:pPr>
      <w:bookmarkStart w:id="5096" w:name="_Toc394538352"/>
      <w:ins w:id="5097" w:author="Miguel Centeno Muñoz" w:date="2014-07-28T00:27:00Z">
        <w:r>
          <w:rPr>
            <w:noProof/>
            <w:lang w:eastAsia="es-ES"/>
            <w:rPrChange w:id="5098" w:author="Unknown">
              <w:rPr>
                <w:rFonts w:asciiTheme="minorHAnsi" w:hAnsiTheme="minorHAnsi"/>
                <w:i w:val="0"/>
                <w:iCs w:val="0"/>
                <w:noProof/>
                <w:sz w:val="32"/>
                <w:lang w:eastAsia="es-ES"/>
              </w:rPr>
            </w:rPrChange>
          </w:rPr>
          <w:lastRenderedPageBreak/>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28">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099"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29">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5096"/>
      <w:r w:rsidR="00D723A7">
        <w:tab/>
      </w:r>
    </w:p>
    <w:p w:rsidR="00134F5E" w:rsidRDefault="0007275F" w:rsidP="00131968">
      <w:pPr>
        <w:pStyle w:val="Ttulo4"/>
        <w:rPr>
          <w:ins w:id="5100" w:author="Miguel Centeno Muñoz" w:date="2014-07-28T00:25:00Z"/>
        </w:rPr>
      </w:pPr>
      <w:bookmarkStart w:id="5101" w:name="_Toc394538353"/>
      <w:ins w:id="5102" w:author="Miguel Centeno Muñoz" w:date="2014-07-28T00:27:00Z">
        <w:r>
          <w:rPr>
            <w:noProof/>
            <w:lang w:eastAsia="es-ES"/>
            <w:rPrChange w:id="5103"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5101"/>
    </w:p>
    <w:p w:rsidR="00134F5E" w:rsidRDefault="00134F5E" w:rsidP="00131968">
      <w:pPr>
        <w:pStyle w:val="Ttulo4"/>
        <w:rPr>
          <w:ins w:id="5104" w:author="Miguel Centeno Muñoz" w:date="2014-07-31T00:56:00Z"/>
        </w:rPr>
      </w:pPr>
    </w:p>
    <w:p w:rsidR="00134F5E" w:rsidRDefault="00F575D6">
      <w:pPr>
        <w:rPr>
          <w:ins w:id="5105" w:author="Miguel Centeno Muñoz" w:date="2014-07-28T00:25:00Z"/>
        </w:rPr>
        <w:pPrChange w:id="5106" w:author="Miguel Centeno Muñoz" w:date="2014-07-31T02:47:00Z">
          <w:pPr>
            <w:pStyle w:val="Ttulo4"/>
          </w:pPr>
        </w:pPrChange>
      </w:pPr>
      <w:ins w:id="5107" w:author="Miguel Centeno Muñoz" w:date="2014-07-31T00:57:00Z">
        <w:r w:rsidRPr="003071F3">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1">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5108" w:author="Miguel Centeno Muñoz" w:date="2014-07-28T00:27:00Z">
        <w:r w:rsidR="0007275F">
          <w:rPr>
            <w:rFonts w:asciiTheme="majorHAnsi" w:hAnsiTheme="majorHAnsi"/>
            <w:i/>
            <w:iCs/>
            <w:noProof/>
            <w:sz w:val="28"/>
            <w:lang w:eastAsia="es-ES"/>
            <w:rPrChange w:id="5109" w:author="Unknown">
              <w:rPr>
                <w:b w:val="0"/>
                <w:b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2">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5110" w:author="Miguel Centeno Muñoz" w:date="2014-07-28T00:25:00Z"/>
        </w:rPr>
      </w:pPr>
    </w:p>
    <w:p w:rsidR="00131968" w:rsidRDefault="00195ACE">
      <w:pPr>
        <w:pStyle w:val="Ttulo4"/>
        <w:ind w:firstLine="708"/>
        <w:pPrChange w:id="5111" w:author="Miguel Centeno Muñoz" w:date="2014-07-28T00:31:00Z">
          <w:pPr>
            <w:pStyle w:val="Ttulo4"/>
          </w:pPr>
        </w:pPrChange>
      </w:pPr>
      <w:bookmarkStart w:id="5112" w:name="_Toc394538354"/>
      <w:ins w:id="5113"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3">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4">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5112"/>
    </w:p>
    <w:p w:rsidR="00D40919" w:rsidRDefault="00195ACE" w:rsidP="00131968">
      <w:pPr>
        <w:pStyle w:val="Ttulo3"/>
        <w:rPr>
          <w:ins w:id="5114" w:author="Miguel Centeno Muñoz" w:date="2014-07-27T13:20:00Z"/>
        </w:rPr>
      </w:pPr>
      <w:bookmarkStart w:id="5115" w:name="_Toc394538355"/>
      <w:ins w:id="5116" w:author="Miguel Centeno Muñoz" w:date="2014-07-28T01:11:00Z">
        <w:r>
          <w:rPr>
            <w:noProof/>
            <w:lang w:eastAsia="es-ES"/>
            <w:rPrChange w:id="5117"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5">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18"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36">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5115"/>
    </w:p>
    <w:p w:rsidR="00D40919" w:rsidRDefault="00D40919" w:rsidP="00131968">
      <w:pPr>
        <w:pStyle w:val="Ttulo3"/>
        <w:rPr>
          <w:ins w:id="5119" w:author="Miguel Centeno Muñoz" w:date="2014-07-27T13:20:00Z"/>
        </w:rPr>
      </w:pPr>
    </w:p>
    <w:p w:rsidR="00D40919" w:rsidRDefault="00D40919" w:rsidP="00131968">
      <w:pPr>
        <w:pStyle w:val="Ttulo3"/>
        <w:rPr>
          <w:ins w:id="5120" w:author="Miguel Centeno Muñoz" w:date="2014-07-27T13:20:00Z"/>
        </w:rPr>
      </w:pPr>
    </w:p>
    <w:p w:rsidR="00D40919" w:rsidRDefault="00D40919" w:rsidP="00131968">
      <w:pPr>
        <w:pStyle w:val="Ttulo3"/>
        <w:rPr>
          <w:ins w:id="5121" w:author="Miguel Centeno Muñoz" w:date="2014-07-27T13:20:00Z"/>
        </w:rPr>
      </w:pPr>
    </w:p>
    <w:p w:rsidR="00D40919" w:rsidRDefault="00D40919" w:rsidP="00131968">
      <w:pPr>
        <w:pStyle w:val="Ttulo3"/>
        <w:rPr>
          <w:ins w:id="5122" w:author="Miguel Centeno Muñoz" w:date="2014-07-27T13:20:00Z"/>
        </w:rPr>
      </w:pPr>
    </w:p>
    <w:p w:rsidR="00D40919" w:rsidRDefault="00195ACE" w:rsidP="00131968">
      <w:pPr>
        <w:pStyle w:val="Ttulo3"/>
        <w:rPr>
          <w:ins w:id="5123" w:author="Miguel Centeno Muñoz" w:date="2014-07-27T13:20:00Z"/>
        </w:rPr>
      </w:pPr>
      <w:bookmarkStart w:id="5124" w:name="_Toc394538356"/>
      <w:ins w:id="5125" w:author="Miguel Centeno Muñoz" w:date="2014-07-28T01:12:00Z">
        <w:r>
          <w:rPr>
            <w:noProof/>
            <w:lang w:eastAsia="es-ES"/>
            <w:rPrChange w:id="5126"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37">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5124"/>
    </w:p>
    <w:p w:rsidR="00D40919" w:rsidRDefault="00D40919" w:rsidP="00131968">
      <w:pPr>
        <w:pStyle w:val="Ttulo3"/>
        <w:rPr>
          <w:ins w:id="5127" w:author="Miguel Centeno Muñoz" w:date="2014-07-31T00:53:00Z"/>
        </w:rPr>
      </w:pPr>
    </w:p>
    <w:p w:rsidR="00AA39B0" w:rsidRDefault="00AA39B0">
      <w:pPr>
        <w:rPr>
          <w:ins w:id="5128" w:author="Miguel Centeno Muñoz" w:date="2014-07-31T00:53:00Z"/>
        </w:rPr>
        <w:pPrChange w:id="5129" w:author="Miguel Centeno Muñoz" w:date="2014-07-31T00:53:00Z">
          <w:pPr>
            <w:pStyle w:val="Ttulo3"/>
          </w:pPr>
        </w:pPrChange>
      </w:pPr>
    </w:p>
    <w:p w:rsidR="00AA39B0" w:rsidRDefault="00AA39B0">
      <w:pPr>
        <w:rPr>
          <w:ins w:id="5130" w:author="Miguel Centeno Muñoz" w:date="2014-07-31T00:53:00Z"/>
        </w:rPr>
        <w:pPrChange w:id="5131" w:author="Miguel Centeno Muñoz" w:date="2014-07-31T00:53:00Z">
          <w:pPr>
            <w:pStyle w:val="Ttulo3"/>
          </w:pPr>
        </w:pPrChange>
      </w:pPr>
    </w:p>
    <w:p w:rsidR="00AA39B0" w:rsidRDefault="00AA39B0">
      <w:pPr>
        <w:rPr>
          <w:ins w:id="5132" w:author="Miguel Centeno Muñoz" w:date="2014-07-31T00:53:00Z"/>
        </w:rPr>
        <w:pPrChange w:id="5133" w:author="Miguel Centeno Muñoz" w:date="2014-07-31T00:53:00Z">
          <w:pPr>
            <w:pStyle w:val="Ttulo3"/>
          </w:pPr>
        </w:pPrChange>
      </w:pPr>
      <w:ins w:id="5134" w:author="Miguel Centeno Muñoz" w:date="2014-07-31T00:55:00Z">
        <w:r w:rsidRPr="003071F3">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3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5135" w:author="Miguel Centeno Muñoz" w:date="2014-07-31T00:53:00Z"/>
        </w:rPr>
        <w:pPrChange w:id="5136" w:author="Miguel Centeno Muñoz" w:date="2014-07-31T00:53:00Z">
          <w:pPr>
            <w:pStyle w:val="Ttulo3"/>
          </w:pPr>
        </w:pPrChange>
      </w:pPr>
    </w:p>
    <w:p w:rsidR="00AA39B0" w:rsidRDefault="00AA39B0">
      <w:pPr>
        <w:rPr>
          <w:ins w:id="5137" w:author="Miguel Centeno Muñoz" w:date="2014-07-31T00:53:00Z"/>
        </w:rPr>
        <w:pPrChange w:id="5138" w:author="Miguel Centeno Muñoz" w:date="2014-07-31T00:53:00Z">
          <w:pPr>
            <w:pStyle w:val="Ttulo3"/>
          </w:pPr>
        </w:pPrChange>
      </w:pPr>
    </w:p>
    <w:p w:rsidR="00AA39B0" w:rsidRDefault="00AA39B0">
      <w:pPr>
        <w:rPr>
          <w:ins w:id="5139" w:author="Miguel Centeno Muñoz" w:date="2014-07-31T00:53:00Z"/>
        </w:rPr>
        <w:pPrChange w:id="5140" w:author="Miguel Centeno Muñoz" w:date="2014-07-31T00:53:00Z">
          <w:pPr>
            <w:pStyle w:val="Ttulo3"/>
          </w:pPr>
        </w:pPrChange>
      </w:pPr>
    </w:p>
    <w:p w:rsidR="00AA39B0" w:rsidRDefault="00AA39B0">
      <w:pPr>
        <w:rPr>
          <w:ins w:id="5141" w:author="Miguel Centeno Muñoz" w:date="2014-07-31T00:53:00Z"/>
        </w:rPr>
        <w:pPrChange w:id="5142" w:author="Miguel Centeno Muñoz" w:date="2014-07-31T00:53:00Z">
          <w:pPr>
            <w:pStyle w:val="Ttulo3"/>
          </w:pPr>
        </w:pPrChange>
      </w:pPr>
    </w:p>
    <w:p w:rsidR="00AA39B0" w:rsidRDefault="00AA39B0">
      <w:pPr>
        <w:rPr>
          <w:ins w:id="5143" w:author="Miguel Centeno Muñoz" w:date="2014-07-31T00:53:00Z"/>
        </w:rPr>
        <w:pPrChange w:id="5144" w:author="Miguel Centeno Muñoz" w:date="2014-07-31T00:53:00Z">
          <w:pPr>
            <w:pStyle w:val="Ttulo3"/>
          </w:pPr>
        </w:pPrChange>
      </w:pPr>
    </w:p>
    <w:p w:rsidR="00AA39B0" w:rsidRDefault="00AA39B0">
      <w:pPr>
        <w:rPr>
          <w:ins w:id="5145" w:author="Miguel Centeno Muñoz" w:date="2014-07-31T00:53:00Z"/>
        </w:rPr>
        <w:pPrChange w:id="5146" w:author="Miguel Centeno Muñoz" w:date="2014-07-31T00:53:00Z">
          <w:pPr>
            <w:pStyle w:val="Ttulo3"/>
          </w:pPr>
        </w:pPrChange>
      </w:pPr>
    </w:p>
    <w:p w:rsidR="00AA39B0" w:rsidRDefault="00AA39B0">
      <w:pPr>
        <w:rPr>
          <w:ins w:id="5147" w:author="Miguel Centeno Muñoz" w:date="2014-07-31T00:53:00Z"/>
        </w:rPr>
        <w:pPrChange w:id="5148" w:author="Miguel Centeno Muñoz" w:date="2014-07-31T00:53:00Z">
          <w:pPr>
            <w:pStyle w:val="Ttulo3"/>
          </w:pPr>
        </w:pPrChange>
      </w:pPr>
    </w:p>
    <w:p w:rsidR="00AA39B0" w:rsidRDefault="00AA39B0">
      <w:pPr>
        <w:rPr>
          <w:ins w:id="5149" w:author="Miguel Centeno Muñoz" w:date="2014-07-31T00:53:00Z"/>
        </w:rPr>
        <w:pPrChange w:id="5150" w:author="Miguel Centeno Muñoz" w:date="2014-07-31T00:53:00Z">
          <w:pPr>
            <w:pStyle w:val="Ttulo3"/>
          </w:pPr>
        </w:pPrChange>
      </w:pPr>
    </w:p>
    <w:p w:rsidR="00AA39B0" w:rsidRDefault="00AA39B0">
      <w:pPr>
        <w:rPr>
          <w:ins w:id="5151" w:author="Miguel Centeno Muñoz" w:date="2014-07-31T00:53:00Z"/>
        </w:rPr>
        <w:pPrChange w:id="5152" w:author="Miguel Centeno Muñoz" w:date="2014-07-31T00:53:00Z">
          <w:pPr>
            <w:pStyle w:val="Ttulo3"/>
          </w:pPr>
        </w:pPrChange>
      </w:pPr>
    </w:p>
    <w:p w:rsidR="00AA39B0" w:rsidRDefault="00AA39B0">
      <w:pPr>
        <w:rPr>
          <w:ins w:id="5153" w:author="Miguel Centeno Muñoz" w:date="2014-07-31T00:53:00Z"/>
        </w:rPr>
        <w:pPrChange w:id="5154" w:author="Miguel Centeno Muñoz" w:date="2014-07-31T00:53:00Z">
          <w:pPr>
            <w:pStyle w:val="Ttulo3"/>
          </w:pPr>
        </w:pPrChange>
      </w:pPr>
    </w:p>
    <w:p w:rsidR="00195ACE" w:rsidRDefault="00195ACE">
      <w:pPr>
        <w:rPr>
          <w:ins w:id="5155" w:author="Miguel Centeno Muñoz" w:date="2014-08-02T12:58:00Z"/>
        </w:rPr>
        <w:pPrChange w:id="5156" w:author="Miguel Centeno Muñoz" w:date="2014-07-28T01:12:00Z">
          <w:pPr>
            <w:pStyle w:val="Ttulo3"/>
          </w:pPr>
        </w:pPrChange>
      </w:pPr>
    </w:p>
    <w:p w:rsidR="00944147" w:rsidRDefault="00944147">
      <w:pPr>
        <w:rPr>
          <w:ins w:id="5157" w:author="Miguel Centeno Muñoz" w:date="2014-08-02T12:58:00Z"/>
        </w:rPr>
        <w:pPrChange w:id="5158" w:author="Miguel Centeno Muñoz" w:date="2014-07-28T01:12:00Z">
          <w:pPr>
            <w:pStyle w:val="Ttulo3"/>
          </w:pPr>
        </w:pPrChange>
      </w:pPr>
    </w:p>
    <w:p w:rsidR="00944147" w:rsidRDefault="00944147">
      <w:pPr>
        <w:rPr>
          <w:ins w:id="5159" w:author="Miguel Centeno Muñoz" w:date="2014-08-02T12:58:00Z"/>
        </w:rPr>
        <w:pPrChange w:id="5160" w:author="Miguel Centeno Muñoz" w:date="2014-07-28T01:12:00Z">
          <w:pPr>
            <w:pStyle w:val="Ttulo3"/>
          </w:pPr>
        </w:pPrChange>
      </w:pPr>
    </w:p>
    <w:p w:rsidR="00944147" w:rsidRDefault="00944147">
      <w:pPr>
        <w:rPr>
          <w:ins w:id="5161" w:author="Miguel Centeno Muñoz" w:date="2014-08-02T12:58:00Z"/>
        </w:rPr>
        <w:pPrChange w:id="5162" w:author="Miguel Centeno Muñoz" w:date="2014-07-28T01:12:00Z">
          <w:pPr>
            <w:pStyle w:val="Ttulo3"/>
          </w:pPr>
        </w:pPrChange>
      </w:pPr>
    </w:p>
    <w:p w:rsidR="00944147" w:rsidRDefault="00944147">
      <w:pPr>
        <w:rPr>
          <w:ins w:id="5163" w:author="Miguel Centeno Muñoz" w:date="2014-08-02T12:58:00Z"/>
        </w:rPr>
        <w:pPrChange w:id="5164" w:author="Miguel Centeno Muñoz" w:date="2014-07-28T01:12:00Z">
          <w:pPr>
            <w:pStyle w:val="Ttulo3"/>
          </w:pPr>
        </w:pPrChange>
      </w:pPr>
    </w:p>
    <w:p w:rsidR="00944147" w:rsidRDefault="00944147">
      <w:pPr>
        <w:rPr>
          <w:ins w:id="5165" w:author="Miguel Centeno Muñoz" w:date="2014-08-02T12:58:00Z"/>
        </w:rPr>
        <w:pPrChange w:id="5166" w:author="Miguel Centeno Muñoz" w:date="2014-07-28T01:12:00Z">
          <w:pPr>
            <w:pStyle w:val="Ttulo3"/>
          </w:pPr>
        </w:pPrChange>
      </w:pPr>
    </w:p>
    <w:p w:rsidR="00944147" w:rsidRDefault="00944147">
      <w:pPr>
        <w:rPr>
          <w:ins w:id="5167" w:author="Miguel Centeno Muñoz" w:date="2014-08-02T12:58:00Z"/>
        </w:rPr>
        <w:pPrChange w:id="5168" w:author="Miguel Centeno Muñoz" w:date="2014-07-28T01:12:00Z">
          <w:pPr>
            <w:pStyle w:val="Ttulo3"/>
          </w:pPr>
        </w:pPrChange>
      </w:pPr>
    </w:p>
    <w:p w:rsidR="00944147" w:rsidRDefault="00944147">
      <w:pPr>
        <w:rPr>
          <w:ins w:id="5169" w:author="Miguel Centeno Muñoz" w:date="2014-08-02T12:58:00Z"/>
        </w:rPr>
        <w:pPrChange w:id="5170" w:author="Miguel Centeno Muñoz" w:date="2014-07-28T01:12:00Z">
          <w:pPr>
            <w:pStyle w:val="Ttulo3"/>
          </w:pPr>
        </w:pPrChange>
      </w:pPr>
    </w:p>
    <w:p w:rsidR="00944147" w:rsidRDefault="00944147">
      <w:pPr>
        <w:rPr>
          <w:ins w:id="5171" w:author="Miguel Centeno Muñoz" w:date="2014-08-02T12:58:00Z"/>
        </w:rPr>
        <w:pPrChange w:id="5172" w:author="Miguel Centeno Muñoz" w:date="2014-07-28T01:12:00Z">
          <w:pPr>
            <w:pStyle w:val="Ttulo3"/>
          </w:pPr>
        </w:pPrChange>
      </w:pPr>
    </w:p>
    <w:p w:rsidR="00944147" w:rsidRDefault="00944147">
      <w:pPr>
        <w:rPr>
          <w:ins w:id="5173" w:author="Miguel Centeno Muñoz" w:date="2014-08-02T12:58:00Z"/>
        </w:rPr>
        <w:pPrChange w:id="5174" w:author="Miguel Centeno Muñoz" w:date="2014-07-28T01:12:00Z">
          <w:pPr>
            <w:pStyle w:val="Ttulo3"/>
          </w:pPr>
        </w:pPrChange>
      </w:pPr>
    </w:p>
    <w:p w:rsidR="00944147" w:rsidRDefault="00944147">
      <w:pPr>
        <w:rPr>
          <w:ins w:id="5175" w:author="Miguel Centeno Muñoz" w:date="2014-08-02T12:58:00Z"/>
        </w:rPr>
        <w:pPrChange w:id="5176" w:author="Miguel Centeno Muñoz" w:date="2014-07-28T01:12:00Z">
          <w:pPr>
            <w:pStyle w:val="Ttulo3"/>
          </w:pPr>
        </w:pPrChange>
      </w:pPr>
    </w:p>
    <w:p w:rsidR="00944147" w:rsidRDefault="00944147">
      <w:pPr>
        <w:rPr>
          <w:ins w:id="5177" w:author="Miguel Centeno Muñoz" w:date="2014-08-02T12:58:00Z"/>
        </w:rPr>
        <w:pPrChange w:id="5178" w:author="Miguel Centeno Muñoz" w:date="2014-07-28T01:12:00Z">
          <w:pPr>
            <w:pStyle w:val="Ttulo3"/>
          </w:pPr>
        </w:pPrChange>
      </w:pPr>
    </w:p>
    <w:p w:rsidR="00944147" w:rsidRDefault="00944147">
      <w:pPr>
        <w:rPr>
          <w:ins w:id="5179" w:author="Miguel Centeno Muñoz" w:date="2014-08-02T12:58:00Z"/>
        </w:rPr>
        <w:pPrChange w:id="5180" w:author="Miguel Centeno Muñoz" w:date="2014-07-28T01:12:00Z">
          <w:pPr>
            <w:pStyle w:val="Ttulo3"/>
          </w:pPr>
        </w:pPrChange>
      </w:pPr>
    </w:p>
    <w:p w:rsidR="00944147" w:rsidRDefault="00944147">
      <w:pPr>
        <w:rPr>
          <w:ins w:id="5181" w:author="Miguel Centeno Muñoz" w:date="2014-08-02T12:58:00Z"/>
        </w:rPr>
        <w:pPrChange w:id="5182" w:author="Miguel Centeno Muñoz" w:date="2014-07-28T01:12:00Z">
          <w:pPr>
            <w:pStyle w:val="Ttulo3"/>
          </w:pPr>
        </w:pPrChange>
      </w:pPr>
    </w:p>
    <w:p w:rsidR="00944147" w:rsidRPr="00D0398E" w:rsidRDefault="00944147">
      <w:pPr>
        <w:rPr>
          <w:ins w:id="5183" w:author="Miguel Centeno Muñoz" w:date="2014-07-27T13:20:00Z"/>
        </w:rPr>
        <w:pPrChange w:id="5184" w:author="Miguel Centeno Muñoz" w:date="2014-07-28T01:12:00Z">
          <w:pPr>
            <w:pStyle w:val="Ttulo3"/>
          </w:pPr>
        </w:pPrChange>
      </w:pPr>
    </w:p>
    <w:p w:rsidR="00131968" w:rsidRDefault="00131968" w:rsidP="00131968">
      <w:pPr>
        <w:pStyle w:val="Ttulo3"/>
      </w:pPr>
      <w:bookmarkStart w:id="5185" w:name="_Toc394538357"/>
      <w:r>
        <w:lastRenderedPageBreak/>
        <w:t>7.3.- Prototipos de interfaz de usuario</w:t>
      </w:r>
      <w:bookmarkEnd w:id="5185"/>
    </w:p>
    <w:p w:rsidR="00131968" w:rsidRPr="00F32BE6" w:rsidRDefault="00131968">
      <w:pPr>
        <w:rPr>
          <w:rPrChange w:id="5186" w:author="Miguel Centeno Muñoz" w:date="2014-08-02T13:00:00Z">
            <w:rPr>
              <w:color w:val="FF0000"/>
            </w:rPr>
          </w:rPrChange>
        </w:rPr>
      </w:pPr>
      <w:r w:rsidRPr="00F32BE6">
        <w:rPr>
          <w:rPrChange w:id="5187" w:author="Miguel Centeno Muñoz" w:date="2014-08-02T13:00:00Z">
            <w:rPr>
              <w:color w:val="FF0000"/>
            </w:rPr>
          </w:rPrChange>
        </w:rPr>
        <w:t xml:space="preserve">A continuación mostraremos las vistas más importantes que conformarán nuestra aplicación. Para la realización de estos diseños hemos usado el software </w:t>
      </w:r>
      <w:r w:rsidRPr="0045714E">
        <w:rPr>
          <w:i/>
          <w:iCs/>
          <w:rPrChange w:id="5188" w:author="Miguel Centeno Muñoz" w:date="2014-08-02T13:10:00Z">
            <w:rPr>
              <w:i/>
              <w:iCs/>
              <w:color w:val="FF0000"/>
            </w:rPr>
          </w:rPrChange>
        </w:rPr>
        <w:t>Moqups</w:t>
      </w:r>
      <w:r w:rsidRPr="00F32BE6">
        <w:rPr>
          <w:iCs/>
          <w:rPrChange w:id="5189" w:author="Miguel Centeno Muñoz" w:date="2014-08-02T13:00:00Z">
            <w:rPr>
              <w:i/>
              <w:iCs/>
              <w:color w:val="FF0000"/>
            </w:rPr>
          </w:rPrChange>
        </w:rPr>
        <w:t xml:space="preserve"> </w:t>
      </w:r>
      <w:r w:rsidRPr="00F32BE6">
        <w:rPr>
          <w:rPrChange w:id="5190" w:author="Miguel Centeno Muñoz" w:date="2014-08-02T13:00:00Z">
            <w:rPr>
              <w:color w:val="FF0000"/>
            </w:rPr>
          </w:rPrChange>
        </w:rPr>
        <w:t xml:space="preserve">en su versión de prueba. Estos prototipos han sido obtenidos </w:t>
      </w:r>
      <w:del w:id="5191" w:author="Miguel Centeno Muñoz" w:date="2014-08-02T12:58:00Z">
        <w:r w:rsidRPr="00F32BE6" w:rsidDel="00F32BE6">
          <w:rPr>
            <w:rPrChange w:id="5192" w:author="Miguel Centeno Muñoz" w:date="2014-08-02T13:00:00Z">
              <w:rPr>
                <w:color w:val="FF0000"/>
              </w:rPr>
            </w:rPrChange>
          </w:rPr>
          <w:delText xml:space="preserve">tras varias reuniones con el cliente y </w:delText>
        </w:r>
      </w:del>
      <w:r w:rsidRPr="00F32BE6">
        <w:rPr>
          <w:rPrChange w:id="5193" w:author="Miguel Centeno Muñoz" w:date="2014-08-02T13:00:00Z">
            <w:rPr>
              <w:color w:val="FF0000"/>
            </w:rPr>
          </w:rPrChange>
        </w:rPr>
        <w:t xml:space="preserve">a partir de los requisitos obtenidos. </w:t>
      </w:r>
      <w:del w:id="5194" w:author="Miguel Centeno Muñoz" w:date="2014-08-02T12:58:00Z">
        <w:r w:rsidRPr="00F32BE6" w:rsidDel="00F32BE6">
          <w:rPr>
            <w:rPrChange w:id="5195" w:author="Miguel Centeno Muñoz" w:date="2014-08-02T13:00:00Z">
              <w:rPr>
                <w:color w:val="FF0000"/>
              </w:rPr>
            </w:rPrChange>
          </w:rPr>
          <w:delText xml:space="preserve">Serán </w:delText>
        </w:r>
      </w:del>
      <w:ins w:id="5196" w:author="Miguel Centeno Muñoz" w:date="2014-08-02T12:58:00Z">
        <w:r w:rsidR="00F32BE6" w:rsidRPr="00F32BE6">
          <w:rPr>
            <w:rPrChange w:id="5197" w:author="Miguel Centeno Muñoz" w:date="2014-08-02T13:00:00Z">
              <w:rPr>
                <w:color w:val="FF0000"/>
              </w:rPr>
            </w:rPrChange>
          </w:rPr>
          <w:t>Normalmente, los prototipos de interfaz de usuario, se usan como una primera aproximaci</w:t>
        </w:r>
      </w:ins>
      <w:ins w:id="5198" w:author="Miguel Centeno Muñoz" w:date="2014-08-02T12:59:00Z">
        <w:r w:rsidR="00F32BE6" w:rsidRPr="00F32BE6">
          <w:rPr>
            <w:rPrChange w:id="5199" w:author="Miguel Centeno Muñoz" w:date="2014-08-02T13:00:00Z">
              <w:rPr>
                <w:color w:val="FF0000"/>
              </w:rPr>
            </w:rPrChange>
          </w:rPr>
          <w:t>ón de lo que acabará siendo la aplicación y para comunicarnos con un cliente final.</w:t>
        </w:r>
      </w:ins>
      <w:ins w:id="5200" w:author="Miguel Centeno Muñoz" w:date="2014-08-02T12:58:00Z">
        <w:r w:rsidR="00F32BE6" w:rsidRPr="00F32BE6">
          <w:rPr>
            <w:rPrChange w:id="5201" w:author="Miguel Centeno Muñoz" w:date="2014-08-02T13:00:00Z">
              <w:rPr>
                <w:color w:val="FF0000"/>
              </w:rPr>
            </w:rPrChange>
          </w:rPr>
          <w:t xml:space="preserve"> </w:t>
        </w:r>
      </w:ins>
      <w:ins w:id="5202" w:author="Miguel Centeno Muñoz" w:date="2014-08-02T12:59:00Z">
        <w:r w:rsidR="00F32BE6" w:rsidRPr="00F32BE6">
          <w:rPr>
            <w:rPrChange w:id="5203" w:author="Miguel Centeno Muñoz" w:date="2014-08-02T13:00:00Z">
              <w:rPr>
                <w:color w:val="FF0000"/>
              </w:rPr>
            </w:rPrChange>
          </w:rPr>
          <w:t xml:space="preserve">Mediante estos prototipos y su presentación a los clientes, estos pueden evaluar que se van </w:t>
        </w:r>
      </w:ins>
      <w:ins w:id="5204" w:author="Miguel Centeno Muñoz" w:date="2014-08-02T13:00:00Z">
        <w:r w:rsidR="00F32BE6" w:rsidRPr="00F32BE6">
          <w:rPr>
            <w:rPrChange w:id="5205" w:author="Miguel Centeno Muñoz" w:date="2014-08-02T13:00:00Z">
              <w:rPr>
                <w:color w:val="FF0000"/>
              </w:rPr>
            </w:rPrChange>
          </w:rPr>
          <w:t>c</w:t>
        </w:r>
      </w:ins>
      <w:ins w:id="5206" w:author="Miguel Centeno Muñoz" w:date="2014-08-02T12:59:00Z">
        <w:r w:rsidR="00F32BE6" w:rsidRPr="00F32BE6">
          <w:rPr>
            <w:rPrChange w:id="5207" w:author="Miguel Centeno Muñoz" w:date="2014-08-02T13:00:00Z">
              <w:rPr>
                <w:color w:val="FF0000"/>
              </w:rPr>
            </w:rPrChange>
          </w:rPr>
          <w:t xml:space="preserve">umpliendo los requisitos que desean que </w:t>
        </w:r>
      </w:ins>
      <w:ins w:id="5208" w:author="Miguel Centeno Muñoz" w:date="2014-08-02T13:00:00Z">
        <w:r w:rsidR="00F32BE6" w:rsidRPr="00F32BE6">
          <w:rPr>
            <w:rPrChange w:id="5209" w:author="Miguel Centeno Muñoz" w:date="2014-08-02T13:00:00Z">
              <w:rPr>
                <w:color w:val="FF0000"/>
              </w:rPr>
            </w:rPrChange>
          </w:rPr>
          <w:t>la aplicación realice.</w:t>
        </w:r>
      </w:ins>
      <w:del w:id="5210" w:author="Miguel Centeno Muñoz" w:date="2014-08-02T12:59:00Z">
        <w:r w:rsidRPr="00F32BE6" w:rsidDel="00F32BE6">
          <w:rPr>
            <w:rPrChange w:id="5211" w:author="Miguel Centeno Muñoz" w:date="2014-08-02T13:00:00Z">
              <w:rPr>
                <w:color w:val="FF0000"/>
              </w:rPr>
            </w:rPrChange>
          </w:rPr>
          <w:delText>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delText>
        </w:r>
      </w:del>
    </w:p>
    <w:p w:rsidR="00131968" w:rsidDel="00944147" w:rsidRDefault="00131968" w:rsidP="00131968">
      <w:pPr>
        <w:pStyle w:val="Ttulo4"/>
        <w:ind w:firstLine="708"/>
        <w:rPr>
          <w:del w:id="5212" w:author="Miguel Centeno Muñoz" w:date="2014-08-02T12:57:00Z"/>
        </w:rPr>
      </w:pPr>
    </w:p>
    <w:p w:rsidR="00944147" w:rsidRPr="003071F3" w:rsidRDefault="00944147">
      <w:pPr>
        <w:rPr>
          <w:ins w:id="5213" w:author="Miguel Centeno Muñoz" w:date="2014-08-02T12:57:00Z"/>
        </w:rPr>
        <w:pPrChange w:id="5214" w:author="Miguel Centeno Muñoz" w:date="2014-08-02T12:57:00Z">
          <w:pPr>
            <w:pStyle w:val="Ttulo4"/>
            <w:ind w:firstLine="708"/>
          </w:pPr>
        </w:pPrChange>
      </w:pPr>
    </w:p>
    <w:p w:rsidR="00131968" w:rsidDel="00944147" w:rsidRDefault="00131968" w:rsidP="00131968">
      <w:pPr>
        <w:pStyle w:val="Ttulo4"/>
        <w:rPr>
          <w:del w:id="5215" w:author="Miguel Centeno Muñoz" w:date="2014-08-02T12:57:00Z"/>
        </w:rPr>
      </w:pPr>
    </w:p>
    <w:p w:rsidR="00131968" w:rsidDel="00944147" w:rsidRDefault="00131968" w:rsidP="00131968">
      <w:pPr>
        <w:rPr>
          <w:del w:id="5216" w:author="Miguel Centeno Muñoz" w:date="2014-08-02T12:57:00Z"/>
        </w:rPr>
      </w:pPr>
    </w:p>
    <w:p w:rsidR="00A02730" w:rsidRPr="00131968" w:rsidDel="00944147" w:rsidRDefault="00A02730" w:rsidP="00131968">
      <w:pPr>
        <w:rPr>
          <w:del w:id="5217" w:author="Miguel Centeno Muñoz" w:date="2014-08-02T12:57:00Z"/>
        </w:rPr>
      </w:pPr>
    </w:p>
    <w:p w:rsidR="00131968" w:rsidRPr="00131968" w:rsidRDefault="00131968" w:rsidP="00131968">
      <w:pPr>
        <w:pStyle w:val="Ttulo4"/>
        <w:ind w:firstLine="708"/>
      </w:pPr>
      <w:bookmarkStart w:id="5218" w:name="_Toc394538358"/>
      <w:r>
        <w:t xml:space="preserve">7.3.1.- Pantalla de </w:t>
      </w:r>
      <w:r w:rsidR="00A02730">
        <w:t>inicio y búsqueda</w:t>
      </w:r>
      <w:bookmarkEnd w:id="5218"/>
    </w:p>
    <w:p w:rsidR="00131968" w:rsidRDefault="00A02730">
      <w:del w:id="5219" w:author="Miguel Centeno Muñoz" w:date="2014-08-02T13:00:00Z">
        <w:r w:rsidDel="00F32BE6">
          <w:delText>texto</w:delText>
        </w:r>
      </w:del>
      <w:ins w:id="5220" w:author="Miguel Centeno Muñoz" w:date="2014-08-02T13:00:00Z">
        <w:r w:rsidR="00F32BE6">
          <w:t>La primera pantalla con la que nos encontramos tiene un formulario para buscar rutas en función a varios parámetros y, además, un top-men</w:t>
        </w:r>
      </w:ins>
      <w:ins w:id="5221" w:author="Miguel Centeno Muñoz" w:date="2014-08-02T13:01:00Z">
        <w:r w:rsidR="00F32BE6">
          <w:t>ú de acceso rápido al login y el registro de usuarios.</w:t>
        </w:r>
      </w:ins>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5222" w:name="_Toc394538359"/>
      <w:r>
        <w:t>7.3.2.- Pantalla de login</w:t>
      </w:r>
      <w:bookmarkEnd w:id="5222"/>
    </w:p>
    <w:p w:rsidR="00131968" w:rsidRPr="00F32BE6" w:rsidRDefault="00A02730" w:rsidP="00131968">
      <w:pPr>
        <w:rPr>
          <w:rPrChange w:id="5223" w:author="Miguel Centeno Muñoz" w:date="2014-08-02T13:01:00Z">
            <w:rPr>
              <w:color w:val="FF0000"/>
            </w:rPr>
          </w:rPrChange>
        </w:rPr>
      </w:pPr>
      <w:del w:id="5224" w:author="Miguel Centeno Muñoz" w:date="2014-08-02T13:01:00Z">
        <w:r w:rsidRPr="00F32BE6" w:rsidDel="00F32BE6">
          <w:rPr>
            <w:rPrChange w:id="5225" w:author="Miguel Centeno Muñoz" w:date="2014-08-02T13:01:00Z">
              <w:rPr>
                <w:color w:val="FF0000"/>
              </w:rPr>
            </w:rPrChange>
          </w:rPr>
          <w:delText>Texto</w:delText>
        </w:r>
      </w:del>
      <w:ins w:id="5226" w:author="Miguel Centeno Muñoz" w:date="2014-08-02T13:01:00Z">
        <w:r w:rsidR="00F32BE6" w:rsidRPr="00F32BE6">
          <w:rPr>
            <w:rPrChange w:id="5227" w:author="Miguel Centeno Muñoz" w:date="2014-08-02T13:01:00Z">
              <w:rPr>
                <w:color w:val="FF0000"/>
              </w:rPr>
            </w:rPrChange>
          </w:rPr>
          <w:t>Pantalla a través de la cual, un usuario puede acceder a la aplicación</w:t>
        </w:r>
      </w:ins>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Del="00F32BE6" w:rsidRDefault="00A02730" w:rsidP="00A02730">
      <w:pPr>
        <w:pStyle w:val="Ttulo4"/>
        <w:ind w:firstLine="708"/>
        <w:rPr>
          <w:del w:id="5228" w:author="Miguel Centeno Muñoz" w:date="2014-08-02T13:01:00Z"/>
        </w:rPr>
      </w:pPr>
    </w:p>
    <w:p w:rsidR="00A02730" w:rsidDel="00F32BE6" w:rsidRDefault="00A02730" w:rsidP="00A02730">
      <w:pPr>
        <w:pStyle w:val="Ttulo4"/>
        <w:ind w:firstLine="708"/>
        <w:rPr>
          <w:del w:id="5229" w:author="Miguel Centeno Muñoz" w:date="2014-08-02T13:01:00Z"/>
        </w:rPr>
      </w:pPr>
    </w:p>
    <w:p w:rsidR="00A02730" w:rsidDel="00F32BE6" w:rsidRDefault="00A02730" w:rsidP="00A02730">
      <w:pPr>
        <w:pStyle w:val="Ttulo4"/>
        <w:ind w:firstLine="708"/>
        <w:rPr>
          <w:del w:id="5230" w:author="Miguel Centeno Muñoz" w:date="2014-08-02T13:01:00Z"/>
        </w:rPr>
      </w:pPr>
    </w:p>
    <w:p w:rsidR="00A02730" w:rsidDel="00F32BE6" w:rsidRDefault="00A02730" w:rsidP="00A02730">
      <w:pPr>
        <w:pStyle w:val="Ttulo4"/>
        <w:ind w:firstLine="708"/>
        <w:rPr>
          <w:del w:id="5231" w:author="Miguel Centeno Muñoz" w:date="2014-08-02T13:01:00Z"/>
        </w:rPr>
      </w:pPr>
    </w:p>
    <w:p w:rsidR="00A02730" w:rsidDel="00F32BE6" w:rsidRDefault="00A02730" w:rsidP="00A02730">
      <w:pPr>
        <w:pStyle w:val="Ttulo4"/>
        <w:ind w:firstLine="708"/>
        <w:rPr>
          <w:del w:id="5232" w:author="Miguel Centeno Muñoz" w:date="2014-08-02T13:01:00Z"/>
        </w:rPr>
      </w:pPr>
    </w:p>
    <w:p w:rsidR="00A02730" w:rsidDel="00F32BE6" w:rsidRDefault="00A02730" w:rsidP="00A02730">
      <w:pPr>
        <w:pStyle w:val="Ttulo4"/>
        <w:ind w:firstLine="708"/>
        <w:rPr>
          <w:del w:id="5233" w:author="Miguel Centeno Muñoz" w:date="2014-08-02T13:01:00Z"/>
        </w:rPr>
      </w:pPr>
    </w:p>
    <w:p w:rsidR="00A02730" w:rsidDel="00F32BE6" w:rsidRDefault="00A02730" w:rsidP="00A02730">
      <w:pPr>
        <w:pStyle w:val="Ttulo4"/>
        <w:ind w:firstLine="708"/>
        <w:rPr>
          <w:del w:id="5234" w:author="Miguel Centeno Muñoz" w:date="2014-08-02T13:01:00Z"/>
        </w:rPr>
      </w:pPr>
    </w:p>
    <w:p w:rsidR="00A02730" w:rsidDel="00F32BE6" w:rsidRDefault="00A02730" w:rsidP="00A02730">
      <w:pPr>
        <w:pStyle w:val="Ttulo4"/>
        <w:ind w:firstLine="708"/>
        <w:rPr>
          <w:del w:id="5235" w:author="Miguel Centeno Muñoz" w:date="2014-08-02T13:01:00Z"/>
        </w:rPr>
      </w:pPr>
    </w:p>
    <w:p w:rsidR="00A02730" w:rsidDel="00F32BE6" w:rsidRDefault="00A02730" w:rsidP="00A02730">
      <w:pPr>
        <w:pStyle w:val="Ttulo4"/>
        <w:ind w:firstLine="708"/>
        <w:rPr>
          <w:del w:id="5236" w:author="Miguel Centeno Muñoz" w:date="2014-08-02T13:01:00Z"/>
        </w:rPr>
      </w:pPr>
    </w:p>
    <w:p w:rsidR="00A02730" w:rsidRDefault="00A02730" w:rsidP="00A02730">
      <w:pPr>
        <w:rPr>
          <w:ins w:id="5237" w:author="Miguel Centeno Muñoz" w:date="2014-08-02T13:01:00Z"/>
        </w:rPr>
      </w:pPr>
    </w:p>
    <w:p w:rsidR="00F32BE6" w:rsidRPr="00A02730" w:rsidRDefault="00F32BE6" w:rsidP="00A02730"/>
    <w:p w:rsidR="00A02730" w:rsidRDefault="00A02730" w:rsidP="00A02730">
      <w:pPr>
        <w:pStyle w:val="Ttulo4"/>
        <w:ind w:firstLine="708"/>
      </w:pPr>
      <w:bookmarkStart w:id="5238" w:name="_Toc394538360"/>
      <w:r>
        <w:lastRenderedPageBreak/>
        <w:t>7.3.3.- Pantalla de registro de usuario</w:t>
      </w:r>
      <w:bookmarkEnd w:id="5238"/>
    </w:p>
    <w:p w:rsidR="00F32BE6" w:rsidRPr="00B85A70" w:rsidRDefault="00F32BE6" w:rsidP="00F32BE6">
      <w:pPr>
        <w:rPr>
          <w:ins w:id="5239" w:author="Miguel Centeno Muñoz" w:date="2014-08-02T13:01:00Z"/>
        </w:rPr>
      </w:pPr>
      <w:ins w:id="5240" w:author="Miguel Centeno Muñoz" w:date="2014-08-02T13:01:00Z">
        <w:r w:rsidRPr="00B85A70">
          <w:t xml:space="preserve">Pantalla a través de la cual, un usuario puede </w:t>
        </w:r>
      </w:ins>
      <w:ins w:id="5241" w:author="Miguel Centeno Muñoz" w:date="2014-08-02T13:02:00Z">
        <w:r>
          <w:t>registrarse en</w:t>
        </w:r>
      </w:ins>
      <w:ins w:id="5242" w:author="Miguel Centeno Muñoz" w:date="2014-08-02T13:01:00Z">
        <w:r w:rsidRPr="00B85A70">
          <w:t xml:space="preserve"> la aplicación</w:t>
        </w:r>
      </w:ins>
    </w:p>
    <w:p w:rsidR="00A02730" w:rsidRPr="00A02730" w:rsidDel="00F32BE6" w:rsidRDefault="00A02730" w:rsidP="00A02730">
      <w:pPr>
        <w:rPr>
          <w:del w:id="5243" w:author="Miguel Centeno Muñoz" w:date="2014-08-02T13:01:00Z"/>
          <w:color w:val="FF0000"/>
        </w:rPr>
      </w:pPr>
      <w:del w:id="5244" w:author="Miguel Centeno Muñoz" w:date="2014-08-02T13:01:00Z">
        <w:r w:rsidRPr="00A02730" w:rsidDel="00F32BE6">
          <w:rPr>
            <w:color w:val="FF0000"/>
          </w:rPr>
          <w:delText>texto</w:delText>
        </w:r>
      </w:del>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5245" w:name="_Toc394538361"/>
      <w:r>
        <w:lastRenderedPageBreak/>
        <w:t>7.3.4.- Pantalla Mis Rutas</w:t>
      </w:r>
      <w:bookmarkEnd w:id="5245"/>
    </w:p>
    <w:p w:rsidR="00A02730" w:rsidRPr="00F32BE6" w:rsidRDefault="00A02730" w:rsidP="00A02730">
      <w:pPr>
        <w:rPr>
          <w:rPrChange w:id="5246" w:author="Miguel Centeno Muñoz" w:date="2014-08-02T13:02:00Z">
            <w:rPr>
              <w:color w:val="FF0000"/>
            </w:rPr>
          </w:rPrChange>
        </w:rPr>
      </w:pPr>
      <w:del w:id="5247" w:author="Miguel Centeno Muñoz" w:date="2014-08-02T13:02:00Z">
        <w:r w:rsidRPr="00F32BE6" w:rsidDel="00F32BE6">
          <w:rPr>
            <w:rPrChange w:id="5248" w:author="Miguel Centeno Muñoz" w:date="2014-08-02T13:02:00Z">
              <w:rPr>
                <w:color w:val="FF0000"/>
              </w:rPr>
            </w:rPrChange>
          </w:rPr>
          <w:delText>texto</w:delText>
        </w:r>
      </w:del>
      <w:ins w:id="5249" w:author="Miguel Centeno Muñoz" w:date="2014-08-02T13:02:00Z">
        <w:r w:rsidR="00F32BE6" w:rsidRPr="00F32BE6">
          <w:rPr>
            <w:rPrChange w:id="5250" w:author="Miguel Centeno Muñoz" w:date="2014-08-02T13:02:00Z">
              <w:rPr>
                <w:color w:val="FF0000"/>
              </w:rPr>
            </w:rPrChange>
          </w:rPr>
          <w:t>Pantalla en la que desembarca un usuario una vez realizado el login en la aplicación</w:t>
        </w:r>
        <w:r w:rsidR="00F32BE6">
          <w:t xml:space="preserve"> en ella podemos observar que hay un listado con las rutas que son creadas por el usuario, y un detalle de la ruta seleccionada. </w:t>
        </w:r>
      </w:ins>
      <w:ins w:id="5251" w:author="Miguel Centeno Muñoz" w:date="2014-08-02T13:03:00Z">
        <w:r w:rsidR="00F32BE6">
          <w:t>Además, se podrá compartir en redes sociales la ruta.</w:t>
        </w:r>
      </w:ins>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5252" w:name="_Toc394538362"/>
      <w:r>
        <w:lastRenderedPageBreak/>
        <w:t>7.3.5.- Pantalla Añadir Ruta</w:t>
      </w:r>
      <w:bookmarkEnd w:id="5252"/>
    </w:p>
    <w:p w:rsidR="00A02730" w:rsidRPr="00F32BE6" w:rsidRDefault="00A02730" w:rsidP="00A02730">
      <w:pPr>
        <w:rPr>
          <w:rPrChange w:id="5253" w:author="Miguel Centeno Muñoz" w:date="2014-08-02T13:04:00Z">
            <w:rPr>
              <w:color w:val="FF0000"/>
            </w:rPr>
          </w:rPrChange>
        </w:rPr>
      </w:pPr>
      <w:del w:id="5254" w:author="Miguel Centeno Muñoz" w:date="2014-08-02T13:04:00Z">
        <w:r w:rsidRPr="00F32BE6" w:rsidDel="00F32BE6">
          <w:rPr>
            <w:rPrChange w:id="5255" w:author="Miguel Centeno Muñoz" w:date="2014-08-02T13:04:00Z">
              <w:rPr>
                <w:color w:val="FF0000"/>
              </w:rPr>
            </w:rPrChange>
          </w:rPr>
          <w:delText>Texto</w:delText>
        </w:r>
      </w:del>
      <w:ins w:id="5256" w:author="Miguel Centeno Muñoz" w:date="2014-08-02T13:04:00Z">
        <w:r w:rsidR="00F32BE6" w:rsidRPr="00F32BE6">
          <w:rPr>
            <w:rPrChange w:id="5257" w:author="Miguel Centeno Muñoz" w:date="2014-08-02T13:04:00Z">
              <w:rPr>
                <w:color w:val="FF0000"/>
              </w:rPr>
            </w:rPrChange>
          </w:rPr>
          <w:t>Pantalla para añadir una ruta a la aplicación</w:t>
        </w:r>
        <w:r w:rsidR="00F32BE6">
          <w:t>.</w:t>
        </w:r>
      </w:ins>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3">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58" w:name="_Toc394538363"/>
      <w:r>
        <w:lastRenderedPageBreak/>
        <w:t>7.3.6.- Pantalla Editar Perfil</w:t>
      </w:r>
      <w:bookmarkEnd w:id="5258"/>
    </w:p>
    <w:p w:rsidR="00A02730" w:rsidRPr="00F32BE6" w:rsidRDefault="00A02730" w:rsidP="00A02730">
      <w:pPr>
        <w:rPr>
          <w:rPrChange w:id="5259" w:author="Miguel Centeno Muñoz" w:date="2014-08-02T13:04:00Z">
            <w:rPr>
              <w:color w:val="FF0000"/>
            </w:rPr>
          </w:rPrChange>
        </w:rPr>
      </w:pPr>
      <w:del w:id="5260" w:author="Miguel Centeno Muñoz" w:date="2014-08-02T13:04:00Z">
        <w:r w:rsidRPr="00F32BE6" w:rsidDel="00F32BE6">
          <w:rPr>
            <w:rPrChange w:id="5261" w:author="Miguel Centeno Muñoz" w:date="2014-08-02T13:04:00Z">
              <w:rPr>
                <w:color w:val="FF0000"/>
              </w:rPr>
            </w:rPrChange>
          </w:rPr>
          <w:delText>Texto</w:delText>
        </w:r>
      </w:del>
      <w:ins w:id="5262" w:author="Miguel Centeno Muñoz" w:date="2014-08-02T13:04:00Z">
        <w:r w:rsidR="00F32BE6" w:rsidRPr="00F32BE6">
          <w:rPr>
            <w:rPrChange w:id="5263" w:author="Miguel Centeno Muñoz" w:date="2014-08-02T13:04:00Z">
              <w:rPr>
                <w:color w:val="FF0000"/>
              </w:rPr>
            </w:rPrChange>
          </w:rPr>
          <w:t>Pantalla a través de la cual un usuario puede modificar o actualizar su información de perfil.</w:t>
        </w:r>
      </w:ins>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4">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64" w:name="_Toc394538364"/>
      <w:r>
        <w:lastRenderedPageBreak/>
        <w:t>7.3.7.- Pantalla Búsqueda (Usuario logado)</w:t>
      </w:r>
      <w:bookmarkEnd w:id="5264"/>
    </w:p>
    <w:p w:rsidR="00A02730" w:rsidRPr="00F32BE6" w:rsidRDefault="00A02730" w:rsidP="00A02730">
      <w:pPr>
        <w:rPr>
          <w:rPrChange w:id="5265" w:author="Miguel Centeno Muñoz" w:date="2014-08-02T13:05:00Z">
            <w:rPr>
              <w:color w:val="FF0000"/>
            </w:rPr>
          </w:rPrChange>
        </w:rPr>
      </w:pPr>
      <w:del w:id="5266" w:author="Miguel Centeno Muñoz" w:date="2014-08-02T13:04:00Z">
        <w:r w:rsidRPr="00F32BE6" w:rsidDel="00F32BE6">
          <w:rPr>
            <w:rPrChange w:id="5267" w:author="Miguel Centeno Muñoz" w:date="2014-08-02T13:05:00Z">
              <w:rPr>
                <w:color w:val="FF0000"/>
              </w:rPr>
            </w:rPrChange>
          </w:rPr>
          <w:delText>Texto</w:delText>
        </w:r>
      </w:del>
      <w:ins w:id="5268" w:author="Miguel Centeno Muñoz" w:date="2014-08-02T13:04:00Z">
        <w:r w:rsidR="00F32BE6" w:rsidRPr="00F32BE6">
          <w:rPr>
            <w:rPrChange w:id="5269" w:author="Miguel Centeno Muñoz" w:date="2014-08-02T13:05:00Z">
              <w:rPr>
                <w:color w:val="FF0000"/>
              </w:rPr>
            </w:rPrChange>
          </w:rPr>
          <w:t>Pantalla de b</w:t>
        </w:r>
      </w:ins>
      <w:ins w:id="5270" w:author="Miguel Centeno Muñoz" w:date="2014-08-02T13:05:00Z">
        <w:r w:rsidR="00F32BE6" w:rsidRPr="00F32BE6">
          <w:rPr>
            <w:rPrChange w:id="5271" w:author="Miguel Centeno Muñoz" w:date="2014-08-02T13:05:00Z">
              <w:rPr>
                <w:color w:val="FF0000"/>
              </w:rPr>
            </w:rPrChange>
          </w:rPr>
          <w:t>úsqueda de rutas. Contiene el formulario de búsquedas, cambiando el top-menú al estar el usuario logado.</w:t>
        </w:r>
      </w:ins>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5">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5272" w:name="_Toc394538365"/>
      <w:r>
        <w:t>7.3.8.- Pantalla Resultados Búsqueda (Usuario logado)</w:t>
      </w:r>
      <w:bookmarkEnd w:id="5272"/>
    </w:p>
    <w:p w:rsidR="00A02730" w:rsidRPr="00F32BE6" w:rsidRDefault="00A02730" w:rsidP="00131968">
      <w:pPr>
        <w:rPr>
          <w:rPrChange w:id="5273" w:author="Miguel Centeno Muñoz" w:date="2014-08-02T13:05:00Z">
            <w:rPr>
              <w:color w:val="FF0000"/>
            </w:rPr>
          </w:rPrChange>
        </w:rPr>
      </w:pPr>
      <w:del w:id="5274" w:author="Miguel Centeno Muñoz" w:date="2014-08-02T13:05:00Z">
        <w:r w:rsidRPr="00F32BE6" w:rsidDel="00F32BE6">
          <w:rPr>
            <w:rPrChange w:id="5275" w:author="Miguel Centeno Muñoz" w:date="2014-08-02T13:05:00Z">
              <w:rPr>
                <w:color w:val="FF0000"/>
              </w:rPr>
            </w:rPrChange>
          </w:rPr>
          <w:delText>Texto</w:delText>
        </w:r>
      </w:del>
      <w:ins w:id="5276" w:author="Miguel Centeno Muñoz" w:date="2014-08-02T13:05:00Z">
        <w:r w:rsidR="00F32BE6" w:rsidRPr="00F32BE6">
          <w:rPr>
            <w:rPrChange w:id="5277" w:author="Miguel Centeno Muñoz" w:date="2014-08-02T13:05:00Z">
              <w:rPr>
                <w:color w:val="FF0000"/>
              </w:rPr>
            </w:rPrChange>
          </w:rPr>
          <w:t>Resultados de la búsqueda para un usuario logado en la aplicación.</w:t>
        </w:r>
      </w:ins>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78" w:name="_Toc394538366"/>
      <w:r>
        <w:t xml:space="preserve">7.3.9.- Pantalla Resultados Búsqueda (Usuario </w:t>
      </w:r>
      <w:r w:rsidR="00B7686C">
        <w:t>NO logado</w:t>
      </w:r>
      <w:r>
        <w:t>)</w:t>
      </w:r>
      <w:bookmarkEnd w:id="5278"/>
    </w:p>
    <w:p w:rsidR="00A02730" w:rsidRPr="00F32BE6" w:rsidRDefault="00A02730" w:rsidP="00A02730">
      <w:pPr>
        <w:rPr>
          <w:rPrChange w:id="5279" w:author="Miguel Centeno Muñoz" w:date="2014-08-02T13:06:00Z">
            <w:rPr>
              <w:color w:val="FF0000"/>
            </w:rPr>
          </w:rPrChange>
        </w:rPr>
      </w:pPr>
      <w:del w:id="5280" w:author="Miguel Centeno Muñoz" w:date="2014-08-02T13:05:00Z">
        <w:r w:rsidRPr="00F32BE6" w:rsidDel="00F32BE6">
          <w:rPr>
            <w:rPrChange w:id="5281" w:author="Miguel Centeno Muñoz" w:date="2014-08-02T13:06:00Z">
              <w:rPr>
                <w:color w:val="FF0000"/>
              </w:rPr>
            </w:rPrChange>
          </w:rPr>
          <w:delText>Texto</w:delText>
        </w:r>
      </w:del>
      <w:ins w:id="5282" w:author="Miguel Centeno Muñoz" w:date="2014-08-02T13:05:00Z">
        <w:r w:rsidR="00F32BE6" w:rsidRPr="00F32BE6">
          <w:rPr>
            <w:rPrChange w:id="5283" w:author="Miguel Centeno Muñoz" w:date="2014-08-02T13:06:00Z">
              <w:rPr>
                <w:color w:val="FF0000"/>
              </w:rPr>
            </w:rPrChange>
          </w:rPr>
          <w:t>Pantalla con los resultados de una búsqueda para un usuario no logado.</w:t>
        </w:r>
      </w:ins>
    </w:p>
    <w:p w:rsidR="00B7686C" w:rsidRDefault="00B7686C" w:rsidP="00A02730">
      <w:pPr>
        <w:rPr>
          <w:color w:val="FF0000"/>
        </w:rPr>
      </w:pPr>
      <w:r>
        <w:rPr>
          <w:noProof/>
          <w:color w:val="FF0000"/>
          <w:lang w:eastAsia="es-ES"/>
        </w:rPr>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033F32" w:rsidRDefault="00033F32">
      <w:pPr>
        <w:pStyle w:val="Ttulo2"/>
        <w:rPr>
          <w:ins w:id="5284" w:author="Miguel Centeno Muñoz" w:date="2014-08-10T17:12:00Z"/>
        </w:rPr>
        <w:pPrChange w:id="5285" w:author="Miguel Centeno Muñoz" w:date="2014-08-10T16:53:00Z">
          <w:pPr/>
        </w:pPrChange>
      </w:pPr>
    </w:p>
    <w:p w:rsidR="00F570D1" w:rsidRDefault="00F570D1">
      <w:pPr>
        <w:rPr>
          <w:ins w:id="5286" w:author="Miguel Centeno Muñoz" w:date="2014-08-10T17:12:00Z"/>
        </w:rPr>
      </w:pPr>
    </w:p>
    <w:p w:rsidR="00F570D1" w:rsidRDefault="00F570D1">
      <w:pPr>
        <w:rPr>
          <w:ins w:id="5287" w:author="Miguel Centeno Muñoz" w:date="2014-08-10T17:12:00Z"/>
        </w:rPr>
      </w:pPr>
    </w:p>
    <w:p w:rsidR="00F570D1" w:rsidRDefault="00F570D1">
      <w:pPr>
        <w:rPr>
          <w:ins w:id="5288" w:author="Miguel Centeno Muñoz" w:date="2014-08-10T17:12:00Z"/>
        </w:rPr>
      </w:pPr>
    </w:p>
    <w:p w:rsidR="00F570D1" w:rsidRDefault="00F570D1">
      <w:pPr>
        <w:rPr>
          <w:ins w:id="5289" w:author="Miguel Centeno Muñoz" w:date="2014-08-10T20:01:00Z"/>
        </w:rPr>
      </w:pPr>
    </w:p>
    <w:p w:rsidR="003B5764" w:rsidRDefault="003B5764">
      <w:pPr>
        <w:rPr>
          <w:ins w:id="5290" w:author="Miguel Centeno Muñoz" w:date="2014-08-10T17:12:00Z"/>
        </w:rPr>
      </w:pPr>
    </w:p>
    <w:p w:rsidR="00F570D1" w:rsidRDefault="00F570D1">
      <w:pPr>
        <w:rPr>
          <w:ins w:id="5291" w:author="Miguel Centeno Muñoz" w:date="2014-08-10T17:12:00Z"/>
        </w:rPr>
      </w:pPr>
    </w:p>
    <w:p w:rsidR="00F570D1" w:rsidRDefault="00F570D1">
      <w:pPr>
        <w:rPr>
          <w:ins w:id="5292" w:author="Miguel Centeno Muñoz" w:date="2014-08-10T17:12:00Z"/>
        </w:rPr>
      </w:pPr>
    </w:p>
    <w:p w:rsidR="00F570D1" w:rsidRDefault="00F570D1">
      <w:pPr>
        <w:rPr>
          <w:ins w:id="5293" w:author="Miguel Centeno Muñoz" w:date="2014-08-10T17:12:00Z"/>
        </w:rPr>
      </w:pPr>
    </w:p>
    <w:p w:rsidR="00F570D1" w:rsidRPr="00F570D1" w:rsidRDefault="00F570D1">
      <w:pPr>
        <w:rPr>
          <w:ins w:id="5294" w:author="Miguel Centeno Muñoz" w:date="2014-08-10T16:53:00Z"/>
        </w:rPr>
      </w:pPr>
    </w:p>
    <w:p w:rsidR="00033F32" w:rsidRDefault="00033F32">
      <w:pPr>
        <w:pStyle w:val="Ttulo2"/>
        <w:rPr>
          <w:ins w:id="5295" w:author="Miguel Centeno Muñoz" w:date="2014-08-10T16:53:00Z"/>
        </w:rPr>
        <w:pPrChange w:id="5296" w:author="Miguel Centeno Muñoz" w:date="2014-08-10T16:53:00Z">
          <w:pPr/>
        </w:pPrChange>
      </w:pPr>
      <w:ins w:id="5297" w:author="Miguel Centeno Muñoz" w:date="2014-08-10T16:52:00Z">
        <w:r>
          <w:lastRenderedPageBreak/>
          <w:t>8.- Diseño del sistema</w:t>
        </w:r>
      </w:ins>
    </w:p>
    <w:p w:rsidR="00033F32" w:rsidRDefault="00033F32">
      <w:pPr>
        <w:rPr>
          <w:ins w:id="5298" w:author="Miguel Centeno Muñoz" w:date="2014-08-10T16:54:00Z"/>
        </w:rPr>
      </w:pPr>
      <w:ins w:id="5299" w:author="Miguel Centeno Muñoz" w:date="2014-08-10T16:53:00Z">
        <w:r>
          <w:t>En este capítulo se realizará el diseño del sistema a desarrollar obtenido a partir de la elicitaci</w:t>
        </w:r>
      </w:ins>
      <w:ins w:id="5300" w:author="Miguel Centeno Muñoz" w:date="2014-08-10T16:54:00Z">
        <w:r>
          <w:t xml:space="preserve">ón de requisitos y del análisis de estos. </w:t>
        </w:r>
      </w:ins>
    </w:p>
    <w:p w:rsidR="00033F32" w:rsidRDefault="00033F32">
      <w:pPr>
        <w:rPr>
          <w:ins w:id="5301" w:author="Miguel Centeno Muñoz" w:date="2014-08-10T16:59:00Z"/>
        </w:rPr>
      </w:pPr>
      <w:ins w:id="5302" w:author="Miguel Centeno Muñoz" w:date="2014-08-10T16:54:00Z">
        <w:r>
          <w:t>Se comenzará viendo la arquitectura elegida para el sistema</w:t>
        </w:r>
      </w:ins>
      <w:ins w:id="5303" w:author="Miguel Centeno Muñoz" w:date="2014-08-10T16:55:00Z">
        <w:r>
          <w:t xml:space="preserve">, continuando con un grafo de navegabilidad, y adentrándonos posteriormente en el diseño detallado del sistema, en el cual </w:t>
        </w:r>
      </w:ins>
      <w:ins w:id="5304" w:author="Miguel Centeno Muñoz" w:date="2014-08-10T16:58:00Z">
        <w:r>
          <w:t>se detallarán más profundamente los componentes del sistema. Finalmente se hará una recopilación de los puntos de variación así como los posibles puntos de ev</w:t>
        </w:r>
      </w:ins>
      <w:ins w:id="5305" w:author="Miguel Centeno Muñoz" w:date="2014-08-10T16:59:00Z">
        <w:r>
          <w:t>o</w:t>
        </w:r>
      </w:ins>
      <w:ins w:id="5306" w:author="Miguel Centeno Muñoz" w:date="2014-08-10T16:58:00Z">
        <w:r>
          <w:t>lución del mismo.</w:t>
        </w:r>
      </w:ins>
    </w:p>
    <w:p w:rsidR="00033F32" w:rsidRDefault="00033F32">
      <w:pPr>
        <w:pStyle w:val="Ttulo3"/>
        <w:rPr>
          <w:ins w:id="5307" w:author="Miguel Centeno Muñoz" w:date="2014-08-10T17:00:00Z"/>
        </w:rPr>
        <w:pPrChange w:id="5308" w:author="Miguel Centeno Muñoz" w:date="2014-08-10T17:00:00Z">
          <w:pPr/>
        </w:pPrChange>
      </w:pPr>
      <w:ins w:id="5309" w:author="Miguel Centeno Muñoz" w:date="2014-08-10T16:59:00Z">
        <w:r>
          <w:t>8.1.- Arquitectura del sistema</w:t>
        </w:r>
      </w:ins>
    </w:p>
    <w:p w:rsidR="00033F32" w:rsidRDefault="00033F32">
      <w:pPr>
        <w:rPr>
          <w:ins w:id="5310" w:author="Miguel Centeno Muñoz" w:date="2014-08-10T17:01:00Z"/>
        </w:rPr>
      </w:pPr>
      <w:ins w:id="5311" w:author="Miguel Centeno Muñoz" w:date="2014-08-10T17:00:00Z">
        <w:r>
          <w:t>Como puede observarse en la imagen que se muestra a continuación, se ha optado por una arquitectura separada por capas  para nuestro sistema. El modelo sigue el patrón arquitect</w:t>
        </w:r>
      </w:ins>
      <w:ins w:id="5312" w:author="Miguel Centeno Muñoz" w:date="2014-08-10T17:01:00Z">
        <w:r>
          <w:t>ónico MVP (Modelo Vista Presentador), el cual es una variación del clásico MVC (Modelo Vista Controlador).</w:t>
        </w:r>
      </w:ins>
    </w:p>
    <w:p w:rsidR="00F570D1" w:rsidRDefault="00F570D1">
      <w:pPr>
        <w:rPr>
          <w:ins w:id="5313" w:author="Miguel Centeno Muñoz" w:date="2014-08-10T17:05:00Z"/>
        </w:rPr>
      </w:pPr>
      <w:ins w:id="5314" w:author="Miguel Centeno Muñoz" w:date="2014-08-10T17:02:00Z">
        <w:r>
          <w:t xml:space="preserve">En esta arquitectura, la capa de presentación o </w:t>
        </w:r>
        <w:r w:rsidRPr="00F570D1">
          <w:rPr>
            <w:i/>
            <w:rPrChange w:id="5315" w:author="Miguel Centeno Muñoz" w:date="2014-08-10T17:04:00Z">
              <w:rPr/>
            </w:rPrChange>
          </w:rPr>
          <w:t>Vista</w:t>
        </w:r>
        <w:r>
          <w:t xml:space="preserve"> es la encargada de mostrar la información que requiera al usuario, la capa de lógica de negocio o </w:t>
        </w:r>
        <w:r w:rsidRPr="00F570D1">
          <w:rPr>
            <w:i/>
            <w:rPrChange w:id="5316" w:author="Miguel Centeno Muñoz" w:date="2014-08-10T17:04:00Z">
              <w:rPr/>
            </w:rPrChange>
          </w:rPr>
          <w:t>Presentador</w:t>
        </w:r>
        <w:r>
          <w:t xml:space="preserve"> recibe la informaci</w:t>
        </w:r>
      </w:ins>
      <w:ins w:id="5317" w:author="Miguel Centeno Muñoz" w:date="2014-08-10T17:03:00Z">
        <w:r>
          <w:t xml:space="preserve">ón de la Vista concreta, reclamando a la capa de datos o </w:t>
        </w:r>
        <w:r w:rsidRPr="00F570D1">
          <w:rPr>
            <w:i/>
            <w:rPrChange w:id="5318" w:author="Miguel Centeno Muñoz" w:date="2014-08-10T17:04:00Z">
              <w:rPr/>
            </w:rPrChange>
          </w:rPr>
          <w:t>Modelo</w:t>
        </w:r>
        <w:r>
          <w:t xml:space="preserve"> los datos con persistencia necesarios, para mostrarlos al usuario de la aplicación.</w:t>
        </w:r>
      </w:ins>
      <w:ins w:id="5319" w:author="Miguel Centeno Muñoz" w:date="2014-08-10T17:04:00Z">
        <w:r>
          <w:t xml:space="preserve"> Así mismo, si el usuario lo que quiere es almacenar o añadir cualquier tipo de información en el sistema, la </w:t>
        </w:r>
        <w:r w:rsidRPr="00F570D1">
          <w:rPr>
            <w:i/>
            <w:rPrChange w:id="5320" w:author="Miguel Centeno Muñoz" w:date="2014-08-10T17:05:00Z">
              <w:rPr/>
            </w:rPrChange>
          </w:rPr>
          <w:t>Vista</w:t>
        </w:r>
        <w:r>
          <w:t xml:space="preserve"> se lo comunica al </w:t>
        </w:r>
        <w:r w:rsidRPr="00F570D1">
          <w:rPr>
            <w:i/>
            <w:rPrChange w:id="5321" w:author="Miguel Centeno Muñoz" w:date="2014-08-10T17:05:00Z">
              <w:rPr/>
            </w:rPrChange>
          </w:rPr>
          <w:t>Presentador</w:t>
        </w:r>
        <w:r>
          <w:t xml:space="preserve"> que, a su vez, realiza la consulta para persistir la informaci</w:t>
        </w:r>
      </w:ins>
      <w:ins w:id="5322" w:author="Miguel Centeno Muñoz" w:date="2014-08-10T17:05:00Z">
        <w:r>
          <w:t xml:space="preserve">ón en el </w:t>
        </w:r>
        <w:r w:rsidRPr="00F570D1">
          <w:rPr>
            <w:i/>
            <w:rPrChange w:id="5323" w:author="Miguel Centeno Muñoz" w:date="2014-08-10T17:05:00Z">
              <w:rPr/>
            </w:rPrChange>
          </w:rPr>
          <w:t>Modelo</w:t>
        </w:r>
        <w:r>
          <w:t>.</w:t>
        </w:r>
      </w:ins>
    </w:p>
    <w:p w:rsidR="00F570D1" w:rsidRDefault="003B5764">
      <w:pPr>
        <w:rPr>
          <w:ins w:id="5324" w:author="Miguel Centeno Muñoz" w:date="2014-08-10T17:05:00Z"/>
        </w:rPr>
      </w:pPr>
      <w:r>
        <w:rPr>
          <w:noProof/>
          <w:lang w:eastAsia="es-ES"/>
        </w:rPr>
        <mc:AlternateContent>
          <mc:Choice Requires="wpg">
            <w:drawing>
              <wp:anchor distT="0" distB="0" distL="114300" distR="114300" simplePos="0" relativeHeight="251703296" behindDoc="0" locked="0" layoutInCell="1" allowOverlap="1" wp14:anchorId="378C7804" wp14:editId="22E50BE5">
                <wp:simplePos x="0" y="0"/>
                <wp:positionH relativeFrom="column">
                  <wp:posOffset>1946910</wp:posOffset>
                </wp:positionH>
                <wp:positionV relativeFrom="paragraph">
                  <wp:posOffset>353060</wp:posOffset>
                </wp:positionV>
                <wp:extent cx="2389505" cy="4759960"/>
                <wp:effectExtent l="0" t="0" r="0" b="2540"/>
                <wp:wrapNone/>
                <wp:docPr id="42" name="42 Grupo"/>
                <wp:cNvGraphicFramePr/>
                <a:graphic xmlns:a="http://schemas.openxmlformats.org/drawingml/2006/main">
                  <a:graphicData uri="http://schemas.microsoft.com/office/word/2010/wordprocessingGroup">
                    <wpg:wgp>
                      <wpg:cNvGrpSpPr/>
                      <wpg:grpSpPr>
                        <a:xfrm>
                          <a:off x="0" y="0"/>
                          <a:ext cx="2389505" cy="4759960"/>
                          <a:chOff x="0" y="0"/>
                          <a:chExt cx="4339087" cy="8091577"/>
                        </a:xfrm>
                      </wpg:grpSpPr>
                      <pic:pic xmlns:pic="http://schemas.openxmlformats.org/drawingml/2006/picture">
                        <pic:nvPicPr>
                          <pic:cNvPr id="29" name="0 Imagen"/>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5879" y="4787660"/>
                            <a:ext cx="4175185" cy="3303917"/>
                          </a:xfrm>
                          <a:prstGeom prst="rect">
                            <a:avLst/>
                          </a:prstGeom>
                        </pic:spPr>
                      </pic:pic>
                      <pic:pic xmlns:pic="http://schemas.openxmlformats.org/drawingml/2006/picture">
                        <pic:nvPicPr>
                          <pic:cNvPr id="30" name="0 Imagen"/>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39087" cy="4779034"/>
                          </a:xfrm>
                          <a:prstGeom prst="rect">
                            <a:avLst/>
                          </a:prstGeom>
                        </pic:spPr>
                      </pic:pic>
                      <wps:wsp>
                        <wps:cNvPr id="37" name="37 Flecha curvada hacia la derecha"/>
                        <wps:cNvSpPr/>
                        <wps:spPr>
                          <a:xfrm rot="10800000">
                            <a:off x="2467155" y="4330460"/>
                            <a:ext cx="319177" cy="1207698"/>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2 Grupo" o:spid="_x0000_s1026" style="position:absolute;margin-left:153.3pt;margin-top:27.8pt;width:188.15pt;height:374.8pt;z-index:251703296;mso-width-relative:margin;mso-height-relative:margin" coordsize="43390,8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">
                <v:shape id="0 Imagen" o:spid="_x0000_s1027" type="#_x0000_t75" style="position:absolute;left:258;top:47876;width:41752;height:33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cTzEAAAA2wAAAA8AAABkcnMvZG93bnJldi54bWxEj0FrwkAUhO+C/2F5Qm+6MQex0VWqIgg9&#10;FKM9eHvNPrNps29DdjXpv3eFQo/DzHzDLNe9rcWdWl85VjCdJCCIC6crLhWcT/vxHIQPyBprx6Tg&#10;lzysV8PBEjPtOj7SPQ+liBD2GSowITSZlL4wZNFPXEMcvatrLYYo21LqFrsIt7VMk2QmLVYcFww2&#10;tDVU/OQ3q2Bzlf2FP85pnjjzufmant673bdSL6P+bQEiUB/+w3/tg1aQvsLzS/w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KcTzEAAAA2wAAAA8AAAAAAAAAAAAAAAAA&#10;nwIAAGRycy9kb3ducmV2LnhtbFBLBQYAAAAABAAEAPcAAACQAwAAAAA=&#10;">
                  <v:imagedata r:id="rId50" o:title=""/>
                  <v:path arrowok="t"/>
                </v:shape>
                <v:shape id="0 Imagen" o:spid="_x0000_s1028" type="#_x0000_t75" style="position:absolute;width:43390;height:4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vPDAAAA2wAAAA8AAABkcnMvZG93bnJldi54bWxET8tqg0AU3Rf6D8MtdBOSsSmEYJ2EogjZ&#10;WMiD0uxunRs1ce6IM1X7951FoMvDeSfbybRioN41lhW8LCIQxKXVDVcKTsd8vgbhPLLG1jIp+CUH&#10;283jQ4KxtiPvaTj4SoQQdjEqqL3vYildWZNBt7AdceAutjfoA+wrqXscQ7hp5TKKVtJgw6Ghxo7S&#10;msrb4ccoKGa5zq5faVqc5fcl05FJP8ZPpZ6fpvc3EJ4m/y++u3dawWtYH76EH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H688MAAADbAAAADwAAAAAAAAAAAAAAAACf&#10;AgAAZHJzL2Rvd25yZXYueG1sUEsFBgAAAAAEAAQA9wAAAI8DAAAAAA==&#10;">
                  <v:imagedata r:id="rId51"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37 Flecha curvada hacia la derecha" o:spid="_x0000_s1029" type="#_x0000_t102" style="position:absolute;left:24671;top:43304;width:3192;height:120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S2cUA&#10;AADbAAAADwAAAGRycy9kb3ducmV2LnhtbESPQWsCMRSE74L/ITzBm2ZbQbdbo5SiUA8V3Ja2x9fN&#10;c7N087IkqW7/vRGEHoeZ+YZZrnvbihP50DhWcDfNQBBXTjdcK3h/205yECEia2wdk4I/CrBeDQdL&#10;LLQ784FOZaxFgnAoUIGJsSukDJUhi2HqOuLkHZ23GJP0tdQezwluW3mfZXNpseG0YLCjZ0PVT/lr&#10;FWwe5t+7XbnPc/MVPo8fpX+N/UKp8ah/egQRqY//4Vv7RSuYLeD6Jf0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BLZxQAAANsAAAAPAAAAAAAAAAAAAAAAAJgCAABkcnMv&#10;ZG93bnJldi54bWxQSwUGAAAAAAQABAD1AAAAigMAAAAA&#10;" adj="18746,20887,16200" fillcolor="white [3201]" strokecolor="black [3200]" strokeweight="2pt"/>
              </v:group>
            </w:pict>
          </mc:Fallback>
        </mc:AlternateContent>
      </w:r>
      <w:ins w:id="5325" w:author="Miguel Centeno Muñoz" w:date="2014-08-10T17:05:00Z">
        <w:r w:rsidR="00F570D1">
          <w:t>A grandes rasgos, así se realizan las transferencias en el sistema que nos ocupa. A continuación entraremos en detalles sobre las mismas.</w:t>
        </w:r>
      </w:ins>
    </w:p>
    <w:p w:rsidR="00F570D1" w:rsidRDefault="00F570D1">
      <w:pPr>
        <w:rPr>
          <w:ins w:id="5326" w:author="Miguel Centeno Muñoz" w:date="2014-08-10T17:05:00Z"/>
        </w:rPr>
      </w:pPr>
    </w:p>
    <w:p w:rsidR="00F570D1" w:rsidRDefault="00F570D1">
      <w:pPr>
        <w:rPr>
          <w:ins w:id="5327" w:author="Miguel Centeno Muñoz" w:date="2014-08-10T17:12:00Z"/>
        </w:rPr>
      </w:pPr>
    </w:p>
    <w:p w:rsidR="00787B1C" w:rsidRDefault="00787B1C">
      <w:pPr>
        <w:rPr>
          <w:ins w:id="5328" w:author="Miguel Centeno Muñoz" w:date="2014-08-10T17:12:00Z"/>
        </w:rPr>
      </w:pPr>
    </w:p>
    <w:p w:rsidR="00787B1C" w:rsidRDefault="00787B1C">
      <w:pPr>
        <w:rPr>
          <w:ins w:id="5329" w:author="Miguel Centeno Muñoz" w:date="2014-08-10T17:12:00Z"/>
        </w:rPr>
      </w:pPr>
    </w:p>
    <w:p w:rsidR="00787B1C" w:rsidRDefault="00787B1C">
      <w:pPr>
        <w:rPr>
          <w:ins w:id="5330" w:author="Miguel Centeno Muñoz" w:date="2014-08-10T17:12:00Z"/>
        </w:rPr>
      </w:pPr>
    </w:p>
    <w:p w:rsidR="00787B1C" w:rsidRDefault="00787B1C">
      <w:pPr>
        <w:rPr>
          <w:ins w:id="5331" w:author="Miguel Centeno Muñoz" w:date="2014-08-10T17:12:00Z"/>
        </w:rPr>
      </w:pPr>
    </w:p>
    <w:p w:rsidR="00787B1C" w:rsidRDefault="00787B1C">
      <w:pPr>
        <w:rPr>
          <w:ins w:id="5332" w:author="Miguel Centeno Muñoz" w:date="2014-08-10T17:12:00Z"/>
        </w:rPr>
      </w:pPr>
    </w:p>
    <w:p w:rsidR="00787B1C" w:rsidRDefault="00787B1C">
      <w:pPr>
        <w:rPr>
          <w:ins w:id="5333" w:author="Miguel Centeno Muñoz" w:date="2014-08-10T17:12:00Z"/>
        </w:rPr>
      </w:pPr>
    </w:p>
    <w:p w:rsidR="00787B1C" w:rsidRDefault="00787B1C">
      <w:pPr>
        <w:rPr>
          <w:ins w:id="5334" w:author="Miguel Centeno Muñoz" w:date="2014-08-10T17:12:00Z"/>
        </w:rPr>
      </w:pPr>
    </w:p>
    <w:p w:rsidR="00787B1C" w:rsidRPr="00A727F4" w:rsidRDefault="00787B1C">
      <w:pPr>
        <w:rPr>
          <w:ins w:id="5335" w:author="Miguel Centeno Muñoz" w:date="2014-08-10T17:12:00Z"/>
          <w:b/>
          <w:rPrChange w:id="5336" w:author="Miguel Centeno Muñoz" w:date="2014-08-10T18:18:00Z">
            <w:rPr>
              <w:ins w:id="5337" w:author="Miguel Centeno Muñoz" w:date="2014-08-10T17:12:00Z"/>
            </w:rPr>
          </w:rPrChange>
        </w:rPr>
      </w:pPr>
    </w:p>
    <w:p w:rsidR="00787B1C" w:rsidRDefault="00787B1C">
      <w:pPr>
        <w:rPr>
          <w:ins w:id="5338" w:author="Miguel Centeno Muñoz" w:date="2014-08-10T17:12:00Z"/>
        </w:rPr>
      </w:pPr>
    </w:p>
    <w:p w:rsidR="00787B1C" w:rsidRDefault="00787B1C">
      <w:pPr>
        <w:rPr>
          <w:ins w:id="5339" w:author="Miguel Centeno Muñoz" w:date="2014-08-10T17:12:00Z"/>
        </w:rPr>
      </w:pPr>
    </w:p>
    <w:p w:rsidR="00787B1C" w:rsidRDefault="00787B1C">
      <w:pPr>
        <w:rPr>
          <w:ins w:id="5340" w:author="Miguel Centeno Muñoz" w:date="2014-08-10T17:12:00Z"/>
        </w:rPr>
      </w:pPr>
    </w:p>
    <w:p w:rsidR="00787B1C" w:rsidRDefault="00787B1C">
      <w:pPr>
        <w:rPr>
          <w:ins w:id="5341" w:author="Miguel Centeno Muñoz" w:date="2014-08-10T17:12:00Z"/>
        </w:rPr>
      </w:pPr>
    </w:p>
    <w:p w:rsidR="00787B1C" w:rsidRDefault="00787B1C">
      <w:pPr>
        <w:rPr>
          <w:ins w:id="5342" w:author="Miguel Centeno Muñoz" w:date="2014-08-10T17:12:00Z"/>
        </w:rPr>
      </w:pPr>
    </w:p>
    <w:p w:rsidR="00787B1C" w:rsidRDefault="00787B1C">
      <w:pPr>
        <w:pStyle w:val="Ttulo3"/>
        <w:rPr>
          <w:ins w:id="5343" w:author="Miguel Centeno Muñoz" w:date="2014-08-10T17:13:00Z"/>
        </w:rPr>
        <w:pPrChange w:id="5344" w:author="Miguel Centeno Muñoz" w:date="2014-08-10T17:13:00Z">
          <w:pPr/>
        </w:pPrChange>
      </w:pPr>
      <w:ins w:id="5345" w:author="Miguel Centeno Muñoz" w:date="2014-08-10T17:12:00Z">
        <w:r>
          <w:t>8.2.- Grafo de Navegabilidad</w:t>
        </w:r>
      </w:ins>
    </w:p>
    <w:p w:rsidR="00787B1C" w:rsidRDefault="00787B1C">
      <w:pPr>
        <w:rPr>
          <w:ins w:id="5346" w:author="Miguel Centeno Muñoz" w:date="2014-08-10T17:14:00Z"/>
        </w:rPr>
      </w:pPr>
      <w:ins w:id="5347" w:author="Miguel Centeno Muñoz" w:date="2014-08-10T17:13:00Z">
        <w:r>
          <w:t>El grafo de navegabilidad es una representación gráfica en la que mostramos de  forma esquemática los principales marcos que podemos encontrarnos en el espacio de la informaci</w:t>
        </w:r>
      </w:ins>
      <w:ins w:id="5348" w:author="Miguel Centeno Muñoz" w:date="2014-08-10T17:14:00Z">
        <w:r>
          <w:t>ón de nuestra aplicación y la interrelación entre ellos.</w:t>
        </w:r>
      </w:ins>
    </w:p>
    <w:p w:rsidR="00787B1C" w:rsidRDefault="00787B1C">
      <w:pPr>
        <w:rPr>
          <w:ins w:id="5349" w:author="Miguel Centeno Muñoz" w:date="2014-08-10T18:02:00Z"/>
        </w:rPr>
      </w:pPr>
      <w:ins w:id="5350" w:author="Miguel Centeno Muñoz" w:date="2014-08-10T17:14:00Z">
        <w:r>
          <w:t xml:space="preserve">Empezando por el </w:t>
        </w:r>
        <w:proofErr w:type="spellStart"/>
        <w:r>
          <w:t>login</w:t>
        </w:r>
        <w:proofErr w:type="spellEnd"/>
        <w:r>
          <w:t>, el usuario puede recorrer totalmente el subsistema de gestión de rutas y de usuarios a través de las diferentes pantallas (vistas) del mismo.</w:t>
        </w:r>
      </w:ins>
    </w:p>
    <w:p w:rsidR="003071F3" w:rsidRDefault="003071F3">
      <w:pPr>
        <w:rPr>
          <w:ins w:id="5351" w:author="Miguel Centeno Muñoz" w:date="2014-08-10T18:06:00Z"/>
          <w:noProof/>
          <w:lang w:eastAsia="es-ES"/>
        </w:rPr>
      </w:pPr>
      <w:ins w:id="5352" w:author="Miguel Centeno Muñoz" w:date="2014-08-10T18:03:00Z">
        <w:r>
          <w:rPr>
            <w:noProof/>
            <w:lang w:eastAsia="es-ES"/>
          </w:rPr>
          <w:drawing>
            <wp:anchor distT="0" distB="0" distL="114300" distR="114300" simplePos="0" relativeHeight="251704320" behindDoc="1" locked="0" layoutInCell="1" allowOverlap="1" wp14:anchorId="304F3233" wp14:editId="6945A0DF">
              <wp:simplePos x="0" y="0"/>
              <wp:positionH relativeFrom="column">
                <wp:posOffset>179322</wp:posOffset>
              </wp:positionH>
              <wp:positionV relativeFrom="paragraph">
                <wp:posOffset>157744</wp:posOffset>
              </wp:positionV>
              <wp:extent cx="4539679" cy="6426679"/>
              <wp:effectExtent l="0" t="0" r="0" b="0"/>
              <wp:wrapNone/>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 navegabilida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42031" cy="6430009"/>
                      </a:xfrm>
                      <a:prstGeom prst="rect">
                        <a:avLst/>
                      </a:prstGeom>
                    </pic:spPr>
                  </pic:pic>
                </a:graphicData>
              </a:graphic>
              <wp14:sizeRelH relativeFrom="page">
                <wp14:pctWidth>0</wp14:pctWidth>
              </wp14:sizeRelH>
              <wp14:sizeRelV relativeFrom="page">
                <wp14:pctHeight>0</wp14:pctHeight>
              </wp14:sizeRelV>
            </wp:anchor>
          </w:drawing>
        </w:r>
      </w:ins>
    </w:p>
    <w:p w:rsidR="003071F3" w:rsidRDefault="003071F3">
      <w:pPr>
        <w:rPr>
          <w:ins w:id="5353" w:author="Miguel Centeno Muñoz" w:date="2014-08-10T18:06:00Z"/>
          <w:noProof/>
          <w:lang w:eastAsia="es-ES"/>
        </w:rPr>
      </w:pPr>
    </w:p>
    <w:p w:rsidR="003071F3" w:rsidRDefault="003071F3">
      <w:pPr>
        <w:rPr>
          <w:ins w:id="5354" w:author="Miguel Centeno Muñoz" w:date="2014-08-10T18:06:00Z"/>
          <w:noProof/>
          <w:lang w:eastAsia="es-ES"/>
        </w:rPr>
      </w:pPr>
    </w:p>
    <w:p w:rsidR="003071F3" w:rsidRDefault="003071F3">
      <w:pPr>
        <w:rPr>
          <w:ins w:id="5355" w:author="Miguel Centeno Muñoz" w:date="2014-08-10T18:06:00Z"/>
          <w:noProof/>
          <w:lang w:eastAsia="es-ES"/>
        </w:rPr>
      </w:pPr>
    </w:p>
    <w:p w:rsidR="003071F3" w:rsidRDefault="003071F3">
      <w:pPr>
        <w:rPr>
          <w:ins w:id="5356" w:author="Miguel Centeno Muñoz" w:date="2014-08-10T18:06:00Z"/>
          <w:noProof/>
          <w:lang w:eastAsia="es-ES"/>
        </w:rPr>
      </w:pPr>
    </w:p>
    <w:p w:rsidR="003071F3" w:rsidRDefault="003071F3">
      <w:pPr>
        <w:rPr>
          <w:ins w:id="5357" w:author="Miguel Centeno Muñoz" w:date="2014-08-10T18:06:00Z"/>
          <w:noProof/>
          <w:lang w:eastAsia="es-ES"/>
        </w:rPr>
      </w:pPr>
    </w:p>
    <w:p w:rsidR="003071F3" w:rsidRDefault="003071F3">
      <w:pPr>
        <w:rPr>
          <w:ins w:id="5358" w:author="Miguel Centeno Muñoz" w:date="2014-08-10T18:06:00Z"/>
          <w:noProof/>
          <w:lang w:eastAsia="es-ES"/>
        </w:rPr>
      </w:pPr>
    </w:p>
    <w:p w:rsidR="003071F3" w:rsidRDefault="003071F3">
      <w:pPr>
        <w:rPr>
          <w:ins w:id="5359" w:author="Miguel Centeno Muñoz" w:date="2014-08-10T18:06:00Z"/>
          <w:noProof/>
          <w:lang w:eastAsia="es-ES"/>
        </w:rPr>
      </w:pPr>
    </w:p>
    <w:p w:rsidR="003071F3" w:rsidRDefault="003071F3">
      <w:pPr>
        <w:rPr>
          <w:ins w:id="5360" w:author="Miguel Centeno Muñoz" w:date="2014-08-10T18:06:00Z"/>
          <w:noProof/>
          <w:lang w:eastAsia="es-ES"/>
        </w:rPr>
      </w:pPr>
    </w:p>
    <w:p w:rsidR="003071F3" w:rsidRDefault="003071F3">
      <w:pPr>
        <w:rPr>
          <w:ins w:id="5361" w:author="Miguel Centeno Muñoz" w:date="2014-08-10T18:06:00Z"/>
          <w:noProof/>
          <w:lang w:eastAsia="es-ES"/>
        </w:rPr>
      </w:pPr>
    </w:p>
    <w:p w:rsidR="003071F3" w:rsidRDefault="003071F3">
      <w:pPr>
        <w:rPr>
          <w:ins w:id="5362" w:author="Miguel Centeno Muñoz" w:date="2014-08-10T18:06:00Z"/>
          <w:noProof/>
          <w:lang w:eastAsia="es-ES"/>
        </w:rPr>
      </w:pPr>
    </w:p>
    <w:p w:rsidR="003071F3" w:rsidRDefault="003071F3">
      <w:pPr>
        <w:rPr>
          <w:ins w:id="5363" w:author="Miguel Centeno Muñoz" w:date="2014-08-10T18:06:00Z"/>
          <w:noProof/>
          <w:lang w:eastAsia="es-ES"/>
        </w:rPr>
      </w:pPr>
    </w:p>
    <w:p w:rsidR="003071F3" w:rsidRDefault="003071F3">
      <w:pPr>
        <w:rPr>
          <w:ins w:id="5364" w:author="Miguel Centeno Muñoz" w:date="2014-08-10T18:06:00Z"/>
          <w:noProof/>
          <w:lang w:eastAsia="es-ES"/>
        </w:rPr>
      </w:pPr>
    </w:p>
    <w:p w:rsidR="003071F3" w:rsidRDefault="003071F3">
      <w:pPr>
        <w:rPr>
          <w:ins w:id="5365" w:author="Miguel Centeno Muñoz" w:date="2014-08-10T18:06:00Z"/>
          <w:noProof/>
          <w:lang w:eastAsia="es-ES"/>
        </w:rPr>
      </w:pPr>
    </w:p>
    <w:p w:rsidR="003071F3" w:rsidRDefault="003071F3">
      <w:pPr>
        <w:rPr>
          <w:ins w:id="5366" w:author="Miguel Centeno Muñoz" w:date="2014-08-10T18:06:00Z"/>
          <w:noProof/>
          <w:lang w:eastAsia="es-ES"/>
        </w:rPr>
      </w:pPr>
    </w:p>
    <w:p w:rsidR="003071F3" w:rsidRDefault="003071F3">
      <w:pPr>
        <w:rPr>
          <w:ins w:id="5367" w:author="Miguel Centeno Muñoz" w:date="2014-08-10T18:06:00Z"/>
          <w:noProof/>
          <w:lang w:eastAsia="es-ES"/>
        </w:rPr>
      </w:pPr>
    </w:p>
    <w:p w:rsidR="003071F3" w:rsidRDefault="003071F3">
      <w:pPr>
        <w:rPr>
          <w:ins w:id="5368" w:author="Miguel Centeno Muñoz" w:date="2014-08-10T18:06:00Z"/>
          <w:noProof/>
          <w:lang w:eastAsia="es-ES"/>
        </w:rPr>
      </w:pPr>
    </w:p>
    <w:p w:rsidR="003071F3" w:rsidRDefault="003071F3">
      <w:pPr>
        <w:rPr>
          <w:ins w:id="5369" w:author="Miguel Centeno Muñoz" w:date="2014-08-10T18:06:00Z"/>
          <w:noProof/>
          <w:lang w:eastAsia="es-ES"/>
        </w:rPr>
      </w:pPr>
    </w:p>
    <w:p w:rsidR="003071F3" w:rsidRDefault="003071F3">
      <w:pPr>
        <w:rPr>
          <w:ins w:id="5370" w:author="Miguel Centeno Muñoz" w:date="2014-08-10T18:06:00Z"/>
          <w:noProof/>
          <w:lang w:eastAsia="es-ES"/>
        </w:rPr>
      </w:pPr>
    </w:p>
    <w:p w:rsidR="003071F3" w:rsidRDefault="003071F3">
      <w:pPr>
        <w:rPr>
          <w:ins w:id="5371" w:author="Miguel Centeno Muñoz" w:date="2014-08-10T18:06:00Z"/>
          <w:noProof/>
          <w:lang w:eastAsia="es-ES"/>
        </w:rPr>
      </w:pPr>
    </w:p>
    <w:p w:rsidR="003071F3" w:rsidRDefault="003071F3">
      <w:pPr>
        <w:rPr>
          <w:ins w:id="5372" w:author="Miguel Centeno Muñoz" w:date="2014-08-10T18:06:00Z"/>
          <w:noProof/>
          <w:lang w:eastAsia="es-ES"/>
        </w:rPr>
      </w:pPr>
    </w:p>
    <w:p w:rsidR="003071F3" w:rsidRDefault="003071F3">
      <w:pPr>
        <w:rPr>
          <w:ins w:id="5373" w:author="Miguel Centeno Muñoz" w:date="2014-08-10T18:06:00Z"/>
          <w:noProof/>
          <w:lang w:eastAsia="es-ES"/>
        </w:rPr>
      </w:pPr>
    </w:p>
    <w:p w:rsidR="003071F3" w:rsidRDefault="003071F3">
      <w:pPr>
        <w:rPr>
          <w:ins w:id="5374" w:author="Miguel Centeno Muñoz" w:date="2014-08-10T18:06:00Z"/>
          <w:noProof/>
          <w:lang w:eastAsia="es-ES"/>
        </w:rPr>
      </w:pPr>
    </w:p>
    <w:p w:rsidR="003071F3" w:rsidRDefault="003071F3" w:rsidP="003071F3">
      <w:pPr>
        <w:pStyle w:val="Ttulo3"/>
        <w:rPr>
          <w:ins w:id="5375" w:author="Miguel Centeno Muñoz" w:date="2014-08-10T18:06:00Z"/>
          <w:noProof/>
          <w:lang w:eastAsia="es-ES"/>
        </w:rPr>
        <w:pPrChange w:id="5376" w:author="Miguel Centeno Muñoz" w:date="2014-08-10T18:06:00Z">
          <w:pPr/>
        </w:pPrChange>
      </w:pPr>
      <w:ins w:id="5377" w:author="Miguel Centeno Muñoz" w:date="2014-08-10T18:06:00Z">
        <w:r>
          <w:rPr>
            <w:noProof/>
            <w:lang w:eastAsia="es-ES"/>
          </w:rPr>
          <w:t>8.3.- Diseño detallado</w:t>
        </w:r>
      </w:ins>
    </w:p>
    <w:p w:rsidR="003071F3" w:rsidRDefault="003071F3">
      <w:pPr>
        <w:rPr>
          <w:ins w:id="5378" w:author="Miguel Centeno Muñoz" w:date="2014-08-10T18:07:00Z"/>
          <w:noProof/>
          <w:lang w:eastAsia="es-ES"/>
        </w:rPr>
      </w:pPr>
      <w:ins w:id="5379" w:author="Miguel Centeno Muñoz" w:date="2014-08-10T18:06:00Z">
        <w:r>
          <w:rPr>
            <w:noProof/>
            <w:lang w:eastAsia="es-ES"/>
          </w:rPr>
          <w:t>A continuación procedemos a realizar un diseño detallado de cada una de las capas que componen la aplicaci</w:t>
        </w:r>
      </w:ins>
      <w:ins w:id="5380" w:author="Miguel Centeno Muñoz" w:date="2014-08-10T18:07:00Z">
        <w:r>
          <w:rPr>
            <w:noProof/>
            <w:lang w:eastAsia="es-ES"/>
          </w:rPr>
          <w:t>ón</w:t>
        </w:r>
      </w:ins>
    </w:p>
    <w:p w:rsidR="003071F3" w:rsidRDefault="003071F3" w:rsidP="003071F3">
      <w:pPr>
        <w:pStyle w:val="Ttulo4"/>
        <w:ind w:firstLine="708"/>
        <w:rPr>
          <w:ins w:id="5381" w:author="Miguel Centeno Muñoz" w:date="2014-08-10T18:07:00Z"/>
          <w:noProof/>
          <w:lang w:eastAsia="es-ES"/>
        </w:rPr>
        <w:pPrChange w:id="5382" w:author="Miguel Centeno Muñoz" w:date="2014-08-10T18:07:00Z">
          <w:pPr/>
        </w:pPrChange>
      </w:pPr>
      <w:ins w:id="5383" w:author="Miguel Centeno Muñoz" w:date="2014-08-10T18:07:00Z">
        <w:r>
          <w:rPr>
            <w:noProof/>
            <w:lang w:eastAsia="es-ES"/>
          </w:rPr>
          <w:t>8.3.1.- Capa de presentación</w:t>
        </w:r>
      </w:ins>
    </w:p>
    <w:p w:rsidR="00A727F4" w:rsidRDefault="003071F3" w:rsidP="003071F3">
      <w:pPr>
        <w:rPr>
          <w:ins w:id="5384" w:author="Miguel Centeno Muñoz" w:date="2014-08-10T18:14:00Z"/>
          <w:lang w:eastAsia="es-ES"/>
        </w:rPr>
        <w:pPrChange w:id="5385" w:author="Miguel Centeno Muñoz" w:date="2014-08-10T18:07:00Z">
          <w:pPr/>
        </w:pPrChange>
      </w:pPr>
      <w:ins w:id="5386" w:author="Miguel Centeno Muñoz" w:date="2014-08-10T18:13:00Z">
        <w:r>
          <w:rPr>
            <w:lang w:eastAsia="es-ES"/>
          </w:rPr>
          <w:t>La capa de presentación es la encargada de mostrar la información a los usuarios de una aplicación.</w:t>
        </w:r>
        <w:r w:rsidR="00A727F4">
          <w:rPr>
            <w:lang w:eastAsia="es-ES"/>
          </w:rPr>
          <w:t xml:space="preserve"> En esta capa se consigue un aislamiento completo del aspecto visual de la aplicación con la l</w:t>
        </w:r>
      </w:ins>
      <w:ins w:id="5387" w:author="Miguel Centeno Muñoz" w:date="2014-08-10T18:14:00Z">
        <w:r w:rsidR="00A727F4">
          <w:rPr>
            <w:lang w:eastAsia="es-ES"/>
          </w:rPr>
          <w:t>ógica de negocio de la misma. Con esto se logra un desacoplamiento muy útil en el caso de que en el futuro se quiera cambiar por completo la interfaz gráfica y el diseño de nuestro sistema.</w:t>
        </w:r>
      </w:ins>
    </w:p>
    <w:p w:rsidR="00A727F4" w:rsidRDefault="00561831" w:rsidP="003071F3">
      <w:pPr>
        <w:rPr>
          <w:ins w:id="5388" w:author="Miguel Centeno Muñoz" w:date="2014-08-10T19:36:00Z"/>
          <w:lang w:eastAsia="es-ES"/>
        </w:rPr>
        <w:pPrChange w:id="5389" w:author="Miguel Centeno Muñoz" w:date="2014-08-10T18:07:00Z">
          <w:pPr/>
        </w:pPrChange>
      </w:pPr>
      <w:ins w:id="5390" w:author="Miguel Centeno Muñoz" w:date="2014-08-10T19:36:00Z">
        <w:r>
          <w:rPr>
            <w:noProof/>
            <w:lang w:eastAsia="es-ES"/>
          </w:rPr>
          <w:drawing>
            <wp:anchor distT="0" distB="0" distL="114300" distR="114300" simplePos="0" relativeHeight="251705344" behindDoc="1" locked="0" layoutInCell="1" allowOverlap="1" wp14:anchorId="6F8625DB" wp14:editId="08673CB2">
              <wp:simplePos x="0" y="0"/>
              <wp:positionH relativeFrom="column">
                <wp:posOffset>541020</wp:posOffset>
              </wp:positionH>
              <wp:positionV relativeFrom="paragraph">
                <wp:posOffset>716280</wp:posOffset>
              </wp:positionV>
              <wp:extent cx="4690745" cy="3136265"/>
              <wp:effectExtent l="0" t="0" r="0" b="6985"/>
              <wp:wrapThrough wrapText="bothSides">
                <wp:wrapPolygon edited="0">
                  <wp:start x="0" y="0"/>
                  <wp:lineTo x="0" y="21517"/>
                  <wp:lineTo x="21492" y="21517"/>
                  <wp:lineTo x="21492" y="0"/>
                  <wp:lineTo x="0" y="0"/>
                </wp:wrapPolygon>
              </wp:wrapThrough>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peticiones presentacion a logic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90745" cy="3136265"/>
                      </a:xfrm>
                      <a:prstGeom prst="rect">
                        <a:avLst/>
                      </a:prstGeom>
                    </pic:spPr>
                  </pic:pic>
                </a:graphicData>
              </a:graphic>
              <wp14:sizeRelH relativeFrom="page">
                <wp14:pctWidth>0</wp14:pctWidth>
              </wp14:sizeRelH>
              <wp14:sizeRelV relativeFrom="page">
                <wp14:pctHeight>0</wp14:pctHeight>
              </wp14:sizeRelV>
            </wp:anchor>
          </w:drawing>
        </w:r>
      </w:ins>
      <w:ins w:id="5391" w:author="Miguel Centeno Muñoz" w:date="2014-08-10T18:57:00Z">
        <w:r w:rsidR="00121DA4">
          <w:rPr>
            <w:lang w:eastAsia="es-ES"/>
          </w:rPr>
          <w:t xml:space="preserve">Esta capa la componen, </w:t>
        </w:r>
      </w:ins>
      <w:ins w:id="5392" w:author="Miguel Centeno Muñoz" w:date="2014-08-10T18:58:00Z">
        <w:r w:rsidR="00121DA4">
          <w:rPr>
            <w:lang w:eastAsia="es-ES"/>
          </w:rPr>
          <w:t>principalmente</w:t>
        </w:r>
      </w:ins>
      <w:ins w:id="5393" w:author="Miguel Centeno Muñoz" w:date="2014-08-10T18:57:00Z">
        <w:r w:rsidR="00121DA4">
          <w:rPr>
            <w:lang w:eastAsia="es-ES"/>
          </w:rPr>
          <w:t>, cada una de las vistas de la aplicaci</w:t>
        </w:r>
      </w:ins>
      <w:ins w:id="5394" w:author="Miguel Centeno Muñoz" w:date="2014-08-10T18:58:00Z">
        <w:r w:rsidR="00121DA4">
          <w:rPr>
            <w:lang w:eastAsia="es-ES"/>
          </w:rPr>
          <w:t xml:space="preserve">ón. </w:t>
        </w:r>
      </w:ins>
      <w:ins w:id="5395" w:author="Miguel Centeno Muñoz" w:date="2014-08-10T18:59:00Z">
        <w:r w:rsidR="00121DA4">
          <w:rPr>
            <w:lang w:eastAsia="es-ES"/>
          </w:rPr>
          <w:t>En el siguiente diagrama podemos ver el comportamiento de una vista (View) individual en su interacción con el Presenter correspondiente. Más adelante se detallarán estas relaciones.</w:t>
        </w:r>
      </w:ins>
    </w:p>
    <w:p w:rsidR="00561831" w:rsidRPr="003071F3" w:rsidRDefault="00561831" w:rsidP="003071F3">
      <w:pPr>
        <w:rPr>
          <w:ins w:id="5396" w:author="Miguel Centeno Muñoz" w:date="2014-08-10T18:06:00Z"/>
          <w:lang w:eastAsia="es-ES"/>
          <w:rPrChange w:id="5397" w:author="Miguel Centeno Muñoz" w:date="2014-08-10T18:07:00Z">
            <w:rPr>
              <w:ins w:id="5398" w:author="Miguel Centeno Muñoz" w:date="2014-08-10T18:06:00Z"/>
              <w:noProof/>
              <w:lang w:eastAsia="es-ES"/>
            </w:rPr>
          </w:rPrChange>
        </w:rPr>
        <w:pPrChange w:id="5399" w:author="Miguel Centeno Muñoz" w:date="2014-08-10T18:07:00Z">
          <w:pPr/>
        </w:pPrChange>
      </w:pPr>
    </w:p>
    <w:p w:rsidR="003071F3" w:rsidRDefault="003071F3">
      <w:pPr>
        <w:rPr>
          <w:ins w:id="5400" w:author="Miguel Centeno Muñoz" w:date="2014-08-10T18:06:00Z"/>
          <w:noProof/>
          <w:lang w:eastAsia="es-ES"/>
        </w:rPr>
      </w:pPr>
    </w:p>
    <w:p w:rsidR="003071F3" w:rsidRDefault="003071F3">
      <w:pPr>
        <w:rPr>
          <w:ins w:id="5401" w:author="Miguel Centeno Muñoz" w:date="2014-08-10T18:06:00Z"/>
          <w:noProof/>
          <w:lang w:eastAsia="es-ES"/>
        </w:rPr>
      </w:pPr>
    </w:p>
    <w:p w:rsidR="003071F3" w:rsidRDefault="003071F3">
      <w:pPr>
        <w:rPr>
          <w:ins w:id="5402" w:author="Miguel Centeno Muñoz" w:date="2014-08-10T18:06:00Z"/>
          <w:noProof/>
          <w:lang w:eastAsia="es-ES"/>
        </w:rPr>
      </w:pPr>
    </w:p>
    <w:p w:rsidR="003071F3" w:rsidRDefault="003071F3">
      <w:pPr>
        <w:rPr>
          <w:ins w:id="5403" w:author="Miguel Centeno Muñoz" w:date="2014-08-10T19:37:00Z"/>
        </w:rPr>
      </w:pPr>
    </w:p>
    <w:p w:rsidR="00561831" w:rsidRDefault="00561831">
      <w:pPr>
        <w:rPr>
          <w:ins w:id="5404" w:author="Miguel Centeno Muñoz" w:date="2014-08-10T19:37:00Z"/>
        </w:rPr>
      </w:pPr>
    </w:p>
    <w:p w:rsidR="00561831" w:rsidRDefault="00561831">
      <w:pPr>
        <w:rPr>
          <w:ins w:id="5405" w:author="Miguel Centeno Muñoz" w:date="2014-08-10T19:37:00Z"/>
        </w:rPr>
      </w:pPr>
    </w:p>
    <w:p w:rsidR="00561831" w:rsidRDefault="00561831">
      <w:pPr>
        <w:rPr>
          <w:ins w:id="5406" w:author="Miguel Centeno Muñoz" w:date="2014-08-10T19:37:00Z"/>
        </w:rPr>
      </w:pPr>
    </w:p>
    <w:p w:rsidR="00561831" w:rsidRDefault="00561831">
      <w:pPr>
        <w:rPr>
          <w:ins w:id="5407" w:author="Miguel Centeno Muñoz" w:date="2014-08-10T19:37:00Z"/>
        </w:rPr>
      </w:pPr>
    </w:p>
    <w:p w:rsidR="00561831" w:rsidRDefault="00561831">
      <w:pPr>
        <w:rPr>
          <w:ins w:id="5408" w:author="Miguel Centeno Muñoz" w:date="2014-08-10T19:37:00Z"/>
        </w:rPr>
      </w:pPr>
    </w:p>
    <w:p w:rsidR="00561831" w:rsidRDefault="00561831">
      <w:pPr>
        <w:rPr>
          <w:ins w:id="5409" w:author="Miguel Centeno Muñoz" w:date="2014-08-10T19:37:00Z"/>
        </w:rPr>
      </w:pPr>
    </w:p>
    <w:p w:rsidR="00561831" w:rsidRDefault="00561831">
      <w:pPr>
        <w:rPr>
          <w:ins w:id="5410" w:author="Miguel Centeno Muñoz" w:date="2014-08-10T19:37:00Z"/>
        </w:rPr>
      </w:pPr>
      <w:ins w:id="5411" w:author="Miguel Centeno Muñoz" w:date="2014-08-10T19:37:00Z">
        <w:r>
          <w:t>Las acciones que un usuario realiza sobre la aplicación, generan un evento, que será recogido por el Presenter correspondiente, y procederá a llevar a cabo la acción solicitada.</w:t>
        </w:r>
      </w:ins>
    </w:p>
    <w:p w:rsidR="00561831" w:rsidRDefault="00561831">
      <w:pPr>
        <w:rPr>
          <w:ins w:id="5412" w:author="Miguel Centeno Muñoz" w:date="2014-08-10T19:46:00Z"/>
        </w:rPr>
      </w:pPr>
      <w:ins w:id="5413" w:author="Miguel Centeno Muñoz" w:date="2014-08-10T19:43:00Z">
        <w:r>
          <w:t xml:space="preserve">En </w:t>
        </w:r>
        <w:proofErr w:type="spellStart"/>
        <w:r>
          <w:t>MyPaths</w:t>
        </w:r>
        <w:proofErr w:type="spellEnd"/>
        <w:r>
          <w:t>, el corazón de la interfaz de usuario es GWT. Como ya hemos comentado en otras ocasiones, GWT contiene una colecci</w:t>
        </w:r>
      </w:ins>
      <w:ins w:id="5414" w:author="Miguel Centeno Muñoz" w:date="2014-08-10T19:44:00Z">
        <w:r>
          <w:t xml:space="preserve">ón extensible de Widgets y Paneles que no son más que elementos de interfaz de usuario. </w:t>
        </w:r>
      </w:ins>
      <w:ins w:id="5415" w:author="Miguel Centeno Muñoz" w:date="2014-08-10T19:45:00Z">
        <w:r>
          <w:t xml:space="preserve">GWT también provee una estructura o patrón propio llamado </w:t>
        </w:r>
        <w:proofErr w:type="spellStart"/>
        <w:r>
          <w:lastRenderedPageBreak/>
          <w:t>UiBinder</w:t>
        </w:r>
        <w:proofErr w:type="spellEnd"/>
        <w:r>
          <w:t xml:space="preserve">, a través del cual, mediante anotaciones en </w:t>
        </w:r>
        <w:proofErr w:type="spellStart"/>
        <w:r>
          <w:t>xml</w:t>
        </w:r>
        <w:proofErr w:type="spellEnd"/>
        <w:r>
          <w:t xml:space="preserve">, podemos crear un esqueleto de lo que será la pantalla por un lado (fichero .ui.xml) y por otro el contenido </w:t>
        </w:r>
      </w:ins>
      <w:ins w:id="5416" w:author="Miguel Centeno Muñoz" w:date="2014-08-10T19:46:00Z">
        <w:r>
          <w:t>de la interfaz del panel en concreto. El concepto de “página” queda mediante esta metodología</w:t>
        </w:r>
        <w:r w:rsidR="00E45789">
          <w:t xml:space="preserve"> fuera de nuestro sistema. </w:t>
        </w:r>
      </w:ins>
    </w:p>
    <w:p w:rsidR="00E45789" w:rsidRDefault="00E45789">
      <w:pPr>
        <w:rPr>
          <w:ins w:id="5417" w:author="Miguel Centeno Muñoz" w:date="2014-08-10T19:47:00Z"/>
        </w:rPr>
      </w:pPr>
      <w:ins w:id="5418" w:author="Miguel Centeno Muñoz" w:date="2014-08-10T19:46:00Z">
        <w:r>
          <w:t xml:space="preserve">GWT compila </w:t>
        </w:r>
        <w:proofErr w:type="spellStart"/>
        <w:r>
          <w:t>javascript</w:t>
        </w:r>
        <w:proofErr w:type="spellEnd"/>
        <w:r>
          <w:t xml:space="preserve"> para generar XHTML y lo hace ocultando y mostrando paneles en funci</w:t>
        </w:r>
      </w:ins>
      <w:ins w:id="5419" w:author="Miguel Centeno Muñoz" w:date="2014-08-10T19:47:00Z">
        <w:r>
          <w:t>ón al flujo de la aplicación.</w:t>
        </w:r>
      </w:ins>
    </w:p>
    <w:p w:rsidR="00E45789" w:rsidRDefault="00E45789">
      <w:pPr>
        <w:rPr>
          <w:ins w:id="5420" w:author="Miguel Centeno Muñoz" w:date="2014-08-10T19:56:00Z"/>
        </w:rPr>
      </w:pPr>
      <w:ins w:id="5421" w:author="Miguel Centeno Muñoz" w:date="2014-08-10T19:47:00Z">
        <w:r>
          <w:t xml:space="preserve">Así, usando estos conceptos, la capa de Presentación de </w:t>
        </w:r>
        <w:proofErr w:type="spellStart"/>
        <w:r>
          <w:t>MyPaths</w:t>
        </w:r>
        <w:proofErr w:type="spellEnd"/>
        <w:r>
          <w:t xml:space="preserve"> es un conjunto de pares </w:t>
        </w:r>
      </w:ins>
      <w:ins w:id="5422" w:author="Miguel Centeno Muñoz" w:date="2014-08-10T19:48:00Z">
        <w:r>
          <w:t>fichero.ui.xml y fichero.java para cada elemento de interfaz de usuario a presentar en un momento concreto de la aplicaci</w:t>
        </w:r>
      </w:ins>
      <w:ins w:id="5423" w:author="Miguel Centeno Muñoz" w:date="2014-08-10T19:49:00Z">
        <w:r>
          <w:t xml:space="preserve">ón, existiendo además una definición previa de los paneles donde dichos componentes se mostrará o no en un momento dado. </w:t>
        </w:r>
      </w:ins>
    </w:p>
    <w:p w:rsidR="00E45789" w:rsidRDefault="00E45789">
      <w:pPr>
        <w:rPr>
          <w:ins w:id="5424" w:author="Miguel Centeno Muñoz" w:date="2014-08-10T19:57:00Z"/>
        </w:rPr>
      </w:pPr>
      <w:ins w:id="5425" w:author="Miguel Centeno Muñoz" w:date="2014-08-10T19:56:00Z">
        <w:r>
          <w:t xml:space="preserve">A continuación, vemos </w:t>
        </w:r>
      </w:ins>
      <w:ins w:id="5426" w:author="Miguel Centeno Muñoz" w:date="2014-08-10T19:57:00Z">
        <w:r>
          <w:t>cómo</w:t>
        </w:r>
      </w:ins>
      <w:ins w:id="5427" w:author="Miguel Centeno Muñoz" w:date="2014-08-10T19:56:00Z">
        <w:r>
          <w:t xml:space="preserve"> podemos configurar los paneles necesarios para </w:t>
        </w:r>
      </w:ins>
      <w:ins w:id="5428" w:author="Miguel Centeno Muñoz" w:date="2014-08-10T19:57:00Z">
        <w:r>
          <w:t>nuestra</w:t>
        </w:r>
      </w:ins>
      <w:ins w:id="5429" w:author="Miguel Centeno Muñoz" w:date="2014-08-10T19:56:00Z">
        <w:r>
          <w:t xml:space="preserve"> </w:t>
        </w:r>
      </w:ins>
      <w:ins w:id="5430" w:author="Miguel Centeno Muñoz" w:date="2014-08-10T19:57:00Z">
        <w:r w:rsidR="003B5764">
          <w:t>pantalla “Resultados de Búsqueda” vista en los prototipos visuales del capítulo anterior:</w:t>
        </w:r>
      </w:ins>
    </w:p>
    <w:p w:rsidR="003B5764" w:rsidRDefault="003B5764">
      <w:pPr>
        <w:rPr>
          <w:ins w:id="5431" w:author="Miguel Centeno Muñoz" w:date="2014-08-10T19:58:00Z"/>
        </w:rPr>
      </w:pPr>
      <w:ins w:id="5432" w:author="Miguel Centeno Muñoz" w:date="2014-08-10T20:01:00Z">
        <w:r>
          <w:rPr>
            <w:noProof/>
            <w:color w:val="FF0000"/>
            <w:lang w:eastAsia="es-ES"/>
          </w:rPr>
          <w:drawing>
            <wp:anchor distT="0" distB="0" distL="114300" distR="114300" simplePos="0" relativeHeight="251707392" behindDoc="1" locked="0" layoutInCell="1" allowOverlap="1" wp14:anchorId="581A56FE" wp14:editId="05883CDF">
              <wp:simplePos x="0" y="0"/>
              <wp:positionH relativeFrom="column">
                <wp:posOffset>3189605</wp:posOffset>
              </wp:positionH>
              <wp:positionV relativeFrom="paragraph">
                <wp:posOffset>82550</wp:posOffset>
              </wp:positionV>
              <wp:extent cx="2466975" cy="1849755"/>
              <wp:effectExtent l="0" t="0" r="9525" b="0"/>
              <wp:wrapThrough wrapText="bothSides">
                <wp:wrapPolygon edited="0">
                  <wp:start x="0" y="0"/>
                  <wp:lineTo x="0" y="21355"/>
                  <wp:lineTo x="21517" y="21355"/>
                  <wp:lineTo x="21517"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6975" cy="1849755"/>
                      </a:xfrm>
                      <a:prstGeom prst="rect">
                        <a:avLst/>
                      </a:prstGeom>
                    </pic:spPr>
                  </pic:pic>
                </a:graphicData>
              </a:graphic>
              <wp14:sizeRelH relativeFrom="page">
                <wp14:pctWidth>0</wp14:pctWidth>
              </wp14:sizeRelH>
              <wp14:sizeRelV relativeFrom="page">
                <wp14:pctHeight>0</wp14:pctHeight>
              </wp14:sizeRelV>
            </wp:anchor>
          </w:drawing>
        </w:r>
      </w:ins>
      <w:ins w:id="5433" w:author="Miguel Centeno Muñoz" w:date="2014-08-10T19:58:00Z">
        <w:r>
          <w:rPr>
            <w:noProof/>
            <w:lang w:eastAsia="es-ES"/>
          </w:rPr>
          <w:drawing>
            <wp:anchor distT="0" distB="0" distL="114300" distR="114300" simplePos="0" relativeHeight="251706368" behindDoc="1" locked="0" layoutInCell="1" allowOverlap="1" wp14:anchorId="6A5AE7B3" wp14:editId="3C77B9A9">
              <wp:simplePos x="0" y="0"/>
              <wp:positionH relativeFrom="column">
                <wp:posOffset>-10795</wp:posOffset>
              </wp:positionH>
              <wp:positionV relativeFrom="paragraph">
                <wp:posOffset>82550</wp:posOffset>
              </wp:positionV>
              <wp:extent cx="2376170" cy="1844040"/>
              <wp:effectExtent l="0" t="0" r="5080" b="3810"/>
              <wp:wrapThrough wrapText="bothSides">
                <wp:wrapPolygon edited="0">
                  <wp:start x="0" y="0"/>
                  <wp:lineTo x="0" y="21421"/>
                  <wp:lineTo x="21473" y="21421"/>
                  <wp:lineTo x="21473" y="0"/>
                  <wp:lineTo x="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76170" cy="1844040"/>
                      </a:xfrm>
                      <a:prstGeom prst="rect">
                        <a:avLst/>
                      </a:prstGeom>
                    </pic:spPr>
                  </pic:pic>
                </a:graphicData>
              </a:graphic>
              <wp14:sizeRelH relativeFrom="page">
                <wp14:pctWidth>0</wp14:pctWidth>
              </wp14:sizeRelH>
              <wp14:sizeRelV relativeFrom="page">
                <wp14:pctHeight>0</wp14:pctHeight>
              </wp14:sizeRelV>
            </wp:anchor>
          </w:drawing>
        </w:r>
      </w:ins>
    </w:p>
    <w:p w:rsidR="003B5764" w:rsidRDefault="003B5764">
      <w:pPr>
        <w:rPr>
          <w:ins w:id="5434" w:author="Miguel Centeno Muñoz" w:date="2014-08-10T19:58:00Z"/>
        </w:rPr>
      </w:pPr>
    </w:p>
    <w:p w:rsidR="003B5764" w:rsidRDefault="003B5764">
      <w:pPr>
        <w:rPr>
          <w:ins w:id="5435" w:author="Miguel Centeno Muñoz" w:date="2014-08-10T19:58:00Z"/>
        </w:rPr>
      </w:pPr>
      <w:ins w:id="5436" w:author="Miguel Centeno Muñoz" w:date="2014-08-10T20:02:00Z">
        <w:r>
          <w:rPr>
            <w:noProof/>
            <w:lang w:eastAsia="es-ES"/>
          </w:rPr>
          <mc:AlternateContent>
            <mc:Choice Requires="wps">
              <w:drawing>
                <wp:anchor distT="0" distB="0" distL="114300" distR="114300" simplePos="0" relativeHeight="251708416" behindDoc="0" locked="0" layoutInCell="1" allowOverlap="1">
                  <wp:simplePos x="0" y="0"/>
                  <wp:positionH relativeFrom="column">
                    <wp:posOffset>43384</wp:posOffset>
                  </wp:positionH>
                  <wp:positionV relativeFrom="paragraph">
                    <wp:posOffset>265154</wp:posOffset>
                  </wp:positionV>
                  <wp:extent cx="517585" cy="0"/>
                  <wp:effectExtent l="0" t="76200" r="15875" b="114300"/>
                  <wp:wrapNone/>
                  <wp:docPr id="48" name="48 Conector recto de flecha"/>
                  <wp:cNvGraphicFramePr/>
                  <a:graphic xmlns:a="http://schemas.openxmlformats.org/drawingml/2006/main">
                    <a:graphicData uri="http://schemas.microsoft.com/office/word/2010/wordprocessingShape">
                      <wps:wsp>
                        <wps:cNvCnPr/>
                        <wps:spPr>
                          <a:xfrm>
                            <a:off x="0" y="0"/>
                            <a:ext cx="517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8 Conector recto de flecha" o:spid="_x0000_s1026" type="#_x0000_t32" style="position:absolute;margin-left:3.4pt;margin-top:20.9pt;width:40.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" strokecolor="#4579b8 [3044]">
                  <v:stroke endarrow="open"/>
                </v:shape>
              </w:pict>
            </mc:Fallback>
          </mc:AlternateContent>
        </w:r>
      </w:ins>
    </w:p>
    <w:p w:rsidR="003B5764" w:rsidRDefault="003B5764">
      <w:pPr>
        <w:rPr>
          <w:ins w:id="5437" w:author="Miguel Centeno Muñoz" w:date="2014-08-10T19:58:00Z"/>
        </w:rPr>
      </w:pPr>
    </w:p>
    <w:p w:rsidR="003B5764" w:rsidRDefault="003B5764">
      <w:pPr>
        <w:rPr>
          <w:ins w:id="5438" w:author="Miguel Centeno Muñoz" w:date="2014-08-10T19:58:00Z"/>
        </w:rPr>
      </w:pPr>
    </w:p>
    <w:p w:rsidR="003B5764" w:rsidRDefault="003B5764">
      <w:pPr>
        <w:rPr>
          <w:ins w:id="5439" w:author="Miguel Centeno Muñoz" w:date="2014-08-10T19:58:00Z"/>
        </w:rPr>
      </w:pPr>
    </w:p>
    <w:p w:rsidR="003B5764" w:rsidRDefault="003B5764">
      <w:pPr>
        <w:rPr>
          <w:ins w:id="5440" w:author="Miguel Centeno Muñoz" w:date="2014-08-10T19:58:00Z"/>
        </w:rPr>
      </w:pPr>
    </w:p>
    <w:p w:rsidR="003B5764" w:rsidRDefault="003B5764">
      <w:pPr>
        <w:rPr>
          <w:ins w:id="5441" w:author="Miguel Centeno Muñoz" w:date="2014-08-10T20:05:00Z"/>
        </w:rPr>
      </w:pPr>
      <w:ins w:id="5442" w:author="Miguel Centeno Muñoz" w:date="2014-08-10T19:58:00Z">
        <w:r>
          <w:t xml:space="preserve">Este formato es usado en la mayoría de las pantallas que muestran listas de rutas (concretamente lo hacen en el panel </w:t>
        </w:r>
        <w:proofErr w:type="spellStart"/>
        <w:r>
          <w:t>PathList</w:t>
        </w:r>
        <w:proofErr w:type="spellEnd"/>
        <w:r>
          <w:t xml:space="preserve"> Panel</w:t>
        </w:r>
      </w:ins>
      <w:ins w:id="5443" w:author="Miguel Centeno Muñoz" w:date="2014-08-10T19:59:00Z">
        <w:r>
          <w:t xml:space="preserve">). Así, tendríamos en </w:t>
        </w:r>
        <w:proofErr w:type="spellStart"/>
        <w:r>
          <w:t>PathList</w:t>
        </w:r>
        <w:proofErr w:type="spellEnd"/>
        <w:r>
          <w:t xml:space="preserve"> Panel una tabla compuesta por Rutas, cada celda de esta tabla tendr</w:t>
        </w:r>
      </w:ins>
      <w:ins w:id="5444" w:author="Miguel Centeno Muñoz" w:date="2014-08-10T20:00:00Z">
        <w:r>
          <w:t>ía varios Widgets de GWT</w:t>
        </w:r>
      </w:ins>
      <w:ins w:id="5445" w:author="Miguel Centeno Muñoz" w:date="2014-08-10T20:02:00Z">
        <w:r>
          <w:t xml:space="preserve">: Un </w:t>
        </w:r>
        <w:proofErr w:type="spellStart"/>
        <w:r>
          <w:t>Label</w:t>
        </w:r>
        <w:proofErr w:type="spellEnd"/>
        <w:r>
          <w:t xml:space="preserve"> para el título, </w:t>
        </w:r>
        <w:proofErr w:type="spellStart"/>
        <w:r>
          <w:t>Image</w:t>
        </w:r>
        <w:proofErr w:type="spellEnd"/>
        <w:r>
          <w:t xml:space="preserve"> para el logo del tipo de ruta, </w:t>
        </w:r>
        <w:proofErr w:type="spellStart"/>
        <w:r>
          <w:t>Button</w:t>
        </w:r>
        <w:proofErr w:type="spellEnd"/>
        <w:r>
          <w:t xml:space="preserve"> para </w:t>
        </w:r>
      </w:ins>
      <w:ins w:id="5446" w:author="Miguel Centeno Muñoz" w:date="2014-08-10T20:03:00Z">
        <w:r>
          <w:t xml:space="preserve">“Añadir a mis rutas” y “Ver Ruta”, etc... </w:t>
        </w:r>
      </w:ins>
    </w:p>
    <w:p w:rsidR="003B5764" w:rsidRDefault="003B5764">
      <w:pPr>
        <w:rPr>
          <w:ins w:id="5447" w:author="Miguel Centeno Muñoz" w:date="2014-08-10T20:03:00Z"/>
        </w:rPr>
      </w:pPr>
      <w:ins w:id="5448" w:author="Miguel Centeno Muñoz" w:date="2014-08-10T20:05:00Z">
        <w:r>
          <w:t xml:space="preserve">En el </w:t>
        </w:r>
        <w:proofErr w:type="spellStart"/>
        <w:r>
          <w:t>HeaderPanel</w:t>
        </w:r>
        <w:proofErr w:type="spellEnd"/>
        <w:r>
          <w:t xml:space="preserve"> y </w:t>
        </w:r>
        <w:proofErr w:type="spellStart"/>
        <w:r>
          <w:t>FooterPanel</w:t>
        </w:r>
        <w:proofErr w:type="spellEnd"/>
        <w:r>
          <w:t>, se crearán los elementos necesarios para que sean plantilla en todas las páginas de la aplicación.</w:t>
        </w:r>
      </w:ins>
    </w:p>
    <w:p w:rsidR="003B5764" w:rsidRDefault="003B5764">
      <w:pPr>
        <w:rPr>
          <w:ins w:id="5449" w:author="Miguel Centeno Muñoz" w:date="2014-08-10T20:04:00Z"/>
        </w:rPr>
      </w:pPr>
      <w:ins w:id="5450" w:author="Miguel Centeno Muñoz" w:date="2014-08-10T20:03:00Z">
        <w:r>
          <w:t>En el momento que el usuario interactúa con alguno de dichos elementos, se dispara un evento que el Presenter correspondiente es encargado de tratar para hacer lo que el usuario necesita.</w:t>
        </w:r>
      </w:ins>
    </w:p>
    <w:p w:rsidR="003B5764" w:rsidRDefault="003B5764">
      <w:pPr>
        <w:rPr>
          <w:ins w:id="5451" w:author="Miguel Centeno Muñoz" w:date="2014-08-10T20:06:00Z"/>
        </w:rPr>
      </w:pPr>
      <w:ins w:id="5452" w:author="Miguel Centeno Muñoz" w:date="2014-08-10T20:04:00Z">
        <w:r>
          <w:t xml:space="preserve">Esta manera que tiene de funcionar, a nivel de interfaz de usuario, GWT es muy eficiente, y además, como se comentó anteriormente, el uso de AJAX y comunicación asíncrona hace que, a nivel de Capa de </w:t>
        </w:r>
        <w:proofErr w:type="spellStart"/>
        <w:r>
          <w:t>Presentacion</w:t>
        </w:r>
        <w:proofErr w:type="spellEnd"/>
        <w:r>
          <w:t>, las interfaces que el usuario percibe sean muy amigables.</w:t>
        </w:r>
      </w:ins>
    </w:p>
    <w:p w:rsidR="003B5764" w:rsidRDefault="003B5764" w:rsidP="003B5764">
      <w:pPr>
        <w:pStyle w:val="Ttulo4"/>
        <w:ind w:firstLine="708"/>
        <w:rPr>
          <w:ins w:id="5453" w:author="Miguel Centeno Muñoz" w:date="2014-08-10T20:06:00Z"/>
        </w:rPr>
        <w:pPrChange w:id="5454" w:author="Miguel Centeno Muñoz" w:date="2014-08-10T20:06:00Z">
          <w:pPr/>
        </w:pPrChange>
      </w:pPr>
      <w:ins w:id="5455" w:author="Miguel Centeno Muñoz" w:date="2014-08-10T20:06:00Z">
        <w:r>
          <w:t>8.3.2.- Capa de Lógica</w:t>
        </w:r>
      </w:ins>
    </w:p>
    <w:p w:rsidR="003B5764" w:rsidRPr="003B5764" w:rsidRDefault="00F6234C" w:rsidP="003B5764">
      <w:pPr>
        <w:rPr>
          <w:rPrChange w:id="5456" w:author="Miguel Centeno Muñoz" w:date="2014-08-10T20:06:00Z">
            <w:rPr/>
          </w:rPrChange>
        </w:rPr>
        <w:pPrChange w:id="5457" w:author="Miguel Centeno Muñoz" w:date="2014-08-10T20:06:00Z">
          <w:pPr/>
        </w:pPrChange>
      </w:pPr>
      <w:ins w:id="5458" w:author="Miguel Centeno Muñoz" w:date="2014-08-10T20:10:00Z">
        <w:r>
          <w:t>ss</w:t>
        </w:r>
      </w:ins>
      <w:bookmarkStart w:id="5459" w:name="_GoBack"/>
      <w:bookmarkEnd w:id="5459"/>
    </w:p>
    <w:sectPr w:rsidR="003B5764" w:rsidRPr="003B5764"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DDC" w:rsidRDefault="00333DDC" w:rsidP="008025FB">
      <w:pPr>
        <w:spacing w:after="0" w:line="240" w:lineRule="auto"/>
      </w:pPr>
      <w:r>
        <w:separator/>
      </w:r>
    </w:p>
  </w:endnote>
  <w:endnote w:type="continuationSeparator" w:id="0">
    <w:p w:rsidR="00333DDC" w:rsidRDefault="00333DDC"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3071F3" w:rsidRDefault="003071F3" w:rsidP="001C3614">
        <w:pPr>
          <w:pStyle w:val="Piedepgina"/>
        </w:pPr>
        <w:r>
          <w:fldChar w:fldCharType="begin"/>
        </w:r>
        <w:r>
          <w:instrText>PAGE   \* MERGEFORMAT</w:instrText>
        </w:r>
        <w:r>
          <w:fldChar w:fldCharType="separate"/>
        </w:r>
        <w:r>
          <w:rPr>
            <w:noProof/>
          </w:rPr>
          <w:t>4</w:t>
        </w:r>
        <w:r>
          <w:fldChar w:fldCharType="end"/>
        </w:r>
      </w:p>
    </w:sdtContent>
  </w:sdt>
  <w:p w:rsidR="003071F3" w:rsidRDefault="003071F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3071F3" w:rsidRDefault="003071F3">
        <w:pPr>
          <w:pStyle w:val="Piedepgina"/>
          <w:jc w:val="right"/>
        </w:pPr>
        <w:r>
          <w:fldChar w:fldCharType="begin"/>
        </w:r>
        <w:r>
          <w:instrText>PAGE   \* MERGEFORMAT</w:instrText>
        </w:r>
        <w:r>
          <w:fldChar w:fldCharType="separate"/>
        </w:r>
        <w:r w:rsidR="00F6234C">
          <w:rPr>
            <w:noProof/>
          </w:rPr>
          <w:t>35</w:t>
        </w:r>
        <w:r>
          <w:fldChar w:fldCharType="end"/>
        </w:r>
      </w:p>
    </w:sdtContent>
  </w:sdt>
  <w:p w:rsidR="003071F3" w:rsidRDefault="003071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DDC" w:rsidRDefault="00333DDC" w:rsidP="008025FB">
      <w:pPr>
        <w:spacing w:after="0" w:line="240" w:lineRule="auto"/>
      </w:pPr>
      <w:r>
        <w:separator/>
      </w:r>
    </w:p>
  </w:footnote>
  <w:footnote w:type="continuationSeparator" w:id="0">
    <w:p w:rsidR="00333DDC" w:rsidRDefault="00333DDC"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2.25pt;height:12.25pt;visibility:visible;mso-wrap-style:square" o:bullet="t">
        <v:imagedata r:id="rId1" o:title="trace"/>
      </v:shape>
    </w:pict>
  </w:numPicBullet>
  <w:abstractNum w:abstractNumId="0">
    <w:nsid w:val="01DA3594"/>
    <w:multiLevelType w:val="hybridMultilevel"/>
    <w:tmpl w:val="12640D7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1">
    <w:nsid w:val="024A04C9"/>
    <w:multiLevelType w:val="hybridMultilevel"/>
    <w:tmpl w:val="64D4A63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2">
    <w:nsid w:val="02F76A00"/>
    <w:multiLevelType w:val="hybridMultilevel"/>
    <w:tmpl w:val="FEFA62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7C19"/>
    <w:multiLevelType w:val="hybridMultilevel"/>
    <w:tmpl w:val="1C1CDF4C"/>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11">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747710"/>
    <w:multiLevelType w:val="hybridMultilevel"/>
    <w:tmpl w:val="08C00908"/>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2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883AF7"/>
    <w:multiLevelType w:val="hybridMultilevel"/>
    <w:tmpl w:val="91B42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E391A"/>
    <w:multiLevelType w:val="hybridMultilevel"/>
    <w:tmpl w:val="242858B0"/>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3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372018"/>
    <w:multiLevelType w:val="hybridMultilevel"/>
    <w:tmpl w:val="9DC28D8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41">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647F1F"/>
    <w:multiLevelType w:val="hybridMultilevel"/>
    <w:tmpl w:val="49E06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EA27F7E"/>
    <w:multiLevelType w:val="hybridMultilevel"/>
    <w:tmpl w:val="CFC65AB8"/>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53">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350E0D"/>
    <w:multiLevelType w:val="hybridMultilevel"/>
    <w:tmpl w:val="AC6C1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58"/>
  </w:num>
  <w:num w:numId="4">
    <w:abstractNumId w:val="4"/>
  </w:num>
  <w:num w:numId="5">
    <w:abstractNumId w:val="28"/>
  </w:num>
  <w:num w:numId="6">
    <w:abstractNumId w:val="39"/>
  </w:num>
  <w:num w:numId="7">
    <w:abstractNumId w:val="41"/>
  </w:num>
  <w:num w:numId="8">
    <w:abstractNumId w:val="31"/>
  </w:num>
  <w:num w:numId="9">
    <w:abstractNumId w:val="34"/>
  </w:num>
  <w:num w:numId="10">
    <w:abstractNumId w:val="56"/>
  </w:num>
  <w:num w:numId="11">
    <w:abstractNumId w:val="49"/>
  </w:num>
  <w:num w:numId="12">
    <w:abstractNumId w:val="30"/>
  </w:num>
  <w:num w:numId="13">
    <w:abstractNumId w:val="33"/>
  </w:num>
  <w:num w:numId="14">
    <w:abstractNumId w:val="21"/>
  </w:num>
  <w:num w:numId="15">
    <w:abstractNumId w:val="46"/>
  </w:num>
  <w:num w:numId="16">
    <w:abstractNumId w:val="44"/>
  </w:num>
  <w:num w:numId="17">
    <w:abstractNumId w:val="5"/>
  </w:num>
  <w:num w:numId="18">
    <w:abstractNumId w:val="55"/>
  </w:num>
  <w:num w:numId="19">
    <w:abstractNumId w:val="3"/>
  </w:num>
  <w:num w:numId="20">
    <w:abstractNumId w:val="17"/>
  </w:num>
  <w:num w:numId="21">
    <w:abstractNumId w:val="38"/>
  </w:num>
  <w:num w:numId="22">
    <w:abstractNumId w:val="32"/>
  </w:num>
  <w:num w:numId="23">
    <w:abstractNumId w:val="42"/>
  </w:num>
  <w:num w:numId="24">
    <w:abstractNumId w:val="18"/>
  </w:num>
  <w:num w:numId="25">
    <w:abstractNumId w:val="12"/>
  </w:num>
  <w:num w:numId="26">
    <w:abstractNumId w:val="37"/>
  </w:num>
  <w:num w:numId="27">
    <w:abstractNumId w:val="45"/>
  </w:num>
  <w:num w:numId="28">
    <w:abstractNumId w:val="14"/>
  </w:num>
  <w:num w:numId="29">
    <w:abstractNumId w:val="24"/>
  </w:num>
  <w:num w:numId="30">
    <w:abstractNumId w:val="2"/>
  </w:num>
  <w:num w:numId="31">
    <w:abstractNumId w:val="43"/>
  </w:num>
  <w:num w:numId="32">
    <w:abstractNumId w:val="51"/>
  </w:num>
  <w:num w:numId="33">
    <w:abstractNumId w:val="7"/>
  </w:num>
  <w:num w:numId="34">
    <w:abstractNumId w:val="50"/>
  </w:num>
  <w:num w:numId="35">
    <w:abstractNumId w:val="36"/>
  </w:num>
  <w:num w:numId="36">
    <w:abstractNumId w:val="11"/>
  </w:num>
  <w:num w:numId="37">
    <w:abstractNumId w:val="20"/>
  </w:num>
  <w:num w:numId="38">
    <w:abstractNumId w:val="19"/>
  </w:num>
  <w:num w:numId="39">
    <w:abstractNumId w:val="25"/>
  </w:num>
  <w:num w:numId="40">
    <w:abstractNumId w:val="59"/>
  </w:num>
  <w:num w:numId="41">
    <w:abstractNumId w:val="47"/>
  </w:num>
  <w:num w:numId="42">
    <w:abstractNumId w:val="6"/>
  </w:num>
  <w:num w:numId="43">
    <w:abstractNumId w:val="8"/>
  </w:num>
  <w:num w:numId="44">
    <w:abstractNumId w:val="54"/>
  </w:num>
  <w:num w:numId="45">
    <w:abstractNumId w:val="13"/>
  </w:num>
  <w:num w:numId="46">
    <w:abstractNumId w:val="22"/>
  </w:num>
  <w:num w:numId="47">
    <w:abstractNumId w:val="16"/>
  </w:num>
  <w:num w:numId="48">
    <w:abstractNumId w:val="15"/>
  </w:num>
  <w:num w:numId="49">
    <w:abstractNumId w:val="9"/>
  </w:num>
  <w:num w:numId="50">
    <w:abstractNumId w:val="53"/>
  </w:num>
  <w:num w:numId="51">
    <w:abstractNumId w:val="27"/>
  </w:num>
  <w:num w:numId="52">
    <w:abstractNumId w:val="48"/>
  </w:num>
  <w:num w:numId="53">
    <w:abstractNumId w:val="10"/>
  </w:num>
  <w:num w:numId="54">
    <w:abstractNumId w:val="1"/>
  </w:num>
  <w:num w:numId="55">
    <w:abstractNumId w:val="52"/>
  </w:num>
  <w:num w:numId="56">
    <w:abstractNumId w:val="40"/>
  </w:num>
  <w:num w:numId="57">
    <w:abstractNumId w:val="0"/>
  </w:num>
  <w:num w:numId="58">
    <w:abstractNumId w:val="23"/>
  </w:num>
  <w:num w:numId="59">
    <w:abstractNumId w:val="5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23F19"/>
    <w:rsid w:val="00033F32"/>
    <w:rsid w:val="0007275F"/>
    <w:rsid w:val="00081E3E"/>
    <w:rsid w:val="000A3BBD"/>
    <w:rsid w:val="000D18AC"/>
    <w:rsid w:val="000E308B"/>
    <w:rsid w:val="000E3A1C"/>
    <w:rsid w:val="000E7EBC"/>
    <w:rsid w:val="000F17A0"/>
    <w:rsid w:val="000F23EE"/>
    <w:rsid w:val="00104A97"/>
    <w:rsid w:val="00106D74"/>
    <w:rsid w:val="00121DA4"/>
    <w:rsid w:val="00131968"/>
    <w:rsid w:val="00134F5E"/>
    <w:rsid w:val="00181555"/>
    <w:rsid w:val="00183FD1"/>
    <w:rsid w:val="00195ACE"/>
    <w:rsid w:val="001965EC"/>
    <w:rsid w:val="001A3969"/>
    <w:rsid w:val="001A39C5"/>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071F3"/>
    <w:rsid w:val="00321F09"/>
    <w:rsid w:val="00323365"/>
    <w:rsid w:val="00326FDB"/>
    <w:rsid w:val="00333DDC"/>
    <w:rsid w:val="0036114B"/>
    <w:rsid w:val="00375A7C"/>
    <w:rsid w:val="003A2996"/>
    <w:rsid w:val="003B5764"/>
    <w:rsid w:val="003E4512"/>
    <w:rsid w:val="0045714E"/>
    <w:rsid w:val="00460F22"/>
    <w:rsid w:val="00472386"/>
    <w:rsid w:val="00477923"/>
    <w:rsid w:val="00490FAF"/>
    <w:rsid w:val="00491FC5"/>
    <w:rsid w:val="004A605A"/>
    <w:rsid w:val="004B4ED0"/>
    <w:rsid w:val="004B7C4A"/>
    <w:rsid w:val="004E740B"/>
    <w:rsid w:val="00503DEB"/>
    <w:rsid w:val="00522C83"/>
    <w:rsid w:val="00533654"/>
    <w:rsid w:val="0053437C"/>
    <w:rsid w:val="00561831"/>
    <w:rsid w:val="0056183D"/>
    <w:rsid w:val="0058492D"/>
    <w:rsid w:val="00584BB5"/>
    <w:rsid w:val="005873B0"/>
    <w:rsid w:val="005900F0"/>
    <w:rsid w:val="005956E3"/>
    <w:rsid w:val="005B18BC"/>
    <w:rsid w:val="005C16B0"/>
    <w:rsid w:val="005C7CFD"/>
    <w:rsid w:val="005E1952"/>
    <w:rsid w:val="005E20C8"/>
    <w:rsid w:val="005F32D6"/>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761C4"/>
    <w:rsid w:val="00787B1C"/>
    <w:rsid w:val="00794F0E"/>
    <w:rsid w:val="007F6488"/>
    <w:rsid w:val="008025FB"/>
    <w:rsid w:val="00834472"/>
    <w:rsid w:val="00857173"/>
    <w:rsid w:val="00865D3C"/>
    <w:rsid w:val="00895C22"/>
    <w:rsid w:val="008A7CA2"/>
    <w:rsid w:val="008D72B5"/>
    <w:rsid w:val="008E70A6"/>
    <w:rsid w:val="00924D31"/>
    <w:rsid w:val="00926156"/>
    <w:rsid w:val="00930F56"/>
    <w:rsid w:val="00942288"/>
    <w:rsid w:val="00944147"/>
    <w:rsid w:val="00950DBB"/>
    <w:rsid w:val="009860E8"/>
    <w:rsid w:val="009A4F7C"/>
    <w:rsid w:val="009D51C8"/>
    <w:rsid w:val="009F53FF"/>
    <w:rsid w:val="00A02730"/>
    <w:rsid w:val="00A1549B"/>
    <w:rsid w:val="00A239FA"/>
    <w:rsid w:val="00A25B33"/>
    <w:rsid w:val="00A27D9C"/>
    <w:rsid w:val="00A355BE"/>
    <w:rsid w:val="00A46361"/>
    <w:rsid w:val="00A52B19"/>
    <w:rsid w:val="00A727F4"/>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BB40D9"/>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E0129F"/>
    <w:rsid w:val="00E0760D"/>
    <w:rsid w:val="00E14AD4"/>
    <w:rsid w:val="00E40343"/>
    <w:rsid w:val="00E45789"/>
    <w:rsid w:val="00E65DAB"/>
    <w:rsid w:val="00E6714C"/>
    <w:rsid w:val="00EC1B35"/>
    <w:rsid w:val="00EC4F1C"/>
    <w:rsid w:val="00EF2860"/>
    <w:rsid w:val="00F11A39"/>
    <w:rsid w:val="00F17AA9"/>
    <w:rsid w:val="00F23850"/>
    <w:rsid w:val="00F32BE6"/>
    <w:rsid w:val="00F40F7D"/>
    <w:rsid w:val="00F570D1"/>
    <w:rsid w:val="00F575D6"/>
    <w:rsid w:val="00F6234C"/>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835A7-2A82-4AEE-B0C9-A533E6CE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12836</Words>
  <Characters>70601</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3</cp:revision>
  <cp:lastPrinted>2014-08-02T11:12:00Z</cp:lastPrinted>
  <dcterms:created xsi:type="dcterms:W3CDTF">2014-08-10T18:09:00Z</dcterms:created>
  <dcterms:modified xsi:type="dcterms:W3CDTF">2014-08-10T18:10:00Z</dcterms:modified>
</cp:coreProperties>
</file>