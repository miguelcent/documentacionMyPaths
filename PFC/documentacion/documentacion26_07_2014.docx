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273329"/>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  ¿Qué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 xml:space="preserve">Google </w:t>
      </w:r>
      <w:proofErr w:type="spellStart"/>
      <w:r w:rsidRPr="008025FB">
        <w:rPr>
          <w:rFonts w:ascii="Calibri" w:eastAsia="Times New Roman" w:hAnsi="Calibri" w:cs="Courier New"/>
          <w:i/>
          <w:szCs w:val="24"/>
          <w:lang w:eastAsia="es-ES"/>
        </w:rPr>
        <w:t>Maps</w:t>
      </w:r>
      <w:proofErr w:type="spellEnd"/>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se ha tenido muy en cuenta la posibilidad de que la aplicación sea escalable, tenga un posible despliegue </w:t>
      </w:r>
      <w:proofErr w:type="spellStart"/>
      <w:r w:rsidRPr="008025FB">
        <w:rPr>
          <w:rFonts w:ascii="Calibri" w:eastAsia="Times New Roman" w:hAnsi="Calibri" w:cs="Courier New"/>
          <w:szCs w:val="24"/>
          <w:lang w:eastAsia="es-ES"/>
        </w:rPr>
        <w:t>multidispositivo</w:t>
      </w:r>
      <w:proofErr w:type="spellEnd"/>
      <w:r w:rsidRPr="008025FB">
        <w:rPr>
          <w:rFonts w:ascii="Calibri" w:eastAsia="Times New Roman" w:hAnsi="Calibri" w:cs="Courier New"/>
          <w:szCs w:val="24"/>
          <w:lang w:eastAsia="es-ES"/>
        </w:rPr>
        <w:t xml:space="preserve"> en el futuro, y su código sea </w:t>
      </w:r>
      <w:proofErr w:type="spellStart"/>
      <w:r w:rsidRPr="008025FB">
        <w:rPr>
          <w:rFonts w:ascii="Calibri" w:eastAsia="Times New Roman" w:hAnsi="Calibri" w:cs="Courier New"/>
          <w:szCs w:val="24"/>
          <w:lang w:eastAsia="es-ES"/>
        </w:rPr>
        <w:t>mantenible</w:t>
      </w:r>
      <w:proofErr w:type="spellEnd"/>
      <w:r w:rsidRPr="008025FB">
        <w:rPr>
          <w:rFonts w:ascii="Calibri" w:eastAsia="Times New Roman" w:hAnsi="Calibri" w:cs="Courier New"/>
          <w:szCs w:val="24"/>
          <w:lang w:eastAsia="es-ES"/>
        </w:rPr>
        <w:t xml:space="preserv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proofErr w:type="spellStart"/>
      <w:r w:rsidR="00D72293">
        <w:rPr>
          <w:rFonts w:ascii="Calibri" w:eastAsia="Times New Roman" w:hAnsi="Calibri" w:cs="Courier New"/>
          <w:szCs w:val="24"/>
          <w:lang w:eastAsia="es-ES"/>
        </w:rPr>
        <w:t>Projetsii</w:t>
      </w:r>
      <w:proofErr w:type="spellEnd"/>
      <w:r w:rsidR="00D72293">
        <w:rPr>
          <w:rFonts w:ascii="Calibri" w:eastAsia="Times New Roman" w:hAnsi="Calibri" w:cs="Courier New"/>
          <w:szCs w:val="24"/>
          <w:lang w:eastAsia="es-ES"/>
        </w:rPr>
        <w:t xml:space="preserve">, GWT(Google Web </w:t>
      </w:r>
      <w:proofErr w:type="spellStart"/>
      <w:r w:rsidR="00D72293">
        <w:rPr>
          <w:rFonts w:ascii="Calibri" w:eastAsia="Times New Roman" w:hAnsi="Calibri" w:cs="Courier New"/>
          <w:szCs w:val="24"/>
          <w:lang w:eastAsia="es-ES"/>
        </w:rPr>
        <w:t>Toolkit</w:t>
      </w:r>
      <w:proofErr w:type="spellEnd"/>
      <w:r w:rsidR="00D72293">
        <w:rPr>
          <w:rFonts w:ascii="Calibri" w:eastAsia="Times New Roman" w:hAnsi="Calibri" w:cs="Courier New"/>
          <w:szCs w:val="24"/>
          <w:lang w:eastAsia="es-ES"/>
        </w:rPr>
        <w:t xml:space="preserve">), Google App </w:t>
      </w:r>
      <w:proofErr w:type="spellStart"/>
      <w:r w:rsidR="00D72293">
        <w:rPr>
          <w:rFonts w:ascii="Calibri" w:eastAsia="Times New Roman" w:hAnsi="Calibri" w:cs="Courier New"/>
          <w:szCs w:val="24"/>
          <w:lang w:eastAsia="es-ES"/>
        </w:rPr>
        <w:t>Engine</w:t>
      </w:r>
      <w:proofErr w:type="spellEnd"/>
      <w:r w:rsidR="00D72293">
        <w:rPr>
          <w:rFonts w:ascii="Calibri" w:eastAsia="Times New Roman" w:hAnsi="Calibri" w:cs="Courier New"/>
          <w:szCs w:val="24"/>
          <w:lang w:eastAsia="es-ES"/>
        </w:rPr>
        <w:t xml:space="preserve">, API Google </w:t>
      </w:r>
      <w:proofErr w:type="spellStart"/>
      <w:r w:rsidR="00D72293">
        <w:rPr>
          <w:rFonts w:ascii="Calibri" w:eastAsia="Times New Roman" w:hAnsi="Calibri" w:cs="Courier New"/>
          <w:szCs w:val="24"/>
          <w:lang w:eastAsia="es-ES"/>
        </w:rPr>
        <w:t>Maps</w:t>
      </w:r>
      <w:proofErr w:type="spellEnd"/>
      <w:r w:rsidR="00D72293">
        <w:rPr>
          <w:rFonts w:ascii="Calibri" w:eastAsia="Times New Roman" w:hAnsi="Calibri" w:cs="Courier New"/>
          <w:szCs w:val="24"/>
          <w:lang w:eastAsia="es-ES"/>
        </w:rPr>
        <w:t xml:space="preserve"> para GWT, </w:t>
      </w:r>
      <w:proofErr w:type="spellStart"/>
      <w:r w:rsidR="00D72293">
        <w:rPr>
          <w:rFonts w:ascii="Calibri" w:eastAsia="Times New Roman" w:hAnsi="Calibri" w:cs="Courier New"/>
          <w:szCs w:val="24"/>
          <w:lang w:eastAsia="es-ES"/>
        </w:rPr>
        <w:t>Git</w:t>
      </w:r>
      <w:proofErr w:type="spellEnd"/>
      <w:r w:rsidR="00D72293">
        <w:rPr>
          <w:rFonts w:ascii="Calibri" w:eastAsia="Times New Roman" w:hAnsi="Calibri" w:cs="Courier New"/>
          <w:szCs w:val="24"/>
          <w:lang w:eastAsia="es-ES"/>
        </w:rPr>
        <w:t xml:space="preserve">, Sonar y  </w:t>
      </w:r>
      <w:proofErr w:type="spellStart"/>
      <w:r w:rsidR="00D72293">
        <w:rPr>
          <w:rFonts w:ascii="Calibri" w:eastAsia="Times New Roman" w:hAnsi="Calibri" w:cs="Courier New"/>
          <w:szCs w:val="24"/>
          <w:lang w:eastAsia="es-ES"/>
        </w:rPr>
        <w:t>JUnit</w:t>
      </w:r>
      <w:proofErr w:type="spellEnd"/>
      <w:r w:rsidR="00D72293">
        <w:rPr>
          <w:rFonts w:ascii="Calibri" w:eastAsia="Times New Roman" w:hAnsi="Calibri" w:cs="Courier New"/>
          <w:szCs w:val="24"/>
          <w:lang w:eastAsia="es-ES"/>
        </w:rPr>
        <w: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195ACE" w:rsidRDefault="006E5F9B">
      <w:pPr>
        <w:pStyle w:val="TDC1"/>
        <w:tabs>
          <w:tab w:val="right" w:leader="dot" w:pos="8919"/>
        </w:tabs>
        <w:rPr>
          <w:ins w:id="1" w:author="Miguel Centeno Muñoz" w:date="2014-07-28T01:13: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28T01:13:00Z">
        <w:r w:rsidR="00195ACE" w:rsidRPr="001640A0">
          <w:rPr>
            <w:rStyle w:val="Hipervnculo"/>
            <w:noProof/>
          </w:rPr>
          <w:fldChar w:fldCharType="begin"/>
        </w:r>
        <w:r w:rsidR="00195ACE" w:rsidRPr="001640A0">
          <w:rPr>
            <w:rStyle w:val="Hipervnculo"/>
            <w:noProof/>
          </w:rPr>
          <w:instrText xml:space="preserve"> </w:instrText>
        </w:r>
        <w:r w:rsidR="00195ACE">
          <w:rPr>
            <w:noProof/>
          </w:rPr>
          <w:instrText>HYPERLINK \l "_Toc394273329"</w:instrText>
        </w:r>
        <w:r w:rsidR="00195ACE" w:rsidRPr="001640A0">
          <w:rPr>
            <w:rStyle w:val="Hipervnculo"/>
            <w:noProof/>
          </w:rPr>
          <w:instrText xml:space="preserve"> </w:instrText>
        </w:r>
        <w:r w:rsidR="00195ACE" w:rsidRPr="001640A0">
          <w:rPr>
            <w:rStyle w:val="Hipervnculo"/>
            <w:noProof/>
          </w:rPr>
          <w:fldChar w:fldCharType="separate"/>
        </w:r>
        <w:r w:rsidR="00195ACE" w:rsidRPr="001640A0">
          <w:rPr>
            <w:rStyle w:val="Hipervnculo"/>
            <w:noProof/>
          </w:rPr>
          <w:t>Resumen</w:t>
        </w:r>
        <w:r w:rsidR="00195ACE">
          <w:rPr>
            <w:noProof/>
            <w:webHidden/>
          </w:rPr>
          <w:tab/>
        </w:r>
        <w:r w:rsidR="00195ACE">
          <w:rPr>
            <w:noProof/>
            <w:webHidden/>
          </w:rPr>
          <w:fldChar w:fldCharType="begin"/>
        </w:r>
        <w:r w:rsidR="00195ACE">
          <w:rPr>
            <w:noProof/>
            <w:webHidden/>
          </w:rPr>
          <w:instrText xml:space="preserve"> PAGEREF _Toc394273329 \h </w:instrText>
        </w:r>
      </w:ins>
      <w:r w:rsidR="00195ACE">
        <w:rPr>
          <w:noProof/>
          <w:webHidden/>
        </w:rPr>
      </w:r>
      <w:r w:rsidR="00195ACE">
        <w:rPr>
          <w:noProof/>
          <w:webHidden/>
        </w:rPr>
        <w:fldChar w:fldCharType="separate"/>
      </w:r>
      <w:ins w:id="3" w:author="Miguel Centeno Muñoz" w:date="2014-07-28T01:14:00Z">
        <w:r w:rsidR="00C820BA">
          <w:rPr>
            <w:noProof/>
            <w:webHidden/>
          </w:rPr>
          <w:t>2</w:t>
        </w:r>
      </w:ins>
      <w:ins w:id="4" w:author="Miguel Centeno Muñoz" w:date="2014-07-28T01:13:00Z">
        <w:r w:rsidR="00195ACE">
          <w:rPr>
            <w:noProof/>
            <w:webHidden/>
          </w:rPr>
          <w:fldChar w:fldCharType="end"/>
        </w:r>
        <w:r w:rsidR="00195ACE" w:rsidRPr="001640A0">
          <w:rPr>
            <w:rStyle w:val="Hipervnculo"/>
            <w:noProof/>
          </w:rPr>
          <w:fldChar w:fldCharType="end"/>
        </w:r>
      </w:ins>
    </w:p>
    <w:p w:rsidR="00195ACE" w:rsidRDefault="00195ACE">
      <w:pPr>
        <w:pStyle w:val="TDC1"/>
        <w:tabs>
          <w:tab w:val="right" w:leader="dot" w:pos="8919"/>
        </w:tabs>
        <w:rPr>
          <w:ins w:id="5" w:author="Miguel Centeno Muñoz" w:date="2014-07-28T01:13:00Z"/>
          <w:rFonts w:cstheme="minorBidi"/>
          <w:b w:val="0"/>
          <w:bCs w:val="0"/>
          <w:noProof/>
          <w:color w:val="auto"/>
          <w:sz w:val="22"/>
          <w:szCs w:val="22"/>
        </w:rPr>
      </w:pPr>
      <w:ins w:id="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 Introducción y planificación</w:t>
        </w:r>
        <w:r>
          <w:rPr>
            <w:noProof/>
            <w:webHidden/>
          </w:rPr>
          <w:tab/>
        </w:r>
        <w:r>
          <w:rPr>
            <w:noProof/>
            <w:webHidden/>
          </w:rPr>
          <w:fldChar w:fldCharType="begin"/>
        </w:r>
        <w:r>
          <w:rPr>
            <w:noProof/>
            <w:webHidden/>
          </w:rPr>
          <w:instrText xml:space="preserve"> PAGEREF _Toc394273330 \h </w:instrText>
        </w:r>
      </w:ins>
      <w:r>
        <w:rPr>
          <w:noProof/>
          <w:webHidden/>
        </w:rPr>
      </w:r>
      <w:r>
        <w:rPr>
          <w:noProof/>
          <w:webHidden/>
        </w:rPr>
        <w:fldChar w:fldCharType="separate"/>
      </w:r>
      <w:ins w:id="7" w:author="Miguel Centeno Muñoz" w:date="2014-07-28T01:14:00Z">
        <w:r w:rsidR="00C820BA">
          <w:rPr>
            <w:noProof/>
            <w:webHidden/>
          </w:rPr>
          <w:t>7</w:t>
        </w:r>
      </w:ins>
      <w:ins w:id="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9" w:author="Miguel Centeno Muñoz" w:date="2014-07-28T01:13:00Z"/>
          <w:rFonts w:cstheme="minorBidi"/>
          <w:b w:val="0"/>
          <w:bCs w:val="0"/>
          <w:i w:val="0"/>
          <w:iCs w:val="0"/>
          <w:noProof/>
          <w:color w:val="auto"/>
          <w:sz w:val="22"/>
        </w:rPr>
      </w:pPr>
      <w:ins w:id="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 Introducción</w:t>
        </w:r>
        <w:r>
          <w:rPr>
            <w:noProof/>
            <w:webHidden/>
          </w:rPr>
          <w:tab/>
        </w:r>
        <w:r>
          <w:rPr>
            <w:noProof/>
            <w:webHidden/>
          </w:rPr>
          <w:fldChar w:fldCharType="begin"/>
        </w:r>
        <w:r>
          <w:rPr>
            <w:noProof/>
            <w:webHidden/>
          </w:rPr>
          <w:instrText xml:space="preserve"> PAGEREF _Toc394273331 \h </w:instrText>
        </w:r>
      </w:ins>
      <w:r>
        <w:rPr>
          <w:noProof/>
          <w:webHidden/>
        </w:rPr>
      </w:r>
      <w:r>
        <w:rPr>
          <w:noProof/>
          <w:webHidden/>
        </w:rPr>
        <w:fldChar w:fldCharType="separate"/>
      </w:r>
      <w:ins w:id="11" w:author="Miguel Centeno Muñoz" w:date="2014-07-28T01:14:00Z">
        <w:r w:rsidR="00C820BA">
          <w:rPr>
            <w:noProof/>
            <w:webHidden/>
          </w:rPr>
          <w:t>9</w:t>
        </w:r>
      </w:ins>
      <w:ins w:id="1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 w:author="Miguel Centeno Muñoz" w:date="2014-07-28T01:13:00Z"/>
          <w:noProof/>
        </w:rPr>
      </w:pPr>
      <w:ins w:id="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1.1.- Motivación</w:t>
        </w:r>
        <w:r>
          <w:rPr>
            <w:noProof/>
            <w:webHidden/>
          </w:rPr>
          <w:tab/>
        </w:r>
        <w:r>
          <w:rPr>
            <w:noProof/>
            <w:webHidden/>
          </w:rPr>
          <w:fldChar w:fldCharType="begin"/>
        </w:r>
        <w:r>
          <w:rPr>
            <w:noProof/>
            <w:webHidden/>
          </w:rPr>
          <w:instrText xml:space="preserve"> PAGEREF _Toc394273332 \h </w:instrText>
        </w:r>
      </w:ins>
      <w:r>
        <w:rPr>
          <w:noProof/>
          <w:webHidden/>
        </w:rPr>
      </w:r>
      <w:r>
        <w:rPr>
          <w:noProof/>
          <w:webHidden/>
        </w:rPr>
        <w:fldChar w:fldCharType="separate"/>
      </w:r>
      <w:ins w:id="15" w:author="Miguel Centeno Muñoz" w:date="2014-07-28T01:14:00Z">
        <w:r w:rsidR="00C820BA">
          <w:rPr>
            <w:noProof/>
            <w:webHidden/>
          </w:rPr>
          <w:t>9</w:t>
        </w:r>
      </w:ins>
      <w:ins w:id="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 w:author="Miguel Centeno Muñoz" w:date="2014-07-28T01:13:00Z"/>
          <w:noProof/>
        </w:rPr>
      </w:pPr>
      <w:ins w:id="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 Objetivos del proyecto</w:t>
        </w:r>
        <w:r>
          <w:rPr>
            <w:noProof/>
            <w:webHidden/>
          </w:rPr>
          <w:tab/>
        </w:r>
        <w:r>
          <w:rPr>
            <w:noProof/>
            <w:webHidden/>
          </w:rPr>
          <w:fldChar w:fldCharType="begin"/>
        </w:r>
        <w:r>
          <w:rPr>
            <w:noProof/>
            <w:webHidden/>
          </w:rPr>
          <w:instrText xml:space="preserve"> PAGEREF _Toc394273333 \h </w:instrText>
        </w:r>
      </w:ins>
      <w:r>
        <w:rPr>
          <w:noProof/>
          <w:webHidden/>
        </w:rPr>
      </w:r>
      <w:r>
        <w:rPr>
          <w:noProof/>
          <w:webHidden/>
        </w:rPr>
        <w:fldChar w:fldCharType="separate"/>
      </w:r>
      <w:ins w:id="19" w:author="Miguel Centeno Muñoz" w:date="2014-07-28T01:14:00Z">
        <w:r w:rsidR="00C820BA">
          <w:rPr>
            <w:noProof/>
            <w:webHidden/>
          </w:rPr>
          <w:t>10</w:t>
        </w:r>
      </w:ins>
      <w:ins w:id="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 w:author="Miguel Centeno Muñoz" w:date="2014-07-28T01:13:00Z"/>
          <w:rFonts w:eastAsiaTheme="minorEastAsia"/>
          <w:noProof/>
          <w:lang w:eastAsia="es-ES"/>
        </w:rPr>
      </w:pPr>
      <w:ins w:id="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1.2.1.- Objetivos docentes</w:t>
        </w:r>
        <w:r>
          <w:rPr>
            <w:noProof/>
            <w:webHidden/>
          </w:rPr>
          <w:tab/>
        </w:r>
        <w:r>
          <w:rPr>
            <w:noProof/>
            <w:webHidden/>
          </w:rPr>
          <w:fldChar w:fldCharType="begin"/>
        </w:r>
        <w:r>
          <w:rPr>
            <w:noProof/>
            <w:webHidden/>
          </w:rPr>
          <w:instrText xml:space="preserve"> PAGEREF _Toc394273334 \h </w:instrText>
        </w:r>
      </w:ins>
      <w:r>
        <w:rPr>
          <w:noProof/>
          <w:webHidden/>
        </w:rPr>
      </w:r>
      <w:r>
        <w:rPr>
          <w:noProof/>
          <w:webHidden/>
        </w:rPr>
        <w:fldChar w:fldCharType="separate"/>
      </w:r>
      <w:ins w:id="23" w:author="Miguel Centeno Muñoz" w:date="2014-07-28T01:14:00Z">
        <w:r w:rsidR="00C820BA">
          <w:rPr>
            <w:noProof/>
            <w:webHidden/>
          </w:rPr>
          <w:t>10</w:t>
        </w:r>
      </w:ins>
      <w:ins w:id="2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5" w:author="Miguel Centeno Muñoz" w:date="2014-07-28T01:13:00Z"/>
          <w:rFonts w:eastAsiaTheme="minorEastAsia"/>
          <w:noProof/>
          <w:lang w:eastAsia="es-ES"/>
        </w:rPr>
      </w:pPr>
      <w:ins w:id="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1.2.2.- Objetivos técnicos</w:t>
        </w:r>
        <w:r>
          <w:rPr>
            <w:noProof/>
            <w:webHidden/>
          </w:rPr>
          <w:tab/>
        </w:r>
        <w:r>
          <w:rPr>
            <w:noProof/>
            <w:webHidden/>
          </w:rPr>
          <w:fldChar w:fldCharType="begin"/>
        </w:r>
        <w:r>
          <w:rPr>
            <w:noProof/>
            <w:webHidden/>
          </w:rPr>
          <w:instrText xml:space="preserve"> PAGEREF _Toc394273335 \h </w:instrText>
        </w:r>
      </w:ins>
      <w:r>
        <w:rPr>
          <w:noProof/>
          <w:webHidden/>
        </w:rPr>
      </w:r>
      <w:r>
        <w:rPr>
          <w:noProof/>
          <w:webHidden/>
        </w:rPr>
        <w:fldChar w:fldCharType="separate"/>
      </w:r>
      <w:ins w:id="27" w:author="Miguel Centeno Muñoz" w:date="2014-07-28T01:14:00Z">
        <w:r w:rsidR="00C820BA">
          <w:rPr>
            <w:noProof/>
            <w:webHidden/>
          </w:rPr>
          <w:t>10</w:t>
        </w:r>
      </w:ins>
      <w:ins w:id="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9" w:author="Miguel Centeno Muñoz" w:date="2014-07-28T01:13:00Z"/>
          <w:noProof/>
        </w:rPr>
      </w:pPr>
      <w:ins w:id="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1.3.- Desarrollo del proyecto</w:t>
        </w:r>
        <w:r>
          <w:rPr>
            <w:noProof/>
            <w:webHidden/>
          </w:rPr>
          <w:tab/>
        </w:r>
        <w:r>
          <w:rPr>
            <w:noProof/>
            <w:webHidden/>
          </w:rPr>
          <w:fldChar w:fldCharType="begin"/>
        </w:r>
        <w:r>
          <w:rPr>
            <w:noProof/>
            <w:webHidden/>
          </w:rPr>
          <w:instrText xml:space="preserve"> PAGEREF _Toc394273336 \h </w:instrText>
        </w:r>
      </w:ins>
      <w:r>
        <w:rPr>
          <w:noProof/>
          <w:webHidden/>
        </w:rPr>
      </w:r>
      <w:r>
        <w:rPr>
          <w:noProof/>
          <w:webHidden/>
        </w:rPr>
        <w:fldChar w:fldCharType="separate"/>
      </w:r>
      <w:ins w:id="31" w:author="Miguel Centeno Muñoz" w:date="2014-07-28T01:14:00Z">
        <w:r w:rsidR="00C820BA">
          <w:rPr>
            <w:noProof/>
            <w:webHidden/>
          </w:rPr>
          <w:t>10</w:t>
        </w:r>
      </w:ins>
      <w:ins w:id="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33" w:author="Miguel Centeno Muñoz" w:date="2014-07-28T01:13:00Z"/>
          <w:noProof/>
        </w:rPr>
      </w:pPr>
      <w:ins w:id="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1.4 Estructura del documento</w:t>
        </w:r>
        <w:r>
          <w:rPr>
            <w:noProof/>
            <w:webHidden/>
          </w:rPr>
          <w:tab/>
        </w:r>
        <w:r>
          <w:rPr>
            <w:noProof/>
            <w:webHidden/>
          </w:rPr>
          <w:fldChar w:fldCharType="begin"/>
        </w:r>
        <w:r>
          <w:rPr>
            <w:noProof/>
            <w:webHidden/>
          </w:rPr>
          <w:instrText xml:space="preserve"> PAGEREF _Toc394273337 \h </w:instrText>
        </w:r>
      </w:ins>
      <w:r>
        <w:rPr>
          <w:noProof/>
          <w:webHidden/>
        </w:rPr>
      </w:r>
      <w:r>
        <w:rPr>
          <w:noProof/>
          <w:webHidden/>
        </w:rPr>
        <w:fldChar w:fldCharType="separate"/>
      </w:r>
      <w:ins w:id="35" w:author="Miguel Centeno Muñoz" w:date="2014-07-28T01:14:00Z">
        <w:r w:rsidR="00C820BA">
          <w:rPr>
            <w:noProof/>
            <w:webHidden/>
          </w:rPr>
          <w:t>11</w:t>
        </w:r>
      </w:ins>
      <w:ins w:id="36"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37" w:author="Miguel Centeno Muñoz" w:date="2014-07-28T01:13:00Z"/>
          <w:rFonts w:cstheme="minorBidi"/>
          <w:b w:val="0"/>
          <w:bCs w:val="0"/>
          <w:i w:val="0"/>
          <w:iCs w:val="0"/>
          <w:noProof/>
          <w:color w:val="auto"/>
          <w:sz w:val="22"/>
        </w:rPr>
      </w:pPr>
      <w:ins w:id="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 Planificación</w:t>
        </w:r>
        <w:r>
          <w:rPr>
            <w:noProof/>
            <w:webHidden/>
          </w:rPr>
          <w:tab/>
        </w:r>
        <w:r>
          <w:rPr>
            <w:noProof/>
            <w:webHidden/>
          </w:rPr>
          <w:fldChar w:fldCharType="begin"/>
        </w:r>
        <w:r>
          <w:rPr>
            <w:noProof/>
            <w:webHidden/>
          </w:rPr>
          <w:instrText xml:space="preserve"> PAGEREF _Toc394273338 \h </w:instrText>
        </w:r>
      </w:ins>
      <w:r>
        <w:rPr>
          <w:noProof/>
          <w:webHidden/>
        </w:rPr>
      </w:r>
      <w:r>
        <w:rPr>
          <w:noProof/>
          <w:webHidden/>
        </w:rPr>
        <w:fldChar w:fldCharType="separate"/>
      </w:r>
      <w:ins w:id="39" w:author="Miguel Centeno Muñoz" w:date="2014-07-28T01:14:00Z">
        <w:r w:rsidR="00C820BA">
          <w:rPr>
            <w:noProof/>
            <w:webHidden/>
          </w:rPr>
          <w:t>12</w:t>
        </w:r>
      </w:ins>
      <w:ins w:id="4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41" w:author="Miguel Centeno Muñoz" w:date="2014-07-28T01:13:00Z"/>
          <w:noProof/>
        </w:rPr>
      </w:pPr>
      <w:ins w:id="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 Planificación temporal</w:t>
        </w:r>
        <w:r>
          <w:rPr>
            <w:noProof/>
            <w:webHidden/>
          </w:rPr>
          <w:tab/>
        </w:r>
        <w:r>
          <w:rPr>
            <w:noProof/>
            <w:webHidden/>
          </w:rPr>
          <w:fldChar w:fldCharType="begin"/>
        </w:r>
        <w:r>
          <w:rPr>
            <w:noProof/>
            <w:webHidden/>
          </w:rPr>
          <w:instrText xml:space="preserve"> PAGEREF _Toc394273339 \h </w:instrText>
        </w:r>
      </w:ins>
      <w:r>
        <w:rPr>
          <w:noProof/>
          <w:webHidden/>
        </w:rPr>
      </w:r>
      <w:r>
        <w:rPr>
          <w:noProof/>
          <w:webHidden/>
        </w:rPr>
        <w:fldChar w:fldCharType="separate"/>
      </w:r>
      <w:ins w:id="43" w:author="Miguel Centeno Muñoz" w:date="2014-07-28T01:14:00Z">
        <w:r w:rsidR="00C820BA">
          <w:rPr>
            <w:noProof/>
            <w:webHidden/>
          </w:rPr>
          <w:t>12</w:t>
        </w:r>
      </w:ins>
      <w:ins w:id="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5" w:author="Miguel Centeno Muñoz" w:date="2014-07-28T01:13:00Z"/>
          <w:rFonts w:eastAsiaTheme="minorEastAsia"/>
          <w:noProof/>
          <w:lang w:eastAsia="es-ES"/>
        </w:rPr>
      </w:pPr>
      <w:ins w:id="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2.1.1. Estimación de tiempos</w:t>
        </w:r>
        <w:r>
          <w:rPr>
            <w:noProof/>
            <w:webHidden/>
          </w:rPr>
          <w:tab/>
        </w:r>
        <w:r>
          <w:rPr>
            <w:noProof/>
            <w:webHidden/>
          </w:rPr>
          <w:fldChar w:fldCharType="begin"/>
        </w:r>
        <w:r>
          <w:rPr>
            <w:noProof/>
            <w:webHidden/>
          </w:rPr>
          <w:instrText xml:space="preserve"> PAGEREF _Toc394273340 \h </w:instrText>
        </w:r>
      </w:ins>
      <w:r>
        <w:rPr>
          <w:noProof/>
          <w:webHidden/>
        </w:rPr>
      </w:r>
      <w:r>
        <w:rPr>
          <w:noProof/>
          <w:webHidden/>
        </w:rPr>
        <w:fldChar w:fldCharType="separate"/>
      </w:r>
      <w:ins w:id="47" w:author="Miguel Centeno Muñoz" w:date="2014-07-28T01:14:00Z">
        <w:r w:rsidR="00C820BA">
          <w:rPr>
            <w:noProof/>
            <w:webHidden/>
          </w:rPr>
          <w:t>12</w:t>
        </w:r>
      </w:ins>
      <w:ins w:id="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9" w:author="Miguel Centeno Muñoz" w:date="2014-07-28T01:13:00Z"/>
          <w:rFonts w:eastAsiaTheme="minorEastAsia"/>
          <w:noProof/>
          <w:lang w:eastAsia="es-ES"/>
        </w:rPr>
      </w:pPr>
      <w:ins w:id="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2.1.2.- Desviación respecto estimación de tiempos</w:t>
        </w:r>
        <w:r>
          <w:rPr>
            <w:noProof/>
            <w:webHidden/>
          </w:rPr>
          <w:tab/>
        </w:r>
        <w:r>
          <w:rPr>
            <w:noProof/>
            <w:webHidden/>
          </w:rPr>
          <w:fldChar w:fldCharType="begin"/>
        </w:r>
        <w:r>
          <w:rPr>
            <w:noProof/>
            <w:webHidden/>
          </w:rPr>
          <w:instrText xml:space="preserve"> PAGEREF _Toc394273341 \h </w:instrText>
        </w:r>
      </w:ins>
      <w:r>
        <w:rPr>
          <w:noProof/>
          <w:webHidden/>
        </w:rPr>
      </w:r>
      <w:r>
        <w:rPr>
          <w:noProof/>
          <w:webHidden/>
        </w:rPr>
        <w:fldChar w:fldCharType="separate"/>
      </w:r>
      <w:ins w:id="51" w:author="Miguel Centeno Muñoz" w:date="2014-07-28T01:14:00Z">
        <w:r w:rsidR="00C820BA">
          <w:rPr>
            <w:noProof/>
            <w:webHidden/>
          </w:rPr>
          <w:t>13</w:t>
        </w:r>
      </w:ins>
      <w:ins w:id="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53" w:author="Miguel Centeno Muñoz" w:date="2014-07-28T01:13:00Z"/>
          <w:noProof/>
        </w:rPr>
      </w:pPr>
      <w:ins w:id="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 Planificación de costes</w:t>
        </w:r>
        <w:r>
          <w:rPr>
            <w:noProof/>
            <w:webHidden/>
          </w:rPr>
          <w:tab/>
        </w:r>
        <w:r>
          <w:rPr>
            <w:noProof/>
            <w:webHidden/>
          </w:rPr>
          <w:fldChar w:fldCharType="begin"/>
        </w:r>
        <w:r>
          <w:rPr>
            <w:noProof/>
            <w:webHidden/>
          </w:rPr>
          <w:instrText xml:space="preserve"> PAGEREF _Toc394273342 \h </w:instrText>
        </w:r>
      </w:ins>
      <w:r>
        <w:rPr>
          <w:noProof/>
          <w:webHidden/>
        </w:rPr>
      </w:r>
      <w:r>
        <w:rPr>
          <w:noProof/>
          <w:webHidden/>
        </w:rPr>
        <w:fldChar w:fldCharType="separate"/>
      </w:r>
      <w:ins w:id="55" w:author="Miguel Centeno Muñoz" w:date="2014-07-28T01:14:00Z">
        <w:r w:rsidR="00C820BA">
          <w:rPr>
            <w:noProof/>
            <w:webHidden/>
          </w:rPr>
          <w:t>13</w:t>
        </w:r>
      </w:ins>
      <w:ins w:id="5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57" w:author="Miguel Centeno Muñoz" w:date="2014-07-28T01:13:00Z"/>
          <w:rFonts w:eastAsiaTheme="minorEastAsia"/>
          <w:noProof/>
          <w:lang w:eastAsia="es-ES"/>
        </w:rPr>
      </w:pPr>
      <w:ins w:id="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2.2.1.- Estimación de costes</w:t>
        </w:r>
        <w:r>
          <w:rPr>
            <w:noProof/>
            <w:webHidden/>
          </w:rPr>
          <w:tab/>
        </w:r>
        <w:r>
          <w:rPr>
            <w:noProof/>
            <w:webHidden/>
          </w:rPr>
          <w:fldChar w:fldCharType="begin"/>
        </w:r>
        <w:r>
          <w:rPr>
            <w:noProof/>
            <w:webHidden/>
          </w:rPr>
          <w:instrText xml:space="preserve"> PAGEREF _Toc394273343 \h </w:instrText>
        </w:r>
      </w:ins>
      <w:r>
        <w:rPr>
          <w:noProof/>
          <w:webHidden/>
        </w:rPr>
      </w:r>
      <w:r>
        <w:rPr>
          <w:noProof/>
          <w:webHidden/>
        </w:rPr>
        <w:fldChar w:fldCharType="separate"/>
      </w:r>
      <w:ins w:id="59" w:author="Miguel Centeno Muñoz" w:date="2014-07-28T01:14:00Z">
        <w:r w:rsidR="00C820BA">
          <w:rPr>
            <w:noProof/>
            <w:webHidden/>
          </w:rPr>
          <w:t>13</w:t>
        </w:r>
      </w:ins>
      <w:ins w:id="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61" w:author="Miguel Centeno Muñoz" w:date="2014-07-28T01:13:00Z"/>
          <w:rFonts w:eastAsiaTheme="minorEastAsia"/>
          <w:noProof/>
          <w:lang w:eastAsia="es-ES"/>
        </w:rPr>
      </w:pPr>
      <w:ins w:id="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2.2.2- Desviación respecto estimación de costes</w:t>
        </w:r>
        <w:r>
          <w:rPr>
            <w:noProof/>
            <w:webHidden/>
          </w:rPr>
          <w:tab/>
        </w:r>
        <w:r>
          <w:rPr>
            <w:noProof/>
            <w:webHidden/>
          </w:rPr>
          <w:fldChar w:fldCharType="begin"/>
        </w:r>
        <w:r>
          <w:rPr>
            <w:noProof/>
            <w:webHidden/>
          </w:rPr>
          <w:instrText xml:space="preserve"> PAGEREF _Toc394273344 \h </w:instrText>
        </w:r>
      </w:ins>
      <w:r>
        <w:rPr>
          <w:noProof/>
          <w:webHidden/>
        </w:rPr>
      </w:r>
      <w:r>
        <w:rPr>
          <w:noProof/>
          <w:webHidden/>
        </w:rPr>
        <w:fldChar w:fldCharType="separate"/>
      </w:r>
      <w:ins w:id="63" w:author="Miguel Centeno Muñoz" w:date="2014-07-28T01:14:00Z">
        <w:r w:rsidR="00C820BA">
          <w:rPr>
            <w:noProof/>
            <w:webHidden/>
          </w:rPr>
          <w:t>13</w:t>
        </w:r>
      </w:ins>
      <w:ins w:id="64"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65" w:author="Miguel Centeno Muñoz" w:date="2014-07-28T01:13:00Z"/>
          <w:rFonts w:cstheme="minorBidi"/>
          <w:b w:val="0"/>
          <w:bCs w:val="0"/>
          <w:noProof/>
          <w:color w:val="auto"/>
          <w:sz w:val="22"/>
          <w:szCs w:val="22"/>
        </w:rPr>
      </w:pPr>
      <w:ins w:id="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 Materias relacionadas</w:t>
        </w:r>
        <w:r>
          <w:rPr>
            <w:noProof/>
            <w:webHidden/>
          </w:rPr>
          <w:tab/>
        </w:r>
        <w:r>
          <w:rPr>
            <w:noProof/>
            <w:webHidden/>
          </w:rPr>
          <w:fldChar w:fldCharType="begin"/>
        </w:r>
        <w:r>
          <w:rPr>
            <w:noProof/>
            <w:webHidden/>
          </w:rPr>
          <w:instrText xml:space="preserve"> PAGEREF _Toc394273345 \h </w:instrText>
        </w:r>
      </w:ins>
      <w:r>
        <w:rPr>
          <w:noProof/>
          <w:webHidden/>
        </w:rPr>
      </w:r>
      <w:r>
        <w:rPr>
          <w:noProof/>
          <w:webHidden/>
        </w:rPr>
        <w:fldChar w:fldCharType="separate"/>
      </w:r>
      <w:ins w:id="67" w:author="Miguel Centeno Muñoz" w:date="2014-07-28T01:14:00Z">
        <w:r w:rsidR="00C820BA">
          <w:rPr>
            <w:noProof/>
            <w:webHidden/>
          </w:rPr>
          <w:t>14</w:t>
        </w:r>
      </w:ins>
      <w:ins w:id="6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69" w:author="Miguel Centeno Muñoz" w:date="2014-07-28T01:13:00Z"/>
          <w:rFonts w:cstheme="minorBidi"/>
          <w:b w:val="0"/>
          <w:bCs w:val="0"/>
          <w:i w:val="0"/>
          <w:iCs w:val="0"/>
          <w:noProof/>
          <w:color w:val="auto"/>
          <w:sz w:val="22"/>
        </w:rPr>
      </w:pPr>
      <w:ins w:id="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 Materias relacionadas </w:t>
        </w:r>
        <w:r w:rsidRPr="001640A0">
          <w:rPr>
            <w:rStyle w:val="Hipervnculo"/>
            <w:noProof/>
            <w:highlight w:val="yellow"/>
          </w:rPr>
          <w:t>(faltan referencias)</w:t>
        </w:r>
        <w:r>
          <w:rPr>
            <w:noProof/>
            <w:webHidden/>
          </w:rPr>
          <w:tab/>
        </w:r>
        <w:r>
          <w:rPr>
            <w:noProof/>
            <w:webHidden/>
          </w:rPr>
          <w:fldChar w:fldCharType="begin"/>
        </w:r>
        <w:r>
          <w:rPr>
            <w:noProof/>
            <w:webHidden/>
          </w:rPr>
          <w:instrText xml:space="preserve"> PAGEREF _Toc394273346 \h </w:instrText>
        </w:r>
      </w:ins>
      <w:r>
        <w:rPr>
          <w:noProof/>
          <w:webHidden/>
        </w:rPr>
      </w:r>
      <w:r>
        <w:rPr>
          <w:noProof/>
          <w:webHidden/>
        </w:rPr>
        <w:fldChar w:fldCharType="separate"/>
      </w:r>
      <w:ins w:id="71" w:author="Miguel Centeno Muñoz" w:date="2014-07-28T01:14:00Z">
        <w:r w:rsidR="00C820BA">
          <w:rPr>
            <w:noProof/>
            <w:webHidden/>
          </w:rPr>
          <w:t>16</w:t>
        </w:r>
      </w:ins>
      <w:ins w:id="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3" w:author="Miguel Centeno Muñoz" w:date="2014-07-28T01:13:00Z"/>
          <w:noProof/>
        </w:rPr>
      </w:pPr>
      <w:ins w:id="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3.1.- Google Web Toolkit (GWT)</w:t>
        </w:r>
        <w:r>
          <w:rPr>
            <w:noProof/>
            <w:webHidden/>
          </w:rPr>
          <w:tab/>
        </w:r>
        <w:r>
          <w:rPr>
            <w:noProof/>
            <w:webHidden/>
          </w:rPr>
          <w:fldChar w:fldCharType="begin"/>
        </w:r>
        <w:r>
          <w:rPr>
            <w:noProof/>
            <w:webHidden/>
          </w:rPr>
          <w:instrText xml:space="preserve"> PAGEREF _Toc394273347 \h </w:instrText>
        </w:r>
      </w:ins>
      <w:r>
        <w:rPr>
          <w:noProof/>
          <w:webHidden/>
        </w:rPr>
      </w:r>
      <w:r>
        <w:rPr>
          <w:noProof/>
          <w:webHidden/>
        </w:rPr>
        <w:fldChar w:fldCharType="separate"/>
      </w:r>
      <w:ins w:id="75" w:author="Miguel Centeno Muñoz" w:date="2014-07-28T01:14:00Z">
        <w:r w:rsidR="00C820BA">
          <w:rPr>
            <w:noProof/>
            <w:webHidden/>
          </w:rPr>
          <w:t>16</w:t>
        </w:r>
      </w:ins>
      <w:ins w:id="7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7" w:author="Miguel Centeno Muñoz" w:date="2014-07-28T01:13:00Z"/>
          <w:noProof/>
        </w:rPr>
      </w:pPr>
      <w:ins w:id="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 AJAX y cómo GWT hace uso de él</w:t>
        </w:r>
        <w:r>
          <w:rPr>
            <w:noProof/>
            <w:webHidden/>
          </w:rPr>
          <w:tab/>
        </w:r>
        <w:r>
          <w:rPr>
            <w:noProof/>
            <w:webHidden/>
          </w:rPr>
          <w:fldChar w:fldCharType="begin"/>
        </w:r>
        <w:r>
          <w:rPr>
            <w:noProof/>
            <w:webHidden/>
          </w:rPr>
          <w:instrText xml:space="preserve"> PAGEREF _Toc394273348 \h </w:instrText>
        </w:r>
      </w:ins>
      <w:r>
        <w:rPr>
          <w:noProof/>
          <w:webHidden/>
        </w:rPr>
      </w:r>
      <w:r>
        <w:rPr>
          <w:noProof/>
          <w:webHidden/>
        </w:rPr>
        <w:fldChar w:fldCharType="separate"/>
      </w:r>
      <w:ins w:id="79" w:author="Miguel Centeno Muñoz" w:date="2014-07-28T01:14:00Z">
        <w:r w:rsidR="00C820BA">
          <w:rPr>
            <w:noProof/>
            <w:webHidden/>
          </w:rPr>
          <w:t>18</w:t>
        </w:r>
      </w:ins>
      <w:ins w:id="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1" w:author="Miguel Centeno Muñoz" w:date="2014-07-28T01:13:00Z"/>
          <w:rFonts w:eastAsiaTheme="minorEastAsia"/>
          <w:noProof/>
          <w:lang w:eastAsia="es-ES"/>
        </w:rPr>
      </w:pPr>
      <w:ins w:id="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3.2.1.- ¿Por qué AJAX?</w:t>
        </w:r>
        <w:r>
          <w:rPr>
            <w:noProof/>
            <w:webHidden/>
          </w:rPr>
          <w:tab/>
        </w:r>
        <w:r>
          <w:rPr>
            <w:noProof/>
            <w:webHidden/>
          </w:rPr>
          <w:fldChar w:fldCharType="begin"/>
        </w:r>
        <w:r>
          <w:rPr>
            <w:noProof/>
            <w:webHidden/>
          </w:rPr>
          <w:instrText xml:space="preserve"> PAGEREF _Toc394273349 \h </w:instrText>
        </w:r>
      </w:ins>
      <w:r>
        <w:rPr>
          <w:noProof/>
          <w:webHidden/>
        </w:rPr>
      </w:r>
      <w:r>
        <w:rPr>
          <w:noProof/>
          <w:webHidden/>
        </w:rPr>
        <w:fldChar w:fldCharType="separate"/>
      </w:r>
      <w:ins w:id="83" w:author="Miguel Centeno Muñoz" w:date="2014-07-28T01:14:00Z">
        <w:r w:rsidR="00C820BA">
          <w:rPr>
            <w:noProof/>
            <w:webHidden/>
          </w:rPr>
          <w:t>18</w:t>
        </w:r>
      </w:ins>
      <w:ins w:id="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5" w:author="Miguel Centeno Muñoz" w:date="2014-07-28T01:13:00Z"/>
          <w:rFonts w:eastAsiaTheme="minorEastAsia"/>
          <w:noProof/>
          <w:lang w:eastAsia="es-ES"/>
        </w:rPr>
      </w:pPr>
      <w:ins w:id="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3.2.2.- ¿Qué hace GWT por JavaScript y AJAX?</w:t>
        </w:r>
        <w:r>
          <w:rPr>
            <w:noProof/>
            <w:webHidden/>
          </w:rPr>
          <w:tab/>
        </w:r>
        <w:r>
          <w:rPr>
            <w:noProof/>
            <w:webHidden/>
          </w:rPr>
          <w:fldChar w:fldCharType="begin"/>
        </w:r>
        <w:r>
          <w:rPr>
            <w:noProof/>
            <w:webHidden/>
          </w:rPr>
          <w:instrText xml:space="preserve"> PAGEREF _Toc394273350 \h </w:instrText>
        </w:r>
      </w:ins>
      <w:r>
        <w:rPr>
          <w:noProof/>
          <w:webHidden/>
        </w:rPr>
      </w:r>
      <w:r>
        <w:rPr>
          <w:noProof/>
          <w:webHidden/>
        </w:rPr>
        <w:fldChar w:fldCharType="separate"/>
      </w:r>
      <w:ins w:id="87" w:author="Miguel Centeno Muñoz" w:date="2014-07-28T01:14:00Z">
        <w:r w:rsidR="00C820BA">
          <w:rPr>
            <w:noProof/>
            <w:webHidden/>
          </w:rPr>
          <w:t>18</w:t>
        </w:r>
      </w:ins>
      <w:ins w:id="8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89" w:author="Miguel Centeno Muñoz" w:date="2014-07-28T01:13:00Z"/>
          <w:noProof/>
        </w:rPr>
      </w:pPr>
      <w:ins w:id="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_Toc394273351 \h </w:instrText>
        </w:r>
      </w:ins>
      <w:r>
        <w:rPr>
          <w:noProof/>
          <w:webHidden/>
        </w:rPr>
      </w:r>
      <w:r>
        <w:rPr>
          <w:noProof/>
          <w:webHidden/>
        </w:rPr>
        <w:fldChar w:fldCharType="separate"/>
      </w:r>
      <w:ins w:id="91" w:author="Miguel Centeno Muñoz" w:date="2014-07-28T01:14:00Z">
        <w:r w:rsidR="00C820BA">
          <w:rPr>
            <w:noProof/>
            <w:webHidden/>
          </w:rPr>
          <w:t>19</w:t>
        </w:r>
      </w:ins>
      <w:ins w:id="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3" w:author="Miguel Centeno Muñoz" w:date="2014-07-28T01:13:00Z"/>
          <w:noProof/>
        </w:rPr>
      </w:pPr>
      <w:ins w:id="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3.4.- MVP aplicado a Gwt: </w:t>
        </w:r>
        <w:r w:rsidRPr="001640A0">
          <w:rPr>
            <w:rStyle w:val="Hipervnculo"/>
            <w:noProof/>
            <w:highlight w:val="yellow"/>
          </w:rPr>
          <w:t>No terminado</w:t>
        </w:r>
        <w:r>
          <w:rPr>
            <w:noProof/>
            <w:webHidden/>
          </w:rPr>
          <w:tab/>
        </w:r>
        <w:r>
          <w:rPr>
            <w:noProof/>
            <w:webHidden/>
          </w:rPr>
          <w:fldChar w:fldCharType="begin"/>
        </w:r>
        <w:r>
          <w:rPr>
            <w:noProof/>
            <w:webHidden/>
          </w:rPr>
          <w:instrText xml:space="preserve"> PAGEREF _Toc394273352 \h </w:instrText>
        </w:r>
      </w:ins>
      <w:r>
        <w:rPr>
          <w:noProof/>
          <w:webHidden/>
        </w:rPr>
      </w:r>
      <w:r>
        <w:rPr>
          <w:noProof/>
          <w:webHidden/>
        </w:rPr>
        <w:fldChar w:fldCharType="separate"/>
      </w:r>
      <w:ins w:id="95" w:author="Miguel Centeno Muñoz" w:date="2014-07-28T01:14:00Z">
        <w:r w:rsidR="00C820BA">
          <w:rPr>
            <w:noProof/>
            <w:webHidden/>
          </w:rPr>
          <w:t>21</w:t>
        </w:r>
      </w:ins>
      <w:ins w:id="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7" w:author="Miguel Centeno Muñoz" w:date="2014-07-28T01:13:00Z"/>
          <w:noProof/>
        </w:rPr>
      </w:pPr>
      <w:ins w:id="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3.5.- Datastore y Google App Engine (uso de JDO)</w:t>
        </w:r>
        <w:r>
          <w:rPr>
            <w:noProof/>
            <w:webHidden/>
          </w:rPr>
          <w:tab/>
        </w:r>
        <w:r>
          <w:rPr>
            <w:noProof/>
            <w:webHidden/>
          </w:rPr>
          <w:fldChar w:fldCharType="begin"/>
        </w:r>
        <w:r>
          <w:rPr>
            <w:noProof/>
            <w:webHidden/>
          </w:rPr>
          <w:instrText xml:space="preserve"> PAGEREF _Toc394273353 \h </w:instrText>
        </w:r>
      </w:ins>
      <w:r>
        <w:rPr>
          <w:noProof/>
          <w:webHidden/>
        </w:rPr>
      </w:r>
      <w:r>
        <w:rPr>
          <w:noProof/>
          <w:webHidden/>
        </w:rPr>
        <w:fldChar w:fldCharType="separate"/>
      </w:r>
      <w:ins w:id="99" w:author="Miguel Centeno Muñoz" w:date="2014-07-28T01:14:00Z">
        <w:r w:rsidR="00C820BA">
          <w:rPr>
            <w:noProof/>
            <w:webHidden/>
          </w:rPr>
          <w:t>22</w:t>
        </w:r>
      </w:ins>
      <w:ins w:id="1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01" w:author="Miguel Centeno Muñoz" w:date="2014-07-28T01:13:00Z"/>
          <w:noProof/>
        </w:rPr>
      </w:pPr>
      <w:ins w:id="1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 Control de versiones</w:t>
        </w:r>
        <w:r>
          <w:rPr>
            <w:noProof/>
            <w:webHidden/>
          </w:rPr>
          <w:tab/>
        </w:r>
        <w:r>
          <w:rPr>
            <w:noProof/>
            <w:webHidden/>
          </w:rPr>
          <w:fldChar w:fldCharType="begin"/>
        </w:r>
        <w:r>
          <w:rPr>
            <w:noProof/>
            <w:webHidden/>
          </w:rPr>
          <w:instrText xml:space="preserve"> PAGEREF _Toc394273354 \h </w:instrText>
        </w:r>
      </w:ins>
      <w:r>
        <w:rPr>
          <w:noProof/>
          <w:webHidden/>
        </w:rPr>
      </w:r>
      <w:r>
        <w:rPr>
          <w:noProof/>
          <w:webHidden/>
        </w:rPr>
        <w:fldChar w:fldCharType="separate"/>
      </w:r>
      <w:ins w:id="103" w:author="Miguel Centeno Muñoz" w:date="2014-07-28T01:14:00Z">
        <w:r w:rsidR="00C820BA">
          <w:rPr>
            <w:noProof/>
            <w:webHidden/>
          </w:rPr>
          <w:t>22</w:t>
        </w:r>
      </w:ins>
      <w:ins w:id="10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5" w:author="Miguel Centeno Muñoz" w:date="2014-07-28T01:13:00Z"/>
          <w:rFonts w:eastAsiaTheme="minorEastAsia"/>
          <w:noProof/>
          <w:lang w:eastAsia="es-ES"/>
        </w:rPr>
      </w:pPr>
      <w:ins w:id="1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3.6.1.- Git</w:t>
        </w:r>
        <w:r>
          <w:rPr>
            <w:noProof/>
            <w:webHidden/>
          </w:rPr>
          <w:tab/>
        </w:r>
        <w:r>
          <w:rPr>
            <w:noProof/>
            <w:webHidden/>
          </w:rPr>
          <w:fldChar w:fldCharType="begin"/>
        </w:r>
        <w:r>
          <w:rPr>
            <w:noProof/>
            <w:webHidden/>
          </w:rPr>
          <w:instrText xml:space="preserve"> PAGEREF _Toc394273355 \h </w:instrText>
        </w:r>
      </w:ins>
      <w:r>
        <w:rPr>
          <w:noProof/>
          <w:webHidden/>
        </w:rPr>
      </w:r>
      <w:r>
        <w:rPr>
          <w:noProof/>
          <w:webHidden/>
        </w:rPr>
        <w:fldChar w:fldCharType="separate"/>
      </w:r>
      <w:ins w:id="107" w:author="Miguel Centeno Muñoz" w:date="2014-07-28T01:14:00Z">
        <w:r w:rsidR="00C820BA">
          <w:rPr>
            <w:noProof/>
            <w:webHidden/>
          </w:rPr>
          <w:t>22</w:t>
        </w:r>
      </w:ins>
      <w:ins w:id="10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9" w:author="Miguel Centeno Muñoz" w:date="2014-07-28T01:13:00Z"/>
          <w:rFonts w:eastAsiaTheme="minorEastAsia"/>
          <w:noProof/>
          <w:lang w:eastAsia="es-ES"/>
        </w:rPr>
      </w:pPr>
      <w:ins w:id="1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3.6.2. Comandos básicos de Git</w:t>
        </w:r>
        <w:r>
          <w:rPr>
            <w:noProof/>
            <w:webHidden/>
          </w:rPr>
          <w:tab/>
        </w:r>
        <w:r>
          <w:rPr>
            <w:noProof/>
            <w:webHidden/>
          </w:rPr>
          <w:fldChar w:fldCharType="begin"/>
        </w:r>
        <w:r>
          <w:rPr>
            <w:noProof/>
            <w:webHidden/>
          </w:rPr>
          <w:instrText xml:space="preserve"> PAGEREF _Toc394273356 \h </w:instrText>
        </w:r>
      </w:ins>
      <w:r>
        <w:rPr>
          <w:noProof/>
          <w:webHidden/>
        </w:rPr>
      </w:r>
      <w:r>
        <w:rPr>
          <w:noProof/>
          <w:webHidden/>
        </w:rPr>
        <w:fldChar w:fldCharType="separate"/>
      </w:r>
      <w:ins w:id="111" w:author="Miguel Centeno Muñoz" w:date="2014-07-28T01:14:00Z">
        <w:r w:rsidR="00C820BA">
          <w:rPr>
            <w:noProof/>
            <w:webHidden/>
          </w:rPr>
          <w:t>23</w:t>
        </w:r>
      </w:ins>
      <w:ins w:id="1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13" w:author="Miguel Centeno Muñoz" w:date="2014-07-28T01:13:00Z"/>
          <w:rFonts w:eastAsiaTheme="minorEastAsia"/>
          <w:noProof/>
          <w:lang w:eastAsia="es-ES"/>
        </w:rPr>
      </w:pPr>
      <w:ins w:id="1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3.6.3.- Uso de Git</w:t>
        </w:r>
        <w:r>
          <w:rPr>
            <w:noProof/>
            <w:webHidden/>
          </w:rPr>
          <w:tab/>
        </w:r>
        <w:r>
          <w:rPr>
            <w:noProof/>
            <w:webHidden/>
          </w:rPr>
          <w:fldChar w:fldCharType="begin"/>
        </w:r>
        <w:r>
          <w:rPr>
            <w:noProof/>
            <w:webHidden/>
          </w:rPr>
          <w:instrText xml:space="preserve"> PAGEREF _Toc394273357 \h </w:instrText>
        </w:r>
      </w:ins>
      <w:r>
        <w:rPr>
          <w:noProof/>
          <w:webHidden/>
        </w:rPr>
      </w:r>
      <w:r>
        <w:rPr>
          <w:noProof/>
          <w:webHidden/>
        </w:rPr>
        <w:fldChar w:fldCharType="separate"/>
      </w:r>
      <w:ins w:id="115" w:author="Miguel Centeno Muñoz" w:date="2014-07-28T01:14:00Z">
        <w:r w:rsidR="00C820BA">
          <w:rPr>
            <w:noProof/>
            <w:webHidden/>
          </w:rPr>
          <w:t>24</w:t>
        </w:r>
      </w:ins>
      <w:ins w:id="1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17" w:author="Miguel Centeno Muñoz" w:date="2014-07-28T01:13:00Z"/>
          <w:noProof/>
        </w:rPr>
      </w:pPr>
      <w:ins w:id="118"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"_Toc394273358"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3.7.- Projetsii</w:t>
        </w:r>
        <w:r>
          <w:rPr>
            <w:noProof/>
            <w:webHidden/>
          </w:rPr>
          <w:tab/>
        </w:r>
        <w:r>
          <w:rPr>
            <w:noProof/>
            <w:webHidden/>
          </w:rPr>
          <w:fldChar w:fldCharType="begin"/>
        </w:r>
        <w:r>
          <w:rPr>
            <w:noProof/>
            <w:webHidden/>
          </w:rPr>
          <w:instrText xml:space="preserve"> PAGEREF _Toc394273358 \h </w:instrText>
        </w:r>
      </w:ins>
      <w:r>
        <w:rPr>
          <w:noProof/>
          <w:webHidden/>
        </w:rPr>
      </w:r>
      <w:r>
        <w:rPr>
          <w:noProof/>
          <w:webHidden/>
        </w:rPr>
        <w:fldChar w:fldCharType="separate"/>
      </w:r>
      <w:ins w:id="119" w:author="Miguel Centeno Muñoz" w:date="2014-07-28T01:14:00Z">
        <w:r w:rsidR="00C820BA">
          <w:rPr>
            <w:noProof/>
            <w:webHidden/>
          </w:rPr>
          <w:t>26</w:t>
        </w:r>
      </w:ins>
      <w:ins w:id="120"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121" w:author="Miguel Centeno Muñoz" w:date="2014-07-28T01:13:00Z"/>
          <w:rFonts w:cstheme="minorBidi"/>
          <w:b w:val="0"/>
          <w:bCs w:val="0"/>
          <w:noProof/>
          <w:color w:val="auto"/>
          <w:sz w:val="22"/>
          <w:szCs w:val="22"/>
        </w:rPr>
      </w:pPr>
      <w:ins w:id="1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III.- Sistema desarrollado</w:t>
        </w:r>
        <w:r>
          <w:rPr>
            <w:noProof/>
            <w:webHidden/>
          </w:rPr>
          <w:tab/>
        </w:r>
        <w:r>
          <w:rPr>
            <w:noProof/>
            <w:webHidden/>
          </w:rPr>
          <w:fldChar w:fldCharType="begin"/>
        </w:r>
        <w:r>
          <w:rPr>
            <w:noProof/>
            <w:webHidden/>
          </w:rPr>
          <w:instrText xml:space="preserve"> PAGEREF _Toc394273359 \h </w:instrText>
        </w:r>
      </w:ins>
      <w:r>
        <w:rPr>
          <w:noProof/>
          <w:webHidden/>
        </w:rPr>
      </w:r>
      <w:r>
        <w:rPr>
          <w:noProof/>
          <w:webHidden/>
        </w:rPr>
        <w:fldChar w:fldCharType="separate"/>
      </w:r>
      <w:ins w:id="123" w:author="Miguel Centeno Muñoz" w:date="2014-07-28T01:14:00Z">
        <w:r w:rsidR="00C820BA">
          <w:rPr>
            <w:noProof/>
            <w:webHidden/>
          </w:rPr>
          <w:t>28</w:t>
        </w:r>
      </w:ins>
      <w:ins w:id="12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25" w:author="Miguel Centeno Muñoz" w:date="2014-07-28T01:13:00Z"/>
          <w:rFonts w:cstheme="minorBidi"/>
          <w:b w:val="0"/>
          <w:bCs w:val="0"/>
          <w:i w:val="0"/>
          <w:iCs w:val="0"/>
          <w:noProof/>
          <w:color w:val="auto"/>
          <w:sz w:val="22"/>
        </w:rPr>
      </w:pPr>
      <w:ins w:id="1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 Dominio del problema</w:t>
        </w:r>
        <w:r>
          <w:rPr>
            <w:noProof/>
            <w:webHidden/>
          </w:rPr>
          <w:tab/>
        </w:r>
        <w:r>
          <w:rPr>
            <w:noProof/>
            <w:webHidden/>
          </w:rPr>
          <w:fldChar w:fldCharType="begin"/>
        </w:r>
        <w:r>
          <w:rPr>
            <w:noProof/>
            <w:webHidden/>
          </w:rPr>
          <w:instrText xml:space="preserve"> PAGEREF _Toc394273360 \h </w:instrText>
        </w:r>
      </w:ins>
      <w:r>
        <w:rPr>
          <w:noProof/>
          <w:webHidden/>
        </w:rPr>
      </w:r>
      <w:r>
        <w:rPr>
          <w:noProof/>
          <w:webHidden/>
        </w:rPr>
        <w:fldChar w:fldCharType="separate"/>
      </w:r>
      <w:ins w:id="127" w:author="Miguel Centeno Muñoz" w:date="2014-07-28T01:14:00Z">
        <w:r w:rsidR="00C820BA">
          <w:rPr>
            <w:noProof/>
            <w:webHidden/>
          </w:rPr>
          <w:t>30</w:t>
        </w:r>
      </w:ins>
      <w:ins w:id="1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29" w:author="Miguel Centeno Muñoz" w:date="2014-07-28T01:13:00Z"/>
          <w:noProof/>
        </w:rPr>
      </w:pPr>
      <w:ins w:id="1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4.1.- Descripción del problema</w:t>
        </w:r>
        <w:r>
          <w:rPr>
            <w:noProof/>
            <w:webHidden/>
          </w:rPr>
          <w:tab/>
        </w:r>
        <w:r>
          <w:rPr>
            <w:noProof/>
            <w:webHidden/>
          </w:rPr>
          <w:fldChar w:fldCharType="begin"/>
        </w:r>
        <w:r>
          <w:rPr>
            <w:noProof/>
            <w:webHidden/>
          </w:rPr>
          <w:instrText xml:space="preserve"> PAGEREF _Toc394273361 \h </w:instrText>
        </w:r>
      </w:ins>
      <w:r>
        <w:rPr>
          <w:noProof/>
          <w:webHidden/>
        </w:rPr>
      </w:r>
      <w:r>
        <w:rPr>
          <w:noProof/>
          <w:webHidden/>
        </w:rPr>
        <w:fldChar w:fldCharType="separate"/>
      </w:r>
      <w:ins w:id="131" w:author="Miguel Centeno Muñoz" w:date="2014-07-28T01:14:00Z">
        <w:r w:rsidR="00C820BA">
          <w:rPr>
            <w:noProof/>
            <w:webHidden/>
          </w:rPr>
          <w:t>30</w:t>
        </w:r>
      </w:ins>
      <w:ins w:id="1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3" w:author="Miguel Centeno Muñoz" w:date="2014-07-28T01:13:00Z"/>
          <w:noProof/>
        </w:rPr>
      </w:pPr>
      <w:ins w:id="1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4.2.- Descripción del sistema actual</w:t>
        </w:r>
        <w:r>
          <w:rPr>
            <w:noProof/>
            <w:webHidden/>
          </w:rPr>
          <w:tab/>
        </w:r>
        <w:r>
          <w:rPr>
            <w:noProof/>
            <w:webHidden/>
          </w:rPr>
          <w:fldChar w:fldCharType="begin"/>
        </w:r>
        <w:r>
          <w:rPr>
            <w:noProof/>
            <w:webHidden/>
          </w:rPr>
          <w:instrText xml:space="preserve"> PAGEREF _Toc394273362 \h </w:instrText>
        </w:r>
      </w:ins>
      <w:r>
        <w:rPr>
          <w:noProof/>
          <w:webHidden/>
        </w:rPr>
      </w:r>
      <w:r>
        <w:rPr>
          <w:noProof/>
          <w:webHidden/>
        </w:rPr>
        <w:fldChar w:fldCharType="separate"/>
      </w:r>
      <w:ins w:id="135" w:author="Miguel Centeno Muñoz" w:date="2014-07-28T01:14:00Z">
        <w:r w:rsidR="00C820BA">
          <w:rPr>
            <w:noProof/>
            <w:webHidden/>
          </w:rPr>
          <w:t>30</w:t>
        </w:r>
      </w:ins>
      <w:ins w:id="13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7" w:author="Miguel Centeno Muñoz" w:date="2014-07-28T01:13:00Z"/>
          <w:noProof/>
        </w:rPr>
      </w:pPr>
      <w:ins w:id="1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4.3.- Glosario de términos</w:t>
        </w:r>
        <w:r>
          <w:rPr>
            <w:noProof/>
            <w:webHidden/>
          </w:rPr>
          <w:tab/>
        </w:r>
        <w:r>
          <w:rPr>
            <w:noProof/>
            <w:webHidden/>
          </w:rPr>
          <w:fldChar w:fldCharType="begin"/>
        </w:r>
        <w:r>
          <w:rPr>
            <w:noProof/>
            <w:webHidden/>
          </w:rPr>
          <w:instrText xml:space="preserve"> PAGEREF _Toc394273363 \h </w:instrText>
        </w:r>
      </w:ins>
      <w:r>
        <w:rPr>
          <w:noProof/>
          <w:webHidden/>
        </w:rPr>
      </w:r>
      <w:r>
        <w:rPr>
          <w:noProof/>
          <w:webHidden/>
        </w:rPr>
        <w:fldChar w:fldCharType="separate"/>
      </w:r>
      <w:ins w:id="139" w:author="Miguel Centeno Muñoz" w:date="2014-07-28T01:14:00Z">
        <w:r w:rsidR="00C820BA">
          <w:rPr>
            <w:noProof/>
            <w:webHidden/>
          </w:rPr>
          <w:t>31</w:t>
        </w:r>
      </w:ins>
      <w:ins w:id="14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41" w:author="Miguel Centeno Muñoz" w:date="2014-07-28T01:13:00Z"/>
          <w:rFonts w:cstheme="minorBidi"/>
          <w:b w:val="0"/>
          <w:bCs w:val="0"/>
          <w:i w:val="0"/>
          <w:iCs w:val="0"/>
          <w:noProof/>
          <w:color w:val="auto"/>
          <w:sz w:val="22"/>
        </w:rPr>
      </w:pPr>
      <w:ins w:id="1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 Visión general del sistema desarrollado</w:t>
        </w:r>
        <w:r>
          <w:rPr>
            <w:noProof/>
            <w:webHidden/>
          </w:rPr>
          <w:tab/>
        </w:r>
        <w:r>
          <w:rPr>
            <w:noProof/>
            <w:webHidden/>
          </w:rPr>
          <w:fldChar w:fldCharType="begin"/>
        </w:r>
        <w:r>
          <w:rPr>
            <w:noProof/>
            <w:webHidden/>
          </w:rPr>
          <w:instrText xml:space="preserve"> PAGEREF _Toc394273364 \h </w:instrText>
        </w:r>
      </w:ins>
      <w:r>
        <w:rPr>
          <w:noProof/>
          <w:webHidden/>
        </w:rPr>
      </w:r>
      <w:r>
        <w:rPr>
          <w:noProof/>
          <w:webHidden/>
        </w:rPr>
        <w:fldChar w:fldCharType="separate"/>
      </w:r>
      <w:ins w:id="143" w:author="Miguel Centeno Muñoz" w:date="2014-07-28T01:14:00Z">
        <w:r w:rsidR="00C820BA">
          <w:rPr>
            <w:noProof/>
            <w:webHidden/>
          </w:rPr>
          <w:t>31</w:t>
        </w:r>
      </w:ins>
      <w:ins w:id="14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45" w:author="Miguel Centeno Muñoz" w:date="2014-07-28T01:13:00Z"/>
          <w:noProof/>
        </w:rPr>
      </w:pPr>
      <w:ins w:id="1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 Participantes en el proyecto</w:t>
        </w:r>
        <w:r>
          <w:rPr>
            <w:noProof/>
            <w:webHidden/>
          </w:rPr>
          <w:tab/>
        </w:r>
        <w:r>
          <w:rPr>
            <w:noProof/>
            <w:webHidden/>
          </w:rPr>
          <w:fldChar w:fldCharType="begin"/>
        </w:r>
        <w:r>
          <w:rPr>
            <w:noProof/>
            <w:webHidden/>
          </w:rPr>
          <w:instrText xml:space="preserve"> PAGEREF _Toc394273365 \h </w:instrText>
        </w:r>
      </w:ins>
      <w:r>
        <w:rPr>
          <w:noProof/>
          <w:webHidden/>
        </w:rPr>
      </w:r>
      <w:r>
        <w:rPr>
          <w:noProof/>
          <w:webHidden/>
        </w:rPr>
        <w:fldChar w:fldCharType="separate"/>
      </w:r>
      <w:ins w:id="147" w:author="Miguel Centeno Muñoz" w:date="2014-07-28T01:14:00Z">
        <w:r w:rsidR="00C820BA">
          <w:rPr>
            <w:noProof/>
            <w:webHidden/>
          </w:rPr>
          <w:t>31</w:t>
        </w:r>
      </w:ins>
      <w:ins w:id="1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49" w:author="Miguel Centeno Muñoz" w:date="2014-07-28T01:13:00Z"/>
          <w:rFonts w:eastAsiaTheme="minorEastAsia"/>
          <w:noProof/>
          <w:lang w:eastAsia="es-ES"/>
        </w:rPr>
      </w:pPr>
      <w:ins w:id="1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5.1.1.- Participantes</w:t>
        </w:r>
        <w:r>
          <w:rPr>
            <w:noProof/>
            <w:webHidden/>
          </w:rPr>
          <w:tab/>
        </w:r>
        <w:r>
          <w:rPr>
            <w:noProof/>
            <w:webHidden/>
          </w:rPr>
          <w:fldChar w:fldCharType="begin"/>
        </w:r>
        <w:r>
          <w:rPr>
            <w:noProof/>
            <w:webHidden/>
          </w:rPr>
          <w:instrText xml:space="preserve"> PAGEREF _Toc394273366 \h </w:instrText>
        </w:r>
      </w:ins>
      <w:r>
        <w:rPr>
          <w:noProof/>
          <w:webHidden/>
        </w:rPr>
      </w:r>
      <w:r>
        <w:rPr>
          <w:noProof/>
          <w:webHidden/>
        </w:rPr>
        <w:fldChar w:fldCharType="separate"/>
      </w:r>
      <w:ins w:id="151" w:author="Miguel Centeno Muñoz" w:date="2014-07-28T01:14:00Z">
        <w:r w:rsidR="00C820BA">
          <w:rPr>
            <w:noProof/>
            <w:webHidden/>
          </w:rPr>
          <w:t>31</w:t>
        </w:r>
      </w:ins>
      <w:ins w:id="15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53" w:author="Miguel Centeno Muñoz" w:date="2014-07-28T01:13:00Z"/>
          <w:rFonts w:eastAsiaTheme="minorEastAsia"/>
          <w:noProof/>
          <w:lang w:eastAsia="es-ES"/>
        </w:rPr>
      </w:pPr>
      <w:ins w:id="1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"_Toc394273367"</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5.1.2.- </w:t>
        </w:r>
        <w:r w:rsidRPr="001640A0">
          <w:rPr>
            <w:rStyle w:val="Hipervnculo"/>
            <w:noProof/>
          </w:rPr>
          <w:t>Organizaciones</w:t>
        </w:r>
        <w:r>
          <w:rPr>
            <w:noProof/>
            <w:webHidden/>
          </w:rPr>
          <w:tab/>
        </w:r>
        <w:r>
          <w:rPr>
            <w:noProof/>
            <w:webHidden/>
          </w:rPr>
          <w:fldChar w:fldCharType="begin"/>
        </w:r>
        <w:r>
          <w:rPr>
            <w:noProof/>
            <w:webHidden/>
          </w:rPr>
          <w:instrText xml:space="preserve"> PAGEREF _Toc394273367 \h </w:instrText>
        </w:r>
      </w:ins>
      <w:r>
        <w:rPr>
          <w:noProof/>
          <w:webHidden/>
        </w:rPr>
      </w:r>
      <w:r>
        <w:rPr>
          <w:noProof/>
          <w:webHidden/>
        </w:rPr>
        <w:fldChar w:fldCharType="separate"/>
      </w:r>
      <w:ins w:id="155" w:author="Miguel Centeno Muñoz" w:date="2014-07-28T01:14:00Z">
        <w:r w:rsidR="00C820BA">
          <w:rPr>
            <w:noProof/>
            <w:webHidden/>
          </w:rPr>
          <w:t>31</w:t>
        </w:r>
      </w:ins>
      <w:ins w:id="1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57" w:author="Miguel Centeno Muñoz" w:date="2014-07-28T01:13:00Z"/>
          <w:noProof/>
        </w:rPr>
      </w:pPr>
      <w:ins w:id="1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"_Toc394273368"</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5.2.- </w:t>
        </w:r>
        <w:r w:rsidRPr="001640A0">
          <w:rPr>
            <w:rStyle w:val="Hipervnculo"/>
            <w:noProof/>
          </w:rPr>
          <w:t>Objetivos</w:t>
        </w:r>
        <w:r w:rsidRPr="001640A0">
          <w:rPr>
            <w:rStyle w:val="Hipervnculo"/>
            <w:noProof/>
            <w:lang w:val="en-US"/>
          </w:rPr>
          <w:t xml:space="preserve"> del </w:t>
        </w:r>
        <w:r w:rsidRPr="001640A0">
          <w:rPr>
            <w:rStyle w:val="Hipervnculo"/>
            <w:noProof/>
          </w:rPr>
          <w:t>sistema</w:t>
        </w:r>
        <w:r>
          <w:rPr>
            <w:noProof/>
            <w:webHidden/>
          </w:rPr>
          <w:tab/>
        </w:r>
        <w:r>
          <w:rPr>
            <w:noProof/>
            <w:webHidden/>
          </w:rPr>
          <w:fldChar w:fldCharType="begin"/>
        </w:r>
        <w:r>
          <w:rPr>
            <w:noProof/>
            <w:webHidden/>
          </w:rPr>
          <w:instrText xml:space="preserve"> PAGEREF _Toc394273368 \h </w:instrText>
        </w:r>
      </w:ins>
      <w:r>
        <w:rPr>
          <w:noProof/>
          <w:webHidden/>
        </w:rPr>
      </w:r>
      <w:r>
        <w:rPr>
          <w:noProof/>
          <w:webHidden/>
        </w:rPr>
        <w:fldChar w:fldCharType="separate"/>
      </w:r>
      <w:ins w:id="159" w:author="Miguel Centeno Muñoz" w:date="2014-07-28T01:14:00Z">
        <w:r w:rsidR="00C820BA">
          <w:rPr>
            <w:noProof/>
            <w:webHidden/>
          </w:rPr>
          <w:t>32</w:t>
        </w:r>
      </w:ins>
      <w:ins w:id="16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61" w:author="Miguel Centeno Muñoz" w:date="2014-07-28T01:13:00Z"/>
          <w:rFonts w:cstheme="minorBidi"/>
          <w:b w:val="0"/>
          <w:bCs w:val="0"/>
          <w:i w:val="0"/>
          <w:iCs w:val="0"/>
          <w:noProof/>
          <w:color w:val="auto"/>
          <w:sz w:val="22"/>
        </w:rPr>
      </w:pPr>
      <w:ins w:id="1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 Elicitación de requisitos</w:t>
        </w:r>
        <w:r>
          <w:rPr>
            <w:noProof/>
            <w:webHidden/>
          </w:rPr>
          <w:tab/>
        </w:r>
        <w:r>
          <w:rPr>
            <w:noProof/>
            <w:webHidden/>
          </w:rPr>
          <w:fldChar w:fldCharType="begin"/>
        </w:r>
        <w:r>
          <w:rPr>
            <w:noProof/>
            <w:webHidden/>
          </w:rPr>
          <w:instrText xml:space="preserve"> PAGEREF _Toc394273369 \h </w:instrText>
        </w:r>
      </w:ins>
      <w:r>
        <w:rPr>
          <w:noProof/>
          <w:webHidden/>
        </w:rPr>
      </w:r>
      <w:r>
        <w:rPr>
          <w:noProof/>
          <w:webHidden/>
        </w:rPr>
        <w:fldChar w:fldCharType="separate"/>
      </w:r>
      <w:ins w:id="163" w:author="Miguel Centeno Muñoz" w:date="2014-07-28T01:14:00Z">
        <w:r w:rsidR="00C820BA">
          <w:rPr>
            <w:noProof/>
            <w:webHidden/>
          </w:rPr>
          <w:t>34</w:t>
        </w:r>
      </w:ins>
      <w:ins w:id="16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5" w:author="Miguel Centeno Muñoz" w:date="2014-07-28T01:13:00Z"/>
          <w:noProof/>
        </w:rPr>
      </w:pPr>
      <w:ins w:id="1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6.1.- Requisitos de información</w:t>
        </w:r>
        <w:r>
          <w:rPr>
            <w:noProof/>
            <w:webHidden/>
          </w:rPr>
          <w:tab/>
        </w:r>
        <w:r>
          <w:rPr>
            <w:noProof/>
            <w:webHidden/>
          </w:rPr>
          <w:fldChar w:fldCharType="begin"/>
        </w:r>
        <w:r>
          <w:rPr>
            <w:noProof/>
            <w:webHidden/>
          </w:rPr>
          <w:instrText xml:space="preserve"> PAGEREF _Toc394273370 \h </w:instrText>
        </w:r>
      </w:ins>
      <w:r>
        <w:rPr>
          <w:noProof/>
          <w:webHidden/>
        </w:rPr>
      </w:r>
      <w:r>
        <w:rPr>
          <w:noProof/>
          <w:webHidden/>
        </w:rPr>
        <w:fldChar w:fldCharType="separate"/>
      </w:r>
      <w:ins w:id="167" w:author="Miguel Centeno Muñoz" w:date="2014-07-28T01:14:00Z">
        <w:r w:rsidR="00C820BA">
          <w:rPr>
            <w:noProof/>
            <w:webHidden/>
          </w:rPr>
          <w:t>34</w:t>
        </w:r>
      </w:ins>
      <w:ins w:id="16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9" w:author="Miguel Centeno Muñoz" w:date="2014-07-28T01:13:00Z"/>
          <w:noProof/>
        </w:rPr>
      </w:pPr>
      <w:ins w:id="1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6.2.- Reglas de negocio y restricciones</w:t>
        </w:r>
        <w:r>
          <w:rPr>
            <w:noProof/>
            <w:webHidden/>
          </w:rPr>
          <w:tab/>
        </w:r>
        <w:r>
          <w:rPr>
            <w:noProof/>
            <w:webHidden/>
          </w:rPr>
          <w:fldChar w:fldCharType="begin"/>
        </w:r>
        <w:r>
          <w:rPr>
            <w:noProof/>
            <w:webHidden/>
          </w:rPr>
          <w:instrText xml:space="preserve"> PAGEREF _Toc394273371 \h </w:instrText>
        </w:r>
      </w:ins>
      <w:r>
        <w:rPr>
          <w:noProof/>
          <w:webHidden/>
        </w:rPr>
      </w:r>
      <w:r>
        <w:rPr>
          <w:noProof/>
          <w:webHidden/>
        </w:rPr>
        <w:fldChar w:fldCharType="separate"/>
      </w:r>
      <w:ins w:id="171" w:author="Miguel Centeno Muñoz" w:date="2014-07-28T01:14:00Z">
        <w:r w:rsidR="00C820BA">
          <w:rPr>
            <w:noProof/>
            <w:webHidden/>
          </w:rPr>
          <w:t>36</w:t>
        </w:r>
      </w:ins>
      <w:ins w:id="1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3" w:author="Miguel Centeno Muñoz" w:date="2014-07-28T01:13:00Z"/>
          <w:noProof/>
        </w:rPr>
      </w:pPr>
      <w:ins w:id="1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funcionales</w:t>
        </w:r>
        <w:r>
          <w:rPr>
            <w:noProof/>
            <w:webHidden/>
          </w:rPr>
          <w:tab/>
        </w:r>
        <w:r>
          <w:rPr>
            <w:noProof/>
            <w:webHidden/>
          </w:rPr>
          <w:fldChar w:fldCharType="begin"/>
        </w:r>
        <w:r>
          <w:rPr>
            <w:noProof/>
            <w:webHidden/>
          </w:rPr>
          <w:instrText xml:space="preserve"> PAGEREF _Toc394273372 \h </w:instrText>
        </w:r>
      </w:ins>
      <w:r>
        <w:rPr>
          <w:noProof/>
          <w:webHidden/>
        </w:rPr>
      </w:r>
      <w:r>
        <w:rPr>
          <w:noProof/>
          <w:webHidden/>
        </w:rPr>
        <w:fldChar w:fldCharType="separate"/>
      </w:r>
      <w:ins w:id="175" w:author="Miguel Centeno Muñoz" w:date="2014-07-28T01:14:00Z">
        <w:r w:rsidR="00C820BA">
          <w:rPr>
            <w:noProof/>
            <w:webHidden/>
          </w:rPr>
          <w:t>37</w:t>
        </w:r>
      </w:ins>
      <w:ins w:id="1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77" w:author="Miguel Centeno Muñoz" w:date="2014-07-28T01:13:00Z"/>
          <w:rFonts w:eastAsiaTheme="minorEastAsia"/>
          <w:noProof/>
          <w:lang w:eastAsia="es-ES"/>
        </w:rPr>
      </w:pPr>
      <w:ins w:id="1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6.3.1 Diagrama de subsistemas del sistema</w:t>
        </w:r>
        <w:r>
          <w:rPr>
            <w:noProof/>
            <w:webHidden/>
          </w:rPr>
          <w:tab/>
        </w:r>
        <w:r>
          <w:rPr>
            <w:noProof/>
            <w:webHidden/>
          </w:rPr>
          <w:fldChar w:fldCharType="begin"/>
        </w:r>
        <w:r>
          <w:rPr>
            <w:noProof/>
            <w:webHidden/>
          </w:rPr>
          <w:instrText xml:space="preserve"> PAGEREF _Toc394273373 \h </w:instrText>
        </w:r>
      </w:ins>
      <w:r>
        <w:rPr>
          <w:noProof/>
          <w:webHidden/>
        </w:rPr>
      </w:r>
      <w:r>
        <w:rPr>
          <w:noProof/>
          <w:webHidden/>
        </w:rPr>
        <w:fldChar w:fldCharType="separate"/>
      </w:r>
      <w:ins w:id="179" w:author="Miguel Centeno Muñoz" w:date="2014-07-28T01:14:00Z">
        <w:r w:rsidR="00C820BA">
          <w:rPr>
            <w:noProof/>
            <w:webHidden/>
          </w:rPr>
          <w:t>37</w:t>
        </w:r>
      </w:ins>
      <w:ins w:id="1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1" w:author="Miguel Centeno Muñoz" w:date="2014-07-28T01:13:00Z"/>
          <w:rFonts w:eastAsiaTheme="minorEastAsia"/>
          <w:noProof/>
          <w:lang w:eastAsia="es-ES"/>
        </w:rPr>
      </w:pPr>
      <w:ins w:id="1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Diagramas de casos de uso</w:t>
        </w:r>
        <w:r>
          <w:rPr>
            <w:noProof/>
            <w:webHidden/>
          </w:rPr>
          <w:tab/>
        </w:r>
        <w:r>
          <w:rPr>
            <w:noProof/>
            <w:webHidden/>
          </w:rPr>
          <w:fldChar w:fldCharType="begin"/>
        </w:r>
        <w:r>
          <w:rPr>
            <w:noProof/>
            <w:webHidden/>
          </w:rPr>
          <w:instrText xml:space="preserve"> PAGEREF _Toc394273374 \h </w:instrText>
        </w:r>
      </w:ins>
      <w:r>
        <w:rPr>
          <w:noProof/>
          <w:webHidden/>
        </w:rPr>
      </w:r>
      <w:r>
        <w:rPr>
          <w:noProof/>
          <w:webHidden/>
        </w:rPr>
        <w:fldChar w:fldCharType="separate"/>
      </w:r>
      <w:ins w:id="183" w:author="Miguel Centeno Muñoz" w:date="2014-07-28T01:14:00Z">
        <w:r w:rsidR="00C820BA">
          <w:rPr>
            <w:noProof/>
            <w:webHidden/>
          </w:rPr>
          <w:t>37</w:t>
        </w:r>
      </w:ins>
      <w:ins w:id="1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5" w:author="Miguel Centeno Muñoz" w:date="2014-07-28T01:13:00Z"/>
          <w:rFonts w:eastAsiaTheme="minorEastAsia"/>
          <w:noProof/>
          <w:lang w:eastAsia="es-ES"/>
        </w:rPr>
      </w:pPr>
      <w:ins w:id="1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Definición de actores</w:t>
        </w:r>
        <w:r>
          <w:rPr>
            <w:noProof/>
            <w:webHidden/>
          </w:rPr>
          <w:tab/>
        </w:r>
        <w:r>
          <w:rPr>
            <w:noProof/>
            <w:webHidden/>
          </w:rPr>
          <w:fldChar w:fldCharType="begin"/>
        </w:r>
        <w:r>
          <w:rPr>
            <w:noProof/>
            <w:webHidden/>
          </w:rPr>
          <w:instrText xml:space="preserve"> PAGEREF _Toc394273375 \h </w:instrText>
        </w:r>
      </w:ins>
      <w:r>
        <w:rPr>
          <w:noProof/>
          <w:webHidden/>
        </w:rPr>
      </w:r>
      <w:r>
        <w:rPr>
          <w:noProof/>
          <w:webHidden/>
        </w:rPr>
        <w:fldChar w:fldCharType="separate"/>
      </w:r>
      <w:ins w:id="187" w:author="Miguel Centeno Muñoz" w:date="2014-07-28T01:14:00Z">
        <w:r w:rsidR="00C820BA">
          <w:rPr>
            <w:noProof/>
            <w:webHidden/>
          </w:rPr>
          <w:t>38</w:t>
        </w:r>
      </w:ins>
      <w:ins w:id="1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9" w:author="Miguel Centeno Muñoz" w:date="2014-07-28T01:13:00Z"/>
          <w:rFonts w:eastAsiaTheme="minorEastAsia"/>
          <w:noProof/>
          <w:lang w:eastAsia="es-ES"/>
        </w:rPr>
      </w:pPr>
      <w:ins w:id="1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6.3.3.- Casos de uso del sistema</w:t>
        </w:r>
        <w:r>
          <w:rPr>
            <w:noProof/>
            <w:webHidden/>
          </w:rPr>
          <w:tab/>
        </w:r>
        <w:r>
          <w:rPr>
            <w:noProof/>
            <w:webHidden/>
          </w:rPr>
          <w:fldChar w:fldCharType="begin"/>
        </w:r>
        <w:r>
          <w:rPr>
            <w:noProof/>
            <w:webHidden/>
          </w:rPr>
          <w:instrText xml:space="preserve"> PAGEREF _Toc394273376 \h </w:instrText>
        </w:r>
      </w:ins>
      <w:r>
        <w:rPr>
          <w:noProof/>
          <w:webHidden/>
        </w:rPr>
      </w:r>
      <w:r>
        <w:rPr>
          <w:noProof/>
          <w:webHidden/>
        </w:rPr>
        <w:fldChar w:fldCharType="separate"/>
      </w:r>
      <w:ins w:id="191" w:author="Miguel Centeno Muñoz" w:date="2014-07-28T01:14:00Z">
        <w:r w:rsidR="00C820BA">
          <w:rPr>
            <w:noProof/>
            <w:webHidden/>
          </w:rPr>
          <w:t>39</w:t>
        </w:r>
      </w:ins>
      <w:ins w:id="1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3" w:author="Miguel Centeno Muñoz" w:date="2014-07-28T01:13:00Z"/>
          <w:noProof/>
        </w:rPr>
      </w:pPr>
      <w:ins w:id="1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no funcionales</w:t>
        </w:r>
        <w:r>
          <w:rPr>
            <w:noProof/>
            <w:webHidden/>
          </w:rPr>
          <w:tab/>
        </w:r>
        <w:r>
          <w:rPr>
            <w:noProof/>
            <w:webHidden/>
          </w:rPr>
          <w:fldChar w:fldCharType="begin"/>
        </w:r>
        <w:r>
          <w:rPr>
            <w:noProof/>
            <w:webHidden/>
          </w:rPr>
          <w:instrText xml:space="preserve"> PAGEREF _Toc394273377 \h </w:instrText>
        </w:r>
      </w:ins>
      <w:r>
        <w:rPr>
          <w:noProof/>
          <w:webHidden/>
        </w:rPr>
      </w:r>
      <w:r>
        <w:rPr>
          <w:noProof/>
          <w:webHidden/>
        </w:rPr>
        <w:fldChar w:fldCharType="separate"/>
      </w:r>
      <w:ins w:id="195" w:author="Miguel Centeno Muñoz" w:date="2014-07-28T01:14:00Z">
        <w:r w:rsidR="00C820BA">
          <w:rPr>
            <w:noProof/>
            <w:webHidden/>
          </w:rPr>
          <w:t>45</w:t>
        </w:r>
      </w:ins>
      <w:ins w:id="1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7" w:author="Miguel Centeno Muñoz" w:date="2014-07-28T01:13:00Z"/>
          <w:noProof/>
        </w:rPr>
      </w:pPr>
      <w:ins w:id="1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6.4.- Matriz de rastreabilidad requisitos-objetivos</w:t>
        </w:r>
        <w:r>
          <w:rPr>
            <w:noProof/>
            <w:webHidden/>
          </w:rPr>
          <w:tab/>
        </w:r>
        <w:r>
          <w:rPr>
            <w:noProof/>
            <w:webHidden/>
          </w:rPr>
          <w:fldChar w:fldCharType="begin"/>
        </w:r>
        <w:r>
          <w:rPr>
            <w:noProof/>
            <w:webHidden/>
          </w:rPr>
          <w:instrText xml:space="preserve"> PAGEREF _Toc394273378 \h </w:instrText>
        </w:r>
      </w:ins>
      <w:r>
        <w:rPr>
          <w:noProof/>
          <w:webHidden/>
        </w:rPr>
      </w:r>
      <w:r>
        <w:rPr>
          <w:noProof/>
          <w:webHidden/>
        </w:rPr>
        <w:fldChar w:fldCharType="separate"/>
      </w:r>
      <w:ins w:id="199" w:author="Miguel Centeno Muñoz" w:date="2014-07-28T01:14:00Z">
        <w:r w:rsidR="00C820BA">
          <w:rPr>
            <w:noProof/>
            <w:webHidden/>
          </w:rPr>
          <w:t>46</w:t>
        </w:r>
      </w:ins>
      <w:ins w:id="2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1" w:author="Miguel Centeno Muñoz" w:date="2014-07-28T01:13:00Z"/>
          <w:noProof/>
        </w:rPr>
      </w:pPr>
      <w:ins w:id="2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_Toc394273379 \h </w:instrText>
        </w:r>
      </w:ins>
      <w:r>
        <w:rPr>
          <w:noProof/>
          <w:webHidden/>
        </w:rPr>
      </w:r>
      <w:r>
        <w:rPr>
          <w:noProof/>
          <w:webHidden/>
        </w:rPr>
        <w:fldChar w:fldCharType="separate"/>
      </w:r>
      <w:ins w:id="203" w:author="Miguel Centeno Muñoz" w:date="2014-07-28T01:14:00Z">
        <w:r w:rsidR="00C820BA">
          <w:rPr>
            <w:noProof/>
            <w:webHidden/>
          </w:rPr>
          <w:t>46</w:t>
        </w:r>
      </w:ins>
      <w:ins w:id="20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205" w:author="Miguel Centeno Muñoz" w:date="2014-07-28T01:13:00Z"/>
          <w:rFonts w:cstheme="minorBidi"/>
          <w:b w:val="0"/>
          <w:bCs w:val="0"/>
          <w:i w:val="0"/>
          <w:iCs w:val="0"/>
          <w:noProof/>
          <w:color w:val="auto"/>
          <w:sz w:val="22"/>
        </w:rPr>
      </w:pPr>
      <w:ins w:id="2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 Análisis de requisitos</w:t>
        </w:r>
        <w:r>
          <w:rPr>
            <w:noProof/>
            <w:webHidden/>
          </w:rPr>
          <w:tab/>
        </w:r>
        <w:r>
          <w:rPr>
            <w:noProof/>
            <w:webHidden/>
          </w:rPr>
          <w:fldChar w:fldCharType="begin"/>
        </w:r>
        <w:r>
          <w:rPr>
            <w:noProof/>
            <w:webHidden/>
          </w:rPr>
          <w:instrText xml:space="preserve"> PAGEREF _Toc394273380 \h </w:instrText>
        </w:r>
      </w:ins>
      <w:r>
        <w:rPr>
          <w:noProof/>
          <w:webHidden/>
        </w:rPr>
      </w:r>
      <w:r>
        <w:rPr>
          <w:noProof/>
          <w:webHidden/>
        </w:rPr>
        <w:fldChar w:fldCharType="separate"/>
      </w:r>
      <w:ins w:id="207" w:author="Miguel Centeno Muñoz" w:date="2014-07-28T01:14:00Z">
        <w:r w:rsidR="00C820BA">
          <w:rPr>
            <w:noProof/>
            <w:webHidden/>
          </w:rPr>
          <w:t>47</w:t>
        </w:r>
      </w:ins>
      <w:ins w:id="20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9" w:author="Miguel Centeno Muñoz" w:date="2014-07-28T01:13:00Z"/>
          <w:noProof/>
        </w:rPr>
      </w:pPr>
      <w:ins w:id="2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 Modelo estático del sistema</w:t>
        </w:r>
        <w:r>
          <w:rPr>
            <w:noProof/>
            <w:webHidden/>
          </w:rPr>
          <w:tab/>
        </w:r>
        <w:r>
          <w:rPr>
            <w:noProof/>
            <w:webHidden/>
          </w:rPr>
          <w:fldChar w:fldCharType="begin"/>
        </w:r>
        <w:r>
          <w:rPr>
            <w:noProof/>
            <w:webHidden/>
          </w:rPr>
          <w:instrText xml:space="preserve"> PAGEREF _Toc394273381 \h </w:instrText>
        </w:r>
      </w:ins>
      <w:r>
        <w:rPr>
          <w:noProof/>
          <w:webHidden/>
        </w:rPr>
      </w:r>
      <w:r>
        <w:rPr>
          <w:noProof/>
          <w:webHidden/>
        </w:rPr>
        <w:fldChar w:fldCharType="separate"/>
      </w:r>
      <w:ins w:id="211" w:author="Miguel Centeno Muñoz" w:date="2014-07-28T01:14:00Z">
        <w:r w:rsidR="00C820BA">
          <w:rPr>
            <w:noProof/>
            <w:webHidden/>
          </w:rPr>
          <w:t>47</w:t>
        </w:r>
      </w:ins>
      <w:ins w:id="2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3" w:author="Miguel Centeno Muñoz" w:date="2014-07-28T01:13:00Z"/>
          <w:rFonts w:eastAsiaTheme="minorEastAsia"/>
          <w:noProof/>
          <w:lang w:eastAsia="es-ES"/>
        </w:rPr>
      </w:pPr>
      <w:ins w:id="2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7.1.1.- Diagramas de tipos</w:t>
        </w:r>
        <w:r>
          <w:rPr>
            <w:noProof/>
            <w:webHidden/>
          </w:rPr>
          <w:tab/>
        </w:r>
        <w:r>
          <w:rPr>
            <w:noProof/>
            <w:webHidden/>
          </w:rPr>
          <w:fldChar w:fldCharType="begin"/>
        </w:r>
        <w:r>
          <w:rPr>
            <w:noProof/>
            <w:webHidden/>
          </w:rPr>
          <w:instrText xml:space="preserve"> PAGEREF _Toc394273382 \h </w:instrText>
        </w:r>
      </w:ins>
      <w:r>
        <w:rPr>
          <w:noProof/>
          <w:webHidden/>
        </w:rPr>
      </w:r>
      <w:r>
        <w:rPr>
          <w:noProof/>
          <w:webHidden/>
        </w:rPr>
        <w:fldChar w:fldCharType="separate"/>
      </w:r>
      <w:ins w:id="215" w:author="Miguel Centeno Muñoz" w:date="2014-07-28T01:14:00Z">
        <w:r w:rsidR="00C820BA">
          <w:rPr>
            <w:noProof/>
            <w:webHidden/>
          </w:rPr>
          <w:t>47</w:t>
        </w:r>
      </w:ins>
      <w:ins w:id="21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7" w:author="Miguel Centeno Muñoz" w:date="2014-07-28T01:13:00Z"/>
          <w:rFonts w:eastAsiaTheme="minorEastAsia"/>
          <w:noProof/>
          <w:lang w:eastAsia="es-ES"/>
        </w:rPr>
      </w:pPr>
      <w:ins w:id="2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7.1.2.- Escenario de prueba</w:t>
        </w:r>
        <w:r>
          <w:rPr>
            <w:noProof/>
            <w:webHidden/>
          </w:rPr>
          <w:tab/>
        </w:r>
        <w:r>
          <w:rPr>
            <w:noProof/>
            <w:webHidden/>
          </w:rPr>
          <w:fldChar w:fldCharType="begin"/>
        </w:r>
        <w:r>
          <w:rPr>
            <w:noProof/>
            <w:webHidden/>
          </w:rPr>
          <w:instrText xml:space="preserve"> PAGEREF _Toc394273383 \h </w:instrText>
        </w:r>
      </w:ins>
      <w:r>
        <w:rPr>
          <w:noProof/>
          <w:webHidden/>
        </w:rPr>
      </w:r>
      <w:r>
        <w:rPr>
          <w:noProof/>
          <w:webHidden/>
        </w:rPr>
        <w:fldChar w:fldCharType="separate"/>
      </w:r>
      <w:ins w:id="219" w:author="Miguel Centeno Muñoz" w:date="2014-07-28T01:14:00Z">
        <w:r w:rsidR="00C820BA">
          <w:rPr>
            <w:noProof/>
            <w:webHidden/>
          </w:rPr>
          <w:t>48</w:t>
        </w:r>
      </w:ins>
      <w:ins w:id="2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1" w:author="Miguel Centeno Muñoz" w:date="2014-07-28T01:13:00Z"/>
          <w:rFonts w:eastAsiaTheme="minorEastAsia"/>
          <w:noProof/>
          <w:lang w:eastAsia="es-ES"/>
        </w:rPr>
      </w:pPr>
      <w:ins w:id="2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7.1.3.- Tipos</w:t>
        </w:r>
        <w:r>
          <w:rPr>
            <w:noProof/>
            <w:webHidden/>
          </w:rPr>
          <w:tab/>
        </w:r>
        <w:r>
          <w:rPr>
            <w:noProof/>
            <w:webHidden/>
          </w:rPr>
          <w:fldChar w:fldCharType="begin"/>
        </w:r>
        <w:r>
          <w:rPr>
            <w:noProof/>
            <w:webHidden/>
          </w:rPr>
          <w:instrText xml:space="preserve"> PAGEREF _Toc394273384 \h </w:instrText>
        </w:r>
      </w:ins>
      <w:r>
        <w:rPr>
          <w:noProof/>
          <w:webHidden/>
        </w:rPr>
      </w:r>
      <w:r>
        <w:rPr>
          <w:noProof/>
          <w:webHidden/>
        </w:rPr>
        <w:fldChar w:fldCharType="separate"/>
      </w:r>
      <w:ins w:id="223" w:author="Miguel Centeno Muñoz" w:date="2014-07-28T01:14:00Z">
        <w:r w:rsidR="00C820BA">
          <w:rPr>
            <w:noProof/>
            <w:webHidden/>
          </w:rPr>
          <w:t>49</w:t>
        </w:r>
      </w:ins>
      <w:ins w:id="22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25" w:author="Miguel Centeno Muñoz" w:date="2014-07-28T01:13:00Z"/>
          <w:noProof/>
        </w:rPr>
      </w:pPr>
      <w:ins w:id="2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 Modelo dinámico del sistema</w:t>
        </w:r>
        <w:r>
          <w:rPr>
            <w:noProof/>
            <w:webHidden/>
          </w:rPr>
          <w:tab/>
        </w:r>
        <w:r>
          <w:rPr>
            <w:noProof/>
            <w:webHidden/>
          </w:rPr>
          <w:fldChar w:fldCharType="begin"/>
        </w:r>
        <w:r>
          <w:rPr>
            <w:noProof/>
            <w:webHidden/>
          </w:rPr>
          <w:instrText xml:space="preserve"> PAGEREF _Toc394273385 \h </w:instrText>
        </w:r>
      </w:ins>
      <w:r>
        <w:rPr>
          <w:noProof/>
          <w:webHidden/>
        </w:rPr>
      </w:r>
      <w:r>
        <w:rPr>
          <w:noProof/>
          <w:webHidden/>
        </w:rPr>
        <w:fldChar w:fldCharType="separate"/>
      </w:r>
      <w:ins w:id="227" w:author="Miguel Centeno Muñoz" w:date="2014-07-28T01:14:00Z">
        <w:r w:rsidR="00C820BA">
          <w:rPr>
            <w:noProof/>
            <w:webHidden/>
          </w:rPr>
          <w:t>53</w:t>
        </w:r>
      </w:ins>
      <w:ins w:id="22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9" w:author="Miguel Centeno Muñoz" w:date="2014-07-28T01:13:00Z"/>
          <w:rFonts w:eastAsiaTheme="minorEastAsia"/>
          <w:noProof/>
          <w:lang w:eastAsia="es-ES"/>
        </w:rPr>
      </w:pPr>
      <w:ins w:id="2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7.2.1.- Subsistema de gestión de usuarios</w:t>
        </w:r>
        <w:r>
          <w:rPr>
            <w:noProof/>
            <w:webHidden/>
          </w:rPr>
          <w:tab/>
        </w:r>
        <w:r>
          <w:rPr>
            <w:noProof/>
            <w:webHidden/>
          </w:rPr>
          <w:fldChar w:fldCharType="begin"/>
        </w:r>
        <w:r>
          <w:rPr>
            <w:noProof/>
            <w:webHidden/>
          </w:rPr>
          <w:instrText xml:space="preserve"> PAGEREF _Toc394273386 \h </w:instrText>
        </w:r>
      </w:ins>
      <w:r>
        <w:rPr>
          <w:noProof/>
          <w:webHidden/>
        </w:rPr>
      </w:r>
      <w:r>
        <w:rPr>
          <w:noProof/>
          <w:webHidden/>
        </w:rPr>
        <w:fldChar w:fldCharType="separate"/>
      </w:r>
      <w:ins w:id="231" w:author="Miguel Centeno Muñoz" w:date="2014-07-28T01:14:00Z">
        <w:r w:rsidR="00C820BA">
          <w:rPr>
            <w:noProof/>
            <w:webHidden/>
          </w:rPr>
          <w:t>53</w:t>
        </w:r>
      </w:ins>
      <w:ins w:id="23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3" w:author="Miguel Centeno Muñoz" w:date="2014-07-28T01:13:00Z"/>
          <w:rFonts w:eastAsiaTheme="minorEastAsia"/>
          <w:noProof/>
          <w:lang w:eastAsia="es-ES"/>
        </w:rPr>
      </w:pPr>
      <w:ins w:id="2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"_Toc394273387"</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_Toc394273387 \h </w:instrText>
        </w:r>
      </w:ins>
      <w:r>
        <w:rPr>
          <w:noProof/>
          <w:webHidden/>
        </w:rPr>
      </w:r>
      <w:r>
        <w:rPr>
          <w:noProof/>
          <w:webHidden/>
        </w:rPr>
        <w:fldChar w:fldCharType="separate"/>
      </w:r>
      <w:ins w:id="235" w:author="Miguel Centeno Muñoz" w:date="2014-07-28T01:14:00Z">
        <w:r w:rsidR="00C820BA">
          <w:rPr>
            <w:noProof/>
            <w:webHidden/>
          </w:rPr>
          <w:t>53</w:t>
        </w:r>
      </w:ins>
      <w:ins w:id="23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7" w:author="Miguel Centeno Muñoz" w:date="2014-07-28T01:13:00Z"/>
          <w:rFonts w:eastAsiaTheme="minorEastAsia"/>
          <w:noProof/>
          <w:lang w:eastAsia="es-ES"/>
        </w:rPr>
      </w:pPr>
      <w:ins w:id="2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"_Toc394273388"</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_Toc394273388 \h </w:instrText>
        </w:r>
      </w:ins>
      <w:r>
        <w:rPr>
          <w:noProof/>
          <w:webHidden/>
        </w:rPr>
      </w:r>
      <w:r>
        <w:rPr>
          <w:noProof/>
          <w:webHidden/>
        </w:rPr>
        <w:fldChar w:fldCharType="separate"/>
      </w:r>
      <w:ins w:id="239" w:author="Miguel Centeno Muñoz" w:date="2014-07-28T01:14:00Z">
        <w:r w:rsidR="00C820BA">
          <w:rPr>
            <w:noProof/>
            <w:webHidden/>
          </w:rPr>
          <w:t>54</w:t>
        </w:r>
      </w:ins>
      <w:ins w:id="24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1" w:author="Miguel Centeno Muñoz" w:date="2014-07-28T01:13:00Z"/>
          <w:rFonts w:eastAsiaTheme="minorEastAsia"/>
          <w:noProof/>
          <w:lang w:eastAsia="es-ES"/>
        </w:rPr>
      </w:pPr>
      <w:ins w:id="242"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"_Toc394273389"</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_Toc394273389 \h </w:instrText>
        </w:r>
      </w:ins>
      <w:r>
        <w:rPr>
          <w:noProof/>
          <w:webHidden/>
        </w:rPr>
      </w:r>
      <w:r>
        <w:rPr>
          <w:noProof/>
          <w:webHidden/>
        </w:rPr>
        <w:fldChar w:fldCharType="separate"/>
      </w:r>
      <w:ins w:id="243" w:author="Miguel Centeno Muñoz" w:date="2014-07-28T01:14:00Z">
        <w:r w:rsidR="00C820BA">
          <w:rPr>
            <w:noProof/>
            <w:webHidden/>
          </w:rPr>
          <w:t>54</w:t>
        </w:r>
      </w:ins>
      <w:ins w:id="2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5" w:author="Miguel Centeno Muñoz" w:date="2014-07-28T01:13:00Z"/>
          <w:rFonts w:eastAsiaTheme="minorEastAsia"/>
          <w:noProof/>
          <w:lang w:eastAsia="es-ES"/>
        </w:rPr>
      </w:pPr>
      <w:ins w:id="2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7.2.2.- Subsistema de gestión de rutas</w:t>
        </w:r>
        <w:r>
          <w:rPr>
            <w:noProof/>
            <w:webHidden/>
          </w:rPr>
          <w:tab/>
        </w:r>
        <w:r>
          <w:rPr>
            <w:noProof/>
            <w:webHidden/>
          </w:rPr>
          <w:fldChar w:fldCharType="begin"/>
        </w:r>
        <w:r>
          <w:rPr>
            <w:noProof/>
            <w:webHidden/>
          </w:rPr>
          <w:instrText xml:space="preserve"> PAGEREF _Toc394273390 \h </w:instrText>
        </w:r>
      </w:ins>
      <w:r>
        <w:rPr>
          <w:noProof/>
          <w:webHidden/>
        </w:rPr>
      </w:r>
      <w:r>
        <w:rPr>
          <w:noProof/>
          <w:webHidden/>
        </w:rPr>
        <w:fldChar w:fldCharType="separate"/>
      </w:r>
      <w:ins w:id="247" w:author="Miguel Centeno Muñoz" w:date="2014-07-28T01:14:00Z">
        <w:r w:rsidR="00C820BA">
          <w:rPr>
            <w:noProof/>
            <w:webHidden/>
          </w:rPr>
          <w:t>55</w:t>
        </w:r>
      </w:ins>
      <w:ins w:id="24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49" w:author="Miguel Centeno Muñoz" w:date="2014-07-28T01:13:00Z"/>
          <w:noProof/>
        </w:rPr>
      </w:pPr>
      <w:ins w:id="2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"_Toc394273391"</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_Toc394273391 \h </w:instrText>
        </w:r>
      </w:ins>
      <w:r>
        <w:rPr>
          <w:noProof/>
          <w:webHidden/>
        </w:rPr>
      </w:r>
      <w:r>
        <w:rPr>
          <w:noProof/>
          <w:webHidden/>
        </w:rPr>
        <w:fldChar w:fldCharType="separate"/>
      </w:r>
      <w:ins w:id="251" w:author="Miguel Centeno Muñoz" w:date="2014-07-28T01:14:00Z">
        <w:r w:rsidR="00C820BA">
          <w:rPr>
            <w:noProof/>
            <w:webHidden/>
          </w:rPr>
          <w:t>56</w:t>
        </w:r>
      </w:ins>
      <w:ins w:id="2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3" w:author="Miguel Centeno Muñoz" w:date="2014-07-28T01:13:00Z"/>
          <w:noProof/>
        </w:rPr>
      </w:pPr>
      <w:ins w:id="2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"_Toc394273392"</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_Toc394273392 \h </w:instrText>
        </w:r>
      </w:ins>
      <w:r>
        <w:rPr>
          <w:noProof/>
          <w:webHidden/>
        </w:rPr>
      </w:r>
      <w:r>
        <w:rPr>
          <w:noProof/>
          <w:webHidden/>
        </w:rPr>
        <w:fldChar w:fldCharType="separate"/>
      </w:r>
      <w:ins w:id="255" w:author="Miguel Centeno Muñoz" w:date="2014-07-28T01:14:00Z">
        <w:r w:rsidR="00C820BA">
          <w:rPr>
            <w:noProof/>
            <w:webHidden/>
          </w:rPr>
          <w:t>57</w:t>
        </w:r>
      </w:ins>
      <w:ins w:id="2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7" w:author="Miguel Centeno Muñoz" w:date="2014-07-28T01:13:00Z"/>
          <w:noProof/>
        </w:rPr>
      </w:pPr>
      <w:ins w:id="2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 Prototipos de interfaz de usuario</w:t>
        </w:r>
        <w:r>
          <w:rPr>
            <w:noProof/>
            <w:webHidden/>
          </w:rPr>
          <w:tab/>
        </w:r>
        <w:r>
          <w:rPr>
            <w:noProof/>
            <w:webHidden/>
          </w:rPr>
          <w:fldChar w:fldCharType="begin"/>
        </w:r>
        <w:r>
          <w:rPr>
            <w:noProof/>
            <w:webHidden/>
          </w:rPr>
          <w:instrText xml:space="preserve"> PAGEREF _Toc394273393 \h </w:instrText>
        </w:r>
      </w:ins>
      <w:r>
        <w:rPr>
          <w:noProof/>
          <w:webHidden/>
        </w:rPr>
      </w:r>
      <w:r>
        <w:rPr>
          <w:noProof/>
          <w:webHidden/>
        </w:rPr>
        <w:fldChar w:fldCharType="separate"/>
      </w:r>
      <w:ins w:id="259" w:author="Miguel Centeno Muñoz" w:date="2014-07-28T01:14:00Z">
        <w:r w:rsidR="00C820BA">
          <w:rPr>
            <w:noProof/>
            <w:webHidden/>
          </w:rPr>
          <w:t>58</w:t>
        </w:r>
      </w:ins>
      <w:ins w:id="2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1" w:author="Miguel Centeno Muñoz" w:date="2014-07-28T01:13:00Z"/>
          <w:rFonts w:eastAsiaTheme="minorEastAsia"/>
          <w:noProof/>
          <w:lang w:eastAsia="es-ES"/>
        </w:rPr>
      </w:pPr>
      <w:ins w:id="2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7.3.1.- Pantalla de inicio y búsqueda</w:t>
        </w:r>
        <w:r>
          <w:rPr>
            <w:noProof/>
            <w:webHidden/>
          </w:rPr>
          <w:tab/>
        </w:r>
        <w:r>
          <w:rPr>
            <w:noProof/>
            <w:webHidden/>
          </w:rPr>
          <w:fldChar w:fldCharType="begin"/>
        </w:r>
        <w:r>
          <w:rPr>
            <w:noProof/>
            <w:webHidden/>
          </w:rPr>
          <w:instrText xml:space="preserve"> PAGEREF _Toc394273394 \h </w:instrText>
        </w:r>
      </w:ins>
      <w:r>
        <w:rPr>
          <w:noProof/>
          <w:webHidden/>
        </w:rPr>
      </w:r>
      <w:r>
        <w:rPr>
          <w:noProof/>
          <w:webHidden/>
        </w:rPr>
        <w:fldChar w:fldCharType="separate"/>
      </w:r>
      <w:ins w:id="263" w:author="Miguel Centeno Muñoz" w:date="2014-07-28T01:14:00Z">
        <w:r w:rsidR="00C820BA">
          <w:rPr>
            <w:noProof/>
            <w:webHidden/>
          </w:rPr>
          <w:t>58</w:t>
        </w:r>
      </w:ins>
      <w:ins w:id="26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5" w:author="Miguel Centeno Muñoz" w:date="2014-07-28T01:13:00Z"/>
          <w:rFonts w:eastAsiaTheme="minorEastAsia"/>
          <w:noProof/>
          <w:lang w:eastAsia="es-ES"/>
        </w:rPr>
      </w:pPr>
      <w:ins w:id="2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7.3.2.- Pantalla de login</w:t>
        </w:r>
        <w:r>
          <w:rPr>
            <w:noProof/>
            <w:webHidden/>
          </w:rPr>
          <w:tab/>
        </w:r>
        <w:r>
          <w:rPr>
            <w:noProof/>
            <w:webHidden/>
          </w:rPr>
          <w:fldChar w:fldCharType="begin"/>
        </w:r>
        <w:r>
          <w:rPr>
            <w:noProof/>
            <w:webHidden/>
          </w:rPr>
          <w:instrText xml:space="preserve"> PAGEREF _Toc394273395 \h </w:instrText>
        </w:r>
      </w:ins>
      <w:r>
        <w:rPr>
          <w:noProof/>
          <w:webHidden/>
        </w:rPr>
      </w:r>
      <w:r>
        <w:rPr>
          <w:noProof/>
          <w:webHidden/>
        </w:rPr>
        <w:fldChar w:fldCharType="separate"/>
      </w:r>
      <w:ins w:id="267" w:author="Miguel Centeno Muñoz" w:date="2014-07-28T01:14:00Z">
        <w:r w:rsidR="00C820BA">
          <w:rPr>
            <w:noProof/>
            <w:webHidden/>
          </w:rPr>
          <w:t>58</w:t>
        </w:r>
      </w:ins>
      <w:ins w:id="26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9" w:author="Miguel Centeno Muñoz" w:date="2014-07-28T01:13:00Z"/>
          <w:rFonts w:eastAsiaTheme="minorEastAsia"/>
          <w:noProof/>
          <w:lang w:eastAsia="es-ES"/>
        </w:rPr>
      </w:pPr>
      <w:ins w:id="2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7.3.3.- Pantalla de registro de usuario</w:t>
        </w:r>
        <w:r>
          <w:rPr>
            <w:noProof/>
            <w:webHidden/>
          </w:rPr>
          <w:tab/>
        </w:r>
        <w:r>
          <w:rPr>
            <w:noProof/>
            <w:webHidden/>
          </w:rPr>
          <w:fldChar w:fldCharType="begin"/>
        </w:r>
        <w:r>
          <w:rPr>
            <w:noProof/>
            <w:webHidden/>
          </w:rPr>
          <w:instrText xml:space="preserve"> PAGEREF _Toc394273396 \h </w:instrText>
        </w:r>
      </w:ins>
      <w:r>
        <w:rPr>
          <w:noProof/>
          <w:webHidden/>
        </w:rPr>
      </w:r>
      <w:r>
        <w:rPr>
          <w:noProof/>
          <w:webHidden/>
        </w:rPr>
        <w:fldChar w:fldCharType="separate"/>
      </w:r>
      <w:ins w:id="271" w:author="Miguel Centeno Muñoz" w:date="2014-07-28T01:14:00Z">
        <w:r w:rsidR="00C820BA">
          <w:rPr>
            <w:noProof/>
            <w:webHidden/>
          </w:rPr>
          <w:t>59</w:t>
        </w:r>
      </w:ins>
      <w:ins w:id="27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3" w:author="Miguel Centeno Muñoz" w:date="2014-07-28T01:13:00Z"/>
          <w:rFonts w:eastAsiaTheme="minorEastAsia"/>
          <w:noProof/>
          <w:lang w:eastAsia="es-ES"/>
        </w:rPr>
      </w:pPr>
      <w:ins w:id="2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7.3.4.- Pantalla Mis Rutas</w:t>
        </w:r>
        <w:r>
          <w:rPr>
            <w:noProof/>
            <w:webHidden/>
          </w:rPr>
          <w:tab/>
        </w:r>
        <w:r>
          <w:rPr>
            <w:noProof/>
            <w:webHidden/>
          </w:rPr>
          <w:fldChar w:fldCharType="begin"/>
        </w:r>
        <w:r>
          <w:rPr>
            <w:noProof/>
            <w:webHidden/>
          </w:rPr>
          <w:instrText xml:space="preserve"> PAGEREF _Toc394273397 \h </w:instrText>
        </w:r>
      </w:ins>
      <w:r>
        <w:rPr>
          <w:noProof/>
          <w:webHidden/>
        </w:rPr>
      </w:r>
      <w:r>
        <w:rPr>
          <w:noProof/>
          <w:webHidden/>
        </w:rPr>
        <w:fldChar w:fldCharType="separate"/>
      </w:r>
      <w:ins w:id="275" w:author="Miguel Centeno Muñoz" w:date="2014-07-28T01:14:00Z">
        <w:r w:rsidR="00C820BA">
          <w:rPr>
            <w:noProof/>
            <w:webHidden/>
          </w:rPr>
          <w:t>60</w:t>
        </w:r>
      </w:ins>
      <w:ins w:id="2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7" w:author="Miguel Centeno Muñoz" w:date="2014-07-28T01:13:00Z"/>
          <w:rFonts w:eastAsiaTheme="minorEastAsia"/>
          <w:noProof/>
          <w:lang w:eastAsia="es-ES"/>
        </w:rPr>
      </w:pPr>
      <w:ins w:id="2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7.3.5.- Pantalla Añadir Ruta</w:t>
        </w:r>
        <w:r>
          <w:rPr>
            <w:noProof/>
            <w:webHidden/>
          </w:rPr>
          <w:tab/>
        </w:r>
        <w:r>
          <w:rPr>
            <w:noProof/>
            <w:webHidden/>
          </w:rPr>
          <w:fldChar w:fldCharType="begin"/>
        </w:r>
        <w:r>
          <w:rPr>
            <w:noProof/>
            <w:webHidden/>
          </w:rPr>
          <w:instrText xml:space="preserve"> PAGEREF _Toc394273398 \h </w:instrText>
        </w:r>
      </w:ins>
      <w:r>
        <w:rPr>
          <w:noProof/>
          <w:webHidden/>
        </w:rPr>
      </w:r>
      <w:r>
        <w:rPr>
          <w:noProof/>
          <w:webHidden/>
        </w:rPr>
        <w:fldChar w:fldCharType="separate"/>
      </w:r>
      <w:ins w:id="279" w:author="Miguel Centeno Muñoz" w:date="2014-07-28T01:14:00Z">
        <w:r w:rsidR="00C820BA">
          <w:rPr>
            <w:noProof/>
            <w:webHidden/>
          </w:rPr>
          <w:t>61</w:t>
        </w:r>
      </w:ins>
      <w:ins w:id="2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1" w:author="Miguel Centeno Muñoz" w:date="2014-07-28T01:13:00Z"/>
          <w:rFonts w:eastAsiaTheme="minorEastAsia"/>
          <w:noProof/>
          <w:lang w:eastAsia="es-ES"/>
        </w:rPr>
      </w:pPr>
      <w:ins w:id="2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7.3.6.- Pantalla Editar Perfil</w:t>
        </w:r>
        <w:r>
          <w:rPr>
            <w:noProof/>
            <w:webHidden/>
          </w:rPr>
          <w:tab/>
        </w:r>
        <w:r>
          <w:rPr>
            <w:noProof/>
            <w:webHidden/>
          </w:rPr>
          <w:fldChar w:fldCharType="begin"/>
        </w:r>
        <w:r>
          <w:rPr>
            <w:noProof/>
            <w:webHidden/>
          </w:rPr>
          <w:instrText xml:space="preserve"> PAGEREF _Toc394273399 \h </w:instrText>
        </w:r>
      </w:ins>
      <w:r>
        <w:rPr>
          <w:noProof/>
          <w:webHidden/>
        </w:rPr>
      </w:r>
      <w:r>
        <w:rPr>
          <w:noProof/>
          <w:webHidden/>
        </w:rPr>
        <w:fldChar w:fldCharType="separate"/>
      </w:r>
      <w:ins w:id="283" w:author="Miguel Centeno Muñoz" w:date="2014-07-28T01:14:00Z">
        <w:r w:rsidR="00C820BA">
          <w:rPr>
            <w:noProof/>
            <w:webHidden/>
          </w:rPr>
          <w:t>62</w:t>
        </w:r>
      </w:ins>
      <w:ins w:id="2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5" w:author="Miguel Centeno Muñoz" w:date="2014-07-28T01:13:00Z"/>
          <w:rFonts w:eastAsiaTheme="minorEastAsia"/>
          <w:noProof/>
          <w:lang w:eastAsia="es-ES"/>
        </w:rPr>
      </w:pPr>
      <w:ins w:id="2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7.3.7.- Pantalla Búsqueda (Usuario logado)</w:t>
        </w:r>
        <w:r>
          <w:rPr>
            <w:noProof/>
            <w:webHidden/>
          </w:rPr>
          <w:tab/>
        </w:r>
        <w:r>
          <w:rPr>
            <w:noProof/>
            <w:webHidden/>
          </w:rPr>
          <w:fldChar w:fldCharType="begin"/>
        </w:r>
        <w:r>
          <w:rPr>
            <w:noProof/>
            <w:webHidden/>
          </w:rPr>
          <w:instrText xml:space="preserve"> PAGEREF _Toc394273400 \h </w:instrText>
        </w:r>
      </w:ins>
      <w:r>
        <w:rPr>
          <w:noProof/>
          <w:webHidden/>
        </w:rPr>
      </w:r>
      <w:r>
        <w:rPr>
          <w:noProof/>
          <w:webHidden/>
        </w:rPr>
        <w:fldChar w:fldCharType="separate"/>
      </w:r>
      <w:ins w:id="287" w:author="Miguel Centeno Muñoz" w:date="2014-07-28T01:14:00Z">
        <w:r w:rsidR="00C820BA">
          <w:rPr>
            <w:noProof/>
            <w:webHidden/>
          </w:rPr>
          <w:t>63</w:t>
        </w:r>
      </w:ins>
      <w:ins w:id="2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9" w:author="Miguel Centeno Muñoz" w:date="2014-07-28T01:13:00Z"/>
          <w:rFonts w:eastAsiaTheme="minorEastAsia"/>
          <w:noProof/>
          <w:lang w:eastAsia="es-ES"/>
        </w:rPr>
      </w:pPr>
      <w:ins w:id="2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_Toc394273401 \h </w:instrText>
        </w:r>
      </w:ins>
      <w:r>
        <w:rPr>
          <w:noProof/>
          <w:webHidden/>
        </w:rPr>
      </w:r>
      <w:r>
        <w:rPr>
          <w:noProof/>
          <w:webHidden/>
        </w:rPr>
        <w:fldChar w:fldCharType="separate"/>
      </w:r>
      <w:ins w:id="291" w:author="Miguel Centeno Muñoz" w:date="2014-07-28T01:14:00Z">
        <w:r w:rsidR="00C820BA">
          <w:rPr>
            <w:noProof/>
            <w:webHidden/>
          </w:rPr>
          <w:t>63</w:t>
        </w:r>
      </w:ins>
      <w:ins w:id="29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93" w:author="Miguel Centeno Muñoz" w:date="2014-07-28T01:13:00Z"/>
          <w:rFonts w:eastAsiaTheme="minorEastAsia"/>
          <w:noProof/>
          <w:lang w:eastAsia="es-ES"/>
        </w:rPr>
      </w:pPr>
      <w:ins w:id="2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_Toc394273402 \h </w:instrText>
        </w:r>
      </w:ins>
      <w:r>
        <w:rPr>
          <w:noProof/>
          <w:webHidden/>
        </w:rPr>
      </w:r>
      <w:r>
        <w:rPr>
          <w:noProof/>
          <w:webHidden/>
        </w:rPr>
        <w:fldChar w:fldCharType="separate"/>
      </w:r>
      <w:ins w:id="295" w:author="Miguel Centeno Muñoz" w:date="2014-07-28T01:14:00Z">
        <w:r w:rsidR="00C820BA">
          <w:rPr>
            <w:noProof/>
            <w:webHidden/>
          </w:rPr>
          <w:t>64</w:t>
        </w:r>
      </w:ins>
      <w:ins w:id="296" w:author="Miguel Centeno Muñoz" w:date="2014-07-28T01:13:00Z">
        <w:r>
          <w:rPr>
            <w:noProof/>
            <w:webHidden/>
          </w:rPr>
          <w:fldChar w:fldCharType="end"/>
        </w:r>
        <w:r w:rsidRPr="001640A0">
          <w:rPr>
            <w:rStyle w:val="Hipervnculo"/>
            <w:noProof/>
          </w:rPr>
          <w:fldChar w:fldCharType="end"/>
        </w:r>
      </w:ins>
    </w:p>
    <w:p w:rsidR="00F40F7D" w:rsidDel="00195ACE" w:rsidRDefault="00F40F7D">
      <w:pPr>
        <w:pStyle w:val="TDC1"/>
        <w:tabs>
          <w:tab w:val="right" w:leader="dot" w:pos="8919"/>
        </w:tabs>
        <w:rPr>
          <w:del w:id="297" w:author="Miguel Centeno Muñoz" w:date="2014-07-28T01:13:00Z"/>
          <w:rFonts w:cstheme="minorBidi"/>
          <w:b w:val="0"/>
          <w:bCs w:val="0"/>
          <w:noProof/>
          <w:color w:val="auto"/>
          <w:sz w:val="22"/>
          <w:szCs w:val="22"/>
        </w:rPr>
      </w:pPr>
      <w:del w:id="298" w:author="Miguel Centeno Muñoz" w:date="2014-07-28T01:13:00Z">
        <w:r w:rsidRPr="00195ACE" w:rsidDel="00195ACE">
          <w:rPr>
            <w:rPrChange w:id="299" w:author="Miguel Centeno Muñoz" w:date="2014-07-28T01:13:00Z">
              <w:rPr>
                <w:rStyle w:val="Hipervnculo"/>
                <w:b w:val="0"/>
                <w:bCs w:val="0"/>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300" w:author="Miguel Centeno Muñoz" w:date="2014-07-28T01:13:00Z"/>
          <w:rFonts w:cstheme="minorBidi"/>
          <w:b w:val="0"/>
          <w:bCs w:val="0"/>
          <w:noProof/>
          <w:color w:val="auto"/>
          <w:sz w:val="22"/>
          <w:szCs w:val="22"/>
        </w:rPr>
      </w:pPr>
      <w:del w:id="301" w:author="Miguel Centeno Muñoz" w:date="2014-07-28T01:13:00Z">
        <w:r w:rsidRPr="00195ACE" w:rsidDel="00195ACE">
          <w:rPr>
            <w:rPrChange w:id="302" w:author="Miguel Centeno Muñoz" w:date="2014-07-28T01:13:00Z">
              <w:rPr>
                <w:rStyle w:val="Hipervnculo"/>
                <w:b w:val="0"/>
                <w:bCs w:val="0"/>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303" w:author="Miguel Centeno Muñoz" w:date="2014-07-28T01:13:00Z"/>
          <w:rFonts w:cstheme="minorBidi"/>
          <w:b w:val="0"/>
          <w:bCs w:val="0"/>
          <w:i w:val="0"/>
          <w:iCs w:val="0"/>
          <w:noProof/>
          <w:color w:val="auto"/>
          <w:sz w:val="22"/>
        </w:rPr>
      </w:pPr>
      <w:del w:id="304" w:author="Miguel Centeno Muñoz" w:date="2014-07-28T01:13:00Z">
        <w:r w:rsidRPr="00195ACE" w:rsidDel="00195ACE">
          <w:rPr>
            <w:rPrChange w:id="305" w:author="Miguel Centeno Muñoz" w:date="2014-07-28T01:13:00Z">
              <w:rPr>
                <w:rStyle w:val="Hipervnculo"/>
                <w:b w:val="0"/>
                <w:bCs w:val="0"/>
                <w:i w:val="0"/>
                <w:iCs w:val="0"/>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6" w:author="Miguel Centeno Muñoz" w:date="2014-07-28T01:13:00Z"/>
          <w:noProof/>
        </w:rPr>
      </w:pPr>
      <w:del w:id="307" w:author="Miguel Centeno Muñoz" w:date="2014-07-28T01:13:00Z">
        <w:r w:rsidRPr="00195ACE" w:rsidDel="00195ACE">
          <w:rPr>
            <w:rPrChange w:id="308"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9" w:author="Miguel Centeno Muñoz" w:date="2014-07-28T01:13:00Z"/>
          <w:noProof/>
        </w:rPr>
      </w:pPr>
      <w:del w:id="310" w:author="Miguel Centeno Muñoz" w:date="2014-07-28T01:13:00Z">
        <w:r w:rsidRPr="00195ACE" w:rsidDel="00195ACE">
          <w:rPr>
            <w:rPrChange w:id="311"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2" w:author="Miguel Centeno Muñoz" w:date="2014-07-28T01:13:00Z"/>
          <w:rFonts w:eastAsiaTheme="minorEastAsia"/>
          <w:noProof/>
          <w:lang w:eastAsia="es-ES"/>
        </w:rPr>
      </w:pPr>
      <w:del w:id="313" w:author="Miguel Centeno Muñoz" w:date="2014-07-28T01:13:00Z">
        <w:r w:rsidRPr="00195ACE" w:rsidDel="00195ACE">
          <w:rPr>
            <w:rPrChange w:id="314"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5" w:author="Miguel Centeno Muñoz" w:date="2014-07-28T01:13:00Z"/>
          <w:rFonts w:eastAsiaTheme="minorEastAsia"/>
          <w:noProof/>
          <w:lang w:eastAsia="es-ES"/>
        </w:rPr>
      </w:pPr>
      <w:del w:id="316" w:author="Miguel Centeno Muñoz" w:date="2014-07-28T01:13:00Z">
        <w:r w:rsidRPr="00195ACE" w:rsidDel="00195ACE">
          <w:rPr>
            <w:rPrChange w:id="317"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8" w:author="Miguel Centeno Muñoz" w:date="2014-07-28T01:13:00Z"/>
          <w:noProof/>
        </w:rPr>
      </w:pPr>
      <w:del w:id="319" w:author="Miguel Centeno Muñoz" w:date="2014-07-28T01:13:00Z">
        <w:r w:rsidRPr="00195ACE" w:rsidDel="00195ACE">
          <w:rPr>
            <w:rPrChange w:id="320"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21" w:author="Miguel Centeno Muñoz" w:date="2014-07-28T01:13:00Z"/>
          <w:rFonts w:eastAsiaTheme="minorEastAsia"/>
          <w:noProof/>
          <w:lang w:eastAsia="es-ES"/>
        </w:rPr>
      </w:pPr>
      <w:del w:id="322" w:author="Miguel Centeno Muñoz" w:date="2014-07-28T01:13:00Z">
        <w:r w:rsidRPr="00195ACE" w:rsidDel="00195ACE">
          <w:rPr>
            <w:rPrChange w:id="323"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24" w:author="Miguel Centeno Muñoz" w:date="2014-07-28T01:13:00Z"/>
          <w:noProof/>
        </w:rPr>
      </w:pPr>
      <w:del w:id="325" w:author="Miguel Centeno Muñoz" w:date="2014-07-28T01:13:00Z">
        <w:r w:rsidRPr="00195ACE" w:rsidDel="00195ACE">
          <w:rPr>
            <w:rPrChange w:id="326"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27" w:author="Miguel Centeno Muñoz" w:date="2014-07-28T01:13:00Z"/>
          <w:rFonts w:cstheme="minorBidi"/>
          <w:b w:val="0"/>
          <w:bCs w:val="0"/>
          <w:i w:val="0"/>
          <w:iCs w:val="0"/>
          <w:noProof/>
          <w:color w:val="auto"/>
          <w:sz w:val="22"/>
        </w:rPr>
      </w:pPr>
      <w:del w:id="328" w:author="Miguel Centeno Muñoz" w:date="2014-07-28T01:13:00Z">
        <w:r w:rsidRPr="00195ACE" w:rsidDel="00195ACE">
          <w:rPr>
            <w:rPrChange w:id="329" w:author="Miguel Centeno Muñoz" w:date="2014-07-28T01:13:00Z">
              <w:rPr>
                <w:rStyle w:val="Hipervnculo"/>
                <w:b w:val="0"/>
                <w:bCs w:val="0"/>
                <w:i w:val="0"/>
                <w:iCs w:val="0"/>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30" w:author="Miguel Centeno Muñoz" w:date="2014-07-28T01:13:00Z"/>
          <w:noProof/>
        </w:rPr>
      </w:pPr>
      <w:del w:id="331" w:author="Miguel Centeno Muñoz" w:date="2014-07-28T01:13:00Z">
        <w:r w:rsidRPr="00195ACE" w:rsidDel="00195ACE">
          <w:rPr>
            <w:rPrChange w:id="332"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3" w:author="Miguel Centeno Muñoz" w:date="2014-07-28T01:13:00Z"/>
          <w:rFonts w:eastAsiaTheme="minorEastAsia"/>
          <w:noProof/>
          <w:lang w:eastAsia="es-ES"/>
        </w:rPr>
      </w:pPr>
      <w:del w:id="334" w:author="Miguel Centeno Muñoz" w:date="2014-07-28T01:13:00Z">
        <w:r w:rsidRPr="00195ACE" w:rsidDel="00195ACE">
          <w:rPr>
            <w:rPrChange w:id="335"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6" w:author="Miguel Centeno Muñoz" w:date="2014-07-28T01:13:00Z"/>
          <w:rFonts w:eastAsiaTheme="minorEastAsia"/>
          <w:noProof/>
          <w:lang w:eastAsia="es-ES"/>
        </w:rPr>
      </w:pPr>
      <w:del w:id="337" w:author="Miguel Centeno Muñoz" w:date="2014-07-28T01:13:00Z">
        <w:r w:rsidRPr="00195ACE" w:rsidDel="00195ACE">
          <w:rPr>
            <w:rPrChange w:id="338"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9" w:author="Miguel Centeno Muñoz" w:date="2014-07-28T01:13:00Z"/>
          <w:noProof/>
        </w:rPr>
      </w:pPr>
      <w:del w:id="340" w:author="Miguel Centeno Muñoz" w:date="2014-07-28T01:13:00Z">
        <w:r w:rsidRPr="00195ACE" w:rsidDel="00195ACE">
          <w:rPr>
            <w:rPrChange w:id="341"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2" w:author="Miguel Centeno Muñoz" w:date="2014-07-28T01:13:00Z"/>
          <w:rFonts w:eastAsiaTheme="minorEastAsia"/>
          <w:noProof/>
          <w:lang w:eastAsia="es-ES"/>
        </w:rPr>
      </w:pPr>
      <w:del w:id="343" w:author="Miguel Centeno Muñoz" w:date="2014-07-28T01:13:00Z">
        <w:r w:rsidRPr="00195ACE" w:rsidDel="00195ACE">
          <w:rPr>
            <w:rPrChange w:id="344"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5" w:author="Miguel Centeno Muñoz" w:date="2014-07-28T01:13:00Z"/>
          <w:rFonts w:eastAsiaTheme="minorEastAsia"/>
          <w:noProof/>
          <w:lang w:eastAsia="es-ES"/>
        </w:rPr>
      </w:pPr>
      <w:del w:id="346" w:author="Miguel Centeno Muñoz" w:date="2014-07-28T01:13:00Z">
        <w:r w:rsidRPr="00195ACE" w:rsidDel="00195ACE">
          <w:rPr>
            <w:rPrChange w:id="347"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8" w:author="Miguel Centeno Muñoz" w:date="2014-07-28T01:13:00Z"/>
          <w:rFonts w:cstheme="minorBidi"/>
          <w:b w:val="0"/>
          <w:bCs w:val="0"/>
          <w:noProof/>
          <w:color w:val="auto"/>
          <w:sz w:val="22"/>
          <w:szCs w:val="22"/>
        </w:rPr>
      </w:pPr>
      <w:del w:id="349" w:author="Miguel Centeno Muñoz" w:date="2014-07-28T01:13:00Z">
        <w:r w:rsidRPr="00195ACE" w:rsidDel="00195ACE">
          <w:rPr>
            <w:rPrChange w:id="350" w:author="Miguel Centeno Muñoz" w:date="2014-07-28T01:13:00Z">
              <w:rPr>
                <w:rStyle w:val="Hipervnculo"/>
                <w:b w:val="0"/>
                <w:bCs w:val="0"/>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51" w:author="Miguel Centeno Muñoz" w:date="2014-07-28T01:13:00Z"/>
          <w:rFonts w:cstheme="minorBidi"/>
          <w:b w:val="0"/>
          <w:bCs w:val="0"/>
          <w:i w:val="0"/>
          <w:iCs w:val="0"/>
          <w:noProof/>
          <w:color w:val="auto"/>
          <w:sz w:val="22"/>
        </w:rPr>
      </w:pPr>
      <w:del w:id="352" w:author="Miguel Centeno Muñoz" w:date="2014-07-28T01:13:00Z">
        <w:r w:rsidRPr="00195ACE" w:rsidDel="00195ACE">
          <w:rPr>
            <w:rPrChange w:id="353" w:author="Miguel Centeno Muñoz" w:date="2014-07-28T01:13:00Z">
              <w:rPr>
                <w:rStyle w:val="Hipervnculo"/>
                <w:b w:val="0"/>
                <w:bCs w:val="0"/>
                <w:i w:val="0"/>
                <w:iCs w:val="0"/>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4" w:author="Miguel Centeno Muñoz" w:date="2014-07-28T01:13:00Z"/>
          <w:noProof/>
        </w:rPr>
      </w:pPr>
      <w:del w:id="355" w:author="Miguel Centeno Muñoz" w:date="2014-07-28T01:13:00Z">
        <w:r w:rsidRPr="00195ACE" w:rsidDel="00195ACE">
          <w:rPr>
            <w:rPrChange w:id="356"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7" w:author="Miguel Centeno Muñoz" w:date="2014-07-28T01:13:00Z"/>
          <w:noProof/>
        </w:rPr>
      </w:pPr>
      <w:del w:id="358" w:author="Miguel Centeno Muñoz" w:date="2014-07-28T01:13:00Z">
        <w:r w:rsidRPr="00195ACE" w:rsidDel="00195ACE">
          <w:rPr>
            <w:rPrChange w:id="359"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0" w:author="Miguel Centeno Muñoz" w:date="2014-07-28T01:13:00Z"/>
          <w:rFonts w:eastAsiaTheme="minorEastAsia"/>
          <w:noProof/>
          <w:lang w:eastAsia="es-ES"/>
        </w:rPr>
      </w:pPr>
      <w:del w:id="361" w:author="Miguel Centeno Muñoz" w:date="2014-07-28T01:13:00Z">
        <w:r w:rsidRPr="00195ACE" w:rsidDel="00195ACE">
          <w:rPr>
            <w:rPrChange w:id="362"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3" w:author="Miguel Centeno Muñoz" w:date="2014-07-28T01:13:00Z"/>
          <w:rFonts w:eastAsiaTheme="minorEastAsia"/>
          <w:noProof/>
          <w:lang w:eastAsia="es-ES"/>
        </w:rPr>
      </w:pPr>
      <w:del w:id="364" w:author="Miguel Centeno Muñoz" w:date="2014-07-28T01:13:00Z">
        <w:r w:rsidRPr="00195ACE" w:rsidDel="00195ACE">
          <w:rPr>
            <w:rPrChange w:id="365"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66" w:author="Miguel Centeno Muñoz" w:date="2014-07-28T01:13:00Z"/>
          <w:noProof/>
        </w:rPr>
      </w:pPr>
      <w:del w:id="367" w:author="Miguel Centeno Muñoz" w:date="2014-07-28T01:13:00Z">
        <w:r w:rsidRPr="00195ACE" w:rsidDel="00195ACE">
          <w:rPr>
            <w:rPrChange w:id="368"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9" w:author="Miguel Centeno Muñoz" w:date="2014-07-28T01:13:00Z"/>
          <w:noProof/>
        </w:rPr>
      </w:pPr>
      <w:del w:id="370" w:author="Miguel Centeno Muñoz" w:date="2014-07-28T01:13:00Z">
        <w:r w:rsidRPr="00195ACE" w:rsidDel="00195ACE">
          <w:rPr>
            <w:rPrChange w:id="371" w:author="Miguel Centeno Muñoz" w:date="2014-07-28T01:13:00Z">
              <w:rPr>
                <w:rStyle w:val="Hipervnculo"/>
                <w:noProof/>
              </w:rPr>
            </w:rPrChange>
          </w:rPr>
          <w:delText xml:space="preserve">3.4.- MVP aplicado a Gwt: </w:delText>
        </w:r>
        <w:r w:rsidRPr="00195ACE" w:rsidDel="00195ACE">
          <w:rPr>
            <w:highlight w:val="yellow"/>
            <w:rPrChange w:id="372"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73" w:author="Miguel Centeno Muñoz" w:date="2014-07-28T01:13:00Z"/>
          <w:noProof/>
        </w:rPr>
      </w:pPr>
      <w:del w:id="374" w:author="Miguel Centeno Muñoz" w:date="2014-07-28T01:13:00Z">
        <w:r w:rsidRPr="00195ACE" w:rsidDel="00195ACE">
          <w:rPr>
            <w:rPrChange w:id="375"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76" w:author="Miguel Centeno Muñoz" w:date="2014-07-28T01:13:00Z"/>
          <w:noProof/>
        </w:rPr>
      </w:pPr>
      <w:del w:id="377" w:author="Miguel Centeno Muñoz" w:date="2014-07-28T01:13:00Z">
        <w:r w:rsidRPr="00195ACE" w:rsidDel="00195ACE">
          <w:rPr>
            <w:rPrChange w:id="378"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9" w:author="Miguel Centeno Muñoz" w:date="2014-07-28T01:13:00Z"/>
          <w:rFonts w:eastAsiaTheme="minorEastAsia"/>
          <w:noProof/>
          <w:lang w:eastAsia="es-ES"/>
        </w:rPr>
      </w:pPr>
      <w:del w:id="380" w:author="Miguel Centeno Muñoz" w:date="2014-07-28T01:13:00Z">
        <w:r w:rsidRPr="00195ACE" w:rsidDel="00195ACE">
          <w:rPr>
            <w:rPrChange w:id="381"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82" w:author="Miguel Centeno Muñoz" w:date="2014-07-28T01:13:00Z"/>
          <w:rFonts w:eastAsiaTheme="minorEastAsia"/>
          <w:noProof/>
          <w:lang w:eastAsia="es-ES"/>
        </w:rPr>
      </w:pPr>
      <w:del w:id="383" w:author="Miguel Centeno Muñoz" w:date="2014-07-28T01:13:00Z">
        <w:r w:rsidRPr="00195ACE" w:rsidDel="00195ACE">
          <w:rPr>
            <w:rPrChange w:id="384"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85" w:author="Miguel Centeno Muñoz" w:date="2014-07-28T01:13:00Z"/>
          <w:rFonts w:eastAsiaTheme="minorEastAsia"/>
          <w:noProof/>
          <w:lang w:eastAsia="es-ES"/>
        </w:rPr>
      </w:pPr>
      <w:del w:id="386" w:author="Miguel Centeno Muñoz" w:date="2014-07-28T01:13:00Z">
        <w:r w:rsidRPr="00195ACE" w:rsidDel="00195ACE">
          <w:rPr>
            <w:rPrChange w:id="387"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8" w:author="Miguel Centeno Muñoz" w:date="2014-07-28T01:13:00Z"/>
          <w:rFonts w:cstheme="minorBidi"/>
          <w:b w:val="0"/>
          <w:bCs w:val="0"/>
          <w:noProof/>
          <w:color w:val="auto"/>
          <w:sz w:val="22"/>
          <w:szCs w:val="22"/>
        </w:rPr>
      </w:pPr>
      <w:del w:id="389" w:author="Miguel Centeno Muñoz" w:date="2014-07-28T01:13:00Z">
        <w:r w:rsidRPr="00195ACE" w:rsidDel="00195ACE">
          <w:rPr>
            <w:rPrChange w:id="390" w:author="Miguel Centeno Muñoz" w:date="2014-07-28T01:13:00Z">
              <w:rPr>
                <w:rStyle w:val="Hipervnculo"/>
                <w:b w:val="0"/>
                <w:bCs w:val="0"/>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91" w:author="Miguel Centeno Muñoz" w:date="2014-07-28T01:13:00Z"/>
          <w:rFonts w:cstheme="minorBidi"/>
          <w:b w:val="0"/>
          <w:bCs w:val="0"/>
          <w:i w:val="0"/>
          <w:iCs w:val="0"/>
          <w:noProof/>
          <w:color w:val="auto"/>
          <w:sz w:val="22"/>
        </w:rPr>
      </w:pPr>
      <w:del w:id="392" w:author="Miguel Centeno Muñoz" w:date="2014-07-28T01:13:00Z">
        <w:r w:rsidRPr="00195ACE" w:rsidDel="00195ACE">
          <w:rPr>
            <w:rPrChange w:id="393" w:author="Miguel Centeno Muñoz" w:date="2014-07-28T01:13:00Z">
              <w:rPr>
                <w:rStyle w:val="Hipervnculo"/>
                <w:b w:val="0"/>
                <w:bCs w:val="0"/>
                <w:i w:val="0"/>
                <w:iCs w:val="0"/>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4" w:author="Miguel Centeno Muñoz" w:date="2014-07-28T01:13:00Z"/>
          <w:noProof/>
        </w:rPr>
      </w:pPr>
      <w:del w:id="395" w:author="Miguel Centeno Muñoz" w:date="2014-07-28T01:13:00Z">
        <w:r w:rsidRPr="00195ACE" w:rsidDel="00195ACE">
          <w:rPr>
            <w:rPrChange w:id="396"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7" w:author="Miguel Centeno Muñoz" w:date="2014-07-28T01:13:00Z"/>
          <w:noProof/>
        </w:rPr>
      </w:pPr>
      <w:del w:id="398" w:author="Miguel Centeno Muñoz" w:date="2014-07-28T01:13:00Z">
        <w:r w:rsidRPr="00195ACE" w:rsidDel="00195ACE">
          <w:rPr>
            <w:rPrChange w:id="399"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0" w:author="Miguel Centeno Muñoz" w:date="2014-07-28T01:13:00Z"/>
          <w:noProof/>
        </w:rPr>
      </w:pPr>
      <w:del w:id="401" w:author="Miguel Centeno Muñoz" w:date="2014-07-28T01:13:00Z">
        <w:r w:rsidRPr="00195ACE" w:rsidDel="00195ACE">
          <w:rPr>
            <w:rPrChange w:id="402"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403" w:author="Miguel Centeno Muñoz" w:date="2014-07-28T01:13:00Z"/>
          <w:rFonts w:cstheme="minorBidi"/>
          <w:b w:val="0"/>
          <w:bCs w:val="0"/>
          <w:i w:val="0"/>
          <w:iCs w:val="0"/>
          <w:noProof/>
          <w:color w:val="auto"/>
          <w:sz w:val="22"/>
        </w:rPr>
      </w:pPr>
      <w:del w:id="404" w:author="Miguel Centeno Muñoz" w:date="2014-07-28T01:13:00Z">
        <w:r w:rsidRPr="00195ACE" w:rsidDel="00195ACE">
          <w:rPr>
            <w:rPrChange w:id="405" w:author="Miguel Centeno Muñoz" w:date="2014-07-28T01:13:00Z">
              <w:rPr>
                <w:rStyle w:val="Hipervnculo"/>
                <w:b w:val="0"/>
                <w:bCs w:val="0"/>
                <w:i w:val="0"/>
                <w:iCs w:val="0"/>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6" w:author="Miguel Centeno Muñoz" w:date="2014-07-28T01:13:00Z"/>
          <w:noProof/>
        </w:rPr>
      </w:pPr>
      <w:del w:id="407" w:author="Miguel Centeno Muñoz" w:date="2014-07-28T01:13:00Z">
        <w:r w:rsidRPr="00195ACE" w:rsidDel="00195ACE">
          <w:rPr>
            <w:rPrChange w:id="408"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9" w:author="Miguel Centeno Muñoz" w:date="2014-07-28T01:13:00Z"/>
          <w:rFonts w:eastAsiaTheme="minorEastAsia"/>
          <w:noProof/>
          <w:lang w:eastAsia="es-ES"/>
        </w:rPr>
      </w:pPr>
      <w:del w:id="410" w:author="Miguel Centeno Muñoz" w:date="2014-07-28T01:13:00Z">
        <w:r w:rsidRPr="00195ACE" w:rsidDel="00195ACE">
          <w:rPr>
            <w:rPrChange w:id="411"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12" w:author="Miguel Centeno Muñoz" w:date="2014-07-28T01:13:00Z"/>
          <w:rFonts w:eastAsiaTheme="minorEastAsia"/>
          <w:noProof/>
          <w:lang w:eastAsia="es-ES"/>
        </w:rPr>
      </w:pPr>
      <w:del w:id="413" w:author="Miguel Centeno Muñoz" w:date="2014-07-28T01:13:00Z">
        <w:r w:rsidRPr="00195ACE" w:rsidDel="00195ACE">
          <w:rPr>
            <w:rPrChange w:id="414"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15" w:author="Miguel Centeno Muñoz" w:date="2014-07-28T01:13:00Z"/>
          <w:noProof/>
        </w:rPr>
      </w:pPr>
      <w:del w:id="416" w:author="Miguel Centeno Muñoz" w:date="2014-07-28T01:13:00Z">
        <w:r w:rsidRPr="00195ACE" w:rsidDel="00195ACE">
          <w:rPr>
            <w:rPrChange w:id="417"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8" w:author="Miguel Centeno Muñoz" w:date="2014-07-28T01:13:00Z"/>
          <w:rFonts w:cstheme="minorBidi"/>
          <w:b w:val="0"/>
          <w:bCs w:val="0"/>
          <w:i w:val="0"/>
          <w:iCs w:val="0"/>
          <w:noProof/>
          <w:color w:val="auto"/>
          <w:sz w:val="22"/>
        </w:rPr>
      </w:pPr>
      <w:del w:id="419" w:author="Miguel Centeno Muñoz" w:date="2014-07-28T01:13:00Z">
        <w:r w:rsidRPr="00195ACE" w:rsidDel="00195ACE">
          <w:rPr>
            <w:rPrChange w:id="420" w:author="Miguel Centeno Muñoz" w:date="2014-07-28T01:13:00Z">
              <w:rPr>
                <w:rStyle w:val="Hipervnculo"/>
                <w:b w:val="0"/>
                <w:bCs w:val="0"/>
                <w:i w:val="0"/>
                <w:iCs w:val="0"/>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1" w:author="Miguel Centeno Muñoz" w:date="2014-07-28T01:13:00Z"/>
          <w:noProof/>
        </w:rPr>
      </w:pPr>
      <w:del w:id="422" w:author="Miguel Centeno Muñoz" w:date="2014-07-28T01:13:00Z">
        <w:r w:rsidRPr="00195ACE" w:rsidDel="00195ACE">
          <w:rPr>
            <w:rPrChange w:id="423"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4" w:author="Miguel Centeno Muñoz" w:date="2014-07-28T01:13:00Z"/>
          <w:noProof/>
        </w:rPr>
      </w:pPr>
      <w:del w:id="425" w:author="Miguel Centeno Muñoz" w:date="2014-07-28T01:13:00Z">
        <w:r w:rsidRPr="00195ACE" w:rsidDel="00195ACE">
          <w:rPr>
            <w:rPrChange w:id="426"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27" w:author="Miguel Centeno Muñoz" w:date="2014-07-28T01:13:00Z"/>
          <w:noProof/>
        </w:rPr>
      </w:pPr>
      <w:del w:id="428" w:author="Miguel Centeno Muñoz" w:date="2014-07-28T01:13:00Z">
        <w:r w:rsidRPr="00195ACE" w:rsidDel="00195ACE">
          <w:rPr>
            <w:rPrChange w:id="429"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0" w:author="Miguel Centeno Muñoz" w:date="2014-07-28T01:13:00Z"/>
          <w:rFonts w:eastAsiaTheme="minorEastAsia"/>
          <w:noProof/>
          <w:lang w:eastAsia="es-ES"/>
        </w:rPr>
      </w:pPr>
      <w:del w:id="431" w:author="Miguel Centeno Muñoz" w:date="2014-07-28T01:13:00Z">
        <w:r w:rsidRPr="00195ACE" w:rsidDel="00195ACE">
          <w:rPr>
            <w:rPrChange w:id="432"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3" w:author="Miguel Centeno Muñoz" w:date="2014-07-28T01:13:00Z"/>
          <w:rFonts w:eastAsiaTheme="minorEastAsia"/>
          <w:noProof/>
          <w:lang w:eastAsia="es-ES"/>
        </w:rPr>
      </w:pPr>
      <w:del w:id="434" w:author="Miguel Centeno Muñoz" w:date="2014-07-28T01:13:00Z">
        <w:r w:rsidRPr="00195ACE" w:rsidDel="00195ACE">
          <w:rPr>
            <w:rPrChange w:id="435"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6" w:author="Miguel Centeno Muñoz" w:date="2014-07-28T01:13:00Z"/>
          <w:rFonts w:eastAsiaTheme="minorEastAsia"/>
          <w:noProof/>
          <w:lang w:eastAsia="es-ES"/>
        </w:rPr>
      </w:pPr>
      <w:del w:id="437" w:author="Miguel Centeno Muñoz" w:date="2014-07-28T01:13:00Z">
        <w:r w:rsidRPr="00195ACE" w:rsidDel="00195ACE">
          <w:rPr>
            <w:rPrChange w:id="438"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9" w:author="Miguel Centeno Muñoz" w:date="2014-07-28T01:13:00Z"/>
          <w:rFonts w:eastAsiaTheme="minorEastAsia"/>
          <w:noProof/>
          <w:lang w:eastAsia="es-ES"/>
        </w:rPr>
      </w:pPr>
      <w:del w:id="440" w:author="Miguel Centeno Muñoz" w:date="2014-07-28T01:13:00Z">
        <w:r w:rsidRPr="00195ACE" w:rsidDel="00195ACE">
          <w:rPr>
            <w:rPrChange w:id="441"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42" w:author="Miguel Centeno Muñoz" w:date="2014-07-28T01:13:00Z"/>
          <w:noProof/>
        </w:rPr>
      </w:pPr>
      <w:del w:id="443" w:author="Miguel Centeno Muñoz" w:date="2014-07-28T01:13:00Z">
        <w:r w:rsidRPr="00195ACE" w:rsidDel="00195ACE">
          <w:rPr>
            <w:rPrChange w:id="444"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5" w:author="Miguel Centeno Muñoz" w:date="2014-07-28T01:13:00Z"/>
          <w:noProof/>
        </w:rPr>
      </w:pPr>
      <w:del w:id="446" w:author="Miguel Centeno Muñoz" w:date="2014-07-28T01:13:00Z">
        <w:r w:rsidRPr="00195ACE" w:rsidDel="00195ACE">
          <w:rPr>
            <w:rPrChange w:id="447"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8" w:author="Miguel Centeno Muñoz" w:date="2014-07-28T01:13:00Z"/>
          <w:noProof/>
        </w:rPr>
      </w:pPr>
      <w:del w:id="449" w:author="Miguel Centeno Muñoz" w:date="2014-07-28T01:13:00Z">
        <w:r w:rsidRPr="00195ACE" w:rsidDel="00195ACE">
          <w:rPr>
            <w:rPrChange w:id="450"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51" w:author="Miguel Centeno Muñoz" w:date="2014-07-28T01:13:00Z"/>
          <w:rFonts w:cstheme="minorBidi"/>
          <w:b w:val="0"/>
          <w:bCs w:val="0"/>
          <w:i w:val="0"/>
          <w:iCs w:val="0"/>
          <w:noProof/>
          <w:color w:val="auto"/>
          <w:sz w:val="22"/>
        </w:rPr>
      </w:pPr>
      <w:del w:id="452" w:author="Miguel Centeno Muñoz" w:date="2014-07-28T01:13:00Z">
        <w:r w:rsidRPr="00195ACE" w:rsidDel="00195ACE">
          <w:rPr>
            <w:rPrChange w:id="453" w:author="Miguel Centeno Muñoz" w:date="2014-07-28T01:13:00Z">
              <w:rPr>
                <w:rStyle w:val="Hipervnculo"/>
                <w:b w:val="0"/>
                <w:bCs w:val="0"/>
                <w:i w:val="0"/>
                <w:iCs w:val="0"/>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4" w:author="Miguel Centeno Muñoz" w:date="2014-07-28T01:13:00Z"/>
          <w:noProof/>
        </w:rPr>
      </w:pPr>
      <w:del w:id="455" w:author="Miguel Centeno Muñoz" w:date="2014-07-28T01:13:00Z">
        <w:r w:rsidRPr="00195ACE" w:rsidDel="00195ACE">
          <w:rPr>
            <w:rPrChange w:id="456"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7" w:author="Miguel Centeno Muñoz" w:date="2014-07-28T01:13:00Z"/>
          <w:rFonts w:eastAsiaTheme="minorEastAsia"/>
          <w:noProof/>
          <w:lang w:eastAsia="es-ES"/>
        </w:rPr>
      </w:pPr>
      <w:del w:id="458" w:author="Miguel Centeno Muñoz" w:date="2014-07-28T01:13:00Z">
        <w:r w:rsidRPr="00195ACE" w:rsidDel="00195ACE">
          <w:rPr>
            <w:rPrChange w:id="459"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0" w:author="Miguel Centeno Muñoz" w:date="2014-07-28T01:13:00Z"/>
          <w:rFonts w:eastAsiaTheme="minorEastAsia"/>
          <w:noProof/>
          <w:lang w:eastAsia="es-ES"/>
        </w:rPr>
      </w:pPr>
      <w:del w:id="461" w:author="Miguel Centeno Muñoz" w:date="2014-07-28T01:13:00Z">
        <w:r w:rsidRPr="00195ACE" w:rsidDel="00195ACE">
          <w:rPr>
            <w:rPrChange w:id="462"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3" w:author="Miguel Centeno Muñoz" w:date="2014-07-28T01:13:00Z"/>
          <w:rFonts w:eastAsiaTheme="minorEastAsia"/>
          <w:noProof/>
          <w:lang w:eastAsia="es-ES"/>
        </w:rPr>
      </w:pPr>
      <w:del w:id="464" w:author="Miguel Centeno Muñoz" w:date="2014-07-28T01:13:00Z">
        <w:r w:rsidRPr="00195ACE" w:rsidDel="00195ACE">
          <w:rPr>
            <w:rPrChange w:id="465"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6" w:author="Miguel Centeno Muñoz" w:date="2014-07-28T01:13:00Z"/>
          <w:noProof/>
        </w:rPr>
      </w:pPr>
      <w:del w:id="467" w:author="Miguel Centeno Muñoz" w:date="2014-07-28T01:13:00Z">
        <w:r w:rsidRPr="00195ACE" w:rsidDel="00195ACE">
          <w:rPr>
            <w:rPrChange w:id="468"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9" w:author="Miguel Centeno Muñoz" w:date="2014-07-28T01:13:00Z"/>
          <w:rFonts w:eastAsiaTheme="minorEastAsia"/>
          <w:noProof/>
          <w:lang w:eastAsia="es-ES"/>
        </w:rPr>
      </w:pPr>
      <w:del w:id="470" w:author="Miguel Centeno Muñoz" w:date="2014-07-28T01:13:00Z">
        <w:r w:rsidRPr="00195ACE" w:rsidDel="00195ACE">
          <w:rPr>
            <w:rPrChange w:id="471"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2" w:author="Miguel Centeno Muñoz" w:date="2014-07-28T01:13:00Z"/>
          <w:rFonts w:eastAsiaTheme="minorEastAsia"/>
          <w:noProof/>
          <w:lang w:eastAsia="es-ES"/>
        </w:rPr>
      </w:pPr>
      <w:del w:id="473" w:author="Miguel Centeno Muñoz" w:date="2014-07-28T01:13:00Z">
        <w:r w:rsidRPr="00195ACE" w:rsidDel="00195ACE">
          <w:rPr>
            <w:rPrChange w:id="474"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75" w:author="Miguel Centeno Muñoz" w:date="2014-07-28T01:13:00Z"/>
          <w:noProof/>
        </w:rPr>
      </w:pPr>
      <w:del w:id="476" w:author="Miguel Centeno Muñoz" w:date="2014-07-28T01:13:00Z">
        <w:r w:rsidRPr="00195ACE" w:rsidDel="00195ACE">
          <w:rPr>
            <w:rPrChange w:id="477"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8" w:author="Miguel Centeno Muñoz" w:date="2014-07-28T01:13:00Z"/>
          <w:rFonts w:eastAsiaTheme="minorEastAsia"/>
          <w:noProof/>
          <w:lang w:eastAsia="es-ES"/>
        </w:rPr>
      </w:pPr>
      <w:del w:id="479" w:author="Miguel Centeno Muñoz" w:date="2014-07-28T01:13:00Z">
        <w:r w:rsidRPr="00195ACE" w:rsidDel="00195ACE">
          <w:rPr>
            <w:rPrChange w:id="480"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1" w:author="Miguel Centeno Muñoz" w:date="2014-07-28T01:13:00Z"/>
          <w:rFonts w:eastAsiaTheme="minorEastAsia"/>
          <w:noProof/>
          <w:lang w:eastAsia="es-ES"/>
        </w:rPr>
      </w:pPr>
      <w:del w:id="482" w:author="Miguel Centeno Muñoz" w:date="2014-07-28T01:13:00Z">
        <w:r w:rsidRPr="00195ACE" w:rsidDel="00195ACE">
          <w:rPr>
            <w:rPrChange w:id="483"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4" w:author="Miguel Centeno Muñoz" w:date="2014-07-28T01:13:00Z"/>
          <w:rFonts w:eastAsiaTheme="minorEastAsia"/>
          <w:noProof/>
          <w:lang w:eastAsia="es-ES"/>
        </w:rPr>
      </w:pPr>
      <w:del w:id="485" w:author="Miguel Centeno Muñoz" w:date="2014-07-28T01:13:00Z">
        <w:r w:rsidRPr="00195ACE" w:rsidDel="00195ACE">
          <w:rPr>
            <w:rPrChange w:id="486"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87" w:author="Miguel Centeno Muñoz" w:date="2014-07-28T01:13:00Z"/>
          <w:rFonts w:eastAsiaTheme="minorEastAsia"/>
          <w:noProof/>
          <w:lang w:eastAsia="es-ES"/>
        </w:rPr>
      </w:pPr>
      <w:del w:id="488" w:author="Miguel Centeno Muñoz" w:date="2014-07-28T01:13:00Z">
        <w:r w:rsidRPr="00195ACE" w:rsidDel="00195ACE">
          <w:rPr>
            <w:rPrChange w:id="489"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90" w:author="Miguel Centeno Muñoz" w:date="2014-07-28T01:13:00Z"/>
          <w:rFonts w:eastAsiaTheme="minorEastAsia"/>
          <w:noProof/>
          <w:lang w:eastAsia="es-ES"/>
        </w:rPr>
      </w:pPr>
      <w:del w:id="491" w:author="Miguel Centeno Muñoz" w:date="2014-07-28T01:13:00Z">
        <w:r w:rsidRPr="00195ACE" w:rsidDel="00195ACE">
          <w:rPr>
            <w:rPrChange w:id="492"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93" w:author="Miguel Centeno Muñoz" w:date="2014-07-28T01:13:00Z"/>
          <w:rFonts w:eastAsiaTheme="minorEastAsia"/>
          <w:noProof/>
          <w:lang w:eastAsia="es-ES"/>
        </w:rPr>
      </w:pPr>
      <w:del w:id="494" w:author="Miguel Centeno Muñoz" w:date="2014-07-28T01:13:00Z">
        <w:r w:rsidRPr="00195ACE" w:rsidDel="00195ACE">
          <w:rPr>
            <w:rPrChange w:id="495"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96" w:author="Miguel Centeno Muñoz" w:date="2014-07-28T01:13:00Z"/>
          <w:rFonts w:eastAsiaTheme="minorEastAsia"/>
          <w:noProof/>
          <w:lang w:eastAsia="es-ES"/>
        </w:rPr>
      </w:pPr>
      <w:del w:id="497" w:author="Miguel Centeno Muñoz" w:date="2014-07-28T01:13:00Z">
        <w:r w:rsidRPr="00195ACE" w:rsidDel="00195ACE">
          <w:rPr>
            <w:rPrChange w:id="498"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9" w:author="Miguel Centeno Muñoz" w:date="2014-07-28T01:13:00Z"/>
          <w:rFonts w:eastAsiaTheme="minorEastAsia"/>
          <w:noProof/>
          <w:lang w:eastAsia="es-ES"/>
        </w:rPr>
      </w:pPr>
      <w:del w:id="500" w:author="Miguel Centeno Muñoz" w:date="2014-07-28T01:13:00Z">
        <w:r w:rsidRPr="00195ACE" w:rsidDel="00195ACE">
          <w:rPr>
            <w:rPrChange w:id="501"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502" w:author="Miguel Centeno Muñoz" w:date="2014-07-28T01:13:00Z"/>
          <w:rFonts w:eastAsiaTheme="minorEastAsia"/>
          <w:noProof/>
          <w:lang w:eastAsia="es-ES"/>
        </w:rPr>
      </w:pPr>
      <w:del w:id="503" w:author="Miguel Centeno Muñoz" w:date="2014-07-28T01:13:00Z">
        <w:r w:rsidRPr="00195ACE" w:rsidDel="00195ACE">
          <w:rPr>
            <w:rPrChange w:id="504"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505" w:name="_Toc394273330"/>
      <w:r>
        <w:t>Parte I.- Introducción y planificación</w:t>
      </w:r>
      <w:bookmarkEnd w:id="505"/>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506" w:name="_Toc394273331"/>
      <w:r>
        <w:lastRenderedPageBreak/>
        <w:t>1.- Introducción</w:t>
      </w:r>
      <w:bookmarkEnd w:id="506"/>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 xml:space="preserve">Dicho tiempo libre es muy utilizado para hacer deporte (jogging, </w:t>
      </w:r>
      <w:proofErr w:type="spellStart"/>
      <w:r w:rsidRPr="001965EC">
        <w:t>mountain</w:t>
      </w:r>
      <w:proofErr w:type="spellEnd"/>
      <w:r w:rsidRPr="001965EC">
        <w:t xml:space="preserve"> </w:t>
      </w:r>
      <w:proofErr w:type="spellStart"/>
      <w:r w:rsidRPr="001965EC">
        <w:t>bike</w:t>
      </w:r>
      <w:proofErr w:type="spellEnd"/>
      <w:r w:rsidRPr="001965EC">
        <w:t>...),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507" w:name="_Toc394273332"/>
      <w:r>
        <w:t>1.1.- Motivación</w:t>
      </w:r>
      <w:bookmarkEnd w:id="507"/>
      <w:r w:rsidR="00AE6EEF">
        <w:t xml:space="preserve"> </w:t>
      </w:r>
    </w:p>
    <w:p w:rsidR="00AE6EEF" w:rsidRDefault="00DC7381" w:rsidP="004A605A">
      <w:r>
        <w:t xml:space="preserve">La idea surge de un familiar, </w:t>
      </w:r>
      <w:r w:rsidR="004A605A">
        <w:t xml:space="preserve">el cual se </w:t>
      </w:r>
      <w:proofErr w:type="spellStart"/>
      <w:r w:rsidR="004A605A">
        <w:t>encuentraba</w:t>
      </w:r>
      <w:proofErr w:type="spellEnd"/>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proofErr w:type="spellStart"/>
      <w:r>
        <w:rPr>
          <w:rFonts w:ascii="Tahoma" w:hAnsi="Tahoma" w:cs="Tahoma"/>
          <w:color w:val="000000"/>
          <w:sz w:val="20"/>
          <w:szCs w:val="20"/>
        </w:rPr>
        <w:t>MyPaths</w:t>
      </w:r>
      <w:proofErr w:type="spellEnd"/>
      <w:r>
        <w:rPr>
          <w:rFonts w:ascii="Tahoma" w:hAnsi="Tahoma" w:cs="Tahoma"/>
          <w:color w:val="000000"/>
          <w:sz w:val="20"/>
          <w:szCs w:val="20"/>
        </w:rPr>
        <w:t xml:space="preserve"> busca cubrir este tipo de necesidades: rutas turísticas, gastronómicas, deportivas… representadas sobre el mapa y con la precisión y facilidad que ofrecen los servicios de Google.</w:t>
      </w:r>
    </w:p>
    <w:p w:rsidR="00717F1F" w:rsidRPr="001965EC" w:rsidRDefault="00717F1F" w:rsidP="004A605A">
      <w:proofErr w:type="spellStart"/>
      <w:r w:rsidRPr="00D723A7">
        <w:rPr>
          <w:i/>
        </w:rPr>
        <w:t>MyPaths</w:t>
      </w:r>
      <w:proofErr w:type="spellEnd"/>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xml:space="preserve">, así como cierta cantidad de rutas en las principales ciudades de España, comenzar a incluir publicidad </w:t>
      </w:r>
      <w:proofErr w:type="spellStart"/>
      <w:r>
        <w:t>geolocalizada</w:t>
      </w:r>
      <w:proofErr w:type="spellEnd"/>
      <w:r w:rsidR="00717F1F">
        <w:t xml:space="preserve">. Obviamente, la consecución de dicha publicidad supone un fuerte esfuerzo </w:t>
      </w:r>
      <w:r w:rsidR="00DC7381">
        <w:t>c</w:t>
      </w:r>
      <w:r w:rsidR="00717F1F">
        <w:t xml:space="preserve">omercial que habría que evaluar. Pongamos un ejemplo: En la Sierra Norte de Sevilla hay 15 rutas de </w:t>
      </w:r>
      <w:proofErr w:type="spellStart"/>
      <w:r w:rsidR="00717F1F">
        <w:t>mountain</w:t>
      </w:r>
      <w:proofErr w:type="spellEnd"/>
      <w:r w:rsidR="00717F1F">
        <w:t xml:space="preserve"> </w:t>
      </w:r>
      <w:proofErr w:type="spellStart"/>
      <w:r w:rsidR="00717F1F">
        <w:t>bike</w:t>
      </w:r>
      <w:proofErr w:type="spellEnd"/>
      <w:r w:rsidR="00717F1F">
        <w:t xml:space="preserve"> en nuestra aplicación. Pues es obvio que a una tienda especializada en </w:t>
      </w:r>
      <w:proofErr w:type="spellStart"/>
      <w:r w:rsidR="00717F1F">
        <w:t>mountain</w:t>
      </w:r>
      <w:proofErr w:type="spellEnd"/>
      <w:r w:rsidR="00717F1F">
        <w:t xml:space="preserve"> </w:t>
      </w:r>
      <w:proofErr w:type="spellStart"/>
      <w:r w:rsidR="00717F1F">
        <w:t>bike</w:t>
      </w:r>
      <w:proofErr w:type="spellEnd"/>
      <w:r w:rsidR="00717F1F">
        <w:t xml:space="preserv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 xml:space="preserve">mportante es el uso que el </w:t>
      </w:r>
      <w:proofErr w:type="spellStart"/>
      <w:r w:rsidRPr="001965EC">
        <w:t>framework</w:t>
      </w:r>
      <w:proofErr w:type="spellEnd"/>
      <w:r w:rsidRPr="001965EC">
        <w:t xml:space="preserve"> GWT (Google Web </w:t>
      </w:r>
      <w:proofErr w:type="spellStart"/>
      <w:r w:rsidRPr="001965EC">
        <w:t>Toolkit</w:t>
      </w:r>
      <w:proofErr w:type="spellEnd"/>
      <w:r w:rsidRPr="001965EC">
        <w: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8" w:name="_Toc394273333"/>
      <w:r>
        <w:lastRenderedPageBreak/>
        <w:t>1.2.- Objetivos del proyecto</w:t>
      </w:r>
      <w:bookmarkEnd w:id="508"/>
    </w:p>
    <w:p w:rsidR="001965EC" w:rsidRDefault="001965EC" w:rsidP="00D723A7">
      <w:pPr>
        <w:pStyle w:val="Ttulo4"/>
        <w:spacing w:before="360"/>
        <w:ind w:firstLine="708"/>
      </w:pPr>
      <w:bookmarkStart w:id="509" w:name="_Toc394273334"/>
      <w:r>
        <w:t>1.2.1.- Objetivos docentes</w:t>
      </w:r>
      <w:bookmarkEnd w:id="509"/>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10" w:name="_Toc394273335"/>
      <w:r>
        <w:t>1.2.2.- Objetivos técnicos</w:t>
      </w:r>
      <w:bookmarkEnd w:id="510"/>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11" w:name="_Toc394273336"/>
      <w:r>
        <w:t>1.3.- Desarrollo del proyecto</w:t>
      </w:r>
      <w:bookmarkEnd w:id="511"/>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12" w:name="_Toc394273337"/>
      <w:r>
        <w:lastRenderedPageBreak/>
        <w:t>1.4 Estructura del documento</w:t>
      </w:r>
      <w:bookmarkEnd w:id="512"/>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w:t>
      </w:r>
      <w:proofErr w:type="spellStart"/>
      <w:r w:rsidRPr="00081E3E">
        <w:t>elicitación</w:t>
      </w:r>
      <w:proofErr w:type="spellEnd"/>
      <w:r w:rsidRPr="00081E3E">
        <w:t xml:space="preserve">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6D74" w:rsidRPr="00B5317B" w:rsidRDefault="00106D74" w:rsidP="00D36CA0">
                            <w:pPr>
                              <w:spacing w:after="0"/>
                              <w:rPr>
                                <w:b/>
                                <w:szCs w:val="24"/>
                              </w:rPr>
                            </w:pPr>
                            <w:r w:rsidRPr="00B5317B">
                              <w:rPr>
                                <w:b/>
                                <w:szCs w:val="24"/>
                              </w:rPr>
                              <w:t>Parte I – Introducción y planificación</w:t>
                            </w:r>
                          </w:p>
                          <w:p w:rsidR="00106D74" w:rsidRPr="00B5317B" w:rsidRDefault="00106D74" w:rsidP="00D36CA0">
                            <w:pPr>
                              <w:spacing w:after="0"/>
                              <w:ind w:firstLine="709"/>
                            </w:pPr>
                            <w:r w:rsidRPr="00B5317B">
                              <w:t>1.- Introducción</w:t>
                            </w:r>
                          </w:p>
                          <w:p w:rsidR="00106D74" w:rsidRPr="00B5317B" w:rsidRDefault="00106D74" w:rsidP="00D36CA0">
                            <w:pPr>
                              <w:spacing w:after="0"/>
                              <w:ind w:firstLine="709"/>
                            </w:pPr>
                            <w:r w:rsidRPr="00B5317B">
                              <w:t>2.- Planificación</w:t>
                            </w:r>
                          </w:p>
                          <w:p w:rsidR="00106D74" w:rsidRPr="00D36CA0" w:rsidRDefault="00106D74">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106D74" w:rsidRPr="00B5317B" w:rsidRDefault="00106D74" w:rsidP="00D36CA0">
                      <w:pPr>
                        <w:spacing w:after="0"/>
                        <w:rPr>
                          <w:b/>
                          <w:szCs w:val="24"/>
                        </w:rPr>
                      </w:pPr>
                      <w:r w:rsidRPr="00B5317B">
                        <w:rPr>
                          <w:b/>
                          <w:szCs w:val="24"/>
                        </w:rPr>
                        <w:t>Parte I – Introducción y planificación</w:t>
                      </w:r>
                    </w:p>
                    <w:p w:rsidR="00106D74" w:rsidRPr="00B5317B" w:rsidRDefault="00106D74" w:rsidP="00D36CA0">
                      <w:pPr>
                        <w:spacing w:after="0"/>
                        <w:ind w:firstLine="709"/>
                      </w:pPr>
                      <w:r w:rsidRPr="00B5317B">
                        <w:t>1.- Introducción</w:t>
                      </w:r>
                    </w:p>
                    <w:p w:rsidR="00106D74" w:rsidRPr="00B5317B" w:rsidRDefault="00106D74" w:rsidP="00D36CA0">
                      <w:pPr>
                        <w:spacing w:after="0"/>
                        <w:ind w:firstLine="709"/>
                      </w:pPr>
                      <w:r w:rsidRPr="00B5317B">
                        <w:t>2.- Planificación</w:t>
                      </w:r>
                    </w:p>
                    <w:p w:rsidR="00106D74" w:rsidRPr="00D36CA0" w:rsidRDefault="00106D74">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6D74" w:rsidRDefault="00106D74" w:rsidP="00D36CA0">
                            <w:pPr>
                              <w:spacing w:after="0"/>
                              <w:rPr>
                                <w:b/>
                              </w:rPr>
                            </w:pPr>
                            <w:r w:rsidRPr="00D36CA0">
                              <w:rPr>
                                <w:b/>
                              </w:rPr>
                              <w:t>Parte I</w:t>
                            </w:r>
                            <w:r>
                              <w:rPr>
                                <w:b/>
                              </w:rPr>
                              <w:t>I</w:t>
                            </w:r>
                            <w:r w:rsidRPr="00D36CA0">
                              <w:rPr>
                                <w:b/>
                              </w:rPr>
                              <w:t xml:space="preserve"> – </w:t>
                            </w:r>
                            <w:r>
                              <w:rPr>
                                <w:b/>
                              </w:rPr>
                              <w:t>Materias relacionadas</w:t>
                            </w:r>
                          </w:p>
                          <w:p w:rsidR="00106D74" w:rsidRPr="00491FC5" w:rsidRDefault="00106D74"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106D74" w:rsidRDefault="00106D74" w:rsidP="00D36CA0">
                      <w:pPr>
                        <w:spacing w:after="0"/>
                        <w:rPr>
                          <w:b/>
                        </w:rPr>
                      </w:pPr>
                      <w:r w:rsidRPr="00D36CA0">
                        <w:rPr>
                          <w:b/>
                        </w:rPr>
                        <w:t>Parte I</w:t>
                      </w:r>
                      <w:r>
                        <w:rPr>
                          <w:b/>
                        </w:rPr>
                        <w:t>I</w:t>
                      </w:r>
                      <w:r w:rsidRPr="00D36CA0">
                        <w:rPr>
                          <w:b/>
                        </w:rPr>
                        <w:t xml:space="preserve"> – </w:t>
                      </w:r>
                      <w:r>
                        <w:rPr>
                          <w:b/>
                        </w:rPr>
                        <w:t>Materias relacionadas</w:t>
                      </w:r>
                    </w:p>
                    <w:p w:rsidR="00106D74" w:rsidRPr="00491FC5" w:rsidRDefault="00106D74"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6D74" w:rsidRDefault="00106D74" w:rsidP="00D36CA0">
                            <w:pPr>
                              <w:spacing w:after="0"/>
                              <w:rPr>
                                <w:b/>
                              </w:rPr>
                            </w:pPr>
                            <w:r w:rsidRPr="00D36CA0">
                              <w:rPr>
                                <w:b/>
                              </w:rPr>
                              <w:t>Parte I</w:t>
                            </w:r>
                            <w:r>
                              <w:rPr>
                                <w:b/>
                              </w:rPr>
                              <w:t>II</w:t>
                            </w:r>
                            <w:r w:rsidRPr="00D36CA0">
                              <w:rPr>
                                <w:b/>
                              </w:rPr>
                              <w:t xml:space="preserve"> – </w:t>
                            </w:r>
                            <w:r>
                              <w:rPr>
                                <w:b/>
                              </w:rPr>
                              <w:t>Sistema desarrollado</w:t>
                            </w:r>
                          </w:p>
                          <w:p w:rsidR="00106D74" w:rsidRPr="00491FC5" w:rsidRDefault="00106D74" w:rsidP="00D36CA0">
                            <w:pPr>
                              <w:spacing w:after="0"/>
                              <w:ind w:firstLine="709"/>
                            </w:pPr>
                            <w:r w:rsidRPr="00491FC5">
                              <w:t>4.- Dominio del problema</w:t>
                            </w:r>
                          </w:p>
                          <w:p w:rsidR="00106D74" w:rsidRPr="00491FC5" w:rsidRDefault="00106D74" w:rsidP="00D36CA0">
                            <w:pPr>
                              <w:spacing w:after="0"/>
                              <w:ind w:firstLine="709"/>
                            </w:pPr>
                            <w:r w:rsidRPr="00491FC5">
                              <w:t>5.- Visión general del sistema</w:t>
                            </w:r>
                          </w:p>
                          <w:p w:rsidR="00106D74" w:rsidRPr="00491FC5" w:rsidRDefault="00106D74" w:rsidP="00D36CA0">
                            <w:pPr>
                              <w:spacing w:after="0"/>
                              <w:ind w:firstLine="709"/>
                            </w:pPr>
                            <w:r w:rsidRPr="00491FC5">
                              <w:t>6.- Elicitación de requisitos</w:t>
                            </w:r>
                          </w:p>
                          <w:p w:rsidR="00106D74" w:rsidRPr="00491FC5" w:rsidRDefault="00106D74" w:rsidP="00D36CA0">
                            <w:pPr>
                              <w:spacing w:after="0"/>
                              <w:ind w:firstLine="709"/>
                            </w:pPr>
                            <w:r w:rsidRPr="00491FC5">
                              <w:t>7.- Análisis de requisitos</w:t>
                            </w:r>
                          </w:p>
                          <w:p w:rsidR="00106D74" w:rsidRPr="00491FC5" w:rsidRDefault="00106D74" w:rsidP="00D36CA0">
                            <w:pPr>
                              <w:spacing w:after="0"/>
                              <w:ind w:firstLine="709"/>
                            </w:pPr>
                            <w:r w:rsidRPr="00491FC5">
                              <w:t>8.- Diseño</w:t>
                            </w:r>
                          </w:p>
                          <w:p w:rsidR="00106D74" w:rsidRPr="00491FC5" w:rsidRDefault="00106D74" w:rsidP="00D36CA0">
                            <w:pPr>
                              <w:spacing w:after="0"/>
                              <w:ind w:firstLine="709"/>
                            </w:pPr>
                            <w:r w:rsidRPr="00491FC5">
                              <w:t>9.- Implementación</w:t>
                            </w:r>
                          </w:p>
                          <w:p w:rsidR="00106D74" w:rsidRPr="00491FC5" w:rsidRDefault="00106D74" w:rsidP="00D36CA0">
                            <w:pPr>
                              <w:spacing w:after="0"/>
                              <w:ind w:firstLine="709"/>
                            </w:pPr>
                            <w:r w:rsidRPr="00491FC5">
                              <w:t>10.- Pruebas</w:t>
                            </w:r>
                          </w:p>
                          <w:p w:rsidR="00106D74" w:rsidRPr="00491FC5" w:rsidRDefault="00106D74" w:rsidP="00D36CA0">
                            <w:pPr>
                              <w:spacing w:after="0"/>
                              <w:ind w:firstLine="709"/>
                            </w:pPr>
                            <w:r w:rsidRPr="00491FC5">
                              <w:t>11.- Manual de instalación</w:t>
                            </w:r>
                          </w:p>
                          <w:p w:rsidR="00106D74" w:rsidRPr="00491FC5" w:rsidRDefault="00106D74"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106D74" w:rsidRDefault="00106D74" w:rsidP="00D36CA0">
                      <w:pPr>
                        <w:spacing w:after="0"/>
                        <w:rPr>
                          <w:b/>
                        </w:rPr>
                      </w:pPr>
                      <w:r w:rsidRPr="00D36CA0">
                        <w:rPr>
                          <w:b/>
                        </w:rPr>
                        <w:t>Parte I</w:t>
                      </w:r>
                      <w:r>
                        <w:rPr>
                          <w:b/>
                        </w:rPr>
                        <w:t>II</w:t>
                      </w:r>
                      <w:r w:rsidRPr="00D36CA0">
                        <w:rPr>
                          <w:b/>
                        </w:rPr>
                        <w:t xml:space="preserve"> – </w:t>
                      </w:r>
                      <w:r>
                        <w:rPr>
                          <w:b/>
                        </w:rPr>
                        <w:t>Sistema desarrollado</w:t>
                      </w:r>
                    </w:p>
                    <w:p w:rsidR="00106D74" w:rsidRPr="00491FC5" w:rsidRDefault="00106D74" w:rsidP="00D36CA0">
                      <w:pPr>
                        <w:spacing w:after="0"/>
                        <w:ind w:firstLine="709"/>
                      </w:pPr>
                      <w:r w:rsidRPr="00491FC5">
                        <w:t>4.- Dominio del problema</w:t>
                      </w:r>
                    </w:p>
                    <w:p w:rsidR="00106D74" w:rsidRPr="00491FC5" w:rsidRDefault="00106D74" w:rsidP="00D36CA0">
                      <w:pPr>
                        <w:spacing w:after="0"/>
                        <w:ind w:firstLine="709"/>
                      </w:pPr>
                      <w:r w:rsidRPr="00491FC5">
                        <w:t>5.- Visión general del sistema</w:t>
                      </w:r>
                    </w:p>
                    <w:p w:rsidR="00106D74" w:rsidRPr="00491FC5" w:rsidRDefault="00106D74" w:rsidP="00D36CA0">
                      <w:pPr>
                        <w:spacing w:after="0"/>
                        <w:ind w:firstLine="709"/>
                      </w:pPr>
                      <w:r w:rsidRPr="00491FC5">
                        <w:t>6.- Elicitación de requisitos</w:t>
                      </w:r>
                    </w:p>
                    <w:p w:rsidR="00106D74" w:rsidRPr="00491FC5" w:rsidRDefault="00106D74" w:rsidP="00D36CA0">
                      <w:pPr>
                        <w:spacing w:after="0"/>
                        <w:ind w:firstLine="709"/>
                      </w:pPr>
                      <w:r w:rsidRPr="00491FC5">
                        <w:t>7.- Análisis de requisitos</w:t>
                      </w:r>
                    </w:p>
                    <w:p w:rsidR="00106D74" w:rsidRPr="00491FC5" w:rsidRDefault="00106D74" w:rsidP="00D36CA0">
                      <w:pPr>
                        <w:spacing w:after="0"/>
                        <w:ind w:firstLine="709"/>
                      </w:pPr>
                      <w:r w:rsidRPr="00491FC5">
                        <w:t>8.- Diseño</w:t>
                      </w:r>
                    </w:p>
                    <w:p w:rsidR="00106D74" w:rsidRPr="00491FC5" w:rsidRDefault="00106D74" w:rsidP="00D36CA0">
                      <w:pPr>
                        <w:spacing w:after="0"/>
                        <w:ind w:firstLine="709"/>
                      </w:pPr>
                      <w:r w:rsidRPr="00491FC5">
                        <w:t>9.- Implementación</w:t>
                      </w:r>
                    </w:p>
                    <w:p w:rsidR="00106D74" w:rsidRPr="00491FC5" w:rsidRDefault="00106D74" w:rsidP="00D36CA0">
                      <w:pPr>
                        <w:spacing w:after="0"/>
                        <w:ind w:firstLine="709"/>
                      </w:pPr>
                      <w:r w:rsidRPr="00491FC5">
                        <w:t>10.- Pruebas</w:t>
                      </w:r>
                    </w:p>
                    <w:p w:rsidR="00106D74" w:rsidRPr="00491FC5" w:rsidRDefault="00106D74" w:rsidP="00D36CA0">
                      <w:pPr>
                        <w:spacing w:after="0"/>
                        <w:ind w:firstLine="709"/>
                      </w:pPr>
                      <w:r w:rsidRPr="00491FC5">
                        <w:t>11.- Manual de instalación</w:t>
                      </w:r>
                    </w:p>
                    <w:p w:rsidR="00106D74" w:rsidRPr="00491FC5" w:rsidRDefault="00106D74"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6D74" w:rsidRDefault="00106D74" w:rsidP="00D36CA0">
                            <w:pPr>
                              <w:spacing w:after="0"/>
                              <w:rPr>
                                <w:b/>
                              </w:rPr>
                            </w:pPr>
                            <w:r w:rsidRPr="00D36CA0">
                              <w:rPr>
                                <w:b/>
                              </w:rPr>
                              <w:t>Parte I</w:t>
                            </w:r>
                            <w:r>
                              <w:rPr>
                                <w:b/>
                              </w:rPr>
                              <w:t>I</w:t>
                            </w:r>
                            <w:r w:rsidRPr="00D36CA0">
                              <w:rPr>
                                <w:b/>
                              </w:rPr>
                              <w:t xml:space="preserve"> – </w:t>
                            </w:r>
                            <w:r>
                              <w:rPr>
                                <w:b/>
                              </w:rPr>
                              <w:t>Materias relacionadas</w:t>
                            </w:r>
                          </w:p>
                          <w:p w:rsidR="00106D74" w:rsidRPr="00491FC5" w:rsidRDefault="00106D74" w:rsidP="00D36CA0">
                            <w:pPr>
                              <w:spacing w:after="0"/>
                              <w:ind w:firstLine="709"/>
                            </w:pPr>
                            <w:r w:rsidRPr="00491FC5">
                              <w:t>13.-Cumplimiento de los objetivos del proyecto</w:t>
                            </w:r>
                          </w:p>
                          <w:p w:rsidR="00106D74" w:rsidRPr="00491FC5" w:rsidRDefault="00106D74"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106D74" w:rsidRDefault="00106D74" w:rsidP="00D36CA0">
                      <w:pPr>
                        <w:spacing w:after="0"/>
                        <w:rPr>
                          <w:b/>
                        </w:rPr>
                      </w:pPr>
                      <w:r w:rsidRPr="00D36CA0">
                        <w:rPr>
                          <w:b/>
                        </w:rPr>
                        <w:t>Parte I</w:t>
                      </w:r>
                      <w:r>
                        <w:rPr>
                          <w:b/>
                        </w:rPr>
                        <w:t>I</w:t>
                      </w:r>
                      <w:r w:rsidRPr="00D36CA0">
                        <w:rPr>
                          <w:b/>
                        </w:rPr>
                        <w:t xml:space="preserve"> – </w:t>
                      </w:r>
                      <w:r>
                        <w:rPr>
                          <w:b/>
                        </w:rPr>
                        <w:t>Materias relacionadas</w:t>
                      </w:r>
                    </w:p>
                    <w:p w:rsidR="00106D74" w:rsidRPr="00491FC5" w:rsidRDefault="00106D74" w:rsidP="00D36CA0">
                      <w:pPr>
                        <w:spacing w:after="0"/>
                        <w:ind w:firstLine="709"/>
                      </w:pPr>
                      <w:r w:rsidRPr="00491FC5">
                        <w:t>13.-Cumplimiento de los objetivos del proyecto</w:t>
                      </w:r>
                    </w:p>
                    <w:p w:rsidR="00106D74" w:rsidRPr="00491FC5" w:rsidRDefault="00106D74"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13" w:name="_Toc394273338"/>
      <w:r>
        <w:lastRenderedPageBreak/>
        <w:t>2.- Planificación</w:t>
      </w:r>
      <w:bookmarkEnd w:id="513"/>
    </w:p>
    <w:p w:rsidR="00B74812" w:rsidRDefault="00B74812" w:rsidP="00D723A7">
      <w:pPr>
        <w:pStyle w:val="Ttulo3"/>
        <w:spacing w:after="200"/>
      </w:pPr>
      <w:bookmarkStart w:id="514" w:name="_Toc394273339"/>
      <w:r>
        <w:t>2.1.- Planificación temporal</w:t>
      </w:r>
      <w:bookmarkEnd w:id="514"/>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 xml:space="preserve">El uso de tecnologías, </w:t>
      </w:r>
      <w:proofErr w:type="spellStart"/>
      <w:r>
        <w:t>frameworks</w:t>
      </w:r>
      <w:proofErr w:type="spellEnd"/>
      <w:r>
        <w:t xml:space="preserve">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 xml:space="preserve">Documento de </w:t>
            </w:r>
            <w:proofErr w:type="spellStart"/>
            <w:r>
              <w:t>elicitación</w:t>
            </w:r>
            <w:proofErr w:type="spellEnd"/>
            <w:r>
              <w:t xml:space="preserve">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15" w:name="_Toc394273340"/>
      <w:r>
        <w:t>2.1.1. Estimación de tiempos</w:t>
      </w:r>
      <w:bookmarkEnd w:id="515"/>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 xml:space="preserve">Diagrama de </w:t>
      </w:r>
      <w:proofErr w:type="spellStart"/>
      <w:r w:rsidRPr="0067624C">
        <w:rPr>
          <w:highlight w:val="yellow"/>
        </w:rPr>
        <w:t>gantt</w:t>
      </w:r>
      <w:proofErr w:type="spellEnd"/>
      <w:r w:rsidRPr="0067624C">
        <w:rPr>
          <w:highlight w:val="yellow"/>
        </w:rPr>
        <w:t>: TOMSPLANNER</w:t>
      </w:r>
    </w:p>
    <w:p w:rsidR="0067624C" w:rsidRPr="0067624C" w:rsidRDefault="0067624C" w:rsidP="00D723A7">
      <w:pPr>
        <w:pStyle w:val="Ttulo4"/>
        <w:ind w:firstLine="708"/>
      </w:pPr>
      <w:bookmarkStart w:id="516" w:name="__RefHeading__819_1424981804"/>
      <w:bookmarkStart w:id="517" w:name="_Toc394273341"/>
      <w:bookmarkEnd w:id="516"/>
      <w:r w:rsidRPr="0067624C">
        <w:t>2.1.2.- Desviación respecto estimación de tiempos</w:t>
      </w:r>
      <w:bookmarkEnd w:id="517"/>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8" w:name="__RefHeading__821_1424981804"/>
      <w:bookmarkStart w:id="519" w:name="_Toc394273342"/>
      <w:bookmarkEnd w:id="518"/>
      <w:r w:rsidRPr="0067624C">
        <w:t>2.2.- Planificación de costes</w:t>
      </w:r>
      <w:bookmarkEnd w:id="519"/>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20" w:name="__RefHeading__823_1424981804"/>
      <w:bookmarkStart w:id="521" w:name="_Toc394273343"/>
      <w:bookmarkEnd w:id="520"/>
      <w:r w:rsidRPr="0067624C">
        <w:t>2.2.1.- Estimación de costes</w:t>
      </w:r>
      <w:bookmarkEnd w:id="521"/>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22" w:name="__RefHeading__825_1424981804"/>
      <w:bookmarkStart w:id="523" w:name="_Toc394273344"/>
      <w:bookmarkEnd w:id="522"/>
      <w:r w:rsidRPr="0067624C">
        <w:t>2.2.2- Desviación respecto estimación de costes</w:t>
      </w:r>
      <w:bookmarkEnd w:id="523"/>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24" w:name="_Toc394273345"/>
      <w:r>
        <w:t>Parte II.- Materias relacionadas</w:t>
      </w:r>
      <w:bookmarkEnd w:id="524"/>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25" w:name="_Toc394273346"/>
      <w:r w:rsidRPr="0067624C">
        <w:lastRenderedPageBreak/>
        <w:t>3.- Materias relacionadas</w:t>
      </w:r>
      <w:r w:rsidR="00AE6EEF">
        <w:t xml:space="preserve"> </w:t>
      </w:r>
      <w:r w:rsidR="00AE6EEF" w:rsidRPr="00AE6EEF">
        <w:rPr>
          <w:highlight w:val="yellow"/>
        </w:rPr>
        <w:t>(faltan referencias)</w:t>
      </w:r>
      <w:bookmarkEnd w:id="525"/>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proofErr w:type="spellStart"/>
      <w:r w:rsidR="00D723A7">
        <w:rPr>
          <w:i/>
          <w:iCs/>
        </w:rPr>
        <w:t>MyPaths</w:t>
      </w:r>
      <w:proofErr w:type="spellEnd"/>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6" w:name="__RefHeading__873_1424981804"/>
      <w:bookmarkStart w:id="527" w:name="_Toc394273347"/>
      <w:bookmarkEnd w:id="526"/>
      <w:r w:rsidRPr="0067624C">
        <w:t xml:space="preserve">3.1.- Google Web </w:t>
      </w:r>
      <w:proofErr w:type="spellStart"/>
      <w:r w:rsidRPr="0067624C">
        <w:t>Toolkit</w:t>
      </w:r>
      <w:proofErr w:type="spellEnd"/>
      <w:r w:rsidRPr="0067624C">
        <w:t xml:space="preserve"> (GWT)</w:t>
      </w:r>
      <w:bookmarkEnd w:id="527"/>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w:t>
      </w:r>
      <w:proofErr w:type="spellStart"/>
      <w:r w:rsidR="0067624C">
        <w:t>Toolkit</w:t>
      </w:r>
      <w:proofErr w:type="spellEnd"/>
      <w:r w:rsidR="0067624C">
        <w:t xml:space="preserve"> (GWT) es un </w:t>
      </w:r>
      <w:proofErr w:type="spellStart"/>
      <w:r w:rsidR="0067624C">
        <w:t>framework</w:t>
      </w:r>
      <w:proofErr w:type="spellEnd"/>
      <w:r w:rsidR="0067624C">
        <w:t xml:space="preserve">, un conjunto de </w:t>
      </w:r>
      <w:proofErr w:type="spellStart"/>
      <w:r w:rsidR="0067624C">
        <w:t>APIs</w:t>
      </w:r>
      <w:proofErr w:type="spellEnd"/>
      <w:r w:rsidR="0067624C">
        <w:t xml:space="preserve"> y widgets que permiten desarrollar aplicaciones AJAX en Java para después compilar el código fuente a </w:t>
      </w:r>
      <w:proofErr w:type="spellStart"/>
      <w:r w:rsidR="0067624C">
        <w:t>Javascript</w:t>
      </w:r>
      <w:proofErr w:type="spellEnd"/>
      <w:r w:rsidR="0067624C">
        <w:t xml:space="preserve"> de manera muy optimizada. Este código JavaScript generado corre perfectamente en todo tipo de navegadores web incluyendo navegadores móviles de Android o </w:t>
      </w:r>
      <w:proofErr w:type="spellStart"/>
      <w:r w:rsidR="0067624C">
        <w:t>iOs</w:t>
      </w:r>
      <w:proofErr w:type="spellEnd"/>
      <w:r w:rsidR="0067624C">
        <w:t xml:space="preserve">. </w:t>
      </w:r>
    </w:p>
    <w:p w:rsidR="0067624C" w:rsidRDefault="0067624C" w:rsidP="00E65DAB">
      <w:r>
        <w:t xml:space="preserve">Una ventaja que tiene GWT es que, a pesar de estar basado en una serie de Widgets en su capa más alta de presentación, permite la inserción de código </w:t>
      </w:r>
      <w:proofErr w:type="spellStart"/>
      <w:r>
        <w:t>Javascript</w:t>
      </w:r>
      <w:proofErr w:type="spellEnd"/>
      <w:r>
        <w:t xml:space="preserve">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w:t>
      </w:r>
      <w:proofErr w:type="spellStart"/>
      <w:r>
        <w:t>Javascript</w:t>
      </w:r>
      <w:proofErr w:type="spellEnd"/>
      <w:r>
        <w: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w:t>
      </w:r>
      <w:proofErr w:type="spellStart"/>
      <w:r>
        <w:t>Javascript</w:t>
      </w:r>
      <w:proofErr w:type="spellEnd"/>
      <w:r>
        <w:t xml:space="preserve"> y ficheros HTML. </w:t>
      </w:r>
    </w:p>
    <w:p w:rsidR="0067624C" w:rsidRDefault="0067624C" w:rsidP="00E65DAB">
      <w:r>
        <w:t xml:space="preserve">La aplicaciones desarrolladas en GWT pueden ser, a su vez, ejecutadas de dos modos diferentes: </w:t>
      </w:r>
      <w:proofErr w:type="spellStart"/>
      <w:r>
        <w:rPr>
          <w:i/>
          <w:iCs/>
        </w:rPr>
        <w:t>Dev-Mode</w:t>
      </w:r>
      <w:proofErr w:type="spellEnd"/>
      <w:r>
        <w:t xml:space="preserve"> o en modo desarrollo, ejecutándose como código </w:t>
      </w:r>
      <w:proofErr w:type="spellStart"/>
      <w:r>
        <w:t>bytecode</w:t>
      </w:r>
      <w:proofErr w:type="spellEnd"/>
      <w:r>
        <w:t xml:space="preserve"> de Java dentro de la Máquina Virtual de Java (JVM) o en modo Web, ejecutándose la aplicación como código JavaScript y HTML puro.</w:t>
      </w:r>
    </w:p>
    <w:p w:rsidR="0067624C" w:rsidRDefault="0067624C" w:rsidP="00E65DAB">
      <w:r>
        <w:t xml:space="preserve">Probablemente, la ventaja de mayor peso de todas las que ofrece este </w:t>
      </w:r>
      <w:proofErr w:type="spellStart"/>
      <w:r>
        <w:t>framework</w:t>
      </w:r>
      <w:proofErr w:type="spellEnd"/>
      <w:r>
        <w:t xml:space="preserve"> es la siguiente: GWT resuelve, de manera sencilla, la parte del cliente y de comunicación remota usando un contenedor de </w:t>
      </w:r>
      <w:proofErr w:type="spellStart"/>
      <w:r>
        <w:t>Servlets</w:t>
      </w:r>
      <w:proofErr w:type="spellEnd"/>
      <w:r>
        <w:t xml:space="preserve"> en el lado del cliente. Además, GWT es sencillo de combinar con tecnologías maduras de Java, como pueden ser JPA, EJB, Spring </w:t>
      </w:r>
      <w:proofErr w:type="spellStart"/>
      <w:r>
        <w:t>Framewrok</w:t>
      </w:r>
      <w:proofErr w:type="spellEnd"/>
      <w:r>
        <w:t>...</w:t>
      </w:r>
    </w:p>
    <w:p w:rsidR="0067624C" w:rsidRDefault="0067624C" w:rsidP="00E65DAB">
      <w:r>
        <w:t xml:space="preserve">Google ofrece desde hace bastante tiempo, un </w:t>
      </w:r>
      <w:proofErr w:type="spellStart"/>
      <w:r>
        <w:t>plugin</w:t>
      </w:r>
      <w:proofErr w:type="spellEnd"/>
      <w:r>
        <w:t xml:space="preserve"> oficial para eclipse llamado </w:t>
      </w:r>
      <w:proofErr w:type="spellStart"/>
      <w:r>
        <w:t>Googl</w:t>
      </w:r>
      <w:proofErr w:type="spellEnd"/>
      <w:r>
        <w:t xml:space="preserve"> </w:t>
      </w:r>
      <w:proofErr w:type="spellStart"/>
      <w:r>
        <w:t>Plugin</w:t>
      </w:r>
      <w:proofErr w:type="spellEnd"/>
      <w:r>
        <w:t xml:space="preserve"> </w:t>
      </w:r>
      <w:proofErr w:type="spellStart"/>
      <w:r>
        <w:t>for</w:t>
      </w:r>
      <w:proofErr w:type="spellEnd"/>
      <w:r>
        <w:t xml:space="preserve">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w:t>
      </w:r>
      <w:proofErr w:type="spellStart"/>
      <w:r>
        <w:t>src</w:t>
      </w:r>
      <w:proofErr w:type="spellEnd"/>
      <w:r>
        <w:t xml:space="preserve">) categorizamos el código en 3 paquetes básicos: </w:t>
      </w:r>
      <w:proofErr w:type="spellStart"/>
      <w:r>
        <w:t>client</w:t>
      </w:r>
      <w:proofErr w:type="spellEnd"/>
      <w:r>
        <w:t xml:space="preserve">, </w:t>
      </w:r>
      <w:proofErr w:type="spellStart"/>
      <w:r>
        <w:t>shared</w:t>
      </w:r>
      <w:proofErr w:type="spellEnd"/>
      <w:r>
        <w:t>, server.</w:t>
      </w:r>
    </w:p>
    <w:p w:rsidR="0067624C" w:rsidRDefault="0067624C" w:rsidP="00E65DAB">
      <w:proofErr w:type="spellStart"/>
      <w:r>
        <w:t>Client</w:t>
      </w:r>
      <w:proofErr w:type="spellEnd"/>
      <w:r>
        <w:t xml:space="preserve"> contiene el código del lado del cliente, </w:t>
      </w:r>
      <w:proofErr w:type="spellStart"/>
      <w:r>
        <w:t>shared</w:t>
      </w:r>
      <w:proofErr w:type="spellEnd"/>
      <w:r>
        <w:t xml:space="preserve">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 xml:space="preserve">.gwt.xml). En él se definen el módulo GWT, los recursos del proyecto o </w:t>
      </w:r>
      <w:proofErr w:type="spellStart"/>
      <w:r>
        <w:t>shared</w:t>
      </w:r>
      <w:proofErr w:type="spellEnd"/>
      <w:r>
        <w:t xml:space="preserve"> </w:t>
      </w:r>
      <w:proofErr w:type="spellStart"/>
      <w:r>
        <w:t>package</w:t>
      </w:r>
      <w:proofErr w:type="spellEnd"/>
      <w:r>
        <w:t xml:space="preserve"> y también define cuál es la clase </w:t>
      </w:r>
      <w:proofErr w:type="spellStart"/>
      <w:r>
        <w:t>Entrypoint</w:t>
      </w:r>
      <w:proofErr w:type="spellEnd"/>
      <w:r>
        <w: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proofErr w:type="spellStart"/>
      <w:r>
        <w:t>Css</w:t>
      </w:r>
      <w:proofErr w:type="spellEnd"/>
      <w:r>
        <w:t xml:space="preserve"> de la aplicación.</w:t>
      </w:r>
    </w:p>
    <w:p w:rsidR="005B18BC" w:rsidRDefault="005B18BC" w:rsidP="00E65DAB">
      <w:r>
        <w:t xml:space="preserve">La Clase </w:t>
      </w:r>
      <w:proofErr w:type="spellStart"/>
      <w:r>
        <w:t>Entrypoint</w:t>
      </w:r>
      <w:proofErr w:type="spellEnd"/>
      <w:r>
        <w:t xml:space="preserve"> (más correctamente, clase que implementa </w:t>
      </w:r>
      <w:proofErr w:type="spellStart"/>
      <w:r>
        <w:t>EntryPoint</w:t>
      </w:r>
      <w:proofErr w:type="spellEnd"/>
      <w:r>
        <w: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w:t>
      </w:r>
      <w:proofErr w:type="spellStart"/>
      <w:r>
        <w:t>Remote</w:t>
      </w:r>
      <w:proofErr w:type="spellEnd"/>
      <w:r>
        <w:t xml:space="preserve"> </w:t>
      </w:r>
      <w:proofErr w:type="spellStart"/>
      <w:r>
        <w:t>Procedure</w:t>
      </w:r>
      <w:proofErr w:type="spellEnd"/>
      <w:r>
        <w:t xml:space="preserve"> </w:t>
      </w:r>
      <w:proofErr w:type="spellStart"/>
      <w:r>
        <w:t>Calls</w:t>
      </w:r>
      <w:proofErr w:type="spellEnd"/>
      <w:r>
        <w:t xml:space="preserve">). </w:t>
      </w:r>
    </w:p>
    <w:p w:rsidR="00CD0D00" w:rsidRDefault="00CD0D00" w:rsidP="00D723A7">
      <w:pPr>
        <w:pStyle w:val="Ttulo3"/>
        <w:spacing w:before="360" w:after="240"/>
      </w:pPr>
      <w:bookmarkStart w:id="528" w:name="_Toc394273348"/>
      <w:r>
        <w:lastRenderedPageBreak/>
        <w:t>3.2.- AJAX y cómo GWT hace uso de él</w:t>
      </w:r>
      <w:bookmarkEnd w:id="528"/>
    </w:p>
    <w:p w:rsidR="00CD0D00" w:rsidRDefault="00CD0D00" w:rsidP="00CD0D00">
      <w:r>
        <w:t xml:space="preserve">AJAX  es el acrónimo de </w:t>
      </w:r>
      <w:proofErr w:type="spellStart"/>
      <w:r>
        <w:t>Asynchronous</w:t>
      </w:r>
      <w:proofErr w:type="spellEnd"/>
      <w:r>
        <w:t xml:space="preserve">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 xml:space="preserve">AJAX se aplica hoy día a cualquier aplicación construida bajo estándares abiertos y comunicación (cliente-servidor) asíncrona. Las aplicaciones desarrolladas bajo AJAX con </w:t>
      </w:r>
      <w:proofErr w:type="spellStart"/>
      <w:r>
        <w:t>responsive</w:t>
      </w:r>
      <w:proofErr w:type="spellEnd"/>
      <w:r>
        <w:t xml:space="preser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9" w:name="_Toc394273349"/>
      <w:r>
        <w:t>3.2.1.- ¿Por qué AJAX?</w:t>
      </w:r>
      <w:bookmarkEnd w:id="529"/>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30" w:name="_Toc394273350"/>
      <w:r>
        <w:t>3.2.2.- ¿Qué hace GWT por JavaScript y AJAX?</w:t>
      </w:r>
      <w:bookmarkEnd w:id="530"/>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31" w:name="_Toc394273351"/>
      <w:r>
        <w:lastRenderedPageBreak/>
        <w:t>3.3</w:t>
      </w:r>
      <w:r w:rsidR="00D72293">
        <w:t>.- RPC como herramienta de comunicación Cliente-Servidor</w:t>
      </w:r>
      <w:bookmarkEnd w:id="531"/>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 xml:space="preserve">GWT realiza llamadas asíncronas al server, lo que hace que no sean bloqueantes y que puedan realizarse varios procesos en paralelo. Estas llamadas son las llamadas RPC o </w:t>
      </w:r>
      <w:proofErr w:type="spellStart"/>
      <w:r>
        <w:t>Remote</w:t>
      </w:r>
      <w:proofErr w:type="spellEnd"/>
      <w:r>
        <w:t xml:space="preserve"> </w:t>
      </w:r>
      <w:proofErr w:type="spellStart"/>
      <w:r>
        <w:t>Procedure</w:t>
      </w:r>
      <w:proofErr w:type="spellEnd"/>
      <w:r>
        <w:t xml:space="preserve"> </w:t>
      </w:r>
      <w:proofErr w:type="spellStart"/>
      <w:r>
        <w:t>Calls</w:t>
      </w:r>
      <w:proofErr w:type="spellEnd"/>
      <w:r>
        <w:t>.</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xml:space="preserve">- La recepción de las respuestas se realiza mediante un método </w:t>
      </w:r>
      <w:proofErr w:type="spellStart"/>
      <w:r>
        <w:t>callback</w:t>
      </w:r>
      <w:proofErr w:type="spellEnd"/>
      <w:r>
        <w:t>.</w:t>
      </w:r>
    </w:p>
    <w:p w:rsidR="006D6A2B" w:rsidRDefault="006D6A2B" w:rsidP="005B18BC">
      <w:r>
        <w:t xml:space="preserve">- Permite compartir clases de datos (véase </w:t>
      </w:r>
      <w:proofErr w:type="spellStart"/>
      <w:r>
        <w:t>DTO’s</w:t>
      </w:r>
      <w:proofErr w:type="spellEnd"/>
      <w:r>
        <w:t>)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 xml:space="preserve">Creación en el paquete </w:t>
      </w:r>
      <w:proofErr w:type="spellStart"/>
      <w:r>
        <w:t>com.nombreapp.client</w:t>
      </w:r>
      <w:proofErr w:type="spellEnd"/>
      <w:r>
        <w:t xml:space="preserve"> de interfaz que extienda </w:t>
      </w:r>
      <w:proofErr w:type="spellStart"/>
      <w:r>
        <w:t>RemoteService</w:t>
      </w:r>
      <w:proofErr w:type="spellEnd"/>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w:t>
      </w:r>
      <w:proofErr w:type="spellStart"/>
      <w:r w:rsidRPr="006D6A2B">
        <w:rPr>
          <w:rFonts w:ascii="Consolas" w:hAnsi="Consolas" w:cs="Consolas"/>
          <w:lang w:val="en-US"/>
        </w:rPr>
        <w:t>RemoteServiceRelativePath</w:t>
      </w:r>
      <w:proofErr w:type="spellEnd"/>
      <w:r w:rsidRPr="006D6A2B">
        <w:rPr>
          <w:rFonts w:ascii="Consolas" w:hAnsi="Consolas" w:cs="Consolas"/>
          <w:lang w:val="en-US"/>
        </w:rPr>
        <w:t>(</w:t>
      </w:r>
      <w:proofErr w:type="gramEnd"/>
      <w:r w:rsidRPr="006D6A2B">
        <w:rPr>
          <w:rFonts w:ascii="Consolas" w:hAnsi="Consolas" w:cs="Consolas"/>
          <w:lang w:val="en-US"/>
        </w:rPr>
        <w:t>“</w:t>
      </w:r>
      <w:proofErr w:type="spellStart"/>
      <w:r w:rsidRPr="006D6A2B">
        <w:rPr>
          <w:rFonts w:ascii="Consolas" w:hAnsi="Consolas" w:cs="Consolas"/>
          <w:lang w:val="en-US"/>
        </w:rPr>
        <w:t>userAccountService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w:t>
      </w:r>
      <w:proofErr w:type="spellStart"/>
      <w:r w:rsidRPr="006D6A2B">
        <w:rPr>
          <w:rFonts w:ascii="Consolas" w:hAnsi="Consolas" w:cs="Consolas"/>
          <w:lang w:val="en-US"/>
        </w:rPr>
        <w:t>UserAccountService</w:t>
      </w:r>
      <w:proofErr w:type="spellEnd"/>
      <w:r w:rsidRPr="006D6A2B">
        <w:rPr>
          <w:rFonts w:ascii="Consolas" w:hAnsi="Consolas" w:cs="Consolas"/>
          <w:lang w:val="en-US"/>
        </w:rPr>
        <w:t xml:space="preserve"> extends </w:t>
      </w:r>
      <w:proofErr w:type="spellStart"/>
      <w:r w:rsidRPr="006D6A2B">
        <w:rPr>
          <w:rFonts w:ascii="Consolas" w:hAnsi="Consolas" w:cs="Consolas"/>
          <w:lang w:val="en-US"/>
        </w:rPr>
        <w:t>RemoteService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w:t>
      </w:r>
      <w:proofErr w:type="spellStart"/>
      <w:r w:rsidRPr="006D6A2B">
        <w:rPr>
          <w:rFonts w:ascii="Consolas" w:hAnsi="Consolas" w:cs="Consolas"/>
          <w:lang w:val="en-US"/>
        </w:rPr>
        <w:t>UserAccountDTO</w:t>
      </w:r>
      <w:proofErr w:type="spellEnd"/>
      <w:r w:rsidRPr="006D6A2B">
        <w:rPr>
          <w:rFonts w:ascii="Consolas" w:hAnsi="Consolas" w:cs="Consolas"/>
          <w:lang w:val="en-US"/>
        </w:rPr>
        <w:t xml:space="preserve">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 xml:space="preserve">Creación, en el paquete </w:t>
      </w:r>
      <w:proofErr w:type="spellStart"/>
      <w:r>
        <w:t>com.nombreapp.server</w:t>
      </w:r>
      <w:proofErr w:type="spellEnd"/>
      <w:r>
        <w:t xml:space="preserve"> de una clase que implemente dicha interfaz y extienda </w:t>
      </w:r>
      <w:proofErr w:type="spellStart"/>
      <w:r>
        <w:t>RemoteServiceServlet</w:t>
      </w:r>
      <w:proofErr w:type="spellEnd"/>
      <w:r>
        <w: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w:t>
      </w:r>
      <w:proofErr w:type="spellStart"/>
      <w:r w:rsidRPr="003051FD">
        <w:rPr>
          <w:rFonts w:ascii="Consolas" w:hAnsi="Consolas" w:cs="Consolas"/>
          <w:lang w:val="en-US"/>
        </w:rPr>
        <w:t>UserAccountServiceImpl</w:t>
      </w:r>
      <w:proofErr w:type="spellEnd"/>
      <w:r w:rsidRPr="003051FD">
        <w:rPr>
          <w:rFonts w:ascii="Consolas" w:hAnsi="Consolas" w:cs="Consolas"/>
          <w:lang w:val="en-US"/>
        </w:rPr>
        <w:t xml:space="preserve"> extends </w:t>
      </w:r>
      <w:proofErr w:type="spellStart"/>
      <w:r w:rsidRPr="003051FD">
        <w:rPr>
          <w:rFonts w:ascii="Consolas" w:hAnsi="Consolas" w:cs="Consolas"/>
          <w:lang w:val="en-US"/>
        </w:rPr>
        <w:t>RemoteServiceServlet</w:t>
      </w:r>
      <w:proofErr w:type="spellEnd"/>
      <w:r w:rsidRPr="003051FD">
        <w:rPr>
          <w:rFonts w:ascii="Consolas" w:hAnsi="Consolas" w:cs="Consolas"/>
          <w:lang w:val="en-US"/>
        </w:rPr>
        <w:t xml:space="preserve"> </w:t>
      </w:r>
      <w:proofErr w:type="spellStart"/>
      <w:r w:rsidRPr="003051FD">
        <w:rPr>
          <w:rFonts w:ascii="Consolas" w:hAnsi="Consolas" w:cs="Consolas"/>
          <w:lang w:val="en-US"/>
        </w:rPr>
        <w:t>implemets</w:t>
      </w:r>
      <w:proofErr w:type="spellEnd"/>
      <w:r w:rsidRPr="003051FD">
        <w:rPr>
          <w:rFonts w:ascii="Consolas" w:hAnsi="Consolas" w:cs="Consolas"/>
          <w:lang w:val="en-US"/>
        </w:rPr>
        <w:t xml:space="preserve"> </w:t>
      </w:r>
      <w:proofErr w:type="spellStart"/>
      <w:r w:rsidRPr="003051FD">
        <w:rPr>
          <w:rFonts w:ascii="Consolas" w:hAnsi="Consolas" w:cs="Consolas"/>
          <w:lang w:val="en-US"/>
        </w:rPr>
        <w:t>UserAccountService</w:t>
      </w:r>
      <w:proofErr w:type="spellEnd"/>
      <w:r w:rsidRPr="003051FD">
        <w:rPr>
          <w:rFonts w:ascii="Consolas" w:hAnsi="Consolas" w:cs="Consolas"/>
          <w:lang w:val="en-US"/>
        </w:rPr>
        <w:t>{</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w:t>
      </w:r>
      <w:proofErr w:type="spellStart"/>
      <w:r>
        <w:rPr>
          <w:lang w:val="en-US"/>
        </w:rPr>
        <w:t>UserAccountDTO</w:t>
      </w:r>
      <w:proofErr w:type="spellEnd"/>
      <w:r>
        <w:rPr>
          <w:lang w:val="en-US"/>
        </w:rPr>
        <w:t xml:space="preserve">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w:t>
      </w:r>
      <w:proofErr w:type="spellStart"/>
      <w:r>
        <w:rPr>
          <w:lang w:val="en-US"/>
        </w:rPr>
        <w:t>AppMisc</w:t>
      </w:r>
      <w:proofErr w:type="spellEnd"/>
      <w:r>
        <w:rPr>
          <w:lang w:val="en-US"/>
        </w:rPr>
        <w:t>().</w:t>
      </w:r>
      <w:proofErr w:type="spellStart"/>
      <w:r>
        <w:rPr>
          <w:lang w:val="en-US"/>
        </w:rPr>
        <w:t>populateDataStoreOnce</w:t>
      </w:r>
      <w:proofErr w:type="spellEnd"/>
      <w:r>
        <w:rPr>
          <w:lang w:val="en-US"/>
        </w:rPr>
        <w:t>();</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w:t>
      </w:r>
      <w:proofErr w:type="spellStart"/>
      <w:r>
        <w:rPr>
          <w:lang w:val="en-US"/>
        </w:rPr>
        <w:t>UserAccount.toDTO</w:t>
      </w:r>
      <w:proofErr w:type="spellEnd"/>
      <w:r>
        <w:rPr>
          <w:lang w:val="en-US"/>
        </w:rPr>
        <w:t>(</w:t>
      </w:r>
      <w:proofErr w:type="spellStart"/>
      <w:r>
        <w:rPr>
          <w:lang w:val="en-US"/>
        </w:rPr>
        <w:t>UserAccount.getDefaultUser</w:t>
      </w:r>
      <w:proofErr w:type="spellEnd"/>
      <w:r>
        <w:rPr>
          <w:lang w:val="en-US"/>
        </w:rPr>
        <w:t>());</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 xml:space="preserve">Informar al compilador de la existencia del </w:t>
      </w:r>
      <w:proofErr w:type="spellStart"/>
      <w:r>
        <w:t>Servlet</w:t>
      </w:r>
      <w:proofErr w:type="spellEnd"/>
      <w:r>
        <w:t xml:space="preserve">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w:t>
      </w:r>
      <w:proofErr w:type="spellStart"/>
      <w:r w:rsidRPr="003051FD">
        <w:rPr>
          <w:rFonts w:ascii="Consolas" w:hAnsi="Consolas" w:cs="Consolas"/>
          <w:lang w:val="en-US"/>
        </w:rPr>
        <w:t>UserAccountService</w:t>
      </w:r>
      <w:proofErr w:type="spellEnd"/>
      <w:r w:rsidRPr="003051FD">
        <w:rPr>
          <w:rFonts w:ascii="Consolas" w:hAnsi="Consolas" w:cs="Consolas"/>
          <w:lang w:val="en-US"/>
        </w:rPr>
        <w:t>&lt;/servlet-name&gt;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r>
      <w:proofErr w:type="spellStart"/>
      <w:r>
        <w:rPr>
          <w:rFonts w:ascii="Consolas" w:hAnsi="Consolas" w:cs="Consolas"/>
          <w:lang w:val="en-US"/>
        </w:rPr>
        <w:t>com.myApp.server.UserAccountServiceImpl</w:t>
      </w:r>
      <w:proofErr w:type="spellEnd"/>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spellStart"/>
      <w:proofErr w:type="gramEnd"/>
      <w:r>
        <w:rPr>
          <w:rFonts w:ascii="Consolas" w:hAnsi="Consolas" w:cs="Consolas"/>
          <w:lang w:val="en-US"/>
        </w:rPr>
        <w:t>UserAcoountService</w:t>
      </w:r>
      <w:proofErr w:type="spellEnd"/>
      <w:r>
        <w:rPr>
          <w:rFonts w:ascii="Consolas" w:hAnsi="Consolas" w:cs="Consolas"/>
          <w:lang w:val="en-US"/>
        </w:rPr>
        <w:t>&lt;servlet-name&gt;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spellStart"/>
      <w:r>
        <w:rPr>
          <w:rFonts w:ascii="Consolas" w:hAnsi="Consolas" w:cs="Consolas"/>
          <w:lang w:val="en-US"/>
        </w:rPr>
        <w:t>url</w:t>
      </w:r>
      <w:proofErr w:type="spellEnd"/>
      <w:r>
        <w:rPr>
          <w:rFonts w:ascii="Consolas" w:hAnsi="Consolas" w:cs="Consolas"/>
          <w:lang w:val="en-US"/>
        </w:rPr>
        <w:t>-pattern&gt;/</w:t>
      </w:r>
      <w:proofErr w:type="spellStart"/>
      <w:r>
        <w:rPr>
          <w:rFonts w:ascii="Consolas" w:hAnsi="Consolas" w:cs="Consolas"/>
          <w:lang w:val="en-US"/>
        </w:rPr>
        <w:t>myApp</w:t>
      </w:r>
      <w:proofErr w:type="spellEnd"/>
      <w:r>
        <w:rPr>
          <w:rFonts w:ascii="Consolas" w:hAnsi="Consolas" w:cs="Consolas"/>
          <w:lang w:val="en-US"/>
        </w:rPr>
        <w:t>/</w:t>
      </w:r>
      <w:proofErr w:type="spellStart"/>
      <w:r>
        <w:rPr>
          <w:rFonts w:ascii="Consolas" w:hAnsi="Consolas" w:cs="Consolas"/>
          <w:lang w:val="en-US"/>
        </w:rPr>
        <w:t>userAccountService</w:t>
      </w:r>
      <w:proofErr w:type="spellEnd"/>
      <w:r>
        <w:rPr>
          <w:rFonts w:ascii="Consolas" w:hAnsi="Consolas" w:cs="Consolas"/>
          <w:lang w:val="en-US"/>
        </w:rPr>
        <w:t>&lt;/</w:t>
      </w:r>
      <w:proofErr w:type="spellStart"/>
      <w:r>
        <w:rPr>
          <w:rFonts w:ascii="Consolas" w:hAnsi="Consolas" w:cs="Consolas"/>
          <w:lang w:val="en-US"/>
        </w:rPr>
        <w:t>url</w:t>
      </w:r>
      <w:proofErr w:type="spellEnd"/>
      <w:r>
        <w:rPr>
          <w:rFonts w:ascii="Consolas" w:hAnsi="Consolas" w:cs="Consolas"/>
          <w:lang w:val="en-US"/>
        </w:rPr>
        <w:t>-pattern&gt;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 xml:space="preserve">Crear interfaz asíncrona en </w:t>
      </w:r>
      <w:proofErr w:type="spellStart"/>
      <w:r>
        <w:t>com.nombreapp.client</w:t>
      </w:r>
      <w:proofErr w:type="spellEnd"/>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w:t>
      </w:r>
      <w:proofErr w:type="spellStart"/>
      <w:r w:rsidRPr="005873B0">
        <w:rPr>
          <w:rFonts w:ascii="Consolas" w:hAnsi="Consolas" w:cs="Consolas"/>
          <w:lang w:val="en-US"/>
        </w:rPr>
        <w:t>UserAccountServiceAsync</w:t>
      </w:r>
      <w:proofErr w:type="spellEnd"/>
      <w:r w:rsidRPr="005873B0">
        <w:rPr>
          <w:rFonts w:ascii="Consolas" w:hAnsi="Consolas" w:cs="Consolas"/>
          <w:lang w:val="en-US"/>
        </w:rPr>
        <w:t>{</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w:t>
      </w:r>
      <w:proofErr w:type="spellStart"/>
      <w:r w:rsidRPr="003051FD">
        <w:rPr>
          <w:lang w:val="en-US"/>
        </w:rPr>
        <w:t>AsyncCallback</w:t>
      </w:r>
      <w:proofErr w:type="spellEnd"/>
      <w:r w:rsidRPr="003051FD">
        <w:rPr>
          <w:lang w:val="en-US"/>
        </w:rPr>
        <w:t>&lt;</w:t>
      </w:r>
      <w:proofErr w:type="spellStart"/>
      <w:r w:rsidRPr="003051FD">
        <w:rPr>
          <w:lang w:val="en-US"/>
        </w:rPr>
        <w:t>UserAccountDTO</w:t>
      </w:r>
      <w:proofErr w:type="spellEnd"/>
      <w:r w:rsidRPr="003051FD">
        <w:rPr>
          <w:lang w:val="en-US"/>
        </w:rPr>
        <w:t>&gt;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spellStart"/>
      <w:proofErr w:type="gramStart"/>
      <w:r w:rsidRPr="00CD0D00">
        <w:rPr>
          <w:rFonts w:ascii="Consolas" w:hAnsi="Consolas" w:cs="Consolas"/>
          <w:lang w:val="en-US"/>
        </w:rPr>
        <w:t>userService.login</w:t>
      </w:r>
      <w:proofErr w:type="spellEnd"/>
      <w:r w:rsidRPr="00CD0D00">
        <w:rPr>
          <w:rFonts w:ascii="Consolas" w:hAnsi="Consolas" w:cs="Consolas"/>
          <w:lang w:val="en-US"/>
        </w:rPr>
        <w:t>(</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w:t>
      </w:r>
      <w:proofErr w:type="spellStart"/>
      <w:r w:rsidRPr="00CD0D00">
        <w:rPr>
          <w:rFonts w:ascii="Consolas" w:hAnsi="Consolas" w:cs="Consolas"/>
          <w:lang w:val="en-US"/>
        </w:rPr>
        <w:t>AsyncCallback</w:t>
      </w:r>
      <w:proofErr w:type="spellEnd"/>
      <w:r w:rsidR="00CD0D00">
        <w:rPr>
          <w:rFonts w:ascii="Consolas" w:hAnsi="Consolas" w:cs="Consolas"/>
          <w:lang w:val="en-US"/>
        </w:rPr>
        <w:t xml:space="preserve"> </w:t>
      </w:r>
      <w:r w:rsidRPr="00CD0D00">
        <w:rPr>
          <w:rFonts w:ascii="Consolas" w:hAnsi="Consolas" w:cs="Consolas"/>
          <w:lang w:val="en-US"/>
        </w:rPr>
        <w:t>&lt;</w:t>
      </w:r>
      <w:proofErr w:type="spellStart"/>
      <w:r w:rsidRPr="00CD0D00">
        <w:rPr>
          <w:rFonts w:ascii="Consolas" w:hAnsi="Consolas" w:cs="Consolas"/>
          <w:lang w:val="en-US"/>
        </w:rPr>
        <w:t>UserAccountDTO</w:t>
      </w:r>
      <w:proofErr w:type="spellEnd"/>
      <w:r w:rsidRPr="00CD0D00">
        <w:rPr>
          <w:rFonts w:ascii="Consolas" w:hAnsi="Consolas" w:cs="Consolas"/>
          <w:lang w:val="en-US"/>
        </w:rPr>
        <w:t>&gt;()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r w:rsidRPr="00CD0D00">
        <w:rPr>
          <w:rFonts w:ascii="Consolas" w:hAnsi="Consolas" w:cs="Consolas"/>
          <w:lang w:val="en-US"/>
        </w:rPr>
        <w:t>onFailure</w:t>
      </w:r>
      <w:proofErr w:type="spellEnd"/>
      <w:r w:rsidRPr="00CD0D00">
        <w:rPr>
          <w:rFonts w:ascii="Consolas" w:hAnsi="Consolas" w:cs="Consolas"/>
          <w:lang w:val="en-US"/>
        </w:rPr>
        <w:t>(</w:t>
      </w:r>
      <w:proofErr w:type="spellStart"/>
      <w:r w:rsidRPr="00CD0D00">
        <w:rPr>
          <w:rFonts w:ascii="Consolas" w:hAnsi="Consolas" w:cs="Consolas"/>
          <w:lang w:val="en-US"/>
        </w:rPr>
        <w:t>Throwable</w:t>
      </w:r>
      <w:proofErr w:type="spellEnd"/>
      <w:r w:rsidRPr="00CD0D00">
        <w:rPr>
          <w:rFonts w:ascii="Consolas" w:hAnsi="Consolas" w:cs="Consolas"/>
          <w:lang w:val="en-US"/>
        </w:rPr>
        <w:t xml:space="preserv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CD0D00">
        <w:rPr>
          <w:rFonts w:ascii="Consolas" w:hAnsi="Consolas" w:cs="Consolas"/>
          <w:lang w:val="en-US"/>
        </w:rPr>
        <w:t>Window.alert</w:t>
      </w:r>
      <w:proofErr w:type="spellEnd"/>
      <w:r w:rsidRPr="00CD0D00">
        <w:rPr>
          <w:rFonts w:ascii="Consolas" w:hAnsi="Consolas" w:cs="Consolas"/>
          <w:lang w:val="en-US"/>
        </w:rPr>
        <w: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proofErr w:type="gramStart"/>
      <w:r w:rsidRPr="00CD0D00">
        <w:rPr>
          <w:rFonts w:ascii="Consolas" w:hAnsi="Consolas" w:cs="Consolas"/>
          <w:lang w:val="en-US"/>
        </w:rPr>
        <w:t>onSuccess</w:t>
      </w:r>
      <w:proofErr w:type="spellEnd"/>
      <w:r w:rsidRPr="00CD0D00">
        <w:rPr>
          <w:rFonts w:ascii="Consolas" w:hAnsi="Consolas" w:cs="Consolas"/>
          <w:lang w:val="en-US"/>
        </w:rPr>
        <w:t>(</w:t>
      </w:r>
      <w:proofErr w:type="spellStart"/>
      <w:proofErr w:type="gramEnd"/>
      <w:r w:rsidRPr="00CD0D00">
        <w:rPr>
          <w:rFonts w:ascii="Consolas" w:hAnsi="Consolas" w:cs="Consolas"/>
          <w:lang w:val="en-US"/>
        </w:rPr>
        <w:t>UserAccountDTO</w:t>
      </w:r>
      <w:proofErr w:type="spellEnd"/>
      <w:r w:rsidRPr="00CD0D00">
        <w:rPr>
          <w:rFonts w:ascii="Consolas" w:hAnsi="Consolas" w:cs="Consolas"/>
          <w:lang w:val="en-US"/>
        </w:rPr>
        <w:t xml:space="preserve">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r w:rsidRPr="005873B0">
        <w:rPr>
          <w:rFonts w:ascii="Consolas" w:hAnsi="Consolas" w:cs="Consolas"/>
        </w:rPr>
        <w:t>currentUser</w:t>
      </w:r>
      <w:proofErr w:type="spellEnd"/>
      <w:r w:rsidRPr="005873B0">
        <w:rPr>
          <w:rFonts w:ascii="Consolas" w:hAnsi="Consolas" w:cs="Consolas"/>
        </w:rPr>
        <w:t xml:space="preserve"> = </w:t>
      </w:r>
      <w:proofErr w:type="spellStart"/>
      <w:r w:rsidRPr="005873B0">
        <w:rPr>
          <w:rFonts w:ascii="Consolas" w:hAnsi="Consolas" w:cs="Consolas"/>
        </w:rPr>
        <w:t>user</w:t>
      </w:r>
      <w:proofErr w:type="spellEnd"/>
      <w:r w:rsidRPr="005873B0">
        <w:rPr>
          <w:rFonts w:ascii="Consolas" w:hAnsi="Consolas" w:cs="Consolas"/>
        </w:rPr>
        <w:t>;</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spellStart"/>
      <w:r w:rsidRPr="005873B0">
        <w:rPr>
          <w:rFonts w:ascii="Consolas" w:hAnsi="Consolas" w:cs="Consolas"/>
        </w:rPr>
        <w:t>displayApp</w:t>
      </w:r>
      <w:proofErr w:type="spell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32" w:name="_Toc394273352"/>
      <w:r>
        <w:lastRenderedPageBreak/>
        <w:t>3.4</w:t>
      </w:r>
      <w:r w:rsidR="00E65DAB">
        <w:t xml:space="preserve">.- </w:t>
      </w:r>
      <w:r w:rsidR="0067624C">
        <w:t xml:space="preserve">MVP aplicado a </w:t>
      </w:r>
      <w:proofErr w:type="spellStart"/>
      <w:r w:rsidR="0067624C">
        <w:t>Gwt</w:t>
      </w:r>
      <w:proofErr w:type="spellEnd"/>
      <w:r w:rsidR="0067624C">
        <w:t>:</w:t>
      </w:r>
      <w:r w:rsidR="00D72293">
        <w:t xml:space="preserve"> </w:t>
      </w:r>
      <w:r w:rsidR="00D72293" w:rsidRPr="00D72293">
        <w:rPr>
          <w:highlight w:val="yellow"/>
        </w:rPr>
        <w:t>No terminado</w:t>
      </w:r>
      <w:bookmarkEnd w:id="532"/>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w:t>
      </w:r>
      <w:proofErr w:type="spellStart"/>
      <w:r>
        <w:t>GWTTestCases</w:t>
      </w:r>
      <w:proofErr w:type="spellEnd"/>
      <w:r>
        <w:t xml:space="preserve"> (se realizan en navegador, siendo más costosas) y permite la realización de pruebas de software basadas en JRE (véase </w:t>
      </w:r>
      <w:proofErr w:type="spellStart"/>
      <w:r>
        <w:t>Junit</w:t>
      </w:r>
      <w:proofErr w:type="spellEnd"/>
      <w:r>
        <w:t xml:space="preserve">)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headerReference w:type="even" r:id="rId12"/>
          <w:headerReference w:type="default" r:id="rId13"/>
          <w:footerReference w:type="even" r:id="rId14"/>
          <w:footerReference w:type="default" r:id="rId15"/>
          <w:headerReference w:type="first" r:id="rId16"/>
          <w:footerReference w:type="first" r:id="rId17"/>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w:t>
      </w:r>
      <w:proofErr w:type="spellStart"/>
      <w:r w:rsidRPr="00E65DAB">
        <w:rPr>
          <w:b/>
        </w:rPr>
        <w:t>particiona</w:t>
      </w:r>
      <w:proofErr w:type="spellEnd"/>
      <w:r w:rsidRPr="00E65DAB">
        <w:rPr>
          <w:b/>
        </w:rPr>
        <w:t xml:space="preserve"> la aplicación en componentes: </w:t>
      </w:r>
    </w:p>
    <w:p w:rsidR="0067624C" w:rsidRDefault="0067624C" w:rsidP="00E65DAB">
      <w:proofErr w:type="spellStart"/>
      <w:r>
        <w:t>Model</w:t>
      </w:r>
      <w:proofErr w:type="spellEnd"/>
    </w:p>
    <w:p w:rsidR="0067624C" w:rsidRDefault="0067624C" w:rsidP="00E65DAB">
      <w:r>
        <w:t>View</w:t>
      </w:r>
    </w:p>
    <w:p w:rsidR="0067624C" w:rsidRDefault="0067624C" w:rsidP="00E65DAB">
      <w:proofErr w:type="spellStart"/>
      <w:r>
        <w:t>Presenter</w:t>
      </w:r>
      <w:proofErr w:type="spellEnd"/>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624C">
        <w:t>AppController</w:t>
      </w:r>
      <w:proofErr w:type="spellEnd"/>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 xml:space="preserve">Enlazar </w:t>
      </w:r>
      <w:proofErr w:type="spellStart"/>
      <w:r>
        <w:t>Presenter</w:t>
      </w:r>
      <w:proofErr w:type="spellEnd"/>
      <w:r>
        <w:t xml:space="preserve"> – </w:t>
      </w:r>
      <w:proofErr w:type="spellStart"/>
      <w:r>
        <w:t>Views</w:t>
      </w:r>
      <w:proofErr w:type="spellEnd"/>
    </w:p>
    <w:p w:rsidR="0067624C" w:rsidRDefault="0067624C" w:rsidP="00E65DAB">
      <w:r>
        <w:t>Eventos y Bus de Eventos</w:t>
      </w:r>
    </w:p>
    <w:p w:rsidR="0067624C" w:rsidRDefault="0067624C" w:rsidP="00E65DAB">
      <w:r>
        <w:t>Histórico y transición entre las vistas.</w:t>
      </w:r>
    </w:p>
    <w:p w:rsidR="0067624C" w:rsidRDefault="0067624C" w:rsidP="00E65DAB">
      <w:r>
        <w:t>Pruebas (</w:t>
      </w:r>
      <w:proofErr w:type="spellStart"/>
      <w:r>
        <w:t>testing</w:t>
      </w:r>
      <w:proofErr w:type="spellEnd"/>
      <w:r>
        <w:t>)</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 xml:space="preserve">magen 2: Diagrama patrón MVP en </w:t>
      </w:r>
      <w:proofErr w:type="spellStart"/>
      <w:r w:rsidR="0067624C">
        <w:rPr>
          <w:sz w:val="18"/>
          <w:szCs w:val="18"/>
        </w:rPr>
        <w:t>Gwt</w:t>
      </w:r>
      <w:proofErr w:type="spellEnd"/>
      <w:r w:rsidR="0067624C">
        <w:rPr>
          <w:sz w:val="18"/>
          <w:szCs w:val="18"/>
        </w:rPr>
        <w:t xml:space="preserve"> en App de prueba de gestión de contactos.</w:t>
      </w:r>
    </w:p>
    <w:p w:rsidR="005873B0" w:rsidRDefault="005873B0" w:rsidP="005873B0">
      <w:pPr>
        <w:pStyle w:val="Ttulo3"/>
      </w:pPr>
      <w:bookmarkStart w:id="533" w:name="_Toc394273353"/>
      <w:r>
        <w:lastRenderedPageBreak/>
        <w:t xml:space="preserve">3.5.- </w:t>
      </w:r>
      <w:proofErr w:type="spellStart"/>
      <w:r>
        <w:t>Datastore</w:t>
      </w:r>
      <w:proofErr w:type="spellEnd"/>
      <w:r>
        <w:t xml:space="preserve"> y Google App </w:t>
      </w:r>
      <w:proofErr w:type="spellStart"/>
      <w:r>
        <w:t>Engine</w:t>
      </w:r>
      <w:proofErr w:type="spellEnd"/>
      <w:r>
        <w:t xml:space="preserve"> (uso de JDO)</w:t>
      </w:r>
      <w:bookmarkEnd w:id="533"/>
    </w:p>
    <w:p w:rsidR="005873B0" w:rsidRPr="005873B0" w:rsidRDefault="005873B0" w:rsidP="005873B0">
      <w:r w:rsidRPr="005873B0">
        <w:rPr>
          <w:highlight w:val="yellow"/>
        </w:rPr>
        <w:t>Pendiente de pasar. Documento creado.</w:t>
      </w:r>
    </w:p>
    <w:p w:rsidR="0067624C" w:rsidRDefault="00C13764" w:rsidP="005873B0">
      <w:pPr>
        <w:pStyle w:val="Ttulo3"/>
      </w:pPr>
      <w:bookmarkStart w:id="534" w:name="_Toc394273354"/>
      <w:r>
        <w:t>3.6.- Control de versiones</w:t>
      </w:r>
      <w:bookmarkEnd w:id="534"/>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 xml:space="preserve">La alternativa elegida para la gestión del código y control de versiones es </w:t>
      </w:r>
      <w:proofErr w:type="spellStart"/>
      <w:r>
        <w:t>Git</w:t>
      </w:r>
      <w:proofErr w:type="spellEnd"/>
      <w:r>
        <w:t>.</w:t>
      </w:r>
    </w:p>
    <w:p w:rsidR="00297D35" w:rsidRDefault="00297D35" w:rsidP="005873B0">
      <w:pPr>
        <w:pStyle w:val="Ttulo4"/>
        <w:ind w:firstLine="708"/>
      </w:pPr>
      <w:bookmarkStart w:id="535" w:name="_Toc394273355"/>
      <w:r>
        <w:t xml:space="preserve">3.6.1.- </w:t>
      </w:r>
      <w:proofErr w:type="spellStart"/>
      <w:r>
        <w:t>Git</w:t>
      </w:r>
      <w:bookmarkEnd w:id="535"/>
      <w:proofErr w:type="spellEnd"/>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7D35">
        <w:t>Git</w:t>
      </w:r>
      <w:proofErr w:type="spellEnd"/>
      <w:r w:rsidR="00297D35">
        <w:t xml:space="preserve"> es un sistema de control de versiones distribuido (</w:t>
      </w:r>
      <w:proofErr w:type="spellStart"/>
      <w:r w:rsidR="00297D35">
        <w:t>scvd</w:t>
      </w:r>
      <w:proofErr w:type="spellEnd"/>
      <w:r w:rsidR="00297D35">
        <w:t>)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 xml:space="preserve">Que </w:t>
      </w:r>
      <w:proofErr w:type="spellStart"/>
      <w:r>
        <w:t>Git</w:t>
      </w:r>
      <w:proofErr w:type="spellEnd"/>
      <w:r>
        <w:t xml:space="preserve">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proofErr w:type="spellStart"/>
      <w:r w:rsidR="000E7EBC" w:rsidRPr="000E7EBC">
        <w:rPr>
          <w:i/>
        </w:rPr>
        <w:t>Staging</w:t>
      </w:r>
      <w:proofErr w:type="spellEnd"/>
      <w:r w:rsidR="000E7EBC" w:rsidRPr="000E7EBC">
        <w:rPr>
          <w:i/>
        </w:rPr>
        <w:t xml:space="preserve"> </w:t>
      </w:r>
      <w:proofErr w:type="spellStart"/>
      <w:r w:rsidR="000E7EBC" w:rsidRPr="000E7EBC">
        <w:rPr>
          <w:i/>
        </w:rPr>
        <w:t>Index</w:t>
      </w:r>
      <w:proofErr w:type="spellEnd"/>
      <w:r w:rsidR="000E7EBC">
        <w:t xml:space="preserve">). Posteriormente, los cambios se realizarán haciendo </w:t>
      </w:r>
      <w:proofErr w:type="spellStart"/>
      <w:r w:rsidR="000E7EBC" w:rsidRPr="000E7EBC">
        <w:rPr>
          <w:i/>
        </w:rPr>
        <w:t>commit</w:t>
      </w:r>
      <w:proofErr w:type="spellEnd"/>
      <w:r w:rsidR="000E7EBC">
        <w:t>.</w:t>
      </w:r>
    </w:p>
    <w:p w:rsidR="000E7EBC" w:rsidRDefault="000E7EBC" w:rsidP="00DD31DF">
      <w:r>
        <w:t xml:space="preserve">Características principales de </w:t>
      </w:r>
      <w:proofErr w:type="spellStart"/>
      <w:r w:rsidRPr="00DD31DF">
        <w:rPr>
          <w:i/>
        </w:rPr>
        <w:t>Git</w:t>
      </w:r>
      <w:proofErr w:type="spellEnd"/>
      <w:r>
        <w:t>:</w:t>
      </w:r>
    </w:p>
    <w:p w:rsidR="000E7EBC" w:rsidRDefault="000E7EBC" w:rsidP="005956E3">
      <w:pPr>
        <w:pStyle w:val="Prrafodelista"/>
        <w:numPr>
          <w:ilvl w:val="0"/>
          <w:numId w:val="29"/>
        </w:numPr>
      </w:pPr>
      <w:r>
        <w:t xml:space="preserve">Los cambios en </w:t>
      </w:r>
      <w:proofErr w:type="spellStart"/>
      <w:r w:rsidRPr="00DD31DF">
        <w:rPr>
          <w:i/>
        </w:rPr>
        <w:t>Git</w:t>
      </w:r>
      <w:proofErr w:type="spellEnd"/>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proofErr w:type="spellStart"/>
      <w:r w:rsidRPr="00DD31DF">
        <w:rPr>
          <w:i/>
        </w:rPr>
        <w:t>Git</w:t>
      </w:r>
      <w:proofErr w:type="spellEnd"/>
      <w:r>
        <w:t xml:space="preserve"> permite clonar repositorios completos, incluido el histórico del mismo</w:t>
      </w:r>
    </w:p>
    <w:p w:rsidR="000E7EBC" w:rsidRDefault="000E7EBC" w:rsidP="005956E3">
      <w:pPr>
        <w:pStyle w:val="Prrafodelista"/>
        <w:numPr>
          <w:ilvl w:val="0"/>
          <w:numId w:val="30"/>
        </w:numPr>
      </w:pPr>
      <w:proofErr w:type="spellStart"/>
      <w:r w:rsidRPr="00DD31DF">
        <w:rPr>
          <w:i/>
        </w:rPr>
        <w:t>Push</w:t>
      </w:r>
      <w:proofErr w:type="spellEnd"/>
      <w:r w:rsidR="00DD31DF">
        <w:t>:</w:t>
      </w:r>
      <w:r>
        <w:t xml:space="preserve"> Transfiere los cambios al repositorio remoto</w:t>
      </w:r>
    </w:p>
    <w:p w:rsidR="000E7EBC" w:rsidRDefault="000E7EBC" w:rsidP="005956E3">
      <w:pPr>
        <w:pStyle w:val="Prrafodelista"/>
        <w:numPr>
          <w:ilvl w:val="0"/>
          <w:numId w:val="30"/>
        </w:numPr>
      </w:pPr>
      <w:proofErr w:type="spellStart"/>
      <w:r w:rsidRPr="00DD31DF">
        <w:rPr>
          <w:i/>
        </w:rPr>
        <w:t>Pull</w:t>
      </w:r>
      <w:proofErr w:type="spellEnd"/>
      <w:r w:rsidR="00DD31DF">
        <w:t>:</w:t>
      </w:r>
      <w:r>
        <w:t xml:space="preserve"> Obtiene cambios del repositorio remoto</w:t>
      </w:r>
    </w:p>
    <w:p w:rsidR="00DD31DF" w:rsidRDefault="00DD31DF" w:rsidP="005956E3">
      <w:pPr>
        <w:pStyle w:val="Prrafodelista"/>
        <w:numPr>
          <w:ilvl w:val="0"/>
          <w:numId w:val="31"/>
        </w:numPr>
      </w:pPr>
      <w:r>
        <w:t xml:space="preserve">Soporte para </w:t>
      </w:r>
      <w:proofErr w:type="spellStart"/>
      <w:r w:rsidRPr="00DD31DF">
        <w:rPr>
          <w:i/>
        </w:rPr>
        <w:t>branching</w:t>
      </w:r>
      <w:proofErr w:type="spellEnd"/>
      <w:r>
        <w:rPr>
          <w:i/>
        </w:rPr>
        <w:t xml:space="preserve">. </w:t>
      </w:r>
      <w:r>
        <w:t xml:space="preserve">Esto quiere decir que, dentro del repositorio, se pueden tener diferentes versiones del proyecto, de manera que, por ejemplo, puede crearse un </w:t>
      </w:r>
      <w:proofErr w:type="spellStart"/>
      <w:r w:rsidRPr="00DD31DF">
        <w:rPr>
          <w:i/>
        </w:rPr>
        <w:t>branch</w:t>
      </w:r>
      <w:proofErr w:type="spellEnd"/>
      <w:r>
        <w:t xml:space="preserve"> para modificar cierta parte del código sin afectar al proyecto, y una vez comprobado su funcionamiento, puede hacerse </w:t>
      </w:r>
      <w:proofErr w:type="spellStart"/>
      <w:r w:rsidRPr="00DD31DF">
        <w:rPr>
          <w:i/>
        </w:rPr>
        <w:t>merge</w:t>
      </w:r>
      <w:proofErr w:type="spellEnd"/>
      <w:r>
        <w:t xml:space="preserve"> (unir los </w:t>
      </w:r>
      <w:proofErr w:type="spellStart"/>
      <w:r w:rsidRPr="00DD31DF">
        <w:rPr>
          <w:i/>
        </w:rPr>
        <w:t>branches</w:t>
      </w:r>
      <w:proofErr w:type="spellEnd"/>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6" w:name="_Toc394273356"/>
      <w:r>
        <w:t xml:space="preserve">3.6.2. Comandos básicos de </w:t>
      </w:r>
      <w:proofErr w:type="spellStart"/>
      <w:r>
        <w:t>Git</w:t>
      </w:r>
      <w:bookmarkEnd w:id="536"/>
      <w:proofErr w:type="spellEnd"/>
    </w:p>
    <w:p w:rsidR="000F23EE" w:rsidRDefault="000F23EE" w:rsidP="00924D31">
      <w:pPr>
        <w:ind w:left="2832" w:hanging="2832"/>
      </w:pPr>
      <w:proofErr w:type="spellStart"/>
      <w:r w:rsidRPr="00924D31">
        <w:rPr>
          <w:rFonts w:ascii="Courier New" w:hAnsi="Courier New" w:cs="Courier New"/>
        </w:rPr>
        <w:t>git</w:t>
      </w:r>
      <w:proofErr w:type="spell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w:t>
      </w:r>
      <w:r w:rsidRPr="000F23EE">
        <w:t xml:space="preserve"> </w:t>
      </w:r>
      <w:r>
        <w:tab/>
      </w:r>
      <w:r w:rsidRPr="000F23EE">
        <w:t xml:space="preserve">Al usar </w:t>
      </w:r>
      <w:proofErr w:type="spellStart"/>
      <w:r w:rsidRPr="000F23EE">
        <w:t>git</w:t>
      </w:r>
      <w:proofErr w:type="spellEnd"/>
      <w:r w:rsidRPr="000F23EE">
        <w:t xml:space="preserve"> </w:t>
      </w:r>
      <w:proofErr w:type="spellStart"/>
      <w:r w:rsidRPr="000F23EE">
        <w:t>init</w:t>
      </w:r>
      <w:proofErr w:type="spellEnd"/>
      <w:r w:rsidRPr="000F23EE">
        <w:t>, transformamos e</w:t>
      </w:r>
      <w:r>
        <w:t xml:space="preserve">l directorio en el que nos encontramos en un repositorio </w:t>
      </w:r>
      <w:proofErr w:type="spellStart"/>
      <w:r>
        <w:t>git</w:t>
      </w:r>
      <w:proofErr w:type="spellEnd"/>
      <w:r>
        <w:t>, comenzando a registrar versiones del proyecto.</w:t>
      </w:r>
    </w:p>
    <w:p w:rsidR="00924D31" w:rsidRDefault="000F23EE">
      <w:pPr>
        <w:ind w:left="2832" w:hanging="2832"/>
        <w:rPr>
          <w:rStyle w:val="CdigoHTML"/>
          <w:rFonts w:eastAsiaTheme="minorHAnsi"/>
        </w:rPr>
      </w:pPr>
      <w:proofErr w:type="spellStart"/>
      <w:r w:rsidRPr="00924D31">
        <w:rPr>
          <w:rFonts w:ascii="Courier New" w:hAnsi="Courier New" w:cs="Courier New"/>
        </w:rPr>
        <w:t>git</w:t>
      </w:r>
      <w:proofErr w:type="spell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 xml:space="preserve"> </w:t>
      </w:r>
      <w:r w:rsidR="00924D31" w:rsidRPr="00924D31">
        <w:rPr>
          <w:rFonts w:ascii="Courier New" w:hAnsi="Courier New" w:cs="Courier New"/>
        </w:rPr>
        <w:t>--</w:t>
      </w:r>
      <w:proofErr w:type="spellStart"/>
      <w:r w:rsidRPr="00924D31">
        <w:rPr>
          <w:rFonts w:ascii="Courier New" w:hAnsi="Courier New" w:cs="Courier New"/>
        </w:rPr>
        <w:t>bare</w:t>
      </w:r>
      <w:proofErr w:type="spellEnd"/>
      <w:r w:rsidRPr="00924D31">
        <w:rPr>
          <w:rFonts w:ascii="Courier New" w:hAnsi="Courier New" w:cs="Courier New"/>
        </w:rPr>
        <w:t>:</w:t>
      </w:r>
      <w:r w:rsidR="00924D31">
        <w:rPr>
          <w:rFonts w:ascii="Courier New" w:hAnsi="Courier New" w:cs="Courier New"/>
        </w:rPr>
        <w:tab/>
      </w:r>
      <w:r w:rsidRPr="000F23EE">
        <w:t>Inicializa repositorio</w:t>
      </w:r>
      <w:r>
        <w:t xml:space="preserve"> </w:t>
      </w:r>
      <w:proofErr w:type="spellStart"/>
      <w:r>
        <w:t>git</w:t>
      </w:r>
      <w:proofErr w:type="spellEnd"/>
      <w:r>
        <w:t xml:space="preserve"> vacío, pero omitiendo el directorio de trabajo. Así imposibilitamos la edición/actualización de ficheros. Útil para crear repositorios centrales</w:t>
      </w:r>
      <w:r w:rsidR="00924D31">
        <w:t>, marcándolo como un almacén. A partir de ahí pueden crearse ramas (</w:t>
      </w:r>
      <w:proofErr w:type="spellStart"/>
      <w:r w:rsidR="00924D31">
        <w:rPr>
          <w:i/>
        </w:rPr>
        <w:t>branches</w:t>
      </w:r>
      <w:proofErr w:type="spellEnd"/>
      <w:r w:rsidR="00924D31">
        <w:t>) sí editables.</w:t>
      </w:r>
      <w:r w:rsidRPr="000F23EE">
        <w:tab/>
      </w:r>
      <w:proofErr w:type="spellStart"/>
      <w:r w:rsidR="00924D31" w:rsidRPr="00924D31">
        <w:rPr>
          <w:rStyle w:val="CdigoHTML"/>
          <w:rFonts w:eastAsiaTheme="minorHAnsi"/>
        </w:rPr>
        <w:t>git</w:t>
      </w:r>
      <w:proofErr w:type="spell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 xml:space="preserve">Clona un repositorio </w:t>
      </w:r>
      <w:proofErr w:type="spellStart"/>
      <w:r w:rsidR="00924D31" w:rsidRPr="00924D31">
        <w:rPr>
          <w:rStyle w:val="CdigoHTML"/>
          <w:rFonts w:asciiTheme="minorHAnsi" w:eastAsiaTheme="minorHAnsi" w:hAnsiTheme="minorHAnsi"/>
          <w:sz w:val="22"/>
          <w:szCs w:val="22"/>
        </w:rPr>
        <w:t>git</w:t>
      </w:r>
      <w:proofErr w:type="spellEnd"/>
      <w:r w:rsidR="00924D31" w:rsidRPr="00924D31">
        <w:rPr>
          <w:rStyle w:val="CdigoHTML"/>
          <w:rFonts w:asciiTheme="minorHAnsi" w:eastAsiaTheme="minorHAnsi" w:hAnsiTheme="minorHAnsi"/>
          <w:sz w:val="22"/>
          <w:szCs w:val="22"/>
        </w:rPr>
        <w:t xml:space="preserve"> ya existente. Puede equipararse al comando </w:t>
      </w:r>
      <w:proofErr w:type="spellStart"/>
      <w:r w:rsidR="00924D31" w:rsidRPr="00924D31">
        <w:rPr>
          <w:rStyle w:val="CdigoHTML"/>
          <w:rFonts w:asciiTheme="minorHAnsi" w:eastAsiaTheme="minorHAnsi" w:hAnsiTheme="minorHAnsi"/>
          <w:sz w:val="22"/>
          <w:szCs w:val="22"/>
        </w:rPr>
        <w:t>svn</w:t>
      </w:r>
      <w:proofErr w:type="spellEnd"/>
      <w:r w:rsidR="00924D31" w:rsidRPr="00924D31">
        <w:rPr>
          <w:rStyle w:val="CdigoHTML"/>
          <w:rFonts w:asciiTheme="minorHAnsi" w:eastAsiaTheme="minorHAnsi" w:hAnsiTheme="minorHAnsi"/>
          <w:sz w:val="22"/>
          <w:szCs w:val="22"/>
        </w:rPr>
        <w:t xml:space="preserve"> </w:t>
      </w:r>
      <w:proofErr w:type="spellStart"/>
      <w:r w:rsidR="00924D31" w:rsidRPr="00924D31">
        <w:rPr>
          <w:rStyle w:val="CdigoHTML"/>
          <w:rFonts w:asciiTheme="minorHAnsi" w:eastAsiaTheme="minorHAnsi" w:hAnsiTheme="minorHAnsi"/>
          <w:sz w:val="22"/>
          <w:szCs w:val="22"/>
        </w:rPr>
        <w:t>checkout</w:t>
      </w:r>
      <w:proofErr w:type="spellEnd"/>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w:t>
      </w:r>
      <w:proofErr w:type="spellStart"/>
      <w:r w:rsidR="00924D31">
        <w:rPr>
          <w:rStyle w:val="CdigoHTML"/>
          <w:rFonts w:asciiTheme="minorHAnsi" w:eastAsiaTheme="minorHAnsi" w:hAnsiTheme="minorHAnsi"/>
          <w:sz w:val="22"/>
          <w:szCs w:val="22"/>
        </w:rPr>
        <w:t>origin</w:t>
      </w:r>
      <w:proofErr w:type="spellEnd"/>
      <w:r w:rsidR="00924D31">
        <w:rPr>
          <w:rStyle w:val="CdigoHTML"/>
          <w:rFonts w:asciiTheme="minorHAnsi" w:eastAsiaTheme="minorHAnsi" w:hAnsiTheme="minorHAnsi"/>
          <w:sz w:val="22"/>
          <w:szCs w:val="22"/>
        </w:rPr>
        <w:t>,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config</w:t>
      </w:r>
      <w:proofErr w:type="spellEnd"/>
      <w:r>
        <w:rPr>
          <w:rStyle w:val="CdigoHTML"/>
          <w:rFonts w:eastAsiaTheme="minorHAnsi"/>
        </w:rPr>
        <w:t>:</w:t>
      </w:r>
      <w:r>
        <w:rPr>
          <w:rStyle w:val="CdigoHTML"/>
          <w:rFonts w:eastAsiaTheme="minorHAnsi"/>
        </w:rPr>
        <w:tab/>
      </w:r>
      <w:r w:rsidRPr="00EC1B35">
        <w:rPr>
          <w:rStyle w:val="CdigoHTML"/>
          <w:rFonts w:asciiTheme="minorHAnsi" w:eastAsiaTheme="minorHAnsi" w:hAnsiTheme="minorHAnsi"/>
          <w:sz w:val="22"/>
          <w:szCs w:val="22"/>
        </w:rPr>
        <w:t xml:space="preserve">Configura la instalación de </w:t>
      </w:r>
      <w:proofErr w:type="spellStart"/>
      <w:r w:rsidRPr="00EC1B35">
        <w:rPr>
          <w:rStyle w:val="CdigoHTML"/>
          <w:rFonts w:asciiTheme="minorHAnsi" w:eastAsiaTheme="minorHAnsi" w:hAnsiTheme="minorHAnsi"/>
          <w:sz w:val="22"/>
          <w:szCs w:val="22"/>
        </w:rPr>
        <w:t>git</w:t>
      </w:r>
      <w:proofErr w:type="spellEnd"/>
      <w:r w:rsidRPr="00EC1B35">
        <w:rPr>
          <w:rStyle w:val="CdigoHTML"/>
          <w:rFonts w:asciiTheme="minorHAnsi" w:eastAsiaTheme="minorHAnsi" w:hAnsiTheme="minorHAnsi"/>
          <w:sz w:val="22"/>
          <w:szCs w:val="22"/>
        </w:rPr>
        <w:t xml:space="preserve">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spellStart"/>
      <w:r w:rsidRPr="00EC1B35">
        <w:rPr>
          <w:rFonts w:ascii="Courier New" w:hAnsi="Courier New" w:cs="Courier New"/>
          <w:szCs w:val="22"/>
        </w:rPr>
        <w:t>git</w:t>
      </w:r>
      <w:proofErr w:type="spellEnd"/>
      <w:r w:rsidRPr="00EC1B35">
        <w:rPr>
          <w:rFonts w:ascii="Courier New" w:hAnsi="Courier New" w:cs="Courier New"/>
          <w:szCs w:val="22"/>
        </w:rPr>
        <w:t xml:space="preserve"> </w:t>
      </w:r>
      <w:proofErr w:type="spellStart"/>
      <w:r w:rsidRPr="00EC1B35">
        <w:rPr>
          <w:rFonts w:ascii="Courier New" w:hAnsi="Courier New" w:cs="Courier New"/>
          <w:szCs w:val="22"/>
        </w:rPr>
        <w:t>add</w:t>
      </w:r>
      <w:proofErr w:type="spellEnd"/>
      <w:r w:rsidRPr="00EC1B35">
        <w:rPr>
          <w:rFonts w:ascii="Courier New" w:hAnsi="Courier New" w:cs="Courier New"/>
          <w:szCs w:val="22"/>
        </w:rPr>
        <w:t>:</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w:t>
      </w:r>
      <w:proofErr w:type="spellStart"/>
      <w:r w:rsidRPr="00EC1B35">
        <w:rPr>
          <w:rFonts w:asciiTheme="minorHAnsi" w:hAnsiTheme="minorHAnsi"/>
        </w:rPr>
        <w:t>Git</w:t>
      </w:r>
      <w:proofErr w:type="spellEnd"/>
      <w:r w:rsidRPr="00EC1B35">
        <w:rPr>
          <w:rFonts w:asciiTheme="minorHAnsi" w:hAnsiTheme="minorHAnsi"/>
        </w:rPr>
        <w:t xml:space="preserve"> que quieres incluir actualizaciones en un archivo en particular en el siguiente </w:t>
      </w:r>
      <w:proofErr w:type="spellStart"/>
      <w:r w:rsidRPr="00EC1B35">
        <w:rPr>
          <w:rFonts w:asciiTheme="minorHAnsi" w:hAnsiTheme="minorHAnsi"/>
        </w:rPr>
        <w:t>commit</w:t>
      </w:r>
      <w:proofErr w:type="spellEnd"/>
      <w:r w:rsidRPr="00EC1B35">
        <w:rPr>
          <w:rFonts w:asciiTheme="minorHAnsi" w:hAnsiTheme="minorHAnsi"/>
        </w:rPr>
        <w:t xml:space="preserve">. Sin embargo, </w:t>
      </w:r>
      <w:proofErr w:type="spellStart"/>
      <w:r w:rsidRPr="00EC1B35">
        <w:rPr>
          <w:rStyle w:val="code"/>
          <w:rFonts w:asciiTheme="minorHAnsi" w:hAnsiTheme="minorHAnsi"/>
        </w:rPr>
        <w:t>git</w:t>
      </w:r>
      <w:proofErr w:type="spellEnd"/>
      <w:r w:rsidRPr="00EC1B35">
        <w:rPr>
          <w:rStyle w:val="code"/>
          <w:rFonts w:asciiTheme="minorHAnsi" w:hAnsiTheme="minorHAnsi"/>
        </w:rPr>
        <w:t xml:space="preserve"> </w:t>
      </w:r>
      <w:proofErr w:type="spellStart"/>
      <w:r w:rsidRPr="00EC1B35">
        <w:rPr>
          <w:rStyle w:val="code"/>
          <w:rFonts w:asciiTheme="minorHAnsi" w:hAnsiTheme="minorHAnsi"/>
        </w:rPr>
        <w:t>add</w:t>
      </w:r>
      <w:proofErr w:type="spellEnd"/>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 xml:space="preserve">se guardan hasta que se ejecuta </w:t>
      </w:r>
      <w:proofErr w:type="spellStart"/>
      <w:r>
        <w:rPr>
          <w:rFonts w:asciiTheme="minorHAnsi" w:hAnsiTheme="minorHAnsi"/>
        </w:rPr>
        <w:t>git</w:t>
      </w:r>
      <w:proofErr w:type="spellEnd"/>
      <w:r>
        <w:rPr>
          <w:rFonts w:asciiTheme="minorHAnsi" w:hAnsiTheme="minorHAnsi"/>
        </w:rPr>
        <w:t xml:space="preserve"> </w:t>
      </w:r>
      <w:proofErr w:type="spellStart"/>
      <w:r>
        <w:rPr>
          <w:rFonts w:asciiTheme="minorHAnsi" w:hAnsiTheme="minorHAnsi"/>
        </w:rPr>
        <w:t>commit</w:t>
      </w:r>
      <w:proofErr w:type="spellEnd"/>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w:t>
      </w:r>
      <w:proofErr w:type="spellStart"/>
      <w:r>
        <w:rPr>
          <w:rFonts w:asciiTheme="minorHAnsi" w:hAnsiTheme="minorHAnsi"/>
        </w:rPr>
        <w:t>git</w:t>
      </w:r>
      <w:proofErr w:type="spellEnd"/>
      <w:r>
        <w:rPr>
          <w:rFonts w:asciiTheme="minorHAnsi" w:hAnsiTheme="minorHAnsi"/>
        </w:rPr>
        <w:t xml:space="preserve">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spellStart"/>
      <w:r>
        <w:rPr>
          <w:rFonts w:ascii="Courier New" w:hAnsi="Courier New" w:cs="Courier New"/>
        </w:rPr>
        <w:t>g</w:t>
      </w:r>
      <w:r w:rsidRPr="00E6714C">
        <w:rPr>
          <w:rFonts w:ascii="Courier New" w:hAnsi="Courier New" w:cs="Courier New"/>
        </w:rPr>
        <w:t>it</w:t>
      </w:r>
      <w:proofErr w:type="spellEnd"/>
      <w:r w:rsidRPr="00E6714C">
        <w:rPr>
          <w:rFonts w:ascii="Courier New" w:hAnsi="Courier New" w:cs="Courier New"/>
        </w:rPr>
        <w:t xml:space="preserve"> </w:t>
      </w:r>
      <w:proofErr w:type="spellStart"/>
      <w:r w:rsidRPr="00E6714C">
        <w:rPr>
          <w:rFonts w:ascii="Courier New" w:hAnsi="Courier New" w:cs="Courier New"/>
        </w:rPr>
        <w:t>commit</w:t>
      </w:r>
      <w:proofErr w:type="spellEnd"/>
      <w:r w:rsidRPr="00E6714C">
        <w:rPr>
          <w:rFonts w:ascii="Courier New" w:hAnsi="Courier New" w:cs="Courier New"/>
        </w:rPr>
        <w:t>:</w:t>
      </w:r>
      <w:r>
        <w:tab/>
      </w:r>
      <w:r w:rsidRPr="00E6714C">
        <w:rPr>
          <w:rFonts w:asciiTheme="minorHAnsi" w:hAnsiTheme="minorHAnsi"/>
          <w:szCs w:val="22"/>
        </w:rPr>
        <w:t xml:space="preserve">El comando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commit</w:t>
      </w:r>
      <w:proofErr w:type="spellEnd"/>
      <w:r w:rsidRPr="00E6714C">
        <w:rPr>
          <w:rFonts w:asciiTheme="minorHAnsi" w:hAnsiTheme="minorHAnsi"/>
          <w:szCs w:val="22"/>
        </w:rPr>
        <w:t xml:space="preserve"> confirma la instantánea preparada a la historia del proyecto. Las instantáneas confirmadas pueden considerarse versiones "seguras" de un proyecto—</w:t>
      </w:r>
      <w:proofErr w:type="spellStart"/>
      <w:r w:rsidRPr="00E6714C">
        <w:rPr>
          <w:rFonts w:asciiTheme="minorHAnsi" w:hAnsiTheme="minorHAnsi"/>
          <w:szCs w:val="22"/>
        </w:rPr>
        <w:t>Git</w:t>
      </w:r>
      <w:proofErr w:type="spellEnd"/>
      <w:r w:rsidRPr="00E6714C">
        <w:rPr>
          <w:rFonts w:asciiTheme="minorHAnsi" w:hAnsiTheme="minorHAnsi"/>
          <w:szCs w:val="22"/>
        </w:rPr>
        <w:t xml:space="preserve">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add</w:t>
      </w:r>
      <w:proofErr w:type="spellEnd"/>
      <w:r w:rsidRPr="00E6714C">
        <w:rPr>
          <w:rFonts w:asciiTheme="minorHAnsi" w:hAnsiTheme="minorHAnsi"/>
          <w:szCs w:val="22"/>
        </w:rPr>
        <w:t xml:space="preserve">, este es uno de los comandos más importantes de </w:t>
      </w:r>
      <w:proofErr w:type="spellStart"/>
      <w:r w:rsidRPr="00E6714C">
        <w:rPr>
          <w:rFonts w:asciiTheme="minorHAnsi" w:hAnsiTheme="minorHAnsi"/>
          <w:szCs w:val="22"/>
        </w:rPr>
        <w:t>Git</w:t>
      </w:r>
      <w:proofErr w:type="spellEnd"/>
      <w:r w:rsidRPr="00E6714C">
        <w:rPr>
          <w:rFonts w:asciiTheme="minorHAnsi" w:hAnsiTheme="minorHAnsi"/>
          <w:szCs w:val="22"/>
        </w:rPr>
        <w:t>.</w:t>
      </w:r>
    </w:p>
    <w:p w:rsidR="00EC1B35" w:rsidRPr="00E6714C" w:rsidRDefault="00EC1B35" w:rsidP="00E6714C">
      <w:pPr>
        <w:pStyle w:val="NormalWeb"/>
        <w:ind w:left="2832" w:hanging="2832"/>
        <w:rPr>
          <w:rFonts w:asciiTheme="minorHAnsi" w:hAnsiTheme="minorHAnsi"/>
        </w:rPr>
      </w:pPr>
      <w:proofErr w:type="spellStart"/>
      <w:r w:rsidRPr="00E6714C">
        <w:rPr>
          <w:rFonts w:ascii="Courier New" w:hAnsi="Courier New" w:cs="Courier New"/>
        </w:rPr>
        <w:t>git</w:t>
      </w:r>
      <w:proofErr w:type="spellEnd"/>
      <w:r w:rsidRPr="00E6714C">
        <w:rPr>
          <w:rFonts w:ascii="Courier New" w:hAnsi="Courier New" w:cs="Courier New"/>
        </w:rPr>
        <w:t xml:space="preserve"> status:</w:t>
      </w:r>
      <w:r>
        <w:tab/>
      </w:r>
      <w:r w:rsidRPr="00E6714C">
        <w:rPr>
          <w:rFonts w:asciiTheme="minorHAnsi" w:hAnsiTheme="minorHAnsi"/>
        </w:rPr>
        <w:t xml:space="preserve">El comando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w:t>
      </w:r>
      <w:proofErr w:type="spellStart"/>
      <w:r w:rsidRPr="00E6714C">
        <w:rPr>
          <w:rFonts w:asciiTheme="minorHAnsi" w:hAnsiTheme="minorHAnsi"/>
        </w:rPr>
        <w:t>Git</w:t>
      </w:r>
      <w:proofErr w:type="spellEnd"/>
      <w:r w:rsidRPr="00E6714C">
        <w:rPr>
          <w:rFonts w:asciiTheme="minorHAnsi" w:hAnsiTheme="minorHAnsi"/>
        </w:rPr>
        <w:t xml:space="preserve">.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spellStart"/>
      <w:r w:rsidRPr="00E6714C">
        <w:rPr>
          <w:rFonts w:ascii="Courier New" w:hAnsi="Courier New" w:cs="Courier New"/>
        </w:rPr>
        <w:t>git</w:t>
      </w:r>
      <w:proofErr w:type="spellEnd"/>
      <w:r w:rsidRPr="00E6714C">
        <w:rPr>
          <w:rFonts w:ascii="Courier New" w:hAnsi="Courier New" w:cs="Courier New"/>
        </w:rPr>
        <w:t xml:space="preserve"> log:</w:t>
      </w:r>
      <w:r>
        <w:t xml:space="preserve"> </w:t>
      </w:r>
      <w:r>
        <w:tab/>
        <w:t xml:space="preserve">El comando </w:t>
      </w:r>
      <w:proofErr w:type="spellStart"/>
      <w:r>
        <w:rPr>
          <w:rStyle w:val="code"/>
        </w:rPr>
        <w:t>git</w:t>
      </w:r>
      <w:proofErr w:type="spellEnd"/>
      <w:r>
        <w:rPr>
          <w:rStyle w:val="code"/>
        </w:rPr>
        <w:t xml:space="preserve"> log</w:t>
      </w:r>
      <w:r>
        <w:t xml:space="preserve"> muestra las instantáneas confirmadas. Permite hacer un listado de la historia del proyecto, filtrarlo y buscar cambios específicos. Mientras que </w:t>
      </w:r>
      <w:proofErr w:type="spellStart"/>
      <w:r>
        <w:rPr>
          <w:rStyle w:val="code"/>
        </w:rPr>
        <w:t>git</w:t>
      </w:r>
      <w:proofErr w:type="spellEnd"/>
      <w:r>
        <w:rPr>
          <w:rStyle w:val="code"/>
        </w:rPr>
        <w:t xml:space="preserve"> status</w:t>
      </w:r>
      <w:r>
        <w:t xml:space="preserve"> permite inspeccionar el directorio de trabajo y el área </w:t>
      </w:r>
      <w:proofErr w:type="gramStart"/>
      <w:r>
        <w:t>del</w:t>
      </w:r>
      <w:proofErr w:type="gramEnd"/>
      <w:r>
        <w:t xml:space="preserve"> preparación, </w:t>
      </w:r>
      <w:proofErr w:type="spellStart"/>
      <w:r>
        <w:rPr>
          <w:rStyle w:val="code"/>
        </w:rPr>
        <w:t>git</w:t>
      </w:r>
      <w:proofErr w:type="spellEnd"/>
      <w:r>
        <w:rPr>
          <w:rStyle w:val="code"/>
        </w:rPr>
        <w:t xml:space="preserve">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7" w:name="_Toc394273357"/>
      <w:r>
        <w:t xml:space="preserve">3.6.3.- Uso de </w:t>
      </w:r>
      <w:proofErr w:type="spellStart"/>
      <w:r>
        <w:t>Git</w:t>
      </w:r>
      <w:bookmarkEnd w:id="537"/>
      <w:proofErr w:type="spellEnd"/>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20">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6714C">
        <w:rPr>
          <w:bCs/>
        </w:rPr>
        <w:t>GitHub</w:t>
      </w:r>
      <w:proofErr w:type="spellEnd"/>
      <w:r>
        <w:t> es una </w:t>
      </w:r>
      <w:r w:rsidRPr="00E6714C">
        <w:t>forja</w:t>
      </w:r>
      <w:r>
        <w:t> para alojar proyectos utilizando el sistema de </w:t>
      </w:r>
      <w:r w:rsidRPr="00E6714C">
        <w:t>control de versiones</w:t>
      </w:r>
      <w:r>
        <w:t> </w:t>
      </w:r>
      <w:proofErr w:type="spellStart"/>
      <w:r w:rsidRPr="00E6714C">
        <w:t>Git</w:t>
      </w:r>
      <w:proofErr w:type="spellEnd"/>
      <w:r>
        <w:t>. Utiliza el </w:t>
      </w:r>
      <w:proofErr w:type="spellStart"/>
      <w:r w:rsidRPr="00E6714C">
        <w:t>framework</w:t>
      </w:r>
      <w:proofErr w:type="spellEnd"/>
      <w:r>
        <w:t> </w:t>
      </w:r>
      <w:r w:rsidRPr="00E6714C">
        <w:t xml:space="preserve">Ruby </w:t>
      </w:r>
      <w:proofErr w:type="spellStart"/>
      <w:r w:rsidRPr="00E6714C">
        <w:t>on</w:t>
      </w:r>
      <w:proofErr w:type="spellEnd"/>
      <w:r w:rsidRPr="00E6714C">
        <w:t xml:space="preserve"> </w:t>
      </w:r>
      <w:proofErr w:type="spellStart"/>
      <w:r w:rsidRPr="00E6714C">
        <w:t>Rails</w:t>
      </w:r>
      <w:proofErr w:type="spellEnd"/>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w:t>
      </w:r>
      <w:proofErr w:type="spellStart"/>
      <w:r>
        <w:t>Git</w:t>
      </w:r>
      <w:proofErr w:type="spellEnd"/>
      <w:r>
        <w:t xml:space="preserve"> usando </w:t>
      </w:r>
      <w:proofErr w:type="spellStart"/>
      <w:r>
        <w:t>Egit</w:t>
      </w:r>
      <w:proofErr w:type="spellEnd"/>
      <w:r>
        <w:t xml:space="preserve"> (</w:t>
      </w:r>
      <w:proofErr w:type="spellStart"/>
      <w:r>
        <w:t>plugin</w:t>
      </w:r>
      <w:proofErr w:type="spellEnd"/>
      <w:r>
        <w:t xml:space="preserve"> que implementa la funcionalidad de </w:t>
      </w:r>
      <w:proofErr w:type="spellStart"/>
      <w:r>
        <w:t>Git</w:t>
      </w:r>
      <w:proofErr w:type="spellEnd"/>
      <w:r>
        <w:t xml:space="preserve">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 xml:space="preserve">El primer paso es crear nuestro perfil en </w:t>
      </w:r>
      <w:proofErr w:type="spellStart"/>
      <w:r w:rsidR="00D6257A">
        <w:t>GitHub</w:t>
      </w:r>
      <w:proofErr w:type="spellEnd"/>
      <w:r w:rsidR="00D6257A">
        <w:t xml:space="preserve">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w:t>
      </w:r>
      <w:proofErr w:type="spellStart"/>
      <w:r>
        <w:t>GitHub</w:t>
      </w:r>
      <w:proofErr w:type="spellEnd"/>
      <w:r>
        <w:t xml:space="preserve"> </w:t>
      </w:r>
      <w:proofErr w:type="spellStart"/>
      <w:r>
        <w:t>for</w:t>
      </w:r>
      <w:proofErr w:type="spellEnd"/>
      <w:r>
        <w:t xml:space="preserve"> Windows y hacemos </w:t>
      </w:r>
      <w:proofErr w:type="spellStart"/>
      <w:r>
        <w:t>git</w:t>
      </w:r>
      <w:proofErr w:type="spellEnd"/>
      <w:r>
        <w:t xml:space="preserve"> clone para crear el repositorio local en nuestro PC (asociado, mediante el índice </w:t>
      </w:r>
      <w:proofErr w:type="spellStart"/>
      <w:r>
        <w:t>origin</w:t>
      </w:r>
      <w:proofErr w:type="spellEnd"/>
      <w:r>
        <w:t>, al repositorio remoto creado anteriormente)</w:t>
      </w:r>
    </w:p>
    <w:p w:rsidR="00AD74E0" w:rsidRDefault="00AD74E0" w:rsidP="00E6714C">
      <w:r>
        <w:t xml:space="preserve">La aplicación </w:t>
      </w:r>
      <w:proofErr w:type="spellStart"/>
      <w:r>
        <w:t>GitHub</w:t>
      </w:r>
      <w:proofErr w:type="spellEnd"/>
      <w:r>
        <w:t xml:space="preserve"> </w:t>
      </w:r>
      <w:proofErr w:type="spellStart"/>
      <w:r>
        <w:t>for</w:t>
      </w:r>
      <w:proofErr w:type="spellEnd"/>
      <w:r>
        <w:t xml:space="preserve"> Windows nos permite realizar todas las acciones necesarias sobre el código y su control de versiones usando </w:t>
      </w:r>
      <w:proofErr w:type="spellStart"/>
      <w:r>
        <w:t>Git</w:t>
      </w:r>
      <w:proofErr w:type="spellEnd"/>
      <w:r>
        <w:t xml:space="preserve">, pero en este apartado nos centraremos en el uso de </w:t>
      </w:r>
      <w:proofErr w:type="spellStart"/>
      <w:r>
        <w:t>Egit</w:t>
      </w:r>
      <w:proofErr w:type="spellEnd"/>
      <w:r>
        <w:t xml:space="preserve">, </w:t>
      </w:r>
      <w:proofErr w:type="spellStart"/>
      <w:r>
        <w:t>plugin</w:t>
      </w:r>
      <w:proofErr w:type="spellEnd"/>
      <w:r>
        <w:t xml:space="preserve"> para Eclipse de </w:t>
      </w:r>
      <w:proofErr w:type="spellStart"/>
      <w:r>
        <w:t>Git</w:t>
      </w:r>
      <w:proofErr w:type="spellEnd"/>
      <w:r>
        <w:t xml:space="preserve"> que viene incorporado en la instalación base del mismo.</w:t>
      </w:r>
    </w:p>
    <w:p w:rsidR="00AD74E0" w:rsidRDefault="00AD74E0" w:rsidP="00E6714C">
      <w:r>
        <w:t xml:space="preserve">En Eclipse, podemos abrir la vista </w:t>
      </w:r>
      <w:proofErr w:type="spellStart"/>
      <w:r>
        <w:t>Git</w:t>
      </w:r>
      <w:proofErr w:type="spellEnd"/>
      <w:r>
        <w:t xml:space="preserve">, donde añadiremos el repositorio local a través de las opciones que la vista ofrece. </w:t>
      </w:r>
    </w:p>
    <w:p w:rsidR="00AD74E0" w:rsidRDefault="00AD74E0" w:rsidP="00E6714C">
      <w:r>
        <w:t xml:space="preserve">Una vez que indicamos a eclipse donde se halla nuestro repositorio local, podemos añadir, haciendo </w:t>
      </w:r>
      <w:proofErr w:type="spellStart"/>
      <w:r>
        <w:t>git</w:t>
      </w:r>
      <w:proofErr w:type="spellEnd"/>
      <w:r>
        <w:t xml:space="preserve"> </w:t>
      </w:r>
      <w:proofErr w:type="spellStart"/>
      <w:r w:rsidR="0053437C">
        <w:t>commit</w:t>
      </w:r>
      <w:proofErr w:type="spellEnd"/>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w:t>
      </w:r>
      <w:proofErr w:type="spellStart"/>
      <w:r>
        <w:t>GitHub</w:t>
      </w:r>
      <w:proofErr w:type="spellEnd"/>
      <w:r>
        <w:t xml:space="preserve">, y nuestro proyecto en él tras nuestro primer </w:t>
      </w:r>
      <w:proofErr w:type="spellStart"/>
      <w:r>
        <w:t>commit</w:t>
      </w:r>
      <w:proofErr w:type="spellEnd"/>
      <w:r>
        <w:t xml:space="preserve">.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habría que realizar </w:t>
      </w:r>
      <w:proofErr w:type="spellStart"/>
      <w:r>
        <w:t>git</w:t>
      </w:r>
      <w:proofErr w:type="spellEnd"/>
      <w:r>
        <w:t xml:space="preserve"> </w:t>
      </w:r>
      <w:proofErr w:type="spellStart"/>
      <w:r>
        <w:t>push</w:t>
      </w:r>
      <w:proofErr w:type="spellEnd"/>
      <w:r>
        <w:t xml:space="preserve">, para que todo lo que se encuentra en el índice origen (los ficheros añadidos, eliminados o actualizados se referencian en el índice tras hacer </w:t>
      </w:r>
      <w:proofErr w:type="spellStart"/>
      <w:r>
        <w:t>commit</w:t>
      </w:r>
      <w:proofErr w:type="spellEnd"/>
      <w:r>
        <w: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 xml:space="preserve">A partir de aquí cada vez que hagamos algún cambio que queramos hacer definitivo, primero lo agregamos al repositorio local, haciendo que el índice origen se actualice, mediante </w:t>
      </w:r>
      <w:proofErr w:type="spellStart"/>
      <w:r>
        <w:t>git</w:t>
      </w:r>
      <w:proofErr w:type="spellEnd"/>
      <w:r>
        <w:t xml:space="preserve"> </w:t>
      </w:r>
      <w:proofErr w:type="spellStart"/>
      <w:r>
        <w:t>commit</w:t>
      </w:r>
      <w:proofErr w:type="spellEnd"/>
      <w:r>
        <w:t xml:space="preserve"> y luego, con </w:t>
      </w:r>
      <w:proofErr w:type="spellStart"/>
      <w:r>
        <w:t>git</w:t>
      </w:r>
      <w:proofErr w:type="spellEnd"/>
      <w:r>
        <w:t xml:space="preserve"> </w:t>
      </w:r>
      <w:proofErr w:type="spellStart"/>
      <w:r>
        <w:t>push</w:t>
      </w:r>
      <w:proofErr w:type="spellEnd"/>
      <w:r>
        <w:t>, los hacemos visibles en el repositorio remoto.</w:t>
      </w:r>
    </w:p>
    <w:p w:rsidR="0053437C" w:rsidRDefault="0053437C" w:rsidP="00E6714C"/>
    <w:p w:rsidR="00AE6EEF" w:rsidRPr="00081E3E" w:rsidRDefault="00D6257A" w:rsidP="00AE6EEF">
      <w:pPr>
        <w:pStyle w:val="Ttulo3"/>
      </w:pPr>
      <w:r>
        <w:br w:type="page"/>
      </w:r>
      <w:bookmarkStart w:id="538" w:name="_Toc394273358"/>
      <w:r w:rsidR="00AE6EEF">
        <w:lastRenderedPageBreak/>
        <w:t xml:space="preserve">3.7.- </w:t>
      </w:r>
      <w:proofErr w:type="spellStart"/>
      <w:r w:rsidR="00AE6EEF">
        <w:t>Projetsii</w:t>
      </w:r>
      <w:bookmarkEnd w:id="538"/>
      <w:proofErr w:type="spellEnd"/>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9" w:name="_Toc394273359"/>
      <w:r>
        <w:t>Parte III.- Sistema desarrollado</w:t>
      </w:r>
      <w:bookmarkEnd w:id="539"/>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40" w:name="_Toc394273360"/>
      <w:r w:rsidR="00F63E12">
        <w:lastRenderedPageBreak/>
        <w:t>4</w:t>
      </w:r>
      <w:r w:rsidRPr="0067624C">
        <w:t xml:space="preserve">.- </w:t>
      </w:r>
      <w:r w:rsidR="00F63E12">
        <w:t>Dominio del problema</w:t>
      </w:r>
      <w:bookmarkEnd w:id="540"/>
    </w:p>
    <w:p w:rsidR="00617CD5" w:rsidRDefault="00F63E12" w:rsidP="00D723A7">
      <w:pPr>
        <w:pStyle w:val="Ttulo3"/>
        <w:spacing w:before="360" w:after="240"/>
      </w:pPr>
      <w:bookmarkStart w:id="541" w:name="_Toc394273361"/>
      <w:r>
        <w:t>4</w:t>
      </w:r>
      <w:r w:rsidR="00617CD5" w:rsidRPr="0067624C">
        <w:t xml:space="preserve">.1.- </w:t>
      </w:r>
      <w:r>
        <w:t>Descripción del problema</w:t>
      </w:r>
      <w:bookmarkEnd w:id="541"/>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proofErr w:type="spellStart"/>
      <w:r w:rsidR="00D723A7" w:rsidRPr="00F40F7D">
        <w:rPr>
          <w:i/>
        </w:rPr>
        <w:t>MyPaths</w:t>
      </w:r>
      <w:proofErr w:type="spellEnd"/>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42" w:name="_Toc394273362"/>
      <w:r>
        <w:t>4.2</w:t>
      </w:r>
      <w:r w:rsidR="002E6A9B">
        <w:t>.- Descripción del sistema actual</w:t>
      </w:r>
      <w:bookmarkEnd w:id="542"/>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43" w:name="_Toc394273363"/>
      <w:r>
        <w:lastRenderedPageBreak/>
        <w:t>4.3.- Glosario de términos</w:t>
      </w:r>
      <w:bookmarkEnd w:id="543"/>
    </w:p>
    <w:p w:rsidR="00D975D4" w:rsidRPr="00D975D4" w:rsidRDefault="00D975D4" w:rsidP="00D975D4">
      <w:r w:rsidRPr="00FF3D89">
        <w:rPr>
          <w:highlight w:val="yellow"/>
        </w:rPr>
        <w:t>pendiente</w:t>
      </w:r>
    </w:p>
    <w:p w:rsidR="00D975D4" w:rsidRDefault="00D975D4" w:rsidP="00D975D4">
      <w:pPr>
        <w:pStyle w:val="Ttulo2"/>
      </w:pPr>
      <w:bookmarkStart w:id="544" w:name="_Toc394273364"/>
      <w:r>
        <w:t>5.- Visión general del sistema desarrollado</w:t>
      </w:r>
      <w:bookmarkEnd w:id="544"/>
    </w:p>
    <w:p w:rsidR="00D975D4" w:rsidRDefault="00D975D4" w:rsidP="00D723A7">
      <w:pPr>
        <w:pStyle w:val="Ttulo3"/>
      </w:pPr>
      <w:bookmarkStart w:id="545" w:name="_Toc394273365"/>
      <w:r>
        <w:t>5.1.- Participantes en el proyecto</w:t>
      </w:r>
      <w:bookmarkEnd w:id="545"/>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6" w:name="_Toc394273366"/>
      <w:r>
        <w:t>5.1.1.- Participantes</w:t>
      </w:r>
      <w:bookmarkEnd w:id="546"/>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7"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7"/>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8"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8"/>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9" w:name="_Toc394273367"/>
      <w:r>
        <w:rPr>
          <w:lang w:val="en-US"/>
        </w:rPr>
        <w:t>5.1.2</w:t>
      </w:r>
      <w:proofErr w:type="gramStart"/>
      <w:r>
        <w:rPr>
          <w:lang w:val="en-US"/>
        </w:rPr>
        <w:t>.-</w:t>
      </w:r>
      <w:proofErr w:type="gramEnd"/>
      <w:r>
        <w:rPr>
          <w:lang w:val="en-US"/>
        </w:rPr>
        <w:t xml:space="preserve"> </w:t>
      </w:r>
      <w:r w:rsidRPr="00C96693">
        <w:t>Organizaciones</w:t>
      </w:r>
      <w:bookmarkEnd w:id="549"/>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0" w:author="Miguel Centeno Muñoz" w:date="2014-07-30T19:08:00Z">
                  <w:rPr>
                    <w:rFonts w:ascii="Arial" w:eastAsia="Times New Roman" w:hAnsi="Arial" w:cs="Arial"/>
                    <w:color w:val="auto"/>
                    <w:sz w:val="20"/>
                    <w:szCs w:val="20"/>
                    <w:lang w:eastAsia="es-ES"/>
                  </w:rPr>
                </w:rPrChange>
              </w:rPr>
            </w:pPr>
            <w:bookmarkStart w:id="551" w:name="ORG-0001"/>
            <w:r w:rsidRPr="00D0398E">
              <w:rPr>
                <w:rFonts w:ascii="Arial" w:eastAsia="Times New Roman" w:hAnsi="Arial" w:cs="Arial"/>
                <w:b/>
                <w:sz w:val="20"/>
                <w:szCs w:val="20"/>
                <w:lang w:eastAsia="es-ES"/>
                <w:rPrChange w:id="552"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53"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4"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5"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6"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7"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8"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9"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0"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834472"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1"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2"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51"/>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3" w:author="Miguel Centeno Muñoz" w:date="2014-07-30T19:09:00Z">
                  <w:rPr>
                    <w:rFonts w:ascii="Arial" w:eastAsia="Times New Roman" w:hAnsi="Arial" w:cs="Arial"/>
                    <w:color w:val="auto"/>
                    <w:sz w:val="20"/>
                    <w:szCs w:val="20"/>
                    <w:lang w:eastAsia="es-ES"/>
                  </w:rPr>
                </w:rPrChange>
              </w:rPr>
            </w:pPr>
            <w:bookmarkStart w:id="564" w:name="ORG-0002"/>
            <w:r w:rsidRPr="00D0398E">
              <w:rPr>
                <w:rFonts w:ascii="Arial" w:eastAsia="Times New Roman" w:hAnsi="Arial" w:cs="Arial"/>
                <w:b/>
                <w:sz w:val="20"/>
                <w:szCs w:val="20"/>
                <w:lang w:eastAsia="es-ES"/>
                <w:rPrChange w:id="565"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6"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7"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8"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9"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0"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1"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2"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3"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4"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5"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64"/>
    </w:tbl>
    <w:p w:rsidR="001F34E8" w:rsidRDefault="001F34E8" w:rsidP="001F34E8"/>
    <w:p w:rsidR="004A605A" w:rsidRPr="00C96693" w:rsidRDefault="004A605A" w:rsidP="001F34E8"/>
    <w:p w:rsidR="00C96693" w:rsidRDefault="00C96693" w:rsidP="00D723A7">
      <w:pPr>
        <w:pStyle w:val="Ttulo3"/>
      </w:pPr>
      <w:bookmarkStart w:id="576" w:name="_Toc394273368"/>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6"/>
    </w:p>
    <w:tbl>
      <w:tblPr>
        <w:tblStyle w:val="Listamedia2-nfasis2"/>
        <w:tblW w:w="5000" w:type="pct"/>
        <w:tblLook w:val="04A0" w:firstRow="1" w:lastRow="0" w:firstColumn="1" w:lastColumn="0" w:noHBand="0" w:noVBand="1"/>
        <w:tblPrChange w:id="577"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8">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9" w:author="Miguel Centeno Muñoz" w:date="2014-07-30T19:56:00Z">
              <w:tcPr>
                <w:tcW w:w="0" w:type="auto"/>
                <w:hideMark/>
              </w:tcPr>
            </w:tcPrChange>
          </w:tcPr>
          <w:p w:rsidR="00C96693" w:rsidRPr="001B1400" w:rsidRDefault="00C96693">
            <w:pPr>
              <w:cnfStyle w:val="101000000100" w:firstRow="1" w:lastRow="0" w:firstColumn="1" w:lastColumn="0" w:oddVBand="0" w:evenVBand="0" w:oddHBand="0" w:evenHBand="0" w:firstRowFirstColumn="1" w:firstRowLastColumn="0" w:lastRowFirstColumn="0" w:lastRowLastColumn="0"/>
              <w:rPr>
                <w:b/>
                <w:rPrChange w:id="580" w:author="Miguel Centeno Muñoz" w:date="2014-07-30T19:46:00Z">
                  <w:rPr/>
                </w:rPrChange>
              </w:rPr>
            </w:pPr>
            <w:bookmarkStart w:id="581" w:name="OBJ-0001"/>
            <w:r w:rsidRPr="001B1400">
              <w:rPr>
                <w:b/>
                <w:rPrChange w:id="582" w:author="Miguel Centeno Muñoz" w:date="2014-07-30T19:46:00Z">
                  <w:rPr/>
                </w:rPrChange>
              </w:rPr>
              <w:t>OBJ-0001</w:t>
            </w:r>
          </w:p>
        </w:tc>
        <w:tc>
          <w:tcPr>
            <w:tcW w:w="4166" w:type="pct"/>
            <w:hideMark/>
            <w:tcPrChange w:id="583" w:author="Miguel Centeno Muñoz" w:date="2014-07-30T19:56:00Z">
              <w:tcPr>
                <w:tcW w:w="5000" w:type="pct"/>
                <w:gridSpan w:val="2"/>
                <w:hideMark/>
              </w:tcPr>
            </w:tcPrChange>
          </w:tcPr>
          <w:p w:rsidR="00C96693" w:rsidRPr="001B1400" w:rsidRDefault="00C96693">
            <w:pPr>
              <w:cnfStyle w:val="100000000000" w:firstRow="1" w:lastRow="0" w:firstColumn="0" w:lastColumn="0" w:oddVBand="0" w:evenVBand="0" w:oddHBand="0" w:evenHBand="0" w:firstRowFirstColumn="0" w:firstRowLastColumn="0" w:lastRowFirstColumn="0" w:lastRowLastColumn="0"/>
              <w:rPr>
                <w:b/>
                <w:rPrChange w:id="584" w:author="Miguel Centeno Muñoz" w:date="2014-07-30T19:46:00Z">
                  <w:rPr/>
                </w:rPrChange>
              </w:rPr>
            </w:pPr>
            <w:r w:rsidRPr="001B1400">
              <w:rPr>
                <w:b/>
                <w:rPrChange w:id="585" w:author="Miguel Centeno Muñoz" w:date="2014-07-30T19:46:00Z">
                  <w:rPr/>
                </w:rPrChange>
              </w:rPr>
              <w:t xml:space="preserve">Gestión </w:t>
            </w:r>
            <w:ins w:id="586" w:author="Miguel Centeno Muñoz" w:date="2014-07-30T19:38:00Z">
              <w:r w:rsidR="001B1400" w:rsidRPr="001B1400">
                <w:rPr>
                  <w:b/>
                  <w:rPrChange w:id="587" w:author="Miguel Centeno Muñoz" w:date="2014-07-30T19:46:00Z">
                    <w:rPr/>
                  </w:rPrChange>
                </w:rPr>
                <w:t xml:space="preserve">de </w:t>
              </w:r>
            </w:ins>
            <w:r w:rsidRPr="001B1400">
              <w:rPr>
                <w:b/>
                <w:rPrChange w:id="588" w:author="Miguel Centeno Muñoz" w:date="2014-07-30T19:46:00Z">
                  <w:rPr/>
                </w:rPrChange>
              </w:rPr>
              <w:t>Usuarios</w:t>
            </w:r>
            <w:del w:id="589" w:author="Miguel Centeno Muñoz" w:date="2014-07-30T19:38:00Z">
              <w:r w:rsidRPr="001B1400" w:rsidDel="001B1400">
                <w:rPr>
                  <w:b/>
                  <w:rPrChange w:id="590"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1"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92" w:author="Miguel Centeno Muñoz" w:date="2014-07-30T19:46:00Z">
                  <w:rPr/>
                </w:rPrChange>
              </w:rPr>
            </w:pPr>
            <w:r w:rsidRPr="001B1400">
              <w:rPr>
                <w:b/>
                <w:rPrChange w:id="593" w:author="Miguel Centeno Muñoz" w:date="2014-07-30T19:46:00Z">
                  <w:rPr/>
                </w:rPrChange>
              </w:rPr>
              <w:t>Versión</w:t>
            </w:r>
          </w:p>
        </w:tc>
        <w:tc>
          <w:tcPr>
            <w:tcW w:w="4166" w:type="pct"/>
            <w:hideMark/>
            <w:tcPrChange w:id="594"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5" w:author="Miguel Centeno Muñoz" w:date="2014-07-30T19:56:00Z">
              <w:tcPr>
                <w:tcW w:w="0" w:type="auto"/>
                <w:hideMark/>
              </w:tcPr>
            </w:tcPrChange>
          </w:tcPr>
          <w:p w:rsidR="00C96693" w:rsidRPr="001B1400" w:rsidRDefault="00C96693">
            <w:pPr>
              <w:rPr>
                <w:b/>
                <w:rPrChange w:id="596" w:author="Miguel Centeno Muñoz" w:date="2014-07-30T19:46:00Z">
                  <w:rPr/>
                </w:rPrChange>
              </w:rPr>
            </w:pPr>
            <w:r w:rsidRPr="001B1400">
              <w:rPr>
                <w:b/>
                <w:rPrChange w:id="597" w:author="Miguel Centeno Muñoz" w:date="2014-07-30T19:46:00Z">
                  <w:rPr/>
                </w:rPrChange>
              </w:rPr>
              <w:t>Autores</w:t>
            </w:r>
          </w:p>
        </w:tc>
        <w:bookmarkEnd w:id="581"/>
        <w:tc>
          <w:tcPr>
            <w:tcW w:w="4166" w:type="pct"/>
            <w:hideMark/>
            <w:tcPrChange w:id="59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99"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00"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01" w:author="Miguel Centeno Muñoz" w:date="2014-07-30T19:46:00Z">
                  <w:rPr/>
                </w:rPrChange>
              </w:rPr>
            </w:pPr>
            <w:r w:rsidRPr="001B1400">
              <w:rPr>
                <w:b/>
                <w:rPrChange w:id="602" w:author="Miguel Centeno Muñoz" w:date="2014-07-30T19:46:00Z">
                  <w:rPr/>
                </w:rPrChange>
              </w:rPr>
              <w:t>Fuentes</w:t>
            </w:r>
          </w:p>
        </w:tc>
        <w:tc>
          <w:tcPr>
            <w:tcW w:w="4166" w:type="pct"/>
            <w:hideMark/>
            <w:tcPrChange w:id="603"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04"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5" w:author="Miguel Centeno Muñoz" w:date="2014-07-30T19:56:00Z">
              <w:tcPr>
                <w:tcW w:w="0" w:type="auto"/>
                <w:hideMark/>
              </w:tcPr>
            </w:tcPrChange>
          </w:tcPr>
          <w:p w:rsidR="00C96693" w:rsidRPr="001B1400" w:rsidRDefault="00C96693">
            <w:pPr>
              <w:rPr>
                <w:b/>
                <w:rPrChange w:id="606" w:author="Miguel Centeno Muñoz" w:date="2014-07-30T19:46:00Z">
                  <w:rPr/>
                </w:rPrChange>
              </w:rPr>
            </w:pPr>
            <w:r w:rsidRPr="001B1400">
              <w:rPr>
                <w:b/>
                <w:rPrChange w:id="607" w:author="Miguel Centeno Muñoz" w:date="2014-07-30T19:46:00Z">
                  <w:rPr/>
                </w:rPrChange>
              </w:rPr>
              <w:t>Descripción</w:t>
            </w:r>
          </w:p>
        </w:tc>
        <w:tc>
          <w:tcPr>
            <w:tcW w:w="4166" w:type="pct"/>
            <w:hideMark/>
            <w:tcPrChange w:id="60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09" w:author="Miguel Centeno Muñoz" w:date="2014-07-30T19:41:00Z">
              <w:r w:rsidR="001B1400">
                <w:rPr>
                  <w:rStyle w:val="nfasis"/>
                  <w:rFonts w:ascii="Arial" w:hAnsi="Arial" w:cs="Arial"/>
                  <w:sz w:val="20"/>
                  <w:szCs w:val="20"/>
                </w:rPr>
                <w:t xml:space="preserve">identificarse en la aplicación, dar de </w:t>
              </w:r>
            </w:ins>
            <w:ins w:id="610" w:author="Miguel Centeno Muñoz" w:date="2014-07-30T19:40:00Z">
              <w:r w:rsidR="001B1400">
                <w:rPr>
                  <w:rStyle w:val="nfasis"/>
                  <w:rFonts w:ascii="Arial" w:hAnsi="Arial" w:cs="Arial"/>
                  <w:sz w:val="20"/>
                  <w:szCs w:val="20"/>
                </w:rPr>
                <w:t>a</w:t>
              </w:r>
            </w:ins>
            <w:del w:id="611"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12" w:author="Miguel Centeno Muñoz" w:date="2014-07-30T19:41:00Z">
              <w:r w:rsidR="001B1400">
                <w:rPr>
                  <w:rStyle w:val="nfasis"/>
                  <w:rFonts w:ascii="Arial" w:hAnsi="Arial" w:cs="Arial"/>
                  <w:sz w:val="20"/>
                  <w:szCs w:val="20"/>
                </w:rPr>
                <w:t>un</w:t>
              </w:r>
            </w:ins>
            <w:del w:id="613"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14" w:author="Miguel Centeno Muñoz" w:date="2014-07-30T19:40:00Z">
              <w:r w:rsidR="001B1400">
                <w:rPr>
                  <w:rStyle w:val="nfasis"/>
                  <w:rFonts w:ascii="Arial" w:hAnsi="Arial" w:cs="Arial"/>
                  <w:sz w:val="20"/>
                  <w:szCs w:val="20"/>
                </w:rPr>
                <w:t>e la contraseña</w:t>
              </w:r>
            </w:ins>
            <w:ins w:id="615" w:author="Miguel Centeno Muñoz" w:date="2014-07-30T19:41:00Z">
              <w:r w:rsidR="001B1400">
                <w:rPr>
                  <w:rStyle w:val="nfasis"/>
                  <w:rFonts w:ascii="Arial" w:hAnsi="Arial" w:cs="Arial"/>
                  <w:sz w:val="20"/>
                  <w:szCs w:val="20"/>
                </w:rPr>
                <w:t xml:space="preserve"> y el perfil de usuario y la baja</w:t>
              </w:r>
            </w:ins>
            <w:ins w:id="616" w:author="Miguel Centeno Muñoz" w:date="2014-07-30T19:42:00Z">
              <w:r w:rsidR="001B1400">
                <w:rPr>
                  <w:rStyle w:val="nfasis"/>
                  <w:rFonts w:ascii="Arial" w:hAnsi="Arial" w:cs="Arial"/>
                  <w:sz w:val="20"/>
                  <w:szCs w:val="20"/>
                </w:rPr>
                <w:t xml:space="preserve"> de un usuario.</w:t>
              </w:r>
            </w:ins>
            <w:del w:id="617"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18" w:author="Miguel Centeno Muñoz" w:date="2014-07-30T19:56:00Z">
              <w:tcPr>
                <w:tcW w:w="0" w:type="auto"/>
                <w:gridSpan w:val="2"/>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19" w:author="Miguel Centeno Muñoz" w:date="2014-07-30T19:46:00Z">
                  <w:rPr/>
                </w:rPrChange>
              </w:rPr>
            </w:pPr>
            <w:del w:id="620" w:author="Miguel Centeno Muñoz" w:date="2014-07-30T19:38:00Z">
              <w:r w:rsidRPr="001B1400" w:rsidDel="001B1400">
                <w:rPr>
                  <w:b/>
                  <w:rPrChange w:id="621" w:author="Miguel Centeno Muñoz" w:date="2014-07-30T19:46:00Z">
                    <w:rPr/>
                  </w:rPrChange>
                </w:rPr>
                <w:delText>Subobjetivos</w:delText>
              </w:r>
            </w:del>
          </w:p>
        </w:tc>
        <w:tc>
          <w:tcPr>
            <w:tcW w:w="4166" w:type="pct"/>
            <w:tcPrChange w:id="622"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23" w:author="Miguel Centeno Muñoz" w:date="2014-07-30T19:38:00Z"/>
                <w:rFonts w:ascii="Arial" w:hAnsi="Arial" w:cs="Arial"/>
                <w:sz w:val="20"/>
                <w:szCs w:val="20"/>
              </w:rPr>
              <w:pPrChange w:id="624"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5" w:name="OBJ-0002"/>
            <w:del w:id="626" w:author="Miguel Centeno Muñoz" w:date="2014-07-30T19:38:00Z">
              <w:r w:rsidDel="001B1400">
                <w:rPr>
                  <w:rFonts w:ascii="Arial" w:hAnsi="Arial" w:cs="Arial"/>
                  <w:b/>
                  <w:bCs/>
                  <w:sz w:val="20"/>
                  <w:szCs w:val="20"/>
                </w:rPr>
                <w:delText>[OBJ-000</w:delText>
              </w:r>
            </w:del>
            <w:del w:id="627" w:author="Miguel Centeno Muñoz" w:date="2014-07-27T12:22:00Z">
              <w:r w:rsidDel="00E6714C">
                <w:rPr>
                  <w:rFonts w:ascii="Arial" w:hAnsi="Arial" w:cs="Arial"/>
                  <w:b/>
                  <w:bCs/>
                  <w:sz w:val="20"/>
                  <w:szCs w:val="20"/>
                </w:rPr>
                <w:delText>2</w:delText>
              </w:r>
            </w:del>
            <w:del w:id="628"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629"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30" w:name="OBJ-0003"/>
            <w:bookmarkEnd w:id="625"/>
            <w:del w:id="631" w:author="Miguel Centeno Muñoz" w:date="2014-07-30T19:38:00Z">
              <w:r w:rsidDel="001B1400">
                <w:rPr>
                  <w:rFonts w:ascii="Arial" w:hAnsi="Arial" w:cs="Arial"/>
                  <w:b/>
                  <w:bCs/>
                  <w:sz w:val="20"/>
                  <w:szCs w:val="20"/>
                </w:rPr>
                <w:delText>[OBJ-000</w:delText>
              </w:r>
            </w:del>
            <w:del w:id="632" w:author="Miguel Centeno Muñoz" w:date="2014-07-27T12:22:00Z">
              <w:r w:rsidDel="00E6714C">
                <w:rPr>
                  <w:rFonts w:ascii="Arial" w:hAnsi="Arial" w:cs="Arial"/>
                  <w:b/>
                  <w:bCs/>
                  <w:sz w:val="20"/>
                  <w:szCs w:val="20"/>
                </w:rPr>
                <w:delText>3</w:delText>
              </w:r>
            </w:del>
            <w:del w:id="633"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34" w:name="OBJ-0022"/>
            <w:bookmarkEnd w:id="630"/>
            <w:bookmarkEnd w:id="634"/>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5" w:author="Miguel Centeno Muñoz" w:date="2014-07-30T19:56:00Z">
              <w:tcPr>
                <w:tcW w:w="0" w:type="auto"/>
                <w:hideMark/>
              </w:tcPr>
            </w:tcPrChange>
          </w:tcPr>
          <w:p w:rsidR="00C96693" w:rsidRPr="001B1400" w:rsidRDefault="00C96693">
            <w:pPr>
              <w:rPr>
                <w:b/>
                <w:rPrChange w:id="636" w:author="Miguel Centeno Muñoz" w:date="2014-07-30T19:46:00Z">
                  <w:rPr/>
                </w:rPrChange>
              </w:rPr>
            </w:pPr>
            <w:r w:rsidRPr="001B1400">
              <w:rPr>
                <w:b/>
                <w:rPrChange w:id="637" w:author="Miguel Centeno Muñoz" w:date="2014-07-30T19:46:00Z">
                  <w:rPr/>
                </w:rPrChange>
              </w:rPr>
              <w:t>Importancia</w:t>
            </w:r>
          </w:p>
        </w:tc>
        <w:tc>
          <w:tcPr>
            <w:tcW w:w="4166" w:type="pct"/>
            <w:hideMark/>
            <w:tcPrChange w:id="63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39"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40" w:author="Miguel Centeno Muñoz" w:date="2014-07-30T19:46:00Z">
                  <w:rPr/>
                </w:rPrChange>
              </w:rPr>
            </w:pPr>
            <w:r w:rsidRPr="001B1400">
              <w:rPr>
                <w:b/>
                <w:rPrChange w:id="641" w:author="Miguel Centeno Muñoz" w:date="2014-07-30T19:46:00Z">
                  <w:rPr/>
                </w:rPrChange>
              </w:rPr>
              <w:t>Urgencia</w:t>
            </w:r>
          </w:p>
        </w:tc>
        <w:tc>
          <w:tcPr>
            <w:tcW w:w="4166" w:type="pct"/>
            <w:hideMark/>
            <w:tcPrChange w:id="642"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3" w:author="Miguel Centeno Muñoz" w:date="2014-07-30T19:56:00Z">
              <w:tcPr>
                <w:tcW w:w="0" w:type="auto"/>
                <w:hideMark/>
              </w:tcPr>
            </w:tcPrChange>
          </w:tcPr>
          <w:p w:rsidR="00C96693" w:rsidRPr="001B1400" w:rsidRDefault="00C96693">
            <w:pPr>
              <w:rPr>
                <w:b/>
                <w:rPrChange w:id="644" w:author="Miguel Centeno Muñoz" w:date="2014-07-30T19:46:00Z">
                  <w:rPr/>
                </w:rPrChange>
              </w:rPr>
            </w:pPr>
            <w:r w:rsidRPr="001B1400">
              <w:rPr>
                <w:b/>
                <w:rPrChange w:id="645" w:author="Miguel Centeno Muñoz" w:date="2014-07-30T19:46:00Z">
                  <w:rPr/>
                </w:rPrChange>
              </w:rPr>
              <w:t>Estado</w:t>
            </w:r>
          </w:p>
        </w:tc>
        <w:tc>
          <w:tcPr>
            <w:tcW w:w="4166" w:type="pct"/>
            <w:hideMark/>
            <w:tcPrChange w:id="646"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7"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48" w:author="Miguel Centeno Muñoz" w:date="2014-07-30T19:46:00Z">
                  <w:rPr/>
                </w:rPrChange>
              </w:rPr>
            </w:pPr>
            <w:r w:rsidRPr="001B1400">
              <w:rPr>
                <w:b/>
                <w:rPrChange w:id="649" w:author="Miguel Centeno Muñoz" w:date="2014-07-30T19:46:00Z">
                  <w:rPr/>
                </w:rPrChange>
              </w:rPr>
              <w:t>Estabilidad</w:t>
            </w:r>
          </w:p>
        </w:tc>
        <w:tc>
          <w:tcPr>
            <w:tcW w:w="4166" w:type="pct"/>
            <w:hideMark/>
            <w:tcPrChange w:id="650"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1" w:author="Miguel Centeno Muñoz" w:date="2014-07-30T19:56:00Z">
              <w:tcPr>
                <w:tcW w:w="0" w:type="auto"/>
                <w:hideMark/>
              </w:tcPr>
            </w:tcPrChange>
          </w:tcPr>
          <w:p w:rsidR="00C96693" w:rsidRPr="001B1400" w:rsidRDefault="00C96693">
            <w:pPr>
              <w:rPr>
                <w:b/>
                <w:rPrChange w:id="652" w:author="Miguel Centeno Muñoz" w:date="2014-07-30T19:46:00Z">
                  <w:rPr/>
                </w:rPrChange>
              </w:rPr>
            </w:pPr>
            <w:r w:rsidRPr="001B1400">
              <w:rPr>
                <w:b/>
                <w:rPrChange w:id="653" w:author="Miguel Centeno Muñoz" w:date="2014-07-30T19:46:00Z">
                  <w:rPr/>
                </w:rPrChange>
              </w:rPr>
              <w:t>Comentarios</w:t>
            </w:r>
          </w:p>
        </w:tc>
        <w:tc>
          <w:tcPr>
            <w:tcW w:w="4166" w:type="pct"/>
            <w:hideMark/>
            <w:tcPrChange w:id="654"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55"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56">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57" w:author="Miguel Centeno Muñoz" w:date="2014-07-30T19:56:00Z">
              <w:tcPr>
                <w:tcW w:w="0" w:type="auto"/>
                <w:gridSpan w:val="2"/>
                <w:hideMark/>
              </w:tcPr>
            </w:tcPrChange>
          </w:tcPr>
          <w:p w:rsidR="00C96693" w:rsidRPr="00522C83" w:rsidRDefault="00C96693">
            <w:pPr>
              <w:cnfStyle w:val="101000000100" w:firstRow="1" w:lastRow="0" w:firstColumn="1" w:lastColumn="0" w:oddVBand="0" w:evenVBand="0" w:oddHBand="0" w:evenHBand="0" w:firstRowFirstColumn="1" w:firstRowLastColumn="0" w:lastRowFirstColumn="0" w:lastRowLastColumn="0"/>
              <w:rPr>
                <w:b/>
                <w:rPrChange w:id="658" w:author="Miguel Centeno Muñoz" w:date="2014-07-30T19:48:00Z">
                  <w:rPr/>
                </w:rPrChange>
              </w:rPr>
            </w:pPr>
            <w:bookmarkStart w:id="659" w:name="OBJ-0004"/>
            <w:r w:rsidRPr="00522C83">
              <w:rPr>
                <w:b/>
                <w:rPrChange w:id="660" w:author="Miguel Centeno Muñoz" w:date="2014-07-30T19:48:00Z">
                  <w:rPr/>
                </w:rPrChange>
              </w:rPr>
              <w:t>OBJ-000</w:t>
            </w:r>
            <w:ins w:id="661" w:author="Miguel Centeno Muñoz" w:date="2014-07-27T12:22:00Z">
              <w:r w:rsidR="00E6714C" w:rsidRPr="00522C83">
                <w:rPr>
                  <w:b/>
                  <w:rPrChange w:id="662" w:author="Miguel Centeno Muñoz" w:date="2014-07-30T19:48:00Z">
                    <w:rPr/>
                  </w:rPrChange>
                </w:rPr>
                <w:t>2</w:t>
              </w:r>
            </w:ins>
            <w:del w:id="663" w:author="Miguel Centeno Muñoz" w:date="2014-07-27T12:22:00Z">
              <w:r w:rsidRPr="00522C83" w:rsidDel="00E6714C">
                <w:rPr>
                  <w:b/>
                  <w:rPrChange w:id="664" w:author="Miguel Centeno Muñoz" w:date="2014-07-30T19:48:00Z">
                    <w:rPr/>
                  </w:rPrChange>
                </w:rPr>
                <w:delText>4</w:delText>
              </w:r>
            </w:del>
          </w:p>
        </w:tc>
        <w:tc>
          <w:tcPr>
            <w:tcW w:w="4166" w:type="pct"/>
            <w:hideMark/>
            <w:tcPrChange w:id="665" w:author="Miguel Centeno Muñoz" w:date="2014-07-30T19:56:00Z">
              <w:tcPr>
                <w:tcW w:w="5000" w:type="pct"/>
                <w:hideMark/>
              </w:tcPr>
            </w:tcPrChange>
          </w:tcPr>
          <w:p w:rsidR="00C96693" w:rsidRPr="00522C83" w:rsidRDefault="00C96693">
            <w:pPr>
              <w:cnfStyle w:val="100000000000" w:firstRow="1" w:lastRow="0" w:firstColumn="0" w:lastColumn="0" w:oddVBand="0" w:evenVBand="0" w:oddHBand="0" w:evenHBand="0" w:firstRowFirstColumn="0" w:firstRowLastColumn="0" w:lastRowFirstColumn="0" w:lastRowLastColumn="0"/>
              <w:rPr>
                <w:b/>
                <w:rPrChange w:id="666" w:author="Miguel Centeno Muñoz" w:date="2014-07-30T19:48:00Z">
                  <w:rPr/>
                </w:rPrChange>
              </w:rPr>
            </w:pPr>
            <w:r w:rsidRPr="00522C83">
              <w:rPr>
                <w:b/>
                <w:rPrChange w:id="667"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8"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69" w:author="Miguel Centeno Muñoz" w:date="2014-07-30T19:48:00Z">
                  <w:rPr/>
                </w:rPrChange>
              </w:rPr>
            </w:pPr>
            <w:r w:rsidRPr="00522C83">
              <w:rPr>
                <w:b/>
                <w:rPrChange w:id="670" w:author="Miguel Centeno Muñoz" w:date="2014-07-30T19:48:00Z">
                  <w:rPr/>
                </w:rPrChange>
              </w:rPr>
              <w:t>Versión</w:t>
            </w:r>
          </w:p>
        </w:tc>
        <w:tc>
          <w:tcPr>
            <w:tcW w:w="4166" w:type="pct"/>
            <w:hideMark/>
            <w:tcPrChange w:id="671"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2" w:author="Miguel Centeno Muñoz" w:date="2014-07-30T19:56:00Z">
              <w:tcPr>
                <w:tcW w:w="0" w:type="auto"/>
                <w:gridSpan w:val="2"/>
                <w:hideMark/>
              </w:tcPr>
            </w:tcPrChange>
          </w:tcPr>
          <w:p w:rsidR="00C96693" w:rsidRPr="00522C83" w:rsidRDefault="00C96693">
            <w:pPr>
              <w:rPr>
                <w:b/>
                <w:rPrChange w:id="673" w:author="Miguel Centeno Muñoz" w:date="2014-07-30T19:48:00Z">
                  <w:rPr/>
                </w:rPrChange>
              </w:rPr>
            </w:pPr>
            <w:r w:rsidRPr="00522C83">
              <w:rPr>
                <w:b/>
                <w:rPrChange w:id="674" w:author="Miguel Centeno Muñoz" w:date="2014-07-30T19:48:00Z">
                  <w:rPr/>
                </w:rPrChange>
              </w:rPr>
              <w:t>Autores</w:t>
            </w:r>
          </w:p>
        </w:tc>
        <w:bookmarkEnd w:id="659"/>
        <w:tc>
          <w:tcPr>
            <w:tcW w:w="4166" w:type="pct"/>
            <w:hideMark/>
            <w:tcPrChange w:id="67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676"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7"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78" w:author="Miguel Centeno Muñoz" w:date="2014-07-30T19:48:00Z">
                  <w:rPr/>
                </w:rPrChange>
              </w:rPr>
            </w:pPr>
            <w:r w:rsidRPr="00522C83">
              <w:rPr>
                <w:b/>
                <w:rPrChange w:id="679" w:author="Miguel Centeno Muñoz" w:date="2014-07-30T19:48:00Z">
                  <w:rPr/>
                </w:rPrChange>
              </w:rPr>
              <w:t>Fuentes</w:t>
            </w:r>
          </w:p>
        </w:tc>
        <w:tc>
          <w:tcPr>
            <w:tcW w:w="4166" w:type="pct"/>
            <w:hideMark/>
            <w:tcPrChange w:id="680"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81"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82" w:author="Miguel Centeno Muñoz" w:date="2014-07-30T19:56:00Z">
              <w:tcPr>
                <w:tcW w:w="0" w:type="auto"/>
                <w:gridSpan w:val="2"/>
                <w:hideMark/>
              </w:tcPr>
            </w:tcPrChange>
          </w:tcPr>
          <w:p w:rsidR="00C96693" w:rsidRPr="00522C83" w:rsidRDefault="00C96693">
            <w:pPr>
              <w:rPr>
                <w:b/>
                <w:rPrChange w:id="683" w:author="Miguel Centeno Muñoz" w:date="2014-07-30T19:48:00Z">
                  <w:rPr/>
                </w:rPrChange>
              </w:rPr>
            </w:pPr>
            <w:r w:rsidRPr="00522C83">
              <w:rPr>
                <w:b/>
                <w:rPrChange w:id="684" w:author="Miguel Centeno Muñoz" w:date="2014-07-30T19:48:00Z">
                  <w:rPr/>
                </w:rPrChange>
              </w:rPr>
              <w:t>Descripción</w:t>
            </w:r>
          </w:p>
        </w:tc>
        <w:tc>
          <w:tcPr>
            <w:tcW w:w="4166" w:type="pct"/>
            <w:hideMark/>
            <w:tcPrChange w:id="685" w:author="Miguel Centeno Muñoz" w:date="2014-07-30T19:56:00Z">
              <w:tcPr>
                <w:tcW w:w="0" w:type="auto"/>
                <w:hideMark/>
              </w:tcPr>
            </w:tcPrChange>
          </w:tcPr>
          <w:p w:rsidR="00C96693" w:rsidRPr="00522C8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86" w:author="Miguel Centeno Muñoz" w:date="2014-07-30T19:49:00Z">
                  <w:rPr/>
                </w:rPrChange>
              </w:rPr>
            </w:pPr>
            <w:r w:rsidRPr="00522C83">
              <w:rPr>
                <w:rFonts w:ascii="Arial" w:hAnsi="Arial" w:cs="Arial"/>
                <w:sz w:val="20"/>
                <w:szCs w:val="20"/>
                <w:rPrChange w:id="687" w:author="Miguel Centeno Muñoz" w:date="2014-07-30T19:49:00Z">
                  <w:rPr/>
                </w:rPrChange>
              </w:rPr>
              <w:t xml:space="preserve">El sistema deberá </w:t>
            </w:r>
            <w:r w:rsidRPr="00522C83">
              <w:rPr>
                <w:rStyle w:val="nfasis"/>
                <w:rFonts w:ascii="Arial" w:hAnsi="Arial" w:cs="Arial"/>
                <w:sz w:val="20"/>
                <w:szCs w:val="20"/>
                <w:rPrChange w:id="688" w:author="Miguel Centeno Muñoz" w:date="2014-07-30T19:49:00Z">
                  <w:rPr>
                    <w:rStyle w:val="nfasis"/>
                    <w:rFonts w:ascii="Arial" w:hAnsi="Arial" w:cs="Arial"/>
                  </w:rPr>
                </w:rPrChange>
              </w:rPr>
              <w:t xml:space="preserve">gestionar toda la información referida a las rutas, </w:t>
            </w:r>
            <w:del w:id="689" w:author="Miguel Centeno Muñoz" w:date="2014-07-30T19:52:00Z">
              <w:r w:rsidRPr="00522C83" w:rsidDel="00522C83">
                <w:rPr>
                  <w:rStyle w:val="nfasis"/>
                  <w:rFonts w:ascii="Arial" w:hAnsi="Arial" w:cs="Arial"/>
                  <w:sz w:val="20"/>
                  <w:szCs w:val="20"/>
                  <w:rPrChange w:id="690" w:author="Miguel Centeno Muñoz" w:date="2014-07-30T19:49:00Z">
                    <w:rPr>
                      <w:rStyle w:val="nfasis"/>
                      <w:rFonts w:ascii="Arial" w:hAnsi="Arial" w:cs="Arial"/>
                    </w:rPr>
                  </w:rPrChange>
                </w:rPr>
                <w:delText xml:space="preserve">indluyendo </w:delText>
              </w:r>
            </w:del>
            <w:ins w:id="691"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92"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93" w:author="Miguel Centeno Muñoz" w:date="2014-07-30T19:49:00Z">
                  <w:rPr>
                    <w:rStyle w:val="nfasis"/>
                    <w:rFonts w:ascii="Arial" w:hAnsi="Arial" w:cs="Arial"/>
                  </w:rPr>
                </w:rPrChange>
              </w:rPr>
              <w:t xml:space="preserve">la creación, modificación </w:t>
            </w:r>
            <w:ins w:id="694" w:author="Miguel Centeno Muñoz" w:date="2014-07-30T19:52:00Z">
              <w:r w:rsidR="00522C83">
                <w:rPr>
                  <w:rStyle w:val="nfasis"/>
                  <w:rFonts w:ascii="Arial" w:hAnsi="Arial" w:cs="Arial"/>
                  <w:sz w:val="20"/>
                  <w:szCs w:val="20"/>
                </w:rPr>
                <w:t>y eliminación</w:t>
              </w:r>
            </w:ins>
            <w:ins w:id="695"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96" w:author="Miguel Centeno Muñoz" w:date="2014-07-30T19:49:00Z">
                  <w:rPr>
                    <w:rStyle w:val="nfasis"/>
                    <w:rFonts w:ascii="Arial" w:hAnsi="Arial" w:cs="Arial"/>
                  </w:rPr>
                </w:rPrChange>
              </w:rPr>
              <w:t>de las mismas.</w:t>
            </w:r>
            <w:r w:rsidRPr="00522C83">
              <w:rPr>
                <w:rFonts w:ascii="Arial" w:hAnsi="Arial" w:cs="Arial"/>
                <w:sz w:val="20"/>
                <w:szCs w:val="20"/>
                <w:rPrChange w:id="697"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8" w:author="Miguel Centeno Muñoz" w:date="2014-07-30T19:56:00Z">
              <w:tcPr>
                <w:tcW w:w="0" w:type="auto"/>
                <w:hideMark/>
              </w:tcPr>
            </w:tcPrChange>
          </w:tcPr>
          <w:p w:rsidR="00C96693" w:rsidRPr="00522C83" w:rsidRDefault="00522C83">
            <w:pPr>
              <w:cnfStyle w:val="001000100000" w:firstRow="0" w:lastRow="0" w:firstColumn="1" w:lastColumn="0" w:oddVBand="0" w:evenVBand="0" w:oddHBand="1" w:evenHBand="0" w:firstRowFirstColumn="0" w:firstRowLastColumn="0" w:lastRowFirstColumn="0" w:lastRowLastColumn="0"/>
              <w:rPr>
                <w:b/>
                <w:rPrChange w:id="699" w:author="Miguel Centeno Muñoz" w:date="2014-07-30T19:48:00Z">
                  <w:rPr/>
                </w:rPrChange>
              </w:rPr>
            </w:pPr>
            <w:ins w:id="700" w:author="Miguel Centeno Muñoz" w:date="2014-07-30T19:55:00Z">
              <w:r>
                <w:rPr>
                  <w:b/>
                </w:rPr>
                <w:t>Subo</w:t>
              </w:r>
            </w:ins>
            <w:ins w:id="701" w:author="Miguel Centeno Muñoz" w:date="2014-07-30T19:56:00Z">
              <w:r>
                <w:rPr>
                  <w:b/>
                </w:rPr>
                <w:t>bjetivos</w:t>
              </w:r>
            </w:ins>
            <w:del w:id="702" w:author="Miguel Centeno Muñoz" w:date="2014-07-30T19:45:00Z">
              <w:r w:rsidR="00C96693" w:rsidRPr="00522C83" w:rsidDel="001B1400">
                <w:rPr>
                  <w:b/>
                  <w:rPrChange w:id="703" w:author="Miguel Centeno Muñoz" w:date="2014-07-30T19:48:00Z">
                    <w:rPr/>
                  </w:rPrChange>
                </w:rPr>
                <w:delText>Subobjetivos</w:delText>
              </w:r>
            </w:del>
          </w:p>
        </w:tc>
        <w:tc>
          <w:tcPr>
            <w:tcW w:w="4166" w:type="pct"/>
            <w:tcPrChange w:id="704"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05" w:author="Miguel Centeno Muñoz" w:date="2014-07-30T19:57:00Z"/>
              </w:rPr>
              <w:pPrChange w:id="706"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07" w:name="OBJ-0005"/>
            <w:ins w:id="708" w:author="Miguel Centeno Muñoz" w:date="2014-07-30T19:56:00Z">
              <w:r>
                <w:t>[</w:t>
              </w:r>
            </w:ins>
            <w:ins w:id="709" w:author="Miguel Centeno Muñoz" w:date="2014-07-30T19:57:00Z">
              <w:r>
                <w:t>OBJ-0003</w:t>
              </w:r>
            </w:ins>
            <w:ins w:id="710" w:author="Miguel Centeno Muñoz" w:date="2014-07-30T19:56:00Z">
              <w:r>
                <w:t>]</w:t>
              </w:r>
            </w:ins>
            <w:ins w:id="711"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12" w:author="Miguel Centeno Muñoz" w:date="2014-07-30T19:48:00Z"/>
              </w:rPr>
              <w:pPrChange w:id="713"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14" w:author="Miguel Centeno Muñoz" w:date="2014-07-30T19:57:00Z">
              <w:r>
                <w:t>[OBJ-0004] Gestión Comentarios sobre Rutas</w:t>
              </w:r>
            </w:ins>
            <w:del w:id="715" w:author="Miguel Centeno Muñoz" w:date="2014-07-30T19:48:00Z">
              <w:r w:rsidR="00C96693" w:rsidDel="00522C83">
                <w:delText>[OBJ-000</w:delText>
              </w:r>
            </w:del>
            <w:del w:id="716" w:author="Miguel Centeno Muñoz" w:date="2014-07-27T12:23:00Z">
              <w:r w:rsidR="00C96693" w:rsidDel="00E6714C">
                <w:delText>5</w:delText>
              </w:r>
            </w:del>
            <w:del w:id="717"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18" w:author="Miguel Centeno Muñoz" w:date="2014-07-30T19:48:00Z"/>
              </w:rPr>
              <w:pPrChange w:id="719"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0" w:name="OBJ-0006"/>
            <w:bookmarkEnd w:id="707"/>
            <w:del w:id="721" w:author="Miguel Centeno Muñoz" w:date="2014-07-30T19:48:00Z">
              <w:r w:rsidDel="00522C83">
                <w:delText>[OBJ-000</w:delText>
              </w:r>
            </w:del>
            <w:del w:id="722" w:author="Miguel Centeno Muñoz" w:date="2014-07-27T12:23:00Z">
              <w:r w:rsidDel="00E6714C">
                <w:delText>6</w:delText>
              </w:r>
            </w:del>
            <w:del w:id="723"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pPrChange w:id="724"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5" w:name="OBJ-0007"/>
            <w:bookmarkEnd w:id="720"/>
            <w:del w:id="726" w:author="Miguel Centeno Muñoz" w:date="2014-07-30T19:48:00Z">
              <w:r w:rsidDel="00522C83">
                <w:delText>[OBJ-000</w:delText>
              </w:r>
            </w:del>
            <w:del w:id="727" w:author="Miguel Centeno Muñoz" w:date="2014-07-27T12:23:00Z">
              <w:r w:rsidDel="00E6714C">
                <w:delText>7</w:delText>
              </w:r>
            </w:del>
            <w:del w:id="728"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25"/>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29" w:author="Miguel Centeno Muñoz" w:date="2014-07-30T19:56:00Z">
              <w:tcPr>
                <w:tcW w:w="0" w:type="auto"/>
                <w:gridSpan w:val="2"/>
                <w:hideMark/>
              </w:tcPr>
            </w:tcPrChange>
          </w:tcPr>
          <w:p w:rsidR="00C96693" w:rsidRPr="00522C83" w:rsidRDefault="00C96693">
            <w:pPr>
              <w:rPr>
                <w:b/>
                <w:rPrChange w:id="730" w:author="Miguel Centeno Muñoz" w:date="2014-07-30T19:48:00Z">
                  <w:rPr/>
                </w:rPrChange>
              </w:rPr>
            </w:pPr>
            <w:r w:rsidRPr="00522C83">
              <w:rPr>
                <w:b/>
                <w:rPrChange w:id="731" w:author="Miguel Centeno Muñoz" w:date="2014-07-30T19:48:00Z">
                  <w:rPr/>
                </w:rPrChange>
              </w:rPr>
              <w:t>Importancia</w:t>
            </w:r>
          </w:p>
        </w:tc>
        <w:tc>
          <w:tcPr>
            <w:tcW w:w="4166" w:type="pct"/>
            <w:hideMark/>
            <w:tcPrChange w:id="732"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33"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34" w:author="Miguel Centeno Muñoz" w:date="2014-07-30T19:48:00Z">
                  <w:rPr/>
                </w:rPrChange>
              </w:rPr>
            </w:pPr>
            <w:r w:rsidRPr="00522C83">
              <w:rPr>
                <w:b/>
                <w:rPrChange w:id="735" w:author="Miguel Centeno Muñoz" w:date="2014-07-30T19:48:00Z">
                  <w:rPr/>
                </w:rPrChange>
              </w:rPr>
              <w:t>Urgencia</w:t>
            </w:r>
          </w:p>
        </w:tc>
        <w:tc>
          <w:tcPr>
            <w:tcW w:w="4166" w:type="pct"/>
            <w:hideMark/>
            <w:tcPrChange w:id="736"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37" w:author="Miguel Centeno Muñoz" w:date="2014-07-30T19:56:00Z">
              <w:tcPr>
                <w:tcW w:w="0" w:type="auto"/>
                <w:gridSpan w:val="2"/>
                <w:hideMark/>
              </w:tcPr>
            </w:tcPrChange>
          </w:tcPr>
          <w:p w:rsidR="00C96693" w:rsidRPr="00522C83" w:rsidRDefault="00C96693">
            <w:pPr>
              <w:rPr>
                <w:b/>
                <w:rPrChange w:id="738" w:author="Miguel Centeno Muñoz" w:date="2014-07-30T19:48:00Z">
                  <w:rPr/>
                </w:rPrChange>
              </w:rPr>
            </w:pPr>
            <w:r w:rsidRPr="00522C83">
              <w:rPr>
                <w:b/>
                <w:rPrChange w:id="739" w:author="Miguel Centeno Muñoz" w:date="2014-07-30T19:48:00Z">
                  <w:rPr/>
                </w:rPrChange>
              </w:rPr>
              <w:t>Estado</w:t>
            </w:r>
          </w:p>
        </w:tc>
        <w:tc>
          <w:tcPr>
            <w:tcW w:w="4166" w:type="pct"/>
            <w:hideMark/>
            <w:tcPrChange w:id="740"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41"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42" w:author="Miguel Centeno Muñoz" w:date="2014-07-30T19:48:00Z">
                  <w:rPr/>
                </w:rPrChange>
              </w:rPr>
            </w:pPr>
            <w:r w:rsidRPr="00522C83">
              <w:rPr>
                <w:b/>
                <w:rPrChange w:id="743" w:author="Miguel Centeno Muñoz" w:date="2014-07-30T19:48:00Z">
                  <w:rPr/>
                </w:rPrChange>
              </w:rPr>
              <w:t>Estabilidad</w:t>
            </w:r>
          </w:p>
        </w:tc>
        <w:tc>
          <w:tcPr>
            <w:tcW w:w="4166" w:type="pct"/>
            <w:hideMark/>
            <w:tcPrChange w:id="744"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45" w:author="Miguel Centeno Muñoz" w:date="2014-07-30T19:56:00Z">
              <w:tcPr>
                <w:tcW w:w="0" w:type="auto"/>
                <w:gridSpan w:val="2"/>
                <w:hideMark/>
              </w:tcPr>
            </w:tcPrChange>
          </w:tcPr>
          <w:p w:rsidR="00C96693" w:rsidRPr="00522C83" w:rsidRDefault="00C96693">
            <w:pPr>
              <w:rPr>
                <w:b/>
                <w:rPrChange w:id="746" w:author="Miguel Centeno Muñoz" w:date="2014-07-30T19:48:00Z">
                  <w:rPr/>
                </w:rPrChange>
              </w:rPr>
            </w:pPr>
            <w:r w:rsidRPr="00522C83">
              <w:rPr>
                <w:b/>
                <w:rPrChange w:id="747" w:author="Miguel Centeno Muñoz" w:date="2014-07-30T19:48:00Z">
                  <w:rPr/>
                </w:rPrChange>
              </w:rPr>
              <w:t>Comentarios</w:t>
            </w:r>
          </w:p>
        </w:tc>
        <w:tc>
          <w:tcPr>
            <w:tcW w:w="4166" w:type="pct"/>
            <w:hideMark/>
            <w:tcPrChange w:id="748"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49" w:author="Miguel Centeno Muñoz" w:date="2014-07-27T12:50:00Z"/>
        </w:rPr>
      </w:pPr>
    </w:p>
    <w:tbl>
      <w:tblPr>
        <w:tblStyle w:val="Listamedia2-nfasis2"/>
        <w:tblW w:w="5000" w:type="pct"/>
        <w:tblLook w:val="04A0" w:firstRow="1" w:lastRow="0" w:firstColumn="1" w:lastColumn="0" w:noHBand="0" w:noVBand="1"/>
        <w:tblPrChange w:id="750"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51">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52" w:author="Miguel Centeno Muñoz" w:date="2014-07-27T12:50:00Z"/>
          <w:trPrChange w:id="753"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54"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1000000100" w:firstRow="1" w:lastRow="0" w:firstColumn="1" w:lastColumn="0" w:oddVBand="0" w:evenVBand="0" w:oddHBand="0" w:evenHBand="0" w:firstRowFirstColumn="1" w:firstRowLastColumn="0" w:lastRowFirstColumn="0" w:lastRowLastColumn="0"/>
              <w:rPr>
                <w:ins w:id="755" w:author="Miguel Centeno Muñoz" w:date="2014-07-27T12:50:00Z"/>
                <w:b/>
                <w:rPrChange w:id="756" w:author="Miguel Centeno Muñoz" w:date="2014-07-30T19:59:00Z">
                  <w:rPr>
                    <w:ins w:id="757" w:author="Miguel Centeno Muñoz" w:date="2014-07-27T12:50:00Z"/>
                  </w:rPr>
                </w:rPrChange>
              </w:rPr>
            </w:pPr>
            <w:bookmarkStart w:id="758" w:name="OBJ-0028"/>
            <w:ins w:id="759" w:author="Miguel Centeno Muñoz" w:date="2014-07-27T12:50:00Z">
              <w:r w:rsidRPr="00E0129F">
                <w:rPr>
                  <w:b/>
                  <w:rPrChange w:id="760" w:author="Miguel Centeno Muñoz" w:date="2014-07-30T19:59:00Z">
                    <w:rPr/>
                  </w:rPrChange>
                </w:rPr>
                <w:t>OBJ-000</w:t>
              </w:r>
            </w:ins>
            <w:ins w:id="761" w:author="Miguel Centeno Muñoz" w:date="2014-07-30T19:55:00Z">
              <w:r w:rsidRPr="00E0129F">
                <w:rPr>
                  <w:b/>
                  <w:rPrChange w:id="762" w:author="Miguel Centeno Muñoz" w:date="2014-07-30T19:59:00Z">
                    <w:rPr/>
                  </w:rPrChange>
                </w:rPr>
                <w:t>3</w:t>
              </w:r>
            </w:ins>
          </w:p>
        </w:tc>
        <w:tc>
          <w:tcPr>
            <w:tcW w:w="5000" w:type="pct"/>
            <w:hideMark/>
            <w:tcPrChange w:id="763"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0000000000" w:firstRow="1" w:lastRow="0" w:firstColumn="0" w:lastColumn="0" w:oddVBand="0" w:evenVBand="0" w:oddHBand="0" w:evenHBand="0" w:firstRowFirstColumn="0" w:firstRowLastColumn="0" w:lastRowFirstColumn="0" w:lastRowLastColumn="0"/>
              <w:rPr>
                <w:ins w:id="764" w:author="Miguel Centeno Muñoz" w:date="2014-07-27T12:50:00Z"/>
                <w:b/>
                <w:rPrChange w:id="765" w:author="Miguel Centeno Muñoz" w:date="2014-07-30T19:59:00Z">
                  <w:rPr>
                    <w:ins w:id="766" w:author="Miguel Centeno Muñoz" w:date="2014-07-27T12:50:00Z"/>
                  </w:rPr>
                </w:rPrChange>
              </w:rPr>
            </w:pPr>
            <w:ins w:id="767" w:author="Miguel Centeno Muñoz" w:date="2014-07-30T19:55:00Z">
              <w:r w:rsidRPr="00E0129F">
                <w:rPr>
                  <w:b/>
                  <w:rPrChange w:id="768" w:author="Miguel Centeno Muñoz" w:date="2014-07-30T19:59:00Z">
                    <w:rPr/>
                  </w:rPrChange>
                </w:rPr>
                <w:t xml:space="preserve">Gestión </w:t>
              </w:r>
            </w:ins>
            <w:ins w:id="769" w:author="Miguel Centeno Muñoz" w:date="2014-07-30T19:57:00Z">
              <w:r w:rsidR="00E0129F" w:rsidRPr="00E0129F">
                <w:rPr>
                  <w:b/>
                  <w:rPrChange w:id="770"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71" w:author="Miguel Centeno Muñoz" w:date="2014-07-27T12:50:00Z"/>
          <w:trPrChange w:id="77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74" w:author="Miguel Centeno Muñoz" w:date="2014-07-27T12:50:00Z"/>
                <w:b/>
                <w:rPrChange w:id="775" w:author="Miguel Centeno Muñoz" w:date="2014-07-30T19:59:00Z">
                  <w:rPr>
                    <w:ins w:id="776" w:author="Miguel Centeno Muñoz" w:date="2014-07-27T12:50:00Z"/>
                  </w:rPr>
                </w:rPrChange>
              </w:rPr>
            </w:pPr>
            <w:ins w:id="777" w:author="Miguel Centeno Muñoz" w:date="2014-07-27T12:50:00Z">
              <w:r w:rsidRPr="00E0129F">
                <w:rPr>
                  <w:b/>
                  <w:rPrChange w:id="778" w:author="Miguel Centeno Muñoz" w:date="2014-07-30T19:59:00Z">
                    <w:rPr/>
                  </w:rPrChange>
                </w:rPr>
                <w:t>Versión</w:t>
              </w:r>
            </w:ins>
          </w:p>
        </w:tc>
        <w:tc>
          <w:tcPr>
            <w:tcW w:w="0" w:type="auto"/>
            <w:hideMark/>
            <w:tcPrChange w:id="77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80" w:author="Miguel Centeno Muñoz" w:date="2014-07-27T12:50:00Z"/>
              </w:rPr>
            </w:pPr>
            <w:ins w:id="781" w:author="Miguel Centeno Muñoz" w:date="2014-07-27T12:50:00Z">
              <w:r>
                <w:t xml:space="preserve">1.0 ( 27/07/2014 ) </w:t>
              </w:r>
            </w:ins>
          </w:p>
        </w:tc>
      </w:tr>
      <w:tr w:rsidR="00FD7EF9" w:rsidTr="00FD7EF9">
        <w:trPr>
          <w:ins w:id="782" w:author="Miguel Centeno Muñoz" w:date="2014-07-27T12:50:00Z"/>
          <w:trPrChange w:id="78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8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85" w:author="Miguel Centeno Muñoz" w:date="2014-07-27T12:50:00Z"/>
                <w:b/>
                <w:rPrChange w:id="786" w:author="Miguel Centeno Muñoz" w:date="2014-07-30T19:59:00Z">
                  <w:rPr>
                    <w:ins w:id="787" w:author="Miguel Centeno Muñoz" w:date="2014-07-27T12:50:00Z"/>
                  </w:rPr>
                </w:rPrChange>
              </w:rPr>
            </w:pPr>
            <w:ins w:id="788" w:author="Miguel Centeno Muñoz" w:date="2014-07-27T12:50:00Z">
              <w:r w:rsidRPr="00E0129F">
                <w:rPr>
                  <w:b/>
                  <w:rPrChange w:id="789" w:author="Miguel Centeno Muñoz" w:date="2014-07-30T19:59:00Z">
                    <w:rPr/>
                  </w:rPrChange>
                </w:rPr>
                <w:t>Autores</w:t>
              </w:r>
            </w:ins>
          </w:p>
        </w:tc>
        <w:bookmarkEnd w:id="758"/>
        <w:tc>
          <w:tcPr>
            <w:tcW w:w="0" w:type="auto"/>
            <w:hideMark/>
            <w:tcPrChange w:id="79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91" w:author="Miguel Centeno Muñoz" w:date="2014-07-27T12:50:00Z"/>
              </w:rPr>
              <w:pPrChange w:id="792"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793" w:author="Miguel Centeno Muñoz" w:date="2014-07-27T12:50:00Z">
              <w:r w:rsidRPr="00FD7EF9">
                <w:rPr>
                  <w:rFonts w:cstheme="minorBidi"/>
                  <w:color w:val="auto"/>
                  <w:rPrChange w:id="794"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95" w:author="Miguel Centeno Muñoz" w:date="2014-07-27T12:50:00Z"/>
          <w:trPrChange w:id="79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98" w:author="Miguel Centeno Muñoz" w:date="2014-07-27T12:50:00Z"/>
                <w:b/>
                <w:rPrChange w:id="799" w:author="Miguel Centeno Muñoz" w:date="2014-07-30T19:59:00Z">
                  <w:rPr>
                    <w:ins w:id="800" w:author="Miguel Centeno Muñoz" w:date="2014-07-27T12:50:00Z"/>
                  </w:rPr>
                </w:rPrChange>
              </w:rPr>
            </w:pPr>
            <w:ins w:id="801" w:author="Miguel Centeno Muñoz" w:date="2014-07-27T12:50:00Z">
              <w:r w:rsidRPr="00E0129F">
                <w:rPr>
                  <w:b/>
                  <w:rPrChange w:id="802" w:author="Miguel Centeno Muñoz" w:date="2014-07-30T19:59:00Z">
                    <w:rPr/>
                  </w:rPrChange>
                </w:rPr>
                <w:t>Fuentes</w:t>
              </w:r>
            </w:ins>
          </w:p>
        </w:tc>
        <w:tc>
          <w:tcPr>
            <w:tcW w:w="0" w:type="auto"/>
            <w:hideMark/>
            <w:tcPrChange w:id="80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04" w:author="Miguel Centeno Muñoz" w:date="2014-07-27T12:50:00Z"/>
              </w:rPr>
              <w:pPrChange w:id="805"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806" w:author="Miguel Centeno Muñoz" w:date="2014-07-27T12:50:00Z">
              <w:r w:rsidRPr="00FD7EF9">
                <w:rPr>
                  <w:rFonts w:cstheme="minorBidi"/>
                  <w:color w:val="auto"/>
                  <w:rPrChange w:id="807"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08" w:author="Miguel Centeno Muñoz" w:date="2014-07-27T12:50:00Z"/>
          <w:trPrChange w:id="80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1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11" w:author="Miguel Centeno Muñoz" w:date="2014-07-27T12:50:00Z"/>
                <w:b/>
                <w:rPrChange w:id="812" w:author="Miguel Centeno Muñoz" w:date="2014-07-30T19:59:00Z">
                  <w:rPr>
                    <w:ins w:id="813" w:author="Miguel Centeno Muñoz" w:date="2014-07-27T12:50:00Z"/>
                  </w:rPr>
                </w:rPrChange>
              </w:rPr>
            </w:pPr>
            <w:ins w:id="814" w:author="Miguel Centeno Muñoz" w:date="2014-07-27T12:50:00Z">
              <w:r w:rsidRPr="00E0129F">
                <w:rPr>
                  <w:b/>
                  <w:rPrChange w:id="815" w:author="Miguel Centeno Muñoz" w:date="2014-07-30T19:59:00Z">
                    <w:rPr/>
                  </w:rPrChange>
                </w:rPr>
                <w:t>Descripción</w:t>
              </w:r>
            </w:ins>
          </w:p>
        </w:tc>
        <w:tc>
          <w:tcPr>
            <w:tcW w:w="0" w:type="auto"/>
            <w:hideMark/>
            <w:tcPrChange w:id="81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0000000000" w:firstRow="0" w:lastRow="0" w:firstColumn="0" w:lastColumn="0" w:oddVBand="0" w:evenVBand="0" w:oddHBand="0" w:evenHBand="0" w:firstRowFirstColumn="0" w:firstRowLastColumn="0" w:lastRowFirstColumn="0" w:lastRowLastColumn="0"/>
              <w:rPr>
                <w:ins w:id="817" w:author="Miguel Centeno Muñoz" w:date="2014-07-27T12:50:00Z"/>
                <w:rFonts w:ascii="Arial" w:hAnsi="Arial" w:cs="Arial"/>
                <w:sz w:val="20"/>
                <w:szCs w:val="20"/>
                <w:rPrChange w:id="818" w:author="Miguel Centeno Muñoz" w:date="2014-07-30T19:58:00Z">
                  <w:rPr>
                    <w:ins w:id="819" w:author="Miguel Centeno Muñoz" w:date="2014-07-27T12:50:00Z"/>
                  </w:rPr>
                </w:rPrChange>
              </w:rPr>
            </w:pPr>
            <w:ins w:id="820" w:author="Miguel Centeno Muñoz" w:date="2014-07-27T12:50:00Z">
              <w:r w:rsidRPr="00E0129F">
                <w:rPr>
                  <w:rFonts w:ascii="Arial" w:hAnsi="Arial" w:cs="Arial"/>
                  <w:sz w:val="20"/>
                  <w:szCs w:val="20"/>
                  <w:rPrChange w:id="821" w:author="Miguel Centeno Muñoz" w:date="2014-07-30T19:58:00Z">
                    <w:rPr/>
                  </w:rPrChange>
                </w:rPr>
                <w:t xml:space="preserve">El sistema deberá </w:t>
              </w:r>
              <w:r w:rsidRPr="00E0129F">
                <w:rPr>
                  <w:rStyle w:val="nfasis"/>
                  <w:rFonts w:ascii="Arial" w:hAnsi="Arial" w:cs="Arial"/>
                  <w:sz w:val="20"/>
                  <w:szCs w:val="20"/>
                  <w:rPrChange w:id="822"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23" w:author="Miguel Centeno Muñoz" w:date="2014-07-27T12:50:00Z"/>
          <w:trPrChange w:id="82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26" w:author="Miguel Centeno Muñoz" w:date="2014-07-27T12:50:00Z"/>
                <w:b/>
                <w:rPrChange w:id="827" w:author="Miguel Centeno Muñoz" w:date="2014-07-30T19:59:00Z">
                  <w:rPr>
                    <w:ins w:id="828" w:author="Miguel Centeno Muñoz" w:date="2014-07-27T12:50:00Z"/>
                  </w:rPr>
                </w:rPrChange>
              </w:rPr>
            </w:pPr>
            <w:ins w:id="829" w:author="Miguel Centeno Muñoz" w:date="2014-07-27T12:50:00Z">
              <w:r w:rsidRPr="00E0129F">
                <w:rPr>
                  <w:b/>
                  <w:rPrChange w:id="830" w:author="Miguel Centeno Muñoz" w:date="2014-07-30T19:59:00Z">
                    <w:rPr/>
                  </w:rPrChange>
                </w:rPr>
                <w:t>Subobjetivos</w:t>
              </w:r>
            </w:ins>
          </w:p>
        </w:tc>
        <w:tc>
          <w:tcPr>
            <w:tcW w:w="0" w:type="auto"/>
            <w:hideMark/>
            <w:tcPrChange w:id="83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32" w:author="Miguel Centeno Muñoz" w:date="2014-07-27T12:50:00Z"/>
              </w:rPr>
            </w:pPr>
            <w:ins w:id="833" w:author="Miguel Centeno Muñoz" w:date="2014-07-27T12:50:00Z">
              <w:r>
                <w:t>Ninguno</w:t>
              </w:r>
            </w:ins>
          </w:p>
        </w:tc>
      </w:tr>
      <w:tr w:rsidR="00FD7EF9" w:rsidTr="00FD7EF9">
        <w:trPr>
          <w:ins w:id="834" w:author="Miguel Centeno Muñoz" w:date="2014-07-27T12:50:00Z"/>
          <w:trPrChange w:id="83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37" w:author="Miguel Centeno Muñoz" w:date="2014-07-27T12:50:00Z"/>
                <w:b/>
                <w:rPrChange w:id="838" w:author="Miguel Centeno Muñoz" w:date="2014-07-30T19:59:00Z">
                  <w:rPr>
                    <w:ins w:id="839" w:author="Miguel Centeno Muñoz" w:date="2014-07-27T12:50:00Z"/>
                  </w:rPr>
                </w:rPrChange>
              </w:rPr>
            </w:pPr>
            <w:ins w:id="840" w:author="Miguel Centeno Muñoz" w:date="2014-07-27T12:50:00Z">
              <w:r w:rsidRPr="00E0129F">
                <w:rPr>
                  <w:b/>
                  <w:rPrChange w:id="841" w:author="Miguel Centeno Muñoz" w:date="2014-07-30T19:59:00Z">
                    <w:rPr/>
                  </w:rPrChange>
                </w:rPr>
                <w:t>Importancia</w:t>
              </w:r>
            </w:ins>
          </w:p>
        </w:tc>
        <w:tc>
          <w:tcPr>
            <w:tcW w:w="0" w:type="auto"/>
            <w:hideMark/>
            <w:tcPrChange w:id="84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43" w:author="Miguel Centeno Muñoz" w:date="2014-07-27T12:50:00Z"/>
              </w:rPr>
            </w:pPr>
            <w:ins w:id="844"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45" w:author="Miguel Centeno Muñoz" w:date="2014-07-27T12:50:00Z"/>
          <w:trPrChange w:id="84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48" w:author="Miguel Centeno Muñoz" w:date="2014-07-27T12:50:00Z"/>
                <w:b/>
                <w:rPrChange w:id="849" w:author="Miguel Centeno Muñoz" w:date="2014-07-30T19:59:00Z">
                  <w:rPr>
                    <w:ins w:id="850" w:author="Miguel Centeno Muñoz" w:date="2014-07-27T12:50:00Z"/>
                  </w:rPr>
                </w:rPrChange>
              </w:rPr>
            </w:pPr>
            <w:ins w:id="851" w:author="Miguel Centeno Muñoz" w:date="2014-07-27T12:50:00Z">
              <w:r w:rsidRPr="00E0129F">
                <w:rPr>
                  <w:b/>
                  <w:rPrChange w:id="852" w:author="Miguel Centeno Muñoz" w:date="2014-07-30T19:59:00Z">
                    <w:rPr/>
                  </w:rPrChange>
                </w:rPr>
                <w:t>Urgencia</w:t>
              </w:r>
            </w:ins>
          </w:p>
        </w:tc>
        <w:tc>
          <w:tcPr>
            <w:tcW w:w="0" w:type="auto"/>
            <w:hideMark/>
            <w:tcPrChange w:id="85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54" w:author="Miguel Centeno Muñoz" w:date="2014-07-27T12:50:00Z"/>
              </w:rPr>
            </w:pPr>
            <w:ins w:id="855" w:author="Miguel Centeno Muñoz" w:date="2014-07-27T12:50:00Z">
              <w:r>
                <w:t>inmediatamente</w:t>
              </w:r>
            </w:ins>
          </w:p>
        </w:tc>
      </w:tr>
      <w:tr w:rsidR="00FD7EF9" w:rsidTr="00FD7EF9">
        <w:trPr>
          <w:ins w:id="856" w:author="Miguel Centeno Muñoz" w:date="2014-07-27T12:50:00Z"/>
          <w:trPrChange w:id="85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59" w:author="Miguel Centeno Muñoz" w:date="2014-07-27T12:50:00Z"/>
                <w:b/>
                <w:rPrChange w:id="860" w:author="Miguel Centeno Muñoz" w:date="2014-07-30T19:59:00Z">
                  <w:rPr>
                    <w:ins w:id="861" w:author="Miguel Centeno Muñoz" w:date="2014-07-27T12:50:00Z"/>
                  </w:rPr>
                </w:rPrChange>
              </w:rPr>
            </w:pPr>
            <w:ins w:id="862" w:author="Miguel Centeno Muñoz" w:date="2014-07-27T12:50:00Z">
              <w:r w:rsidRPr="00E0129F">
                <w:rPr>
                  <w:b/>
                  <w:rPrChange w:id="863" w:author="Miguel Centeno Muñoz" w:date="2014-07-30T19:59:00Z">
                    <w:rPr/>
                  </w:rPrChange>
                </w:rPr>
                <w:t>Estado</w:t>
              </w:r>
            </w:ins>
          </w:p>
        </w:tc>
        <w:tc>
          <w:tcPr>
            <w:tcW w:w="0" w:type="auto"/>
            <w:hideMark/>
            <w:tcPrChange w:id="86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5" w:author="Miguel Centeno Muñoz" w:date="2014-07-27T12:50:00Z"/>
              </w:rPr>
            </w:pPr>
            <w:ins w:id="866"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67" w:author="Miguel Centeno Muñoz" w:date="2014-07-27T12:50:00Z"/>
          <w:trPrChange w:id="86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70" w:author="Miguel Centeno Muñoz" w:date="2014-07-27T12:50:00Z"/>
                <w:b/>
                <w:rPrChange w:id="871" w:author="Miguel Centeno Muñoz" w:date="2014-07-30T19:59:00Z">
                  <w:rPr>
                    <w:ins w:id="872" w:author="Miguel Centeno Muñoz" w:date="2014-07-27T12:50:00Z"/>
                  </w:rPr>
                </w:rPrChange>
              </w:rPr>
            </w:pPr>
            <w:ins w:id="873" w:author="Miguel Centeno Muñoz" w:date="2014-07-27T12:50:00Z">
              <w:r w:rsidRPr="00E0129F">
                <w:rPr>
                  <w:b/>
                  <w:rPrChange w:id="874" w:author="Miguel Centeno Muñoz" w:date="2014-07-30T19:59:00Z">
                    <w:rPr/>
                  </w:rPrChange>
                </w:rPr>
                <w:t>Estabilidad</w:t>
              </w:r>
            </w:ins>
          </w:p>
        </w:tc>
        <w:tc>
          <w:tcPr>
            <w:tcW w:w="0" w:type="auto"/>
            <w:hideMark/>
            <w:tcPrChange w:id="87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6" w:author="Miguel Centeno Muñoz" w:date="2014-07-27T12:50:00Z"/>
              </w:rPr>
            </w:pPr>
            <w:ins w:id="877" w:author="Miguel Centeno Muñoz" w:date="2014-07-27T12:50:00Z">
              <w:r>
                <w:t>alta</w:t>
              </w:r>
            </w:ins>
          </w:p>
        </w:tc>
      </w:tr>
      <w:tr w:rsidR="00FD7EF9" w:rsidTr="00FD7EF9">
        <w:trPr>
          <w:ins w:id="878" w:author="Miguel Centeno Muñoz" w:date="2014-07-27T12:50:00Z"/>
          <w:trPrChange w:id="87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81" w:author="Miguel Centeno Muñoz" w:date="2014-07-27T12:50:00Z"/>
                <w:b/>
                <w:rPrChange w:id="882" w:author="Miguel Centeno Muñoz" w:date="2014-07-30T19:59:00Z">
                  <w:rPr>
                    <w:ins w:id="883" w:author="Miguel Centeno Muñoz" w:date="2014-07-27T12:50:00Z"/>
                  </w:rPr>
                </w:rPrChange>
              </w:rPr>
            </w:pPr>
            <w:ins w:id="884" w:author="Miguel Centeno Muñoz" w:date="2014-07-27T12:50:00Z">
              <w:r w:rsidRPr="00E0129F">
                <w:rPr>
                  <w:b/>
                  <w:rPrChange w:id="885" w:author="Miguel Centeno Muñoz" w:date="2014-07-30T19:59:00Z">
                    <w:rPr/>
                  </w:rPrChange>
                </w:rPr>
                <w:lastRenderedPageBreak/>
                <w:t>Comentarios</w:t>
              </w:r>
            </w:ins>
          </w:p>
        </w:tc>
        <w:tc>
          <w:tcPr>
            <w:tcW w:w="0" w:type="auto"/>
            <w:hideMark/>
            <w:tcPrChange w:id="88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7" w:author="Miguel Centeno Muñoz" w:date="2014-07-27T12:50:00Z"/>
              </w:rPr>
            </w:pPr>
            <w:ins w:id="888" w:author="Miguel Centeno Muñoz" w:date="2014-07-27T12:50:00Z">
              <w:r>
                <w:t>Ninguno</w:t>
              </w:r>
            </w:ins>
          </w:p>
        </w:tc>
      </w:tr>
    </w:tbl>
    <w:p w:rsidR="00FD7EF9" w:rsidRDefault="00FD7EF9" w:rsidP="00C96693">
      <w:pPr>
        <w:rPr>
          <w:ins w:id="889" w:author="Miguel Centeno Muñoz" w:date="2014-07-27T12:50:00Z"/>
        </w:rPr>
      </w:pPr>
    </w:p>
    <w:p w:rsidR="00FD7EF9" w:rsidRDefault="00FD7EF9" w:rsidP="00C96693">
      <w:pPr>
        <w:rPr>
          <w:ins w:id="890" w:author="Miguel Centeno Muñoz" w:date="2014-07-27T12:50:00Z"/>
        </w:rPr>
      </w:pPr>
    </w:p>
    <w:p w:rsidR="00FD7EF9" w:rsidRDefault="00FD7EF9" w:rsidP="00C96693">
      <w:pPr>
        <w:rPr>
          <w:ins w:id="891" w:author="Miguel Centeno Muñoz" w:date="2014-07-27T12:50:00Z"/>
        </w:rPr>
      </w:pPr>
    </w:p>
    <w:p w:rsidR="00FD7EF9" w:rsidRDefault="00FD7EF9" w:rsidP="00C96693">
      <w:pPr>
        <w:rPr>
          <w:ins w:id="892" w:author="Miguel Centeno Muñoz" w:date="2014-07-27T12:50:00Z"/>
        </w:rPr>
      </w:pPr>
    </w:p>
    <w:p w:rsidR="00FD7EF9" w:rsidRDefault="00FD7EF9" w:rsidP="00C96693">
      <w:pPr>
        <w:rPr>
          <w:ins w:id="893" w:author="Miguel Centeno Muñoz" w:date="2014-07-27T12:50:00Z"/>
        </w:rPr>
      </w:pPr>
    </w:p>
    <w:p w:rsidR="00FD7EF9" w:rsidRDefault="00FD7EF9" w:rsidP="00C96693">
      <w:pPr>
        <w:rPr>
          <w:ins w:id="894" w:author="Miguel Centeno Muñoz" w:date="2014-07-27T12:50:00Z"/>
        </w:rPr>
      </w:pPr>
    </w:p>
    <w:p w:rsidR="00FD7EF9" w:rsidRDefault="00FD7EF9" w:rsidP="00C96693">
      <w:pPr>
        <w:rPr>
          <w:ins w:id="895" w:author="Miguel Centeno Muñoz" w:date="2014-07-27T12:50:00Z"/>
        </w:rPr>
      </w:pPr>
    </w:p>
    <w:p w:rsidR="00FD7EF9" w:rsidRDefault="00FD7EF9" w:rsidP="00C96693">
      <w:pPr>
        <w:rPr>
          <w:ins w:id="896" w:author="Miguel Centeno Muñoz" w:date="2014-07-27T12:50:00Z"/>
        </w:rPr>
      </w:pPr>
    </w:p>
    <w:p w:rsidR="00FD7EF9" w:rsidRDefault="00FD7EF9" w:rsidP="00C96693">
      <w:pPr>
        <w:rPr>
          <w:ins w:id="897" w:author="Miguel Centeno Muñoz" w:date="2014-07-27T12:50:00Z"/>
        </w:rPr>
      </w:pPr>
    </w:p>
    <w:p w:rsidR="00FD7EF9" w:rsidRDefault="00FD7EF9" w:rsidP="00C96693">
      <w:pPr>
        <w:rPr>
          <w:ins w:id="898" w:author="Miguel Centeno Muñoz" w:date="2014-07-27T12:50:00Z"/>
        </w:rPr>
      </w:pPr>
    </w:p>
    <w:p w:rsidR="00FD7EF9" w:rsidRDefault="00FD7EF9" w:rsidP="00C96693">
      <w:pPr>
        <w:rPr>
          <w:ins w:id="899" w:author="Miguel Centeno Muñoz" w:date="2014-07-27T12:50:00Z"/>
        </w:rPr>
      </w:pPr>
    </w:p>
    <w:p w:rsidR="00FD7EF9" w:rsidRDefault="00FD7EF9" w:rsidP="00C96693">
      <w:pPr>
        <w:rPr>
          <w:ins w:id="900" w:author="Miguel Centeno Muñoz" w:date="2014-07-27T12:50:00Z"/>
        </w:rPr>
      </w:pPr>
    </w:p>
    <w:p w:rsidR="00FD7EF9" w:rsidRDefault="00FD7EF9" w:rsidP="00C96693">
      <w:pPr>
        <w:rPr>
          <w:ins w:id="901" w:author="Miguel Centeno Muñoz" w:date="2014-07-27T12:50:00Z"/>
        </w:rPr>
      </w:pPr>
    </w:p>
    <w:p w:rsidR="00FD7EF9" w:rsidRDefault="00FD7EF9" w:rsidP="00C96693">
      <w:pPr>
        <w:rPr>
          <w:ins w:id="902" w:author="Miguel Centeno Muñoz" w:date="2014-07-27T12:50:00Z"/>
        </w:rPr>
      </w:pPr>
    </w:p>
    <w:p w:rsidR="00FD7EF9" w:rsidRDefault="00FD7EF9" w:rsidP="00C96693">
      <w:pPr>
        <w:rPr>
          <w:ins w:id="903" w:author="Miguel Centeno Muñoz" w:date="2014-07-27T12:50:00Z"/>
        </w:rPr>
      </w:pPr>
    </w:p>
    <w:p w:rsidR="00FD7EF9" w:rsidRDefault="00FD7EF9" w:rsidP="00C96693">
      <w:pPr>
        <w:rPr>
          <w:ins w:id="904" w:author="Miguel Centeno Muñoz" w:date="2014-07-27T12:50:00Z"/>
        </w:rPr>
      </w:pPr>
    </w:p>
    <w:p w:rsidR="00FD7EF9" w:rsidRDefault="00FD7EF9" w:rsidP="00C96693">
      <w:pPr>
        <w:rPr>
          <w:ins w:id="905" w:author="Miguel Centeno Muñoz" w:date="2014-07-27T12:50:00Z"/>
        </w:rPr>
      </w:pPr>
    </w:p>
    <w:p w:rsidR="00FD7EF9" w:rsidRDefault="00FD7EF9" w:rsidP="00C96693">
      <w:pPr>
        <w:rPr>
          <w:ins w:id="906" w:author="Miguel Centeno Muñoz" w:date="2014-07-27T12:50:00Z"/>
        </w:rPr>
      </w:pPr>
    </w:p>
    <w:p w:rsidR="00FD7EF9" w:rsidRDefault="00FD7EF9" w:rsidP="00C96693">
      <w:pPr>
        <w:rPr>
          <w:ins w:id="907" w:author="Miguel Centeno Muñoz" w:date="2014-07-27T12:50:00Z"/>
        </w:rPr>
      </w:pPr>
    </w:p>
    <w:p w:rsidR="00FD7EF9" w:rsidRDefault="00FD7EF9" w:rsidP="00C96693"/>
    <w:p w:rsidR="00C96693" w:rsidRDefault="00C96693" w:rsidP="00C96693">
      <w:pPr>
        <w:pStyle w:val="Ttulo2"/>
      </w:pPr>
      <w:bookmarkStart w:id="908" w:name="_Toc394273369"/>
      <w:r>
        <w:t>6.- Elicitación de requisitos</w:t>
      </w:r>
      <w:bookmarkEnd w:id="908"/>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09" w:name="_Toc394273370"/>
      <w:r>
        <w:t>6.1.- Requisitos de información</w:t>
      </w:r>
      <w:bookmarkEnd w:id="909"/>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rPr>
                <w:b/>
                <w:rPrChange w:id="910" w:author="Miguel Centeno Muñoz" w:date="2014-07-30T20:06:00Z">
                  <w:rPr/>
                </w:rPrChange>
              </w:rPr>
            </w:pPr>
            <w:bookmarkStart w:id="911" w:name="IRQ-0002"/>
            <w:r w:rsidRPr="00E0129F">
              <w:rPr>
                <w:b/>
                <w:rPrChange w:id="912" w:author="Miguel Centeno Muñoz" w:date="2014-07-30T20:06:00Z">
                  <w:rPr/>
                </w:rPrChange>
              </w:rPr>
              <w:t>IRQ-0001</w:t>
            </w:r>
          </w:p>
        </w:tc>
        <w:tc>
          <w:tcPr>
            <w:tcW w:w="4183" w:type="pct"/>
            <w:hideMark/>
          </w:tcPr>
          <w:p w:rsidR="00A52B19" w:rsidRPr="00E0129F" w:rsidRDefault="00A52B19">
            <w:pPr>
              <w:cnfStyle w:val="100000000000" w:firstRow="1" w:lastRow="0" w:firstColumn="0" w:lastColumn="0" w:oddVBand="0" w:evenVBand="0" w:oddHBand="0" w:evenHBand="0" w:firstRowFirstColumn="0" w:firstRowLastColumn="0" w:lastRowFirstColumn="0" w:lastRowLastColumn="0"/>
              <w:rPr>
                <w:b/>
                <w:rPrChange w:id="913" w:author="Miguel Centeno Muñoz" w:date="2014-07-30T20:06:00Z">
                  <w:rPr/>
                </w:rPrChange>
              </w:rPr>
            </w:pPr>
            <w:r w:rsidRPr="00E0129F">
              <w:rPr>
                <w:b/>
                <w:rPrChange w:id="914"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5" w:author="Miguel Centeno Muñoz" w:date="2014-07-30T20:06:00Z">
                  <w:rPr/>
                </w:rPrChange>
              </w:rPr>
            </w:pPr>
            <w:r w:rsidRPr="00E0129F">
              <w:rPr>
                <w:b/>
                <w:rPrChange w:id="916"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7" w:author="Miguel Centeno Muñoz" w:date="2014-07-30T20:06:00Z">
                  <w:rPr/>
                </w:rPrChange>
              </w:rPr>
            </w:pPr>
            <w:r w:rsidRPr="00E0129F">
              <w:rPr>
                <w:b/>
                <w:rPrChange w:id="918" w:author="Miguel Centeno Muñoz" w:date="2014-07-30T20:06:00Z">
                  <w:rPr/>
                </w:rPrChange>
              </w:rPr>
              <w:t>Autores</w:t>
            </w:r>
          </w:p>
        </w:tc>
        <w:bookmarkEnd w:id="911"/>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19"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0" w:author="Miguel Centeno Muñoz" w:date="2014-07-30T20:06:00Z">
                  <w:rPr/>
                </w:rPrChange>
              </w:rPr>
            </w:pPr>
            <w:r w:rsidRPr="00E0129F">
              <w:rPr>
                <w:b/>
                <w:rPrChange w:id="921"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pPrChange w:id="922"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3" w:author="Miguel Centeno Muñoz" w:date="2014-07-30T20:06:00Z">
                  <w:rPr/>
                </w:rPrChange>
              </w:rPr>
            </w:pPr>
            <w:r w:rsidRPr="00E0129F">
              <w:rPr>
                <w:b/>
                <w:rPrChange w:id="924" w:author="Miguel Centeno Muñoz" w:date="2014-07-30T20:06:00Z">
                  <w:rPr/>
                </w:rPrChange>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5" w:author="Miguel Centeno Muñoz" w:date="2014-07-30T20:06:00Z">
                  <w:rPr/>
                </w:rPrChange>
              </w:rPr>
            </w:pPr>
            <w:r w:rsidRPr="00E0129F">
              <w:rPr>
                <w:b/>
                <w:rPrChange w:id="926"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7" w:author="Miguel Centeno Muñoz" w:date="2014-07-30T20:06:00Z">
                  <w:rPr/>
                </w:rPrChange>
              </w:rPr>
            </w:pPr>
            <w:r w:rsidRPr="00E0129F">
              <w:rPr>
                <w:b/>
                <w:rPrChange w:id="928"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29"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0"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pPrChange w:id="93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2" w:name="DAT-0013"/>
            <w:bookmarkEnd w:id="930"/>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pPrChange w:id="933"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4" w:name="DAT-0003"/>
            <w:bookmarkEnd w:id="932"/>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pPrChange w:id="935"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6" w:name="DAT-0004"/>
            <w:bookmarkEnd w:id="934"/>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37" w:author="Miguel Centeno Muñoz" w:date="2014-07-30T20:06:00Z"/>
              </w:rPr>
              <w:pPrChange w:id="93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9" w:name="DAT-0005"/>
            <w:bookmarkEnd w:id="936"/>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40" w:author="Miguel Centeno Muñoz" w:date="2014-07-30T20:06:00Z"/>
              </w:rPr>
              <w:pPrChange w:id="94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42"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pPrChange w:id="943"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44"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pPrChange w:id="945"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6" w:name="DAT-0006"/>
            <w:bookmarkEnd w:id="939"/>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pPrChange w:id="947"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8" w:name="DAT-0007"/>
            <w:bookmarkEnd w:id="946"/>
            <w:r>
              <w:t xml:space="preserve">Foto de perfil </w:t>
            </w:r>
            <w:bookmarkEnd w:id="948"/>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49" w:author="Miguel Centeno Muñoz" w:date="2014-07-30T20:06:00Z">
                  <w:rPr/>
                </w:rPrChange>
              </w:rPr>
            </w:pPr>
            <w:r w:rsidRPr="00E0129F">
              <w:rPr>
                <w:b/>
                <w:rPrChange w:id="950"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1" w:author="Miguel Centeno Muñoz" w:date="2014-07-30T20:06:00Z">
                  <w:rPr/>
                </w:rPrChange>
              </w:rPr>
            </w:pPr>
            <w:r w:rsidRPr="00E0129F">
              <w:rPr>
                <w:b/>
                <w:rPrChange w:id="952"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3" w:author="Miguel Centeno Muñoz" w:date="2014-07-30T20:06:00Z">
                  <w:rPr/>
                </w:rPrChange>
              </w:rPr>
            </w:pPr>
            <w:r w:rsidRPr="00E0129F">
              <w:rPr>
                <w:b/>
                <w:rPrChange w:id="954"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5" w:author="Miguel Centeno Muñoz" w:date="2014-07-30T20:06:00Z">
                  <w:rPr/>
                </w:rPrChange>
              </w:rPr>
            </w:pPr>
            <w:r w:rsidRPr="00E0129F">
              <w:rPr>
                <w:b/>
                <w:rPrChange w:id="956"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7" w:author="Miguel Centeno Muñoz" w:date="2014-07-30T20:06:00Z">
                  <w:rPr/>
                </w:rPrChange>
              </w:rPr>
            </w:pPr>
            <w:r w:rsidRPr="00E0129F">
              <w:rPr>
                <w:b/>
                <w:rPrChange w:id="958"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59" w:author="Miguel Centeno Muñoz" w:date="2014-07-27T12:50:00Z"/>
        </w:rPr>
      </w:pPr>
    </w:p>
    <w:p w:rsidR="00653FAD" w:rsidRDefault="00653FAD" w:rsidP="00950DBB">
      <w:pPr>
        <w:rPr>
          <w:ins w:id="960" w:author="Miguel Centeno Muñoz" w:date="2014-07-30T20:13:00Z"/>
        </w:rPr>
      </w:pPr>
    </w:p>
    <w:p w:rsidR="00653FAD" w:rsidRDefault="00653FAD" w:rsidP="00950DBB">
      <w:pPr>
        <w:rPr>
          <w:ins w:id="961" w:author="Miguel Centeno Muñoz" w:date="2014-07-30T20:13:00Z"/>
        </w:rPr>
      </w:pPr>
    </w:p>
    <w:p w:rsidR="00653FAD" w:rsidRDefault="00653FAD" w:rsidP="00950DBB">
      <w:pPr>
        <w:rPr>
          <w:ins w:id="962" w:author="Miguel Centeno Muñoz" w:date="2014-07-30T20:13:00Z"/>
        </w:rPr>
      </w:pPr>
    </w:p>
    <w:p w:rsidR="00653FAD" w:rsidRDefault="00653FAD" w:rsidP="00950DBB">
      <w:pPr>
        <w:rPr>
          <w:ins w:id="963" w:author="Miguel Centeno Muñoz" w:date="2014-07-30T20:13:00Z"/>
        </w:rPr>
      </w:pPr>
    </w:p>
    <w:p w:rsidR="00653FAD" w:rsidRDefault="00653FAD" w:rsidP="00950DBB">
      <w:pPr>
        <w:rPr>
          <w:ins w:id="964" w:author="Miguel Centeno Muñoz" w:date="2014-07-30T20:13:00Z"/>
        </w:rPr>
      </w:pPr>
    </w:p>
    <w:p w:rsidR="00653FAD" w:rsidRDefault="00653FAD" w:rsidP="00950DBB">
      <w:pPr>
        <w:rPr>
          <w:ins w:id="965" w:author="Miguel Centeno Muñoz" w:date="2014-07-30T20:13:00Z"/>
        </w:rPr>
      </w:pPr>
    </w:p>
    <w:p w:rsidR="00653FAD" w:rsidRDefault="00653FAD" w:rsidP="00950DBB">
      <w:pPr>
        <w:rPr>
          <w:ins w:id="966" w:author="Miguel Centeno Muñoz" w:date="2014-07-30T20:13:00Z"/>
        </w:rPr>
      </w:pPr>
    </w:p>
    <w:p w:rsidR="00653FAD" w:rsidRPr="00950DBB" w:rsidRDefault="00653FAD" w:rsidP="00950DBB">
      <w:pPr>
        <w:rPr>
          <w:ins w:id="967"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rPr>
                <w:b/>
                <w:rPrChange w:id="968" w:author="Miguel Centeno Muñoz" w:date="2014-07-30T20:07:00Z">
                  <w:rPr/>
                </w:rPrChange>
              </w:rPr>
            </w:pPr>
            <w:bookmarkStart w:id="969" w:name="IRQ-0003"/>
            <w:r w:rsidRPr="00653FAD">
              <w:rPr>
                <w:b/>
                <w:rPrChange w:id="970" w:author="Miguel Centeno Muñoz" w:date="2014-07-30T20:07:00Z">
                  <w:rPr/>
                </w:rPrChange>
              </w:rPr>
              <w:lastRenderedPageBreak/>
              <w:t>IRQ-0002</w:t>
            </w:r>
          </w:p>
        </w:tc>
        <w:tc>
          <w:tcPr>
            <w:tcW w:w="4183" w:type="pct"/>
            <w:hideMark/>
          </w:tcPr>
          <w:p w:rsidR="00FA0982" w:rsidRPr="00653FAD" w:rsidRDefault="00FA0982">
            <w:pPr>
              <w:cnfStyle w:val="100000000000" w:firstRow="1" w:lastRow="0" w:firstColumn="0" w:lastColumn="0" w:oddVBand="0" w:evenVBand="0" w:oddHBand="0" w:evenHBand="0" w:firstRowFirstColumn="0" w:firstRowLastColumn="0" w:lastRowFirstColumn="0" w:lastRowLastColumn="0"/>
              <w:rPr>
                <w:b/>
                <w:rPrChange w:id="971" w:author="Miguel Centeno Muñoz" w:date="2014-07-30T20:07:00Z">
                  <w:rPr/>
                </w:rPrChange>
              </w:rPr>
            </w:pPr>
            <w:r w:rsidRPr="00653FAD">
              <w:rPr>
                <w:b/>
                <w:rPrChange w:id="972"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3" w:author="Miguel Centeno Muñoz" w:date="2014-07-30T20:07:00Z">
                  <w:rPr/>
                </w:rPrChange>
              </w:rPr>
            </w:pPr>
            <w:r w:rsidRPr="00653FAD">
              <w:rPr>
                <w:b/>
                <w:rPrChange w:id="974"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5" w:author="Miguel Centeno Muñoz" w:date="2014-07-30T20:07:00Z">
                  <w:rPr/>
                </w:rPrChange>
              </w:rPr>
            </w:pPr>
            <w:r w:rsidRPr="00653FAD">
              <w:rPr>
                <w:b/>
                <w:rPrChange w:id="976" w:author="Miguel Centeno Muñoz" w:date="2014-07-30T20:07:00Z">
                  <w:rPr/>
                </w:rPrChange>
              </w:rPr>
              <w:t>Autores</w:t>
            </w:r>
          </w:p>
        </w:tc>
        <w:bookmarkEnd w:id="969"/>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77"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8" w:author="Miguel Centeno Muñoz" w:date="2014-07-30T20:07:00Z">
                  <w:rPr/>
                </w:rPrChange>
              </w:rPr>
            </w:pPr>
            <w:r w:rsidRPr="00653FAD">
              <w:rPr>
                <w:b/>
                <w:rPrChange w:id="979"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pPrChange w:id="980"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81" w:author="Miguel Centeno Muñoz" w:date="2014-07-30T20:07:00Z">
                  <w:rPr/>
                </w:rPrChange>
              </w:rPr>
            </w:pPr>
            <w:r w:rsidRPr="00653FAD">
              <w:rPr>
                <w:b/>
                <w:rPrChange w:id="982"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83" w:author="Miguel Centeno Muñoz" w:date="2014-07-30T20:07:00Z">
                  <w:rPr/>
                </w:rPrChange>
              </w:rPr>
            </w:pPr>
            <w:r w:rsidRPr="00653FAD">
              <w:rPr>
                <w:b/>
                <w:rPrChange w:id="984"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85" w:author="Miguel Centeno Muñoz" w:date="2014-07-30T20:07:00Z">
              <w:r w:rsidRPr="00653FAD" w:rsidDel="00653FAD">
                <w:rPr>
                  <w:rFonts w:cstheme="minorBidi"/>
                  <w:rPrChange w:id="986" w:author="Miguel Centeno Muñoz" w:date="2014-07-30T20:07:00Z">
                    <w:rPr>
                      <w:rStyle w:val="nfasis"/>
                      <w:rFonts w:ascii="Arial" w:hAnsi="Arial" w:cs="Arial"/>
                    </w:rPr>
                  </w:rPrChange>
                </w:rPr>
                <w:delText>identificactivos</w:delText>
              </w:r>
            </w:del>
            <w:ins w:id="987" w:author="Miguel Centeno Muñoz" w:date="2014-07-30T20:07:00Z">
              <w:r w:rsidR="00653FAD" w:rsidRPr="00653FAD">
                <w:t>identificativos</w:t>
              </w:r>
            </w:ins>
            <w:r w:rsidRPr="00653FAD">
              <w:rPr>
                <w:rFonts w:cstheme="minorBidi"/>
                <w:rPrChange w:id="988" w:author="Miguel Centeno Muñoz" w:date="2014-07-30T20:07:00Z">
                  <w:rPr>
                    <w:rStyle w:val="nfasis"/>
                    <w:rFonts w:ascii="Arial" w:hAnsi="Arial" w:cs="Arial"/>
                  </w:rPr>
                </w:rPrChange>
              </w:rPr>
              <w:t xml:space="preserve"> e informativos de cada una de las rutas del sistema.</w:t>
            </w:r>
            <w:del w:id="989" w:author="Miguel Centeno Muñoz" w:date="2014-07-30T20:08:00Z">
              <w:r w:rsidRPr="00653FAD" w:rsidDel="00653FAD">
                <w:rPr>
                  <w:rFonts w:cstheme="minorBidi"/>
                  <w:rPrChange w:id="990" w:author="Miguel Centeno Muñoz" w:date="2014-07-30T20:07:00Z">
                    <w:rPr>
                      <w:rStyle w:val="nfasis"/>
                      <w:rFonts w:ascii="Arial" w:hAnsi="Arial" w:cs="Arial"/>
                    </w:rPr>
                  </w:rPrChange>
                </w:rPr>
                <w:delText>.</w:delText>
              </w:r>
            </w:del>
            <w:r w:rsidRPr="00653FAD">
              <w:rPr>
                <w:rFonts w:cstheme="minorBidi"/>
                <w:rPrChange w:id="991"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92" w:author="Miguel Centeno Muñoz" w:date="2014-07-30T20:07:00Z">
                  <w:rPr/>
                </w:rPrChange>
              </w:rPr>
            </w:pPr>
            <w:r w:rsidRPr="00653FAD">
              <w:rPr>
                <w:b/>
                <w:rPrChange w:id="993" w:author="Miguel Centeno Muñoz" w:date="2014-07-30T20:07:00Z">
                  <w:rPr/>
                </w:rPrChange>
              </w:rPr>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94"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5" w:name="DAT-0008"/>
            <w:r w:rsidRPr="00653FAD">
              <w:t>Título de la Ruta ( El</w:t>
            </w:r>
            <w:r w:rsidRPr="00653FAD">
              <w:rPr>
                <w:rFonts w:cstheme="minorBidi"/>
                <w:rPrChange w:id="996"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97" w:author="Miguel Centeno Muñoz" w:date="2014-07-30T20:11:00Z"/>
              </w:rPr>
              <w:pPrChange w:id="998"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9" w:name="DAT-0009"/>
            <w:bookmarkEnd w:id="995"/>
            <w:del w:id="1000" w:author="Miguel Centeno Muñoz" w:date="2014-07-30T20:12:00Z">
              <w:r w:rsidRPr="00653FAD" w:rsidDel="00653FAD">
                <w:delText>Categoría de la Ruta</w:delText>
              </w:r>
            </w:del>
            <w:del w:id="1001" w:author="Miguel Centeno Muñoz" w:date="2014-07-30T20:10:00Z">
              <w:r w:rsidRPr="00653FAD" w:rsidDel="00653FAD">
                <w:delText>:</w:delText>
              </w:r>
            </w:del>
            <w:del w:id="1002" w:author="Miguel Centeno Muñoz" w:date="2014-07-30T20:12:00Z">
              <w:r w:rsidRPr="00653FAD" w:rsidDel="00653FAD">
                <w:delText xml:space="preserve"> </w:delText>
              </w:r>
            </w:del>
            <w:ins w:id="1003"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4" w:author="Miguel Centeno Muñoz" w:date="2014-07-30T20:11:00Z"/>
              </w:rPr>
              <w:pPrChange w:id="1005"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06"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07" w:author="Miguel Centeno Muñoz" w:date="2014-07-30T20:11:00Z"/>
              </w:rPr>
              <w:pPrChange w:id="1008"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9" w:name="DAT-0010"/>
            <w:bookmarkEnd w:id="999"/>
            <w:r w:rsidRPr="00653FAD">
              <w:t>Descripción de la ruta</w:t>
            </w:r>
            <w:ins w:id="1010"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11" w:author="Miguel Centeno Muñoz" w:date="2014-07-30T20:11:00Z"/>
              </w:rPr>
              <w:pPrChange w:id="1012"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13"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1014"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5" w:name="DAT-0011"/>
            <w:bookmarkEnd w:id="1009"/>
            <w:r w:rsidRPr="00653FAD">
              <w:t xml:space="preserve">Fichero de la Ruta </w:t>
            </w:r>
            <w:ins w:id="1016" w:author="Miguel Centeno Muñoz" w:date="2014-07-30T20:11:00Z">
              <w:r w:rsidR="00653FAD">
                <w:t>(mapa)</w:t>
              </w:r>
            </w:ins>
            <w:del w:id="1017" w:author="Miguel Centeno Muñoz" w:date="2014-07-30T20:11:00Z">
              <w:r w:rsidRPr="00653FAD" w:rsidDel="00653FAD">
                <w:delText xml:space="preserve">( la ruta específica al fichero físico, así como el fichero en si.) </w:delText>
              </w:r>
            </w:del>
            <w:bookmarkEnd w:id="1015"/>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18" w:author="Miguel Centeno Muñoz" w:date="2014-07-30T20:07:00Z">
                  <w:rPr/>
                </w:rPrChange>
              </w:rPr>
            </w:pPr>
            <w:r w:rsidRPr="00653FAD">
              <w:rPr>
                <w:b/>
                <w:rPrChange w:id="1019"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0" w:author="Miguel Centeno Muñoz" w:date="2014-07-30T20:07:00Z">
                  <w:rPr/>
                </w:rPrChange>
              </w:rPr>
            </w:pPr>
            <w:r w:rsidRPr="00653FAD">
              <w:rPr>
                <w:b/>
                <w:rPrChange w:id="1021"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2" w:author="Miguel Centeno Muñoz" w:date="2014-07-30T20:07:00Z">
                  <w:rPr/>
                </w:rPrChange>
              </w:rPr>
            </w:pPr>
            <w:r w:rsidRPr="00653FAD">
              <w:rPr>
                <w:b/>
                <w:rPrChange w:id="1023"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4" w:author="Miguel Centeno Muñoz" w:date="2014-07-30T20:07:00Z">
                  <w:rPr/>
                </w:rPrChange>
              </w:rPr>
            </w:pPr>
            <w:r w:rsidRPr="00653FAD">
              <w:rPr>
                <w:b/>
                <w:rPrChange w:id="1025"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6" w:author="Miguel Centeno Muñoz" w:date="2014-07-30T20:07:00Z">
                  <w:rPr/>
                </w:rPrChange>
              </w:rPr>
            </w:pPr>
            <w:r w:rsidRPr="00653FAD">
              <w:rPr>
                <w:b/>
                <w:rPrChange w:id="1027"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28" w:author="Miguel Centeno Muñoz" w:date="2014-07-27T12:51:00Z"/>
        </w:rPr>
      </w:pPr>
    </w:p>
    <w:p w:rsidR="00FD7EF9" w:rsidRDefault="00FD7EF9" w:rsidP="00D723A7">
      <w:pPr>
        <w:pStyle w:val="Ttulo3"/>
        <w:rPr>
          <w:ins w:id="1029"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30"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31" w:author="Miguel Centeno Muñoz" w:date="2014-07-30T20:13:00Z"/>
                <w:b/>
              </w:rPr>
            </w:pPr>
            <w:ins w:id="1032"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33" w:author="Miguel Centeno Muñoz" w:date="2014-07-30T20:13:00Z"/>
                <w:b/>
              </w:rPr>
            </w:pPr>
            <w:ins w:id="1034"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6" w:author="Miguel Centeno Muñoz" w:date="2014-07-30T20:13:00Z"/>
                <w:b/>
              </w:rPr>
            </w:pPr>
            <w:ins w:id="1037"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8" w:author="Miguel Centeno Muñoz" w:date="2014-07-30T20:13:00Z"/>
              </w:rPr>
            </w:pPr>
            <w:ins w:id="1039" w:author="Miguel Centeno Muñoz" w:date="2014-07-30T20:13:00Z">
              <w:r w:rsidRPr="0023022A">
                <w:t xml:space="preserve">1.0 ( 23/06/2014 ) </w:t>
              </w:r>
            </w:ins>
          </w:p>
        </w:tc>
      </w:tr>
      <w:tr w:rsidR="00653FAD" w:rsidRPr="0023022A" w:rsidTr="00640380">
        <w:trPr>
          <w:ins w:id="104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1" w:author="Miguel Centeno Muñoz" w:date="2014-07-30T20:13:00Z"/>
                <w:b/>
              </w:rPr>
            </w:pPr>
            <w:ins w:id="1042"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3" w:author="Miguel Centeno Muñoz" w:date="2014-07-30T20:13:00Z"/>
              </w:rPr>
            </w:pPr>
            <w:ins w:id="1044"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6" w:author="Miguel Centeno Muñoz" w:date="2014-07-30T20:13:00Z"/>
                <w:b/>
              </w:rPr>
            </w:pPr>
            <w:ins w:id="1047"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48" w:author="Miguel Centeno Muñoz" w:date="2014-07-30T20:13:00Z"/>
              </w:rPr>
            </w:pPr>
            <w:ins w:id="1049" w:author="Miguel Centeno Muñoz" w:date="2014-07-30T20:13:00Z">
              <w:r w:rsidRPr="0023022A">
                <w:t xml:space="preserve">Sergio Segura Rueda </w:t>
              </w:r>
            </w:ins>
          </w:p>
        </w:tc>
      </w:tr>
      <w:tr w:rsidR="00653FAD" w:rsidRPr="0023022A" w:rsidTr="00640380">
        <w:trPr>
          <w:ins w:id="105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1" w:author="Miguel Centeno Muñoz" w:date="2014-07-30T20:13:00Z"/>
                <w:b/>
              </w:rPr>
            </w:pPr>
            <w:ins w:id="1052"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53" w:author="Miguel Centeno Muñoz" w:date="2014-07-30T20:13:00Z"/>
              </w:rPr>
            </w:pPr>
            <w:ins w:id="1054"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6" w:author="Miguel Centeno Muñoz" w:date="2014-07-30T20:13:00Z"/>
                <w:b/>
              </w:rPr>
            </w:pPr>
            <w:ins w:id="1057"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58" w:author="Miguel Centeno Muñoz" w:date="2014-07-30T20:13:00Z"/>
              </w:rPr>
            </w:pPr>
            <w:ins w:id="1059" w:author="Miguel Centeno Muñoz" w:date="2014-07-30T20:13:00Z">
              <w:r w:rsidRPr="0023022A">
                <w:t xml:space="preserve">El sistema deberá almacenar la información correspondiente a </w:t>
              </w:r>
            </w:ins>
            <w:ins w:id="1060" w:author="Miguel Centeno Muñoz" w:date="2014-07-30T20:14:00Z">
              <w:r>
                <w:t>las categorías a las que pertenecen las rutas</w:t>
              </w:r>
            </w:ins>
            <w:ins w:id="1061" w:author="Miguel Centeno Muñoz" w:date="2014-07-30T20:13:00Z">
              <w:r w:rsidRPr="0023022A">
                <w:t xml:space="preserve">. En concreto: </w:t>
              </w:r>
            </w:ins>
          </w:p>
        </w:tc>
      </w:tr>
      <w:tr w:rsidR="00653FAD" w:rsidRPr="0023022A" w:rsidTr="00640380">
        <w:trPr>
          <w:ins w:id="1062"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3" w:author="Miguel Centeno Muñoz" w:date="2014-07-30T20:13:00Z"/>
                <w:b/>
              </w:rPr>
            </w:pPr>
            <w:ins w:id="1064"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65" w:author="Miguel Centeno Muñoz" w:date="2014-07-30T20:14:00Z"/>
              </w:rPr>
            </w:pPr>
            <w:ins w:id="1066"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7" w:author="Miguel Centeno Muñoz" w:date="2014-07-30T20:13:00Z"/>
              </w:rPr>
            </w:pPr>
            <w:ins w:id="1068" w:author="Miguel Centeno Muñoz" w:date="2014-07-30T20:14:00Z">
              <w:r>
                <w:t xml:space="preserve">Imagen descriptiva de la categoría de la </w:t>
              </w:r>
            </w:ins>
            <w:ins w:id="1069"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1" w:author="Miguel Centeno Muñoz" w:date="2014-07-30T20:13:00Z"/>
                <w:b/>
              </w:rPr>
            </w:pPr>
            <w:ins w:id="1072"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3" w:author="Miguel Centeno Muñoz" w:date="2014-07-30T20:13:00Z"/>
              </w:rPr>
            </w:pPr>
            <w:ins w:id="1074" w:author="Miguel Centeno Muñoz" w:date="2014-07-30T20:13:00Z">
              <w:r w:rsidRPr="0023022A">
                <w:t>vital</w:t>
              </w:r>
            </w:ins>
          </w:p>
        </w:tc>
      </w:tr>
      <w:tr w:rsidR="00653FAD" w:rsidRPr="0023022A" w:rsidTr="00640380">
        <w:trPr>
          <w:ins w:id="107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6" w:author="Miguel Centeno Muñoz" w:date="2014-07-30T20:13:00Z"/>
                <w:b/>
              </w:rPr>
            </w:pPr>
            <w:ins w:id="1077"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8" w:author="Miguel Centeno Muñoz" w:date="2014-07-30T20:13:00Z"/>
              </w:rPr>
            </w:pPr>
            <w:ins w:id="1079"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8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1" w:author="Miguel Centeno Muñoz" w:date="2014-07-30T20:13:00Z"/>
                <w:b/>
              </w:rPr>
            </w:pPr>
            <w:ins w:id="1082"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3" w:author="Miguel Centeno Muñoz" w:date="2014-07-30T20:13:00Z"/>
              </w:rPr>
            </w:pPr>
            <w:ins w:id="1084" w:author="Miguel Centeno Muñoz" w:date="2014-07-30T20:13:00Z">
              <w:r w:rsidRPr="0023022A">
                <w:t>en construcción</w:t>
              </w:r>
            </w:ins>
          </w:p>
        </w:tc>
      </w:tr>
      <w:tr w:rsidR="00653FAD" w:rsidRPr="0023022A" w:rsidTr="00640380">
        <w:trPr>
          <w:ins w:id="10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6" w:author="Miguel Centeno Muñoz" w:date="2014-07-30T20:13:00Z"/>
                <w:b/>
              </w:rPr>
            </w:pPr>
            <w:ins w:id="1087"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88" w:author="Miguel Centeno Muñoz" w:date="2014-07-30T20:13:00Z"/>
              </w:rPr>
            </w:pPr>
            <w:ins w:id="1089"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1" w:author="Miguel Centeno Muñoz" w:date="2014-07-30T20:13:00Z"/>
                <w:b/>
              </w:rPr>
            </w:pPr>
            <w:ins w:id="1092"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93" w:author="Miguel Centeno Muñoz" w:date="2014-07-30T20:13:00Z"/>
              </w:rPr>
            </w:pPr>
            <w:ins w:id="1094" w:author="Miguel Centeno Muñoz" w:date="2014-07-30T20:13:00Z">
              <w:r w:rsidRPr="0023022A">
                <w:t>Ninguno</w:t>
              </w:r>
            </w:ins>
          </w:p>
        </w:tc>
      </w:tr>
    </w:tbl>
    <w:p w:rsidR="00FD7EF9" w:rsidRDefault="00FD7EF9">
      <w:pPr>
        <w:rPr>
          <w:ins w:id="1095" w:author="Miguel Centeno Muñoz" w:date="2014-07-30T20:15:00Z"/>
        </w:rPr>
        <w:pPrChange w:id="1096"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97"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98" w:author="Miguel Centeno Muñoz" w:date="2014-07-30T20:15:00Z"/>
                <w:b/>
              </w:rPr>
            </w:pPr>
            <w:ins w:id="1099"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100" w:author="Miguel Centeno Muñoz" w:date="2014-07-30T20:15:00Z"/>
                <w:b/>
              </w:rPr>
            </w:pPr>
            <w:ins w:id="1101"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3" w:author="Miguel Centeno Muñoz" w:date="2014-07-30T20:15:00Z"/>
                <w:b/>
              </w:rPr>
            </w:pPr>
            <w:ins w:id="1104"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5" w:author="Miguel Centeno Muñoz" w:date="2014-07-30T20:15:00Z"/>
              </w:rPr>
            </w:pPr>
            <w:ins w:id="1106" w:author="Miguel Centeno Muñoz" w:date="2014-07-30T20:15:00Z">
              <w:r w:rsidRPr="0023022A">
                <w:t xml:space="preserve">1.0 ( 23/06/2014 ) </w:t>
              </w:r>
            </w:ins>
          </w:p>
        </w:tc>
      </w:tr>
      <w:tr w:rsidR="00653FAD" w:rsidRPr="0023022A" w:rsidTr="00640380">
        <w:trPr>
          <w:ins w:id="110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8" w:author="Miguel Centeno Muñoz" w:date="2014-07-30T20:15:00Z"/>
                <w:b/>
              </w:rPr>
            </w:pPr>
            <w:ins w:id="1109"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0" w:author="Miguel Centeno Muñoz" w:date="2014-07-30T20:15:00Z"/>
              </w:rPr>
            </w:pPr>
            <w:ins w:id="1111"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3" w:author="Miguel Centeno Muñoz" w:date="2014-07-30T20:15:00Z"/>
                <w:b/>
              </w:rPr>
            </w:pPr>
            <w:ins w:id="1114"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5" w:author="Miguel Centeno Muñoz" w:date="2014-07-30T20:15:00Z"/>
              </w:rPr>
            </w:pPr>
            <w:ins w:id="1116" w:author="Miguel Centeno Muñoz" w:date="2014-07-30T20:15:00Z">
              <w:r w:rsidRPr="0023022A">
                <w:t xml:space="preserve">Sergio Segura Rueda </w:t>
              </w:r>
            </w:ins>
          </w:p>
        </w:tc>
      </w:tr>
      <w:tr w:rsidR="00653FAD" w:rsidRPr="0023022A" w:rsidTr="00640380">
        <w:trPr>
          <w:ins w:id="111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8" w:author="Miguel Centeno Muñoz" w:date="2014-07-30T20:15:00Z"/>
                <w:b/>
              </w:rPr>
            </w:pPr>
            <w:ins w:id="1119"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20" w:author="Miguel Centeno Muñoz" w:date="2014-07-30T20:15:00Z"/>
              </w:rPr>
            </w:pPr>
            <w:ins w:id="1121"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2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3" w:author="Miguel Centeno Muñoz" w:date="2014-07-30T20:15:00Z"/>
                <w:b/>
              </w:rPr>
            </w:pPr>
            <w:ins w:id="1124"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25" w:author="Miguel Centeno Muñoz" w:date="2014-07-30T20:15:00Z"/>
              </w:rPr>
            </w:pPr>
            <w:ins w:id="1126" w:author="Miguel Centeno Muñoz" w:date="2014-07-30T20:15:00Z">
              <w:r w:rsidRPr="0023022A">
                <w:t xml:space="preserve">El sistema deberá almacenar la información correspondiente a </w:t>
              </w:r>
              <w:r>
                <w:t xml:space="preserve">las </w:t>
              </w:r>
            </w:ins>
            <w:ins w:id="1127" w:author="Miguel Centeno Muñoz" w:date="2014-07-30T20:16:00Z">
              <w:r>
                <w:t>valoraciones que reciben las rutas</w:t>
              </w:r>
            </w:ins>
            <w:ins w:id="1128" w:author="Miguel Centeno Muñoz" w:date="2014-07-30T20:15:00Z">
              <w:r w:rsidRPr="0023022A">
                <w:t xml:space="preserve">. En concreto: </w:t>
              </w:r>
            </w:ins>
          </w:p>
        </w:tc>
      </w:tr>
      <w:tr w:rsidR="00653FAD" w:rsidRPr="0023022A" w:rsidTr="00640380">
        <w:trPr>
          <w:ins w:id="112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0" w:author="Miguel Centeno Muñoz" w:date="2014-07-30T20:15:00Z"/>
                <w:b/>
              </w:rPr>
            </w:pPr>
            <w:ins w:id="1131"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32" w:author="Miguel Centeno Muñoz" w:date="2014-07-30T20:15:00Z"/>
              </w:rPr>
            </w:pPr>
            <w:ins w:id="1133"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34" w:author="Miguel Centeno Muñoz" w:date="2014-07-30T20:15:00Z"/>
              </w:rPr>
            </w:pPr>
            <w:ins w:id="1135"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7" w:author="Miguel Centeno Muñoz" w:date="2014-07-30T20:15:00Z"/>
                <w:b/>
              </w:rPr>
            </w:pPr>
            <w:ins w:id="1138"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9" w:author="Miguel Centeno Muñoz" w:date="2014-07-30T20:15:00Z"/>
              </w:rPr>
            </w:pPr>
            <w:ins w:id="1140" w:author="Miguel Centeno Muñoz" w:date="2014-07-30T20:15:00Z">
              <w:r w:rsidRPr="0023022A">
                <w:t>vital</w:t>
              </w:r>
            </w:ins>
          </w:p>
        </w:tc>
      </w:tr>
      <w:tr w:rsidR="00653FAD" w:rsidRPr="0023022A" w:rsidTr="00640380">
        <w:trPr>
          <w:ins w:id="114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2" w:author="Miguel Centeno Muñoz" w:date="2014-07-30T20:15:00Z"/>
                <w:b/>
              </w:rPr>
            </w:pPr>
            <w:ins w:id="1143"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4" w:author="Miguel Centeno Muñoz" w:date="2014-07-30T20:15:00Z"/>
              </w:rPr>
            </w:pPr>
            <w:ins w:id="1145"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7" w:author="Miguel Centeno Muñoz" w:date="2014-07-30T20:15:00Z"/>
                <w:b/>
              </w:rPr>
            </w:pPr>
            <w:ins w:id="1148"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49" w:author="Miguel Centeno Muñoz" w:date="2014-07-30T20:15:00Z"/>
              </w:rPr>
            </w:pPr>
            <w:ins w:id="1150" w:author="Miguel Centeno Muñoz" w:date="2014-07-30T20:15:00Z">
              <w:r w:rsidRPr="0023022A">
                <w:t>en construcción</w:t>
              </w:r>
            </w:ins>
          </w:p>
        </w:tc>
      </w:tr>
      <w:tr w:rsidR="00653FAD" w:rsidRPr="0023022A" w:rsidTr="00640380">
        <w:trPr>
          <w:ins w:id="115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2" w:author="Miguel Centeno Muñoz" w:date="2014-07-30T20:15:00Z"/>
                <w:b/>
              </w:rPr>
            </w:pPr>
            <w:ins w:id="1153"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54" w:author="Miguel Centeno Muñoz" w:date="2014-07-30T20:15:00Z"/>
              </w:rPr>
            </w:pPr>
            <w:ins w:id="1155"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7" w:author="Miguel Centeno Muñoz" w:date="2014-07-30T20:15:00Z"/>
                <w:b/>
              </w:rPr>
            </w:pPr>
            <w:ins w:id="1158"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59" w:author="Miguel Centeno Muñoz" w:date="2014-07-30T20:15:00Z"/>
              </w:rPr>
            </w:pPr>
            <w:ins w:id="1160" w:author="Miguel Centeno Muñoz" w:date="2014-07-30T20:15:00Z">
              <w:r w:rsidRPr="0023022A">
                <w:t>Ninguno</w:t>
              </w:r>
            </w:ins>
          </w:p>
        </w:tc>
      </w:tr>
    </w:tbl>
    <w:p w:rsidR="00653FAD" w:rsidRDefault="00653FAD">
      <w:pPr>
        <w:rPr>
          <w:ins w:id="1161" w:author="Miguel Centeno Muñoz" w:date="2014-07-30T20:16:00Z"/>
        </w:rPr>
        <w:pPrChange w:id="1162"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63"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64" w:author="Miguel Centeno Muñoz" w:date="2014-07-30T20:16:00Z"/>
                <w:b/>
              </w:rPr>
            </w:pPr>
            <w:ins w:id="1165" w:author="Miguel Centeno Muñoz" w:date="2014-07-30T20:16:00Z">
              <w:r>
                <w:rPr>
                  <w:b/>
                </w:rPr>
                <w:lastRenderedPageBreak/>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66" w:author="Miguel Centeno Muñoz" w:date="2014-07-30T20:16:00Z"/>
                <w:b/>
              </w:rPr>
            </w:pPr>
            <w:ins w:id="1167"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6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9" w:author="Miguel Centeno Muñoz" w:date="2014-07-30T20:16:00Z"/>
                <w:b/>
              </w:rPr>
            </w:pPr>
            <w:ins w:id="1170"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71" w:author="Miguel Centeno Muñoz" w:date="2014-07-30T20:16:00Z"/>
              </w:rPr>
            </w:pPr>
            <w:ins w:id="1172" w:author="Miguel Centeno Muñoz" w:date="2014-07-30T20:16:00Z">
              <w:r w:rsidRPr="0023022A">
                <w:t xml:space="preserve">1.0 ( 23/06/2014 ) </w:t>
              </w:r>
            </w:ins>
          </w:p>
        </w:tc>
      </w:tr>
      <w:tr w:rsidR="00181555" w:rsidRPr="0023022A" w:rsidTr="00640380">
        <w:trPr>
          <w:ins w:id="117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4" w:author="Miguel Centeno Muñoz" w:date="2014-07-30T20:16:00Z"/>
                <w:b/>
              </w:rPr>
            </w:pPr>
            <w:ins w:id="1175"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76" w:author="Miguel Centeno Muñoz" w:date="2014-07-30T20:16:00Z"/>
              </w:rPr>
            </w:pPr>
            <w:ins w:id="1177"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7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9" w:author="Miguel Centeno Muñoz" w:date="2014-07-30T20:16:00Z"/>
                <w:b/>
              </w:rPr>
            </w:pPr>
            <w:ins w:id="1180"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81" w:author="Miguel Centeno Muñoz" w:date="2014-07-30T20:16:00Z"/>
              </w:rPr>
            </w:pPr>
            <w:ins w:id="1182" w:author="Miguel Centeno Muñoz" w:date="2014-07-30T20:16:00Z">
              <w:r w:rsidRPr="0023022A">
                <w:t xml:space="preserve">Sergio Segura Rueda </w:t>
              </w:r>
            </w:ins>
          </w:p>
        </w:tc>
      </w:tr>
      <w:tr w:rsidR="00181555" w:rsidRPr="0023022A" w:rsidTr="00640380">
        <w:trPr>
          <w:ins w:id="118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4" w:author="Miguel Centeno Muñoz" w:date="2014-07-30T20:16:00Z"/>
                <w:b/>
              </w:rPr>
            </w:pPr>
            <w:ins w:id="1185"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86" w:author="Miguel Centeno Muñoz" w:date="2014-07-30T20:16:00Z"/>
              </w:rPr>
            </w:pPr>
            <w:ins w:id="1187"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8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9" w:author="Miguel Centeno Muñoz" w:date="2014-07-30T20:16:00Z"/>
                <w:b/>
              </w:rPr>
            </w:pPr>
            <w:ins w:id="1190"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91" w:author="Miguel Centeno Muñoz" w:date="2014-07-30T20:16:00Z"/>
              </w:rPr>
            </w:pPr>
            <w:ins w:id="1192" w:author="Miguel Centeno Muñoz" w:date="2014-07-30T20:16:00Z">
              <w:r w:rsidRPr="0023022A">
                <w:t xml:space="preserve">El sistema deberá almacenar la información correspondiente a </w:t>
              </w:r>
              <w:proofErr w:type="gramStart"/>
              <w:r>
                <w:t>las</w:t>
              </w:r>
              <w:proofErr w:type="gramEnd"/>
              <w:r>
                <w:t xml:space="preserve"> </w:t>
              </w:r>
            </w:ins>
            <w:ins w:id="1193" w:author="Miguel Centeno Muñoz" w:date="2014-07-30T20:17:00Z">
              <w:r>
                <w:t>comentarios</w:t>
              </w:r>
            </w:ins>
            <w:ins w:id="1194" w:author="Miguel Centeno Muñoz" w:date="2014-07-30T20:16:00Z">
              <w:r>
                <w:t xml:space="preserve"> </w:t>
              </w:r>
            </w:ins>
            <w:ins w:id="1195" w:author="Miguel Centeno Muñoz" w:date="2014-07-30T20:17:00Z">
              <w:r>
                <w:t>que reciben las rutas</w:t>
              </w:r>
            </w:ins>
            <w:ins w:id="1196" w:author="Miguel Centeno Muñoz" w:date="2014-07-30T20:16:00Z">
              <w:r w:rsidRPr="0023022A">
                <w:t xml:space="preserve">. En concreto: </w:t>
              </w:r>
            </w:ins>
          </w:p>
        </w:tc>
      </w:tr>
      <w:tr w:rsidR="00181555" w:rsidRPr="0023022A" w:rsidTr="00640380">
        <w:trPr>
          <w:ins w:id="119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8" w:author="Miguel Centeno Muñoz" w:date="2014-07-30T20:16:00Z"/>
                <w:b/>
              </w:rPr>
            </w:pPr>
            <w:ins w:id="1199"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0" w:author="Miguel Centeno Muñoz" w:date="2014-07-30T20:16:00Z"/>
              </w:rPr>
            </w:pPr>
            <w:ins w:id="1201"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3" w:author="Miguel Centeno Muñoz" w:date="2014-07-30T20:16:00Z"/>
                <w:b/>
              </w:rPr>
            </w:pPr>
            <w:ins w:id="1204"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5" w:author="Miguel Centeno Muñoz" w:date="2014-07-30T20:16:00Z"/>
              </w:rPr>
            </w:pPr>
            <w:ins w:id="1206" w:author="Miguel Centeno Muñoz" w:date="2014-07-30T20:16:00Z">
              <w:r w:rsidRPr="0023022A">
                <w:t>vital</w:t>
              </w:r>
            </w:ins>
          </w:p>
        </w:tc>
      </w:tr>
      <w:tr w:rsidR="00181555" w:rsidRPr="0023022A" w:rsidTr="00640380">
        <w:trPr>
          <w:ins w:id="120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8" w:author="Miguel Centeno Muñoz" w:date="2014-07-30T20:16:00Z"/>
                <w:b/>
              </w:rPr>
            </w:pPr>
            <w:ins w:id="1209"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10" w:author="Miguel Centeno Muñoz" w:date="2014-07-30T20:16:00Z"/>
              </w:rPr>
            </w:pPr>
            <w:ins w:id="1211"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3" w:author="Miguel Centeno Muñoz" w:date="2014-07-30T20:16:00Z"/>
                <w:b/>
              </w:rPr>
            </w:pPr>
            <w:ins w:id="1214"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15" w:author="Miguel Centeno Muñoz" w:date="2014-07-30T20:16:00Z"/>
              </w:rPr>
            </w:pPr>
            <w:ins w:id="1216" w:author="Miguel Centeno Muñoz" w:date="2014-07-30T20:16:00Z">
              <w:r w:rsidRPr="0023022A">
                <w:t>en construcción</w:t>
              </w:r>
            </w:ins>
          </w:p>
        </w:tc>
      </w:tr>
      <w:tr w:rsidR="00181555" w:rsidRPr="0023022A" w:rsidTr="00640380">
        <w:trPr>
          <w:ins w:id="121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8" w:author="Miguel Centeno Muñoz" w:date="2014-07-30T20:16:00Z"/>
                <w:b/>
              </w:rPr>
            </w:pPr>
            <w:ins w:id="1219"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20" w:author="Miguel Centeno Muñoz" w:date="2014-07-30T20:16:00Z"/>
              </w:rPr>
            </w:pPr>
            <w:ins w:id="1221"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2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3" w:author="Miguel Centeno Muñoz" w:date="2014-07-30T20:16:00Z"/>
                <w:b/>
              </w:rPr>
            </w:pPr>
            <w:ins w:id="1224"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25" w:author="Miguel Centeno Muñoz" w:date="2014-07-30T20:16:00Z"/>
              </w:rPr>
            </w:pPr>
            <w:ins w:id="1226" w:author="Miguel Centeno Muñoz" w:date="2014-07-30T20:16:00Z">
              <w:r w:rsidRPr="0023022A">
                <w:t>Ninguno</w:t>
              </w:r>
            </w:ins>
          </w:p>
        </w:tc>
      </w:tr>
    </w:tbl>
    <w:p w:rsidR="00930F56" w:rsidDel="00181555" w:rsidRDefault="00930F56" w:rsidP="00930F56">
      <w:pPr>
        <w:rPr>
          <w:del w:id="1227" w:author="Miguel Centeno Muñoz" w:date="2014-07-30T20:18:00Z"/>
        </w:rPr>
      </w:pPr>
    </w:p>
    <w:p w:rsidR="00FD7EF9" w:rsidRPr="00930F56" w:rsidDel="00181555" w:rsidRDefault="00FD7EF9" w:rsidP="00930F56">
      <w:pPr>
        <w:rPr>
          <w:del w:id="1228" w:author="Miguel Centeno Muñoz" w:date="2014-07-30T20:18:00Z"/>
        </w:rPr>
      </w:pPr>
    </w:p>
    <w:p w:rsidR="00DA0563" w:rsidRDefault="00DA0563" w:rsidP="00D723A7">
      <w:pPr>
        <w:pStyle w:val="Ttulo3"/>
      </w:pPr>
      <w:bookmarkStart w:id="1229" w:name="_Toc394273371"/>
      <w:r>
        <w:t>6.2.- Reglas de negocio y restricciones</w:t>
      </w:r>
      <w:bookmarkEnd w:id="1229"/>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rPr>
                <w:b/>
                <w:rPrChange w:id="1230" w:author="Miguel Centeno Muñoz" w:date="2014-07-30T20:19:00Z">
                  <w:rPr/>
                </w:rPrChange>
              </w:rPr>
            </w:pPr>
            <w:bookmarkStart w:id="1231" w:name="CRQ-0001"/>
            <w:r w:rsidRPr="00181555">
              <w:rPr>
                <w:b/>
                <w:rPrChange w:id="1232" w:author="Miguel Centeno Muñoz" w:date="2014-07-30T20:19:00Z">
                  <w:rPr/>
                </w:rPrChange>
              </w:rPr>
              <w:t>CRQ-0001</w:t>
            </w:r>
          </w:p>
        </w:tc>
        <w:tc>
          <w:tcPr>
            <w:tcW w:w="5000" w:type="pct"/>
            <w:hideMark/>
          </w:tcPr>
          <w:p w:rsidR="00DA0563" w:rsidRPr="00181555" w:rsidRDefault="00DA0563">
            <w:pPr>
              <w:cnfStyle w:val="100000000000" w:firstRow="1" w:lastRow="0" w:firstColumn="0" w:lastColumn="0" w:oddVBand="0" w:evenVBand="0" w:oddHBand="0" w:evenHBand="0" w:firstRowFirstColumn="0" w:firstRowLastColumn="0" w:lastRowFirstColumn="0" w:lastRowLastColumn="0"/>
              <w:rPr>
                <w:b/>
                <w:rPrChange w:id="1233" w:author="Miguel Centeno Muñoz" w:date="2014-07-30T20:19:00Z">
                  <w:rPr/>
                </w:rPrChange>
              </w:rPr>
            </w:pPr>
            <w:r w:rsidRPr="00181555">
              <w:rPr>
                <w:b/>
                <w:rPrChange w:id="1234"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35" w:author="Miguel Centeno Muñoz" w:date="2014-07-30T20:19:00Z">
                  <w:rPr/>
                </w:rPrChange>
              </w:rPr>
            </w:pPr>
            <w:r w:rsidRPr="00181555">
              <w:rPr>
                <w:b/>
                <w:rPrChange w:id="1236" w:author="Miguel Centeno Muñoz" w:date="2014-07-30T20:19:00Z">
                  <w:rPr/>
                </w:rPrChange>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37" w:author="Miguel Centeno Muñoz" w:date="2014-07-30T20:19:00Z">
                  <w:rPr/>
                </w:rPrChange>
              </w:rPr>
            </w:pPr>
            <w:r w:rsidRPr="00181555">
              <w:rPr>
                <w:b/>
                <w:rPrChange w:id="1238" w:author="Miguel Centeno Muñoz" w:date="2014-07-30T20:19:00Z">
                  <w:rPr/>
                </w:rPrChange>
              </w:rPr>
              <w:t>Autores</w:t>
            </w:r>
          </w:p>
        </w:tc>
        <w:bookmarkEnd w:id="1231"/>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Change w:id="1239"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0" w:author="Miguel Centeno Muñoz" w:date="2014-07-30T20:19:00Z">
                  <w:rPr/>
                </w:rPrChange>
              </w:rPr>
            </w:pPr>
            <w:r w:rsidRPr="00181555">
              <w:rPr>
                <w:b/>
                <w:rPrChange w:id="1241"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pPrChange w:id="1242"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3" w:author="Miguel Centeno Muñoz" w:date="2014-07-30T20:19:00Z">
                  <w:rPr/>
                </w:rPrChange>
              </w:rPr>
            </w:pPr>
            <w:r w:rsidRPr="00181555">
              <w:rPr>
                <w:b/>
                <w:rPrChange w:id="1244"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5" w:author="Miguel Centeno Muñoz" w:date="2014-07-30T20:19:00Z">
                  <w:rPr/>
                </w:rPrChange>
              </w:rPr>
            </w:pPr>
            <w:r w:rsidRPr="00181555">
              <w:rPr>
                <w:b/>
                <w:rPrChange w:id="1246"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247"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8" w:author="Miguel Centeno Muñoz" w:date="2014-07-30T20:19:00Z">
                  <w:rPr/>
                </w:rPrChange>
              </w:rPr>
            </w:pPr>
            <w:r w:rsidRPr="00181555">
              <w:rPr>
                <w:b/>
                <w:rPrChange w:id="1249"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0" w:author="Miguel Centeno Muñoz" w:date="2014-07-30T20:19:00Z">
                  <w:rPr/>
                </w:rPrChange>
              </w:rPr>
            </w:pPr>
            <w:r w:rsidRPr="00181555">
              <w:rPr>
                <w:b/>
                <w:rPrChange w:id="1251"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2" w:author="Miguel Centeno Muñoz" w:date="2014-07-30T20:19:00Z">
                  <w:rPr/>
                </w:rPrChange>
              </w:rPr>
            </w:pPr>
            <w:r w:rsidRPr="00181555">
              <w:rPr>
                <w:b/>
                <w:rPrChange w:id="1253"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4" w:author="Miguel Centeno Muñoz" w:date="2014-07-30T20:19:00Z">
                  <w:rPr/>
                </w:rPrChange>
              </w:rPr>
            </w:pPr>
            <w:r w:rsidRPr="00181555">
              <w:rPr>
                <w:b/>
                <w:rPrChange w:id="1255"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6" w:author="Miguel Centeno Muñoz" w:date="2014-07-30T20:19:00Z">
                  <w:rPr/>
                </w:rPrChange>
              </w:rPr>
            </w:pPr>
            <w:r w:rsidRPr="00181555">
              <w:rPr>
                <w:b/>
                <w:rPrChange w:id="1257"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258" w:author="Miguel Centeno Muñoz" w:date="2014-07-27T12:51:00Z"/>
          <w:rFonts w:eastAsiaTheme="minorHAnsi" w:cstheme="minorBidi"/>
          <w:b w:val="0"/>
          <w:bCs w:val="0"/>
          <w:color w:val="auto"/>
          <w:sz w:val="22"/>
        </w:rPr>
      </w:pPr>
    </w:p>
    <w:p w:rsidR="00930F56" w:rsidDel="00FD7EF9" w:rsidRDefault="00930F56" w:rsidP="00930F56">
      <w:pPr>
        <w:rPr>
          <w:del w:id="1259" w:author="Miguel Centeno Muñoz" w:date="2014-07-27T12:51:00Z"/>
        </w:rPr>
      </w:pPr>
    </w:p>
    <w:p w:rsidR="00930F56" w:rsidDel="00FD7EF9" w:rsidRDefault="00930F56" w:rsidP="00930F56">
      <w:pPr>
        <w:rPr>
          <w:del w:id="1260"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261" w:author="Miguel Centeno Muñoz" w:date="2014-07-30T20:20:00Z">
                  <w:rPr/>
                </w:rPrChange>
              </w:rPr>
            </w:pPr>
            <w:bookmarkStart w:id="1262" w:name="CRQ-0002"/>
            <w:r w:rsidRPr="00181555">
              <w:rPr>
                <w:b/>
                <w:rPrChange w:id="1263" w:author="Miguel Centeno Muñoz" w:date="2014-07-30T20:20:00Z">
                  <w:rPr/>
                </w:rPrChange>
              </w:rPr>
              <w:t>CRQ-0002</w:t>
            </w:r>
          </w:p>
        </w:tc>
        <w:tc>
          <w:tcPr>
            <w:tcW w:w="500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264" w:author="Miguel Centeno Muñoz" w:date="2014-07-30T20:20:00Z">
                  <w:rPr/>
                </w:rPrChange>
              </w:rPr>
            </w:pPr>
            <w:r w:rsidRPr="00181555">
              <w:rPr>
                <w:b/>
                <w:rPrChange w:id="1265"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66" w:author="Miguel Centeno Muñoz" w:date="2014-07-30T20:20:00Z">
                  <w:rPr/>
                </w:rPrChange>
              </w:rPr>
            </w:pPr>
            <w:r w:rsidRPr="00181555">
              <w:rPr>
                <w:b/>
                <w:rPrChange w:id="1267"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68" w:author="Miguel Centeno Muñoz" w:date="2014-07-30T20:20:00Z">
                  <w:rPr/>
                </w:rPrChange>
              </w:rPr>
            </w:pPr>
            <w:r w:rsidRPr="00181555">
              <w:rPr>
                <w:b/>
                <w:rPrChange w:id="1269" w:author="Miguel Centeno Muñoz" w:date="2014-07-30T20:20:00Z">
                  <w:rPr/>
                </w:rPrChange>
              </w:rPr>
              <w:t>Autores</w:t>
            </w:r>
          </w:p>
        </w:tc>
        <w:bookmarkEnd w:id="1262"/>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270"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1" w:author="Miguel Centeno Muñoz" w:date="2014-07-30T20:20:00Z">
                  <w:rPr/>
                </w:rPrChange>
              </w:rPr>
            </w:pPr>
            <w:r w:rsidRPr="00181555">
              <w:rPr>
                <w:b/>
                <w:rPrChange w:id="1272"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273"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4" w:author="Miguel Centeno Muñoz" w:date="2014-07-30T20:20:00Z">
                  <w:rPr/>
                </w:rPrChange>
              </w:rPr>
            </w:pPr>
            <w:r w:rsidRPr="00181555">
              <w:rPr>
                <w:b/>
                <w:rPrChange w:id="1275"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6" w:author="Miguel Centeno Muñoz" w:date="2014-07-30T20:20:00Z">
                  <w:rPr/>
                </w:rPrChange>
              </w:rPr>
            </w:pPr>
            <w:r w:rsidRPr="00181555">
              <w:rPr>
                <w:b/>
                <w:rPrChange w:id="1277"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278"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9" w:author="Miguel Centeno Muñoz" w:date="2014-07-30T20:20:00Z">
                  <w:rPr/>
                </w:rPrChange>
              </w:rPr>
            </w:pPr>
            <w:r w:rsidRPr="00181555">
              <w:rPr>
                <w:b/>
                <w:rPrChange w:id="1280"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1" w:author="Miguel Centeno Muñoz" w:date="2014-07-30T20:20:00Z">
                  <w:rPr/>
                </w:rPrChange>
              </w:rPr>
            </w:pPr>
            <w:r w:rsidRPr="00181555">
              <w:rPr>
                <w:b/>
                <w:rPrChange w:id="1282"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3" w:author="Miguel Centeno Muñoz" w:date="2014-07-30T20:20:00Z">
                  <w:rPr/>
                </w:rPrChange>
              </w:rPr>
            </w:pPr>
            <w:r w:rsidRPr="00181555">
              <w:rPr>
                <w:b/>
                <w:rPrChange w:id="1284"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5" w:author="Miguel Centeno Muñoz" w:date="2014-07-30T20:20:00Z">
                  <w:rPr/>
                </w:rPrChange>
              </w:rPr>
            </w:pPr>
            <w:r w:rsidRPr="00181555">
              <w:rPr>
                <w:b/>
                <w:rPrChange w:id="1286"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7" w:author="Miguel Centeno Muñoz" w:date="2014-07-30T20:20:00Z">
                  <w:rPr/>
                </w:rPrChange>
              </w:rPr>
            </w:pPr>
            <w:r w:rsidRPr="00181555">
              <w:rPr>
                <w:b/>
                <w:rPrChange w:id="1288"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289"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290"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291" w:author="Miguel Centeno Muñoz" w:date="2014-07-30T20:22:00Z"/>
                <w:b/>
              </w:rPr>
            </w:pPr>
            <w:ins w:id="1292"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293" w:author="Miguel Centeno Muñoz" w:date="2014-07-30T20:22:00Z"/>
                <w:b/>
              </w:rPr>
            </w:pPr>
            <w:ins w:id="1294"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29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96" w:author="Miguel Centeno Muñoz" w:date="2014-07-30T20:22:00Z"/>
                <w:b/>
              </w:rPr>
            </w:pPr>
            <w:ins w:id="1297"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98" w:author="Miguel Centeno Muñoz" w:date="2014-07-30T20:22:00Z"/>
              </w:rPr>
            </w:pPr>
            <w:ins w:id="1299" w:author="Miguel Centeno Muñoz" w:date="2014-07-30T20:22:00Z">
              <w:r>
                <w:t xml:space="preserve">1.0 ( 25/07/2014 ) </w:t>
              </w:r>
            </w:ins>
          </w:p>
        </w:tc>
      </w:tr>
      <w:tr w:rsidR="00181555" w:rsidTr="00640380">
        <w:trPr>
          <w:ins w:id="130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1" w:author="Miguel Centeno Muñoz" w:date="2014-07-30T20:22:00Z"/>
                <w:b/>
              </w:rPr>
            </w:pPr>
            <w:ins w:id="1302"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03" w:author="Miguel Centeno Muñoz" w:date="2014-07-30T20:22:00Z"/>
              </w:rPr>
            </w:pPr>
            <w:ins w:id="1304"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0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6" w:author="Miguel Centeno Muñoz" w:date="2014-07-30T20:22:00Z"/>
                <w:b/>
              </w:rPr>
            </w:pPr>
            <w:ins w:id="1307"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08" w:author="Miguel Centeno Muñoz" w:date="2014-07-30T20:22:00Z"/>
              </w:rPr>
            </w:pPr>
            <w:ins w:id="1309" w:author="Miguel Centeno Muñoz" w:date="2014-07-30T20:22:00Z">
              <w:r w:rsidRPr="00930F56">
                <w:t>Sergio Segura Rueda</w:t>
              </w:r>
              <w:r>
                <w:t xml:space="preserve"> </w:t>
              </w:r>
            </w:ins>
          </w:p>
        </w:tc>
      </w:tr>
      <w:tr w:rsidR="00181555" w:rsidTr="00640380">
        <w:trPr>
          <w:ins w:id="131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1" w:author="Miguel Centeno Muñoz" w:date="2014-07-30T20:22:00Z"/>
                <w:b/>
              </w:rPr>
            </w:pPr>
            <w:ins w:id="1312" w:author="Miguel Centeno Muñoz" w:date="2014-07-30T20:22:00Z">
              <w:r w:rsidRPr="0023022A">
                <w:rPr>
                  <w:b/>
                </w:rPr>
                <w:lastRenderedPageBreak/>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13" w:author="Miguel Centeno Muñoz" w:date="2014-07-30T20:22:00Z"/>
              </w:rPr>
            </w:pPr>
            <w:ins w:id="1314"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31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6" w:author="Miguel Centeno Muñoz" w:date="2014-07-30T20:22:00Z"/>
                <w:b/>
              </w:rPr>
            </w:pPr>
            <w:ins w:id="1317"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318" w:author="Miguel Centeno Muñoz" w:date="2014-07-30T20:22:00Z"/>
              </w:rPr>
            </w:pPr>
            <w:ins w:id="1319"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32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1" w:author="Miguel Centeno Muñoz" w:date="2014-07-30T20:22:00Z"/>
                <w:b/>
              </w:rPr>
            </w:pPr>
            <w:ins w:id="1322"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23" w:author="Miguel Centeno Muñoz" w:date="2014-07-30T20:22:00Z"/>
              </w:rPr>
            </w:pPr>
            <w:ins w:id="1324"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32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6" w:author="Miguel Centeno Muñoz" w:date="2014-07-30T20:22:00Z"/>
                <w:b/>
              </w:rPr>
            </w:pPr>
            <w:ins w:id="1327"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28" w:author="Miguel Centeno Muñoz" w:date="2014-07-30T20:22:00Z"/>
              </w:rPr>
            </w:pPr>
            <w:ins w:id="1329" w:author="Miguel Centeno Muñoz" w:date="2014-07-30T20:22:00Z">
              <w:r>
                <w:t>inmediatamente</w:t>
              </w:r>
            </w:ins>
          </w:p>
        </w:tc>
      </w:tr>
      <w:tr w:rsidR="00181555" w:rsidTr="00640380">
        <w:trPr>
          <w:ins w:id="133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1" w:author="Miguel Centeno Muñoz" w:date="2014-07-30T20:22:00Z"/>
                <w:b/>
              </w:rPr>
            </w:pPr>
            <w:ins w:id="1332"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33" w:author="Miguel Centeno Muñoz" w:date="2014-07-30T20:22:00Z"/>
              </w:rPr>
            </w:pPr>
            <w:ins w:id="1334"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33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6" w:author="Miguel Centeno Muñoz" w:date="2014-07-30T20:22:00Z"/>
                <w:b/>
              </w:rPr>
            </w:pPr>
            <w:ins w:id="1337"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38" w:author="Miguel Centeno Muñoz" w:date="2014-07-30T20:22:00Z"/>
              </w:rPr>
            </w:pPr>
            <w:ins w:id="1339" w:author="Miguel Centeno Muñoz" w:date="2014-07-30T20:22:00Z">
              <w:r>
                <w:t>alta</w:t>
              </w:r>
            </w:ins>
          </w:p>
        </w:tc>
      </w:tr>
      <w:tr w:rsidR="00181555" w:rsidTr="00640380">
        <w:trPr>
          <w:ins w:id="134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1" w:author="Miguel Centeno Muñoz" w:date="2014-07-30T20:22:00Z"/>
                <w:b/>
              </w:rPr>
            </w:pPr>
            <w:ins w:id="1342"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43" w:author="Miguel Centeno Muñoz" w:date="2014-07-30T20:22:00Z"/>
              </w:rPr>
            </w:pPr>
            <w:ins w:id="1344" w:author="Miguel Centeno Muñoz" w:date="2014-07-30T20:22:00Z">
              <w:r>
                <w:t>Ninguno</w:t>
              </w:r>
            </w:ins>
          </w:p>
        </w:tc>
      </w:tr>
    </w:tbl>
    <w:p w:rsidR="00181555" w:rsidRDefault="00181555"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345" w:author="Miguel Centeno Muñoz" w:date="2014-07-30T20:20:00Z">
                  <w:rPr/>
                </w:rPrChange>
              </w:rPr>
            </w:pPr>
            <w:bookmarkStart w:id="1346" w:name="CRQ-0003"/>
            <w:r w:rsidRPr="00181555">
              <w:rPr>
                <w:b/>
                <w:rPrChange w:id="1347" w:author="Miguel Centeno Muñoz" w:date="2014-07-30T20:20:00Z">
                  <w:rPr/>
                </w:rPrChange>
              </w:rPr>
              <w:t>CRQ-000</w:t>
            </w:r>
            <w:ins w:id="1348" w:author="Miguel Centeno Muñoz" w:date="2014-07-30T20:18:00Z">
              <w:r w:rsidR="00181555" w:rsidRPr="00181555">
                <w:rPr>
                  <w:b/>
                  <w:rPrChange w:id="1349" w:author="Miguel Centeno Muñoz" w:date="2014-07-30T20:20:00Z">
                    <w:rPr/>
                  </w:rPrChange>
                </w:rPr>
                <w:t>4</w:t>
              </w:r>
            </w:ins>
            <w:del w:id="1350" w:author="Miguel Centeno Muñoz" w:date="2014-07-30T20:18:00Z">
              <w:r w:rsidRPr="00181555" w:rsidDel="00181555">
                <w:rPr>
                  <w:b/>
                  <w:rPrChange w:id="1351" w:author="Miguel Centeno Muñoz" w:date="2014-07-30T20:20:00Z">
                    <w:rPr/>
                  </w:rPrChange>
                </w:rPr>
                <w:delText>3</w:delText>
              </w:r>
            </w:del>
          </w:p>
        </w:tc>
        <w:tc>
          <w:tcPr>
            <w:tcW w:w="414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352" w:author="Miguel Centeno Muñoz" w:date="2014-07-30T20:20:00Z">
                  <w:rPr/>
                </w:rPrChange>
              </w:rPr>
            </w:pPr>
            <w:del w:id="1353" w:author="Miguel Centeno Muñoz" w:date="2014-07-30T20:18:00Z">
              <w:r w:rsidRPr="00181555" w:rsidDel="00181555">
                <w:rPr>
                  <w:b/>
                  <w:rPrChange w:id="1354" w:author="Miguel Centeno Muñoz" w:date="2014-07-30T20:20:00Z">
                    <w:rPr/>
                  </w:rPrChange>
                </w:rPr>
                <w:delText>Límite subida rutas en un día por usuario</w:delText>
              </w:r>
            </w:del>
            <w:ins w:id="1355" w:author="Miguel Centeno Muñoz" w:date="2014-07-30T20:18:00Z">
              <w:r w:rsidR="00181555" w:rsidRPr="00181555">
                <w:rPr>
                  <w:b/>
                  <w:rPrChange w:id="1356" w:author="Miguel Centeno Muñoz" w:date="2014-07-30T20:20:00Z">
                    <w:rPr/>
                  </w:rPrChange>
                </w:rPr>
                <w:t>Uni</w:t>
              </w:r>
            </w:ins>
            <w:ins w:id="1357" w:author="Miguel Centeno Muñoz" w:date="2014-07-30T20:19:00Z">
              <w:r w:rsidR="00181555" w:rsidRPr="00181555">
                <w:rPr>
                  <w:b/>
                  <w:rPrChange w:id="1358"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59" w:author="Miguel Centeno Muñoz" w:date="2014-07-30T20:20:00Z">
                  <w:rPr/>
                </w:rPrChange>
              </w:rPr>
            </w:pPr>
            <w:r w:rsidRPr="00181555">
              <w:rPr>
                <w:b/>
                <w:rPrChange w:id="1360"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1" w:author="Miguel Centeno Muñoz" w:date="2014-07-30T20:20:00Z">
                  <w:rPr/>
                </w:rPrChange>
              </w:rPr>
            </w:pPr>
            <w:r w:rsidRPr="00181555">
              <w:rPr>
                <w:b/>
                <w:rPrChange w:id="1362" w:author="Miguel Centeno Muñoz" w:date="2014-07-30T20:20:00Z">
                  <w:rPr/>
                </w:rPrChange>
              </w:rPr>
              <w:t>Autores</w:t>
            </w:r>
          </w:p>
        </w:tc>
        <w:bookmarkEnd w:id="1346"/>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363"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4" w:author="Miguel Centeno Muñoz" w:date="2014-07-30T20:20:00Z">
                  <w:rPr/>
                </w:rPrChange>
              </w:rPr>
            </w:pPr>
            <w:r w:rsidRPr="00181555">
              <w:rPr>
                <w:b/>
                <w:rPrChange w:id="1365"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366"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7" w:author="Miguel Centeno Muñoz" w:date="2014-07-30T20:20:00Z">
                  <w:rPr/>
                </w:rPrChange>
              </w:rPr>
            </w:pPr>
            <w:r w:rsidRPr="00181555">
              <w:rPr>
                <w:b/>
                <w:rPrChange w:id="1368"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9" w:author="Miguel Centeno Muñoz" w:date="2014-07-30T20:20:00Z">
                  <w:rPr/>
                </w:rPrChange>
              </w:rPr>
            </w:pPr>
            <w:r w:rsidRPr="00181555">
              <w:rPr>
                <w:b/>
                <w:rPrChange w:id="1370"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371" w:author="Miguel Centeno Muñoz" w:date="2014-07-30T20:19:00Z">
              <w:r w:rsidRPr="00181555" w:rsidDel="00181555">
                <w:rPr>
                  <w:rStyle w:val="nfasis"/>
                  <w:rFonts w:cs="Arial"/>
                  <w:rPrChange w:id="1372" w:author="Miguel Centeno Muñoz" w:date="2014-07-30T20:20:00Z">
                    <w:rPr>
                      <w:rStyle w:val="nfasis"/>
                      <w:rFonts w:ascii="Arial" w:hAnsi="Arial" w:cs="Arial"/>
                    </w:rPr>
                  </w:rPrChange>
                </w:rPr>
                <w:delText>Un usuario no puede subir más de 10 rutas al día por motivos de seguridad</w:delText>
              </w:r>
            </w:del>
            <w:ins w:id="1373" w:author="Miguel Centeno Muñoz" w:date="2014-07-30T20:19:00Z">
              <w:r w:rsidR="00181555" w:rsidRPr="00181555">
                <w:rPr>
                  <w:rStyle w:val="nfasis"/>
                  <w:rFonts w:cs="Arial"/>
                  <w:rPrChange w:id="1374"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5" w:author="Miguel Centeno Muñoz" w:date="2014-07-30T20:20:00Z">
                  <w:rPr/>
                </w:rPrChange>
              </w:rPr>
            </w:pPr>
            <w:r w:rsidRPr="00181555">
              <w:rPr>
                <w:b/>
                <w:rPrChange w:id="1376"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7" w:author="Miguel Centeno Muñoz" w:date="2014-07-30T20:20:00Z">
                  <w:rPr/>
                </w:rPrChange>
              </w:rPr>
            </w:pPr>
            <w:r w:rsidRPr="00181555">
              <w:rPr>
                <w:b/>
                <w:rPrChange w:id="1378"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9" w:author="Miguel Centeno Muñoz" w:date="2014-07-30T20:20:00Z">
                  <w:rPr/>
                </w:rPrChange>
              </w:rPr>
            </w:pPr>
            <w:r w:rsidRPr="00181555">
              <w:rPr>
                <w:b/>
                <w:rPrChange w:id="1380"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1" w:author="Miguel Centeno Muñoz" w:date="2014-07-30T20:20:00Z">
                  <w:rPr/>
                </w:rPrChange>
              </w:rPr>
            </w:pPr>
            <w:r w:rsidRPr="00181555">
              <w:rPr>
                <w:b/>
                <w:rPrChange w:id="1382"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3" w:author="Miguel Centeno Muñoz" w:date="2014-07-30T20:20:00Z">
                  <w:rPr/>
                </w:rPrChange>
              </w:rPr>
            </w:pPr>
            <w:r w:rsidRPr="00181555">
              <w:rPr>
                <w:b/>
                <w:rPrChange w:id="1384"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385" w:author="Miguel Centeno Muñoz" w:date="2014-07-27T12:51:00Z"/>
        </w:rPr>
      </w:pPr>
    </w:p>
    <w:p w:rsidR="00DA0563" w:rsidRDefault="00DA0563" w:rsidP="00D723A7">
      <w:pPr>
        <w:pStyle w:val="Ttulo3"/>
      </w:pPr>
      <w:bookmarkStart w:id="1386" w:name="_Toc394273372"/>
      <w:r>
        <w:t>6.3.- Requisitos funcionales</w:t>
      </w:r>
      <w:bookmarkEnd w:id="1386"/>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387" w:name="_Toc394273373"/>
      <w:r>
        <w:t>6.3.1 Diagrama de subsistemas del sistema</w:t>
      </w:r>
      <w:bookmarkEnd w:id="1387"/>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4">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 w:rsidR="00326FDB" w:rsidRDefault="00A52B19" w:rsidP="00A72EF1">
      <w:pPr>
        <w:pStyle w:val="western"/>
        <w:jc w:val="center"/>
      </w:pPr>
      <w:r>
        <w:rPr>
          <w:sz w:val="18"/>
          <w:szCs w:val="18"/>
        </w:rPr>
        <w:t>Imagen X: Diagrama subsistemas de la aplicación</w:t>
      </w:r>
    </w:p>
    <w:p w:rsidR="00326FDB" w:rsidRDefault="00326FDB" w:rsidP="00D723A7">
      <w:pPr>
        <w:pStyle w:val="Ttulo4"/>
        <w:ind w:firstLine="708"/>
      </w:pPr>
      <w:bookmarkStart w:id="1388" w:name="_Toc394273374"/>
      <w:r>
        <w:lastRenderedPageBreak/>
        <w:t>6.3.2.- Diagramas de casos de uso</w:t>
      </w:r>
      <w:bookmarkEnd w:id="1388"/>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389"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390" w:author="Miguel Centeno Muñoz" w:date="2014-07-30T20:54:00Z">
          <w:pPr>
            <w:pStyle w:val="western"/>
            <w:jc w:val="center"/>
          </w:pPr>
        </w:pPrChange>
      </w:pPr>
    </w:p>
    <w:p w:rsidR="00A72EF1" w:rsidRDefault="00D11BB0" w:rsidP="00A72EF1">
      <w:pPr>
        <w:pStyle w:val="western"/>
        <w:jc w:val="center"/>
        <w:rPr>
          <w:sz w:val="18"/>
          <w:szCs w:val="18"/>
        </w:rPr>
      </w:pPr>
      <w:r>
        <w:rPr>
          <w:noProof/>
        </w:rPr>
        <w:drawing>
          <wp:anchor distT="0" distB="0" distL="114300" distR="114300" simplePos="0" relativeHeight="251671552" behindDoc="1" locked="0" layoutInCell="1" allowOverlap="1" wp14:anchorId="630335AA" wp14:editId="0D2EA9F4">
            <wp:simplePos x="0" y="0"/>
            <wp:positionH relativeFrom="column">
              <wp:posOffset>368935</wp:posOffset>
            </wp:positionH>
            <wp:positionV relativeFrom="paragraph">
              <wp:posOffset>62865</wp:posOffset>
            </wp:positionV>
            <wp:extent cx="4540250" cy="3943985"/>
            <wp:effectExtent l="0" t="0" r="0" b="0"/>
            <wp:wrapThrough wrapText="bothSides">
              <wp:wrapPolygon edited="0">
                <wp:start x="0" y="0"/>
                <wp:lineTo x="0" y="21492"/>
                <wp:lineTo x="21479" y="21492"/>
                <wp:lineTo x="2147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5">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640380" w:rsidRDefault="00640380" w:rsidP="00A72EF1">
      <w:pPr>
        <w:pStyle w:val="western"/>
        <w:jc w:val="center"/>
        <w:rPr>
          <w:ins w:id="1391" w:author="Miguel Centeno Muñoz" w:date="2014-07-30T20:58:00Z"/>
          <w:sz w:val="18"/>
          <w:szCs w:val="18"/>
        </w:rPr>
      </w:pPr>
    </w:p>
    <w:p w:rsidR="00D11BB0" w:rsidRDefault="00D11BB0" w:rsidP="00A72EF1">
      <w:pPr>
        <w:pStyle w:val="western"/>
        <w:jc w:val="center"/>
        <w:rPr>
          <w:ins w:id="1392" w:author="Miguel Centeno Muñoz" w:date="2014-07-30T20:58:00Z"/>
          <w:sz w:val="18"/>
          <w:szCs w:val="18"/>
        </w:rPr>
      </w:pPr>
    </w:p>
    <w:p w:rsidR="00D11BB0" w:rsidRDefault="00D11BB0" w:rsidP="00A72EF1">
      <w:pPr>
        <w:pStyle w:val="western"/>
        <w:jc w:val="center"/>
        <w:rPr>
          <w:ins w:id="1393" w:author="Miguel Centeno Muñoz" w:date="2014-07-30T20:58:00Z"/>
          <w:sz w:val="18"/>
          <w:szCs w:val="18"/>
        </w:rPr>
      </w:pPr>
    </w:p>
    <w:p w:rsidR="00D11BB0" w:rsidRDefault="00D11BB0" w:rsidP="00A72EF1">
      <w:pPr>
        <w:pStyle w:val="western"/>
        <w:jc w:val="center"/>
        <w:rPr>
          <w:ins w:id="1394" w:author="Miguel Centeno Muñoz" w:date="2014-07-30T20:58:00Z"/>
          <w:sz w:val="18"/>
          <w:szCs w:val="18"/>
        </w:rPr>
      </w:pPr>
    </w:p>
    <w:p w:rsidR="00D11BB0" w:rsidRDefault="00D11BB0" w:rsidP="00A72EF1">
      <w:pPr>
        <w:pStyle w:val="western"/>
        <w:jc w:val="center"/>
        <w:rPr>
          <w:ins w:id="1395" w:author="Miguel Centeno Muñoz" w:date="2014-07-30T20:53:00Z"/>
          <w:sz w:val="18"/>
          <w:szCs w:val="18"/>
        </w:rPr>
      </w:pPr>
    </w:p>
    <w:p w:rsidR="00640380" w:rsidRDefault="00640380" w:rsidP="00A72EF1">
      <w:pPr>
        <w:pStyle w:val="western"/>
        <w:jc w:val="center"/>
        <w:rPr>
          <w:ins w:id="1396" w:author="Miguel Centeno Muñoz" w:date="2014-07-30T20:53:00Z"/>
          <w:sz w:val="18"/>
          <w:szCs w:val="18"/>
        </w:rPr>
      </w:pPr>
    </w:p>
    <w:p w:rsidR="00A72EF1" w:rsidRDefault="00A72EF1" w:rsidP="00A72EF1">
      <w:pPr>
        <w:pStyle w:val="western"/>
        <w:jc w:val="center"/>
      </w:pPr>
      <w:r>
        <w:rPr>
          <w:sz w:val="18"/>
          <w:szCs w:val="18"/>
        </w:rPr>
        <w:t>Imagen X: Subsistema de gestión de usuarios</w:t>
      </w:r>
    </w:p>
    <w:p w:rsidR="00FD7EF9" w:rsidRDefault="00FD7EF9" w:rsidP="00D723A7">
      <w:pPr>
        <w:pStyle w:val="Ttulo5"/>
        <w:ind w:left="708" w:firstLine="708"/>
        <w:rPr>
          <w:ins w:id="1397" w:author="Miguel Centeno Muñoz" w:date="2014-07-27T12:51:00Z"/>
        </w:rPr>
      </w:pPr>
    </w:p>
    <w:p w:rsidR="00A72EF1" w:rsidRDefault="00A72EF1" w:rsidP="00D723A7">
      <w:pPr>
        <w:pStyle w:val="Ttulo5"/>
        <w:ind w:left="708" w:firstLine="708"/>
      </w:pPr>
      <w:r>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D11BB0" w:rsidP="00A72EF1">
      <w:pPr>
        <w:pStyle w:val="western"/>
        <w:jc w:val="center"/>
        <w:rPr>
          <w:sz w:val="18"/>
          <w:szCs w:val="18"/>
        </w:rPr>
      </w:pPr>
      <w:r>
        <w:rPr>
          <w:noProof/>
        </w:rPr>
        <w:lastRenderedPageBreak/>
        <w:drawing>
          <wp:anchor distT="0" distB="0" distL="114300" distR="114300" simplePos="0" relativeHeight="251672576" behindDoc="1" locked="0" layoutInCell="1" allowOverlap="1" wp14:anchorId="50726E2C" wp14:editId="50F96F51">
            <wp:simplePos x="0" y="0"/>
            <wp:positionH relativeFrom="column">
              <wp:posOffset>874395</wp:posOffset>
            </wp:positionH>
            <wp:positionV relativeFrom="paragraph">
              <wp:posOffset>10160</wp:posOffset>
            </wp:positionV>
            <wp:extent cx="3899535" cy="4844415"/>
            <wp:effectExtent l="0" t="0" r="5715" b="0"/>
            <wp:wrapTight wrapText="bothSides">
              <wp:wrapPolygon edited="0">
                <wp:start x="0" y="0"/>
                <wp:lineTo x="0" y="21490"/>
                <wp:lineTo x="21526" y="21490"/>
                <wp:lineTo x="21526"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6">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398" w:author="Miguel Centeno Muñoz" w:date="2014-07-30T20:57:00Z"/>
          <w:sz w:val="18"/>
          <w:szCs w:val="18"/>
        </w:rPr>
      </w:pPr>
    </w:p>
    <w:p w:rsidR="00D11BB0" w:rsidRDefault="00D11BB0" w:rsidP="00A72EF1">
      <w:pPr>
        <w:pStyle w:val="western"/>
        <w:jc w:val="center"/>
        <w:rPr>
          <w:ins w:id="1399" w:author="Miguel Centeno Muñoz" w:date="2014-07-30T20:57:00Z"/>
          <w:sz w:val="18"/>
          <w:szCs w:val="18"/>
        </w:rPr>
      </w:pPr>
    </w:p>
    <w:p w:rsidR="00D11BB0" w:rsidRDefault="00D11BB0" w:rsidP="00A72EF1">
      <w:pPr>
        <w:pStyle w:val="western"/>
        <w:jc w:val="center"/>
        <w:rPr>
          <w:ins w:id="1400" w:author="Miguel Centeno Muñoz" w:date="2014-07-30T20:57:00Z"/>
          <w:sz w:val="18"/>
          <w:szCs w:val="18"/>
        </w:rPr>
      </w:pPr>
    </w:p>
    <w:p w:rsidR="00D11BB0" w:rsidRDefault="00D11BB0" w:rsidP="00A72EF1">
      <w:pPr>
        <w:pStyle w:val="western"/>
        <w:jc w:val="center"/>
        <w:rPr>
          <w:ins w:id="1401" w:author="Miguel Centeno Muñoz" w:date="2014-07-30T20:58:00Z"/>
          <w:sz w:val="18"/>
          <w:szCs w:val="18"/>
        </w:rPr>
      </w:pPr>
    </w:p>
    <w:p w:rsidR="00D11BB0" w:rsidRDefault="00D11BB0" w:rsidP="00A72EF1">
      <w:pPr>
        <w:pStyle w:val="western"/>
        <w:jc w:val="center"/>
        <w:rPr>
          <w:ins w:id="1402" w:author="Miguel Centeno Muñoz" w:date="2014-07-30T20:58:00Z"/>
          <w:sz w:val="18"/>
          <w:szCs w:val="18"/>
        </w:rPr>
      </w:pPr>
    </w:p>
    <w:p w:rsidR="00D11BB0" w:rsidRDefault="00D11BB0" w:rsidP="00A72EF1">
      <w:pPr>
        <w:pStyle w:val="western"/>
        <w:jc w:val="center"/>
        <w:rPr>
          <w:ins w:id="1403" w:author="Miguel Centeno Muñoz" w:date="2014-07-30T20:58:00Z"/>
          <w:sz w:val="18"/>
          <w:szCs w:val="18"/>
        </w:rPr>
      </w:pPr>
    </w:p>
    <w:p w:rsidR="00D11BB0" w:rsidRDefault="00D11BB0" w:rsidP="00A72EF1">
      <w:pPr>
        <w:pStyle w:val="western"/>
        <w:jc w:val="center"/>
        <w:rPr>
          <w:ins w:id="1404" w:author="Miguel Centeno Muñoz" w:date="2014-07-30T20:58:00Z"/>
          <w:sz w:val="18"/>
          <w:szCs w:val="18"/>
        </w:rPr>
      </w:pPr>
    </w:p>
    <w:p w:rsidR="00D11BB0" w:rsidRDefault="00D11BB0" w:rsidP="00A72EF1">
      <w:pPr>
        <w:pStyle w:val="western"/>
        <w:jc w:val="center"/>
        <w:rPr>
          <w:ins w:id="1405" w:author="Miguel Centeno Muñoz" w:date="2014-07-30T20:58:00Z"/>
          <w:sz w:val="18"/>
          <w:szCs w:val="18"/>
        </w:rPr>
      </w:pPr>
    </w:p>
    <w:p w:rsidR="00D11BB0" w:rsidRDefault="00D11BB0"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406" w:author="Miguel Centeno Muñoz" w:date="2014-07-27T12:35:00Z"/>
        </w:rPr>
      </w:pPr>
    </w:p>
    <w:p w:rsidR="00FD7EF9" w:rsidRPr="00FD7EF9" w:rsidRDefault="00FD7EF9">
      <w:pPr>
        <w:rPr>
          <w:ins w:id="1407" w:author="Miguel Centeno Muñoz" w:date="2014-07-27T12:51:00Z"/>
        </w:rPr>
      </w:pPr>
    </w:p>
    <w:p w:rsidR="00104A97" w:rsidDel="00D41DBE" w:rsidRDefault="00104A97" w:rsidP="00A52B19">
      <w:pPr>
        <w:rPr>
          <w:del w:id="1408" w:author="Miguel Centeno Muñoz" w:date="2014-07-27T12:35:00Z"/>
        </w:rPr>
      </w:pPr>
    </w:p>
    <w:p w:rsidR="00104A97" w:rsidDel="00D41DBE" w:rsidRDefault="00104A97" w:rsidP="00A52B19">
      <w:pPr>
        <w:rPr>
          <w:del w:id="1409" w:author="Miguel Centeno Muñoz" w:date="2014-07-27T12:35:00Z"/>
        </w:rPr>
      </w:pPr>
    </w:p>
    <w:p w:rsidR="006439C4" w:rsidRDefault="006439C4" w:rsidP="00D723A7">
      <w:pPr>
        <w:pStyle w:val="Ttulo4"/>
        <w:ind w:firstLine="708"/>
      </w:pPr>
      <w:bookmarkStart w:id="1410" w:name="_Toc394273375"/>
      <w:r>
        <w:t>6.3.2.- Definición de actores</w:t>
      </w:r>
      <w:bookmarkEnd w:id="1410"/>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rPr>
                <w:b/>
                <w:rPrChange w:id="1411" w:author="Miguel Centeno Muñoz" w:date="2014-07-30T20:59:00Z">
                  <w:rPr/>
                </w:rPrChange>
              </w:rPr>
            </w:pPr>
            <w:bookmarkStart w:id="1412" w:name="ACT-0001"/>
            <w:r w:rsidRPr="00D11BB0">
              <w:rPr>
                <w:b/>
                <w:rPrChange w:id="1413" w:author="Miguel Centeno Muñoz" w:date="2014-07-30T20:59:00Z">
                  <w:rPr/>
                </w:rPrChange>
              </w:rPr>
              <w:t>ACT-0001</w:t>
            </w:r>
          </w:p>
        </w:tc>
        <w:tc>
          <w:tcPr>
            <w:tcW w:w="5000" w:type="pct"/>
            <w:hideMark/>
          </w:tcPr>
          <w:p w:rsidR="006439C4" w:rsidRPr="00D11BB0" w:rsidRDefault="006439C4">
            <w:pPr>
              <w:cnfStyle w:val="100000000000" w:firstRow="1" w:lastRow="0" w:firstColumn="0" w:lastColumn="0" w:oddVBand="0" w:evenVBand="0" w:oddHBand="0" w:evenHBand="0" w:firstRowFirstColumn="0" w:firstRowLastColumn="0" w:lastRowFirstColumn="0" w:lastRowLastColumn="0"/>
              <w:rPr>
                <w:b/>
                <w:rPrChange w:id="1414" w:author="Miguel Centeno Muñoz" w:date="2014-07-30T20:59:00Z">
                  <w:rPr/>
                </w:rPrChange>
              </w:rPr>
            </w:pPr>
            <w:r w:rsidRPr="00D11BB0">
              <w:rPr>
                <w:b/>
                <w:rPrChange w:id="1415"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16" w:author="Miguel Centeno Muñoz" w:date="2014-07-30T20:59:00Z">
                  <w:rPr/>
                </w:rPrChange>
              </w:rPr>
            </w:pPr>
            <w:r w:rsidRPr="00D11BB0">
              <w:rPr>
                <w:b/>
                <w:rPrChange w:id="1417"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18" w:author="Miguel Centeno Muñoz" w:date="2014-07-30T20:59:00Z">
                  <w:rPr/>
                </w:rPrChange>
              </w:rPr>
            </w:pPr>
            <w:r w:rsidRPr="00D11BB0">
              <w:rPr>
                <w:b/>
                <w:rPrChange w:id="1419" w:author="Miguel Centeno Muñoz" w:date="2014-07-30T20:59:00Z">
                  <w:rPr/>
                </w:rPrChange>
              </w:rPr>
              <w:t>Autores</w:t>
            </w:r>
          </w:p>
        </w:tc>
        <w:bookmarkEnd w:id="1412"/>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Change w:id="1420"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21" w:author="Miguel Centeno Muñoz" w:date="2014-07-30T20:59:00Z">
                  <w:rPr/>
                </w:rPrChange>
              </w:rPr>
            </w:pPr>
            <w:r w:rsidRPr="00D11BB0">
              <w:rPr>
                <w:b/>
                <w:rPrChange w:id="1422"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pPrChange w:id="1423"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24" w:author="Miguel Centeno Muñoz" w:date="2014-07-30T20:59:00Z">
                  <w:rPr/>
                </w:rPrChange>
              </w:rPr>
            </w:pPr>
            <w:r w:rsidRPr="00D11BB0">
              <w:rPr>
                <w:b/>
                <w:rPrChange w:id="1425"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26" w:author="Miguel Centeno Muñoz" w:date="2014-07-30T20:59:00Z">
                  <w:rPr/>
                </w:rPrChange>
              </w:rPr>
            </w:pPr>
            <w:r w:rsidRPr="00D11BB0">
              <w:rPr>
                <w:b/>
                <w:rPrChange w:id="1427"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RDefault="00533654" w:rsidP="006439C4"/>
    <w:p w:rsidR="00FD7EF9" w:rsidRDefault="00FD7EF9" w:rsidP="00D723A7">
      <w:pPr>
        <w:pStyle w:val="Ttulo4"/>
        <w:ind w:firstLine="708"/>
        <w:rPr>
          <w:ins w:id="1428" w:author="Miguel Centeno Muñoz" w:date="2014-07-27T12:51:00Z"/>
        </w:rPr>
      </w:pPr>
    </w:p>
    <w:p w:rsidR="00FD7EF9" w:rsidRPr="00D0398E" w:rsidRDefault="00FD7EF9">
      <w:pPr>
        <w:rPr>
          <w:ins w:id="1429" w:author="Miguel Centeno Muñoz" w:date="2014-07-27T12:51:00Z"/>
        </w:rPr>
        <w:pPrChange w:id="1430" w:author="Miguel Centeno Muñoz" w:date="2014-07-27T12:51:00Z">
          <w:pPr>
            <w:pStyle w:val="Ttulo4"/>
            <w:ind w:firstLine="708"/>
          </w:pPr>
        </w:pPrChange>
      </w:pPr>
    </w:p>
    <w:p w:rsidR="00533654" w:rsidRDefault="00533654">
      <w:pPr>
        <w:pStyle w:val="Ttulo4"/>
        <w:ind w:firstLine="708"/>
      </w:pPr>
      <w:bookmarkStart w:id="1431" w:name="_Toc394273376"/>
      <w:r>
        <w:lastRenderedPageBreak/>
        <w:t>6.3.3.- Casos de uso del sistema</w:t>
      </w:r>
      <w:bookmarkEnd w:id="1431"/>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432" w:author="Miguel Centeno Muñoz" w:date="2014-07-30T21:09:00Z">
                  <w:rPr/>
                </w:rPrChange>
              </w:rPr>
            </w:pPr>
            <w:bookmarkStart w:id="1433" w:name="UC-0001"/>
            <w:r w:rsidRPr="00584BB5">
              <w:rPr>
                <w:b/>
                <w:rPrChange w:id="1434" w:author="Miguel Centeno Muñoz" w:date="2014-07-30T21:09:00Z">
                  <w:rPr/>
                </w:rPrChange>
              </w:rPr>
              <w:t>UC-0001</w:t>
            </w:r>
          </w:p>
        </w:tc>
        <w:tc>
          <w:tcPr>
            <w:tcW w:w="4183"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435" w:author="Miguel Centeno Muñoz" w:date="2014-07-30T21:09:00Z">
                  <w:rPr/>
                </w:rPrChange>
              </w:rPr>
            </w:pPr>
            <w:r w:rsidRPr="00584BB5">
              <w:rPr>
                <w:b/>
                <w:rPrChange w:id="1436"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7" w:author="Miguel Centeno Muñoz" w:date="2014-07-30T21:09:00Z">
                  <w:rPr/>
                </w:rPrChange>
              </w:rPr>
            </w:pPr>
            <w:r w:rsidRPr="00584BB5">
              <w:rPr>
                <w:b/>
                <w:rPrChange w:id="1438"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9" w:author="Miguel Centeno Muñoz" w:date="2014-07-30T21:09:00Z">
                  <w:rPr/>
                </w:rPrChange>
              </w:rPr>
            </w:pPr>
            <w:r w:rsidRPr="00584BB5">
              <w:rPr>
                <w:b/>
                <w:rPrChange w:id="1440" w:author="Miguel Centeno Muñoz" w:date="2014-07-30T21:09:00Z">
                  <w:rPr/>
                </w:rPrChange>
              </w:rPr>
              <w:t>Autores</w:t>
            </w:r>
          </w:p>
        </w:tc>
        <w:bookmarkEnd w:id="1433"/>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41"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42" w:author="Miguel Centeno Muñoz" w:date="2014-07-30T21:09:00Z">
                  <w:rPr/>
                </w:rPrChange>
              </w:rPr>
            </w:pPr>
            <w:r w:rsidRPr="00584BB5">
              <w:rPr>
                <w:b/>
                <w:rPrChange w:id="1443"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44"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45" w:author="Miguel Centeno Muñoz" w:date="2014-07-30T21:09:00Z">
                  <w:rPr/>
                </w:rPrChange>
              </w:rPr>
            </w:pPr>
            <w:r w:rsidRPr="00584BB5">
              <w:rPr>
                <w:b/>
                <w:rPrChange w:id="1446"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47"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48" w:author="Miguel Centeno Muñoz" w:date="2014-07-30T21:09:00Z">
                  <w:rPr/>
                </w:rPrChange>
              </w:rPr>
            </w:pPr>
            <w:r w:rsidRPr="00584BB5">
              <w:rPr>
                <w:b/>
                <w:rPrChange w:id="1449"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450"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451" w:author="Miguel Centeno Muñoz" w:date="2014-07-30T21:00:00Z">
              <w:r w:rsidRPr="005C7CFD" w:rsidDel="00D11BB0">
                <w:delText>ñ</w:delText>
              </w:r>
            </w:del>
            <w:r w:rsidRPr="005C7CFD">
              <w:t>ón del usuario</w:t>
            </w:r>
            <w:r>
              <w:t xml:space="preserve">, </w:t>
            </w:r>
            <w:r w:rsidRPr="005C7CFD">
              <w:t xml:space="preserve">[UC-0004] </w:t>
            </w:r>
            <w:del w:id="1452" w:author="Miguel Centeno Muñoz" w:date="2014-07-30T21:00:00Z">
              <w:r w:rsidRPr="005C7CFD" w:rsidDel="00D11BB0">
                <w:delText>Alta ruta</w:delText>
              </w:r>
            </w:del>
            <w:ins w:id="1453" w:author="Miguel Centeno Muñoz" w:date="2014-07-30T21:00:00Z">
              <w:r w:rsidR="00D11BB0">
                <w:t>Baja usuario</w:t>
              </w:r>
            </w:ins>
            <w:r>
              <w:t xml:space="preserve">, </w:t>
            </w:r>
            <w:ins w:id="1454"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455" w:author="Miguel Centeno Muñoz" w:date="2014-07-30T21:01:00Z">
              <w:r w:rsidRPr="005C7CFD" w:rsidDel="00D11BB0">
                <w:delText>5</w:delText>
              </w:r>
            </w:del>
            <w:ins w:id="1456" w:author="Miguel Centeno Muñoz" w:date="2014-07-30T21:04:00Z">
              <w:r w:rsidR="00D11BB0">
                <w:t>7</w:t>
              </w:r>
            </w:ins>
            <w:r w:rsidRPr="005C7CFD">
              <w:t>] Modificación ruta</w:t>
            </w:r>
            <w:r>
              <w:t xml:space="preserve">, </w:t>
            </w:r>
            <w:r w:rsidRPr="005C7CFD">
              <w:t>[UC-000</w:t>
            </w:r>
            <w:ins w:id="1457" w:author="Miguel Centeno Muñoz" w:date="2014-07-30T21:05:00Z">
              <w:r w:rsidR="00584BB5">
                <w:t>8</w:t>
              </w:r>
            </w:ins>
            <w:del w:id="1458" w:author="Miguel Centeno Muñoz" w:date="2014-07-30T21:05:00Z">
              <w:r w:rsidRPr="005C7CFD" w:rsidDel="00584BB5">
                <w:delText>6</w:delText>
              </w:r>
            </w:del>
            <w:r w:rsidRPr="005C7CFD">
              <w:t>] Eliminación ruta</w:t>
            </w:r>
            <w:ins w:id="1459" w:author="Miguel Centeno Muñoz" w:date="2014-07-30T21:05:00Z">
              <w:r w:rsidR="00584BB5">
                <w:t xml:space="preserve">. </w:t>
              </w:r>
            </w:ins>
            <w:ins w:id="1460"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1" w:author="Miguel Centeno Muñoz" w:date="2014-07-30T21:09:00Z">
                  <w:rPr/>
                </w:rPrChange>
              </w:rPr>
            </w:pPr>
            <w:r w:rsidRPr="00584BB5">
              <w:rPr>
                <w:b/>
                <w:rPrChange w:id="1462"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63" w:author="Miguel Centeno Muñoz" w:date="2014-07-30T21:09:00Z">
                  <w:rPr/>
                </w:rPrChange>
              </w:rPr>
            </w:pPr>
            <w:r w:rsidRPr="00584BB5">
              <w:rPr>
                <w:b/>
                <w:rPrChange w:id="1464"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65"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66" w:author="Miguel Centeno Muñoz" w:date="2014-07-30T21:09:00Z">
                  <w:rPr/>
                </w:rPrChange>
              </w:rPr>
            </w:pPr>
            <w:bookmarkStart w:id="1467"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68"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467"/>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69" w:author="Miguel Centeno Muñoz" w:date="2014-07-30T21:09:00Z">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7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471"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471"/>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72" w:author="Miguel Centeno Muñoz" w:date="2014-07-30T21:09:00Z">
                  <w:rPr/>
                </w:rPrChange>
              </w:rPr>
            </w:pPr>
            <w:bookmarkStart w:id="1473"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74"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473"/>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75" w:author="Miguel Centeno Muñoz" w:date="2014-07-30T21:09:00Z">
                  <w:rPr/>
                </w:rPrChange>
              </w:rPr>
            </w:pPr>
            <w:r w:rsidRPr="00584BB5">
              <w:rPr>
                <w:b/>
                <w:rPrChange w:id="1476"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77" w:author="Miguel Centeno Muñoz" w:date="2014-07-30T21:09:00Z">
                  <w:rPr/>
                </w:rPrChange>
              </w:rPr>
            </w:pPr>
            <w:r w:rsidRPr="00584BB5">
              <w:rPr>
                <w:b/>
                <w:rPrChange w:id="1478"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79"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80" w:author="Miguel Centeno Muñoz" w:date="2014-07-30T21:09:00Z">
                  <w:rPr/>
                </w:rPrChange>
              </w:rPr>
            </w:pPr>
            <w:bookmarkStart w:id="1481"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82"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481"/>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3" w:author="Miguel Centeno Muñoz" w:date="2014-07-30T21:09:00Z">
                  <w:rPr/>
                </w:rPrChange>
              </w:rPr>
            </w:pPr>
            <w:r w:rsidRPr="00584BB5">
              <w:rPr>
                <w:b/>
                <w:rPrChange w:id="1484"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5" w:author="Miguel Centeno Muñoz" w:date="2014-07-30T21:09:00Z">
                  <w:rPr/>
                </w:rPrChange>
              </w:rPr>
            </w:pPr>
            <w:r w:rsidRPr="00584BB5">
              <w:rPr>
                <w:b/>
                <w:rPrChange w:id="1486"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7" w:author="Miguel Centeno Muñoz" w:date="2014-07-30T21:09:00Z">
                  <w:rPr/>
                </w:rPrChange>
              </w:rPr>
            </w:pPr>
            <w:r w:rsidRPr="00584BB5">
              <w:rPr>
                <w:b/>
                <w:rPrChange w:id="1488"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9" w:author="Miguel Centeno Muñoz" w:date="2014-07-30T21:09:00Z">
                  <w:rPr/>
                </w:rPrChange>
              </w:rPr>
            </w:pPr>
            <w:r w:rsidRPr="00584BB5">
              <w:rPr>
                <w:b/>
                <w:rPrChange w:id="1490"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FD7EF9" w:rsidRDefault="005C7CFD" w:rsidP="00533654">
      <w:pPr>
        <w:rPr>
          <w:del w:id="1491" w:author="Miguel Centeno Muñoz" w:date="2014-07-27T12:51:00Z"/>
        </w:rPr>
      </w:pPr>
    </w:p>
    <w:p w:rsidR="00D41DBE" w:rsidDel="00FD7EF9" w:rsidRDefault="00D41DBE" w:rsidP="00533654">
      <w:pPr>
        <w:rPr>
          <w:del w:id="1492" w:author="Miguel Centeno Muñoz" w:date="2014-07-27T12:51:00Z"/>
        </w:rPr>
      </w:pPr>
    </w:p>
    <w:p w:rsidR="00104A97" w:rsidRDefault="00104A97" w:rsidP="00533654"/>
    <w:p w:rsidR="00104A97" w:rsidDel="00D41DBE" w:rsidRDefault="00104A97" w:rsidP="00533654">
      <w:pPr>
        <w:rPr>
          <w:del w:id="1493" w:author="Miguel Centeno Muñoz" w:date="2014-07-27T12:35:00Z"/>
        </w:rPr>
      </w:pPr>
    </w:p>
    <w:p w:rsidR="00104A97" w:rsidDel="00D41DBE" w:rsidRDefault="00104A97" w:rsidP="00533654">
      <w:pPr>
        <w:rPr>
          <w:del w:id="1494" w:author="Miguel Centeno Muñoz" w:date="2014-07-27T12:35:00Z"/>
        </w:rPr>
      </w:pPr>
    </w:p>
    <w:p w:rsidR="00104A97" w:rsidDel="00D41DBE" w:rsidRDefault="00104A97" w:rsidP="00533654">
      <w:pPr>
        <w:rPr>
          <w:del w:id="1495"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496" w:author="Miguel Centeno Muñoz" w:date="2014-07-30T21:09:00Z">
                  <w:rPr/>
                </w:rPrChange>
              </w:rPr>
            </w:pPr>
            <w:bookmarkStart w:id="1497" w:name="UC-0002"/>
            <w:r w:rsidRPr="00584BB5">
              <w:rPr>
                <w:b/>
                <w:rPrChange w:id="1498" w:author="Miguel Centeno Muñoz" w:date="2014-07-30T21:09:00Z">
                  <w:rPr/>
                </w:rPrChange>
              </w:rPr>
              <w:t>UC-0002</w:t>
            </w:r>
          </w:p>
        </w:tc>
        <w:tc>
          <w:tcPr>
            <w:tcW w:w="4128"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499" w:author="Miguel Centeno Muñoz" w:date="2014-07-30T21:09:00Z">
                  <w:rPr/>
                </w:rPrChange>
              </w:rPr>
            </w:pPr>
            <w:r w:rsidRPr="00584BB5">
              <w:rPr>
                <w:b/>
                <w:rPrChange w:id="1500"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1" w:author="Miguel Centeno Muñoz" w:date="2014-07-30T21:09:00Z">
                  <w:rPr/>
                </w:rPrChange>
              </w:rPr>
            </w:pPr>
            <w:r w:rsidRPr="00584BB5">
              <w:rPr>
                <w:b/>
                <w:rPrChange w:id="1502"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3" w:author="Miguel Centeno Muñoz" w:date="2014-07-30T21:09:00Z">
                  <w:rPr/>
                </w:rPrChange>
              </w:rPr>
            </w:pPr>
            <w:r w:rsidRPr="00584BB5">
              <w:rPr>
                <w:b/>
                <w:rPrChange w:id="1504" w:author="Miguel Centeno Muñoz" w:date="2014-07-30T21:09:00Z">
                  <w:rPr/>
                </w:rPrChange>
              </w:rPr>
              <w:t>Autores</w:t>
            </w:r>
          </w:p>
        </w:tc>
        <w:bookmarkEnd w:id="1497"/>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05"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6" w:author="Miguel Centeno Muñoz" w:date="2014-07-30T21:09:00Z">
                  <w:rPr/>
                </w:rPrChange>
              </w:rPr>
            </w:pPr>
            <w:r w:rsidRPr="00584BB5">
              <w:rPr>
                <w:b/>
                <w:rPrChange w:id="1507"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08"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9" w:author="Miguel Centeno Muñoz" w:date="2014-07-30T21:09:00Z">
                  <w:rPr/>
                </w:rPrChange>
              </w:rPr>
            </w:pPr>
            <w:r w:rsidRPr="00584BB5">
              <w:rPr>
                <w:b/>
                <w:rPrChange w:id="1510"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11"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12" w:author="Miguel Centeno Muñoz" w:date="2014-07-30T21:09:00Z">
                  <w:rPr/>
                </w:rPrChange>
              </w:rPr>
            </w:pPr>
            <w:r w:rsidRPr="00584BB5">
              <w:rPr>
                <w:b/>
                <w:rPrChange w:id="1513" w:author="Miguel Centeno Muñoz" w:date="2014-07-30T21:09:00Z">
                  <w:rPr/>
                </w:rPrChange>
              </w:rPr>
              <w:t>Descripción</w:t>
            </w:r>
          </w:p>
        </w:tc>
        <w:tc>
          <w:tcPr>
            <w:tcW w:w="0" w:type="auto"/>
            <w:gridSpan w:val="2"/>
            <w:hideMark/>
          </w:tcPr>
          <w:p w:rsidR="005C7CFD" w:rsidRDefault="005C7CFD" w:rsidP="00834472">
            <w:pPr>
              <w:cnfStyle w:val="000000100000" w:firstRow="0" w:lastRow="0" w:firstColumn="0" w:lastColumn="0" w:oddVBand="0" w:evenVBand="0" w:oddHBand="1" w:evenHBand="0" w:firstRowFirstColumn="0" w:firstRowLastColumn="0" w:lastRowFirstColumn="0" w:lastRowLastColumn="0"/>
              <w:pPrChange w:id="1514" w:author="Miguel Centeno Muñoz" w:date="2014-07-30T23:30:00Z">
                <w:pPr>
                  <w:cnfStyle w:val="000000100000" w:firstRow="0" w:lastRow="0" w:firstColumn="0" w:lastColumn="0" w:oddVBand="0" w:evenVBand="0" w:oddHBand="1" w:evenHBand="0" w:firstRowFirstColumn="0" w:firstRowLastColumn="0" w:lastRowFirstColumn="0" w:lastRowLastColumn="0"/>
                </w:pPr>
              </w:pPrChange>
            </w:pPr>
            <w:r>
              <w:t xml:space="preserve">El sistema deberá comportarse tal como se describe en el siguiente caso de uso cuando </w:t>
            </w:r>
            <w:del w:id="1515"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16" w:author="Miguel Centeno Muñoz" w:date="2014-07-30T21:09:00Z">
                  <w:rPr/>
                </w:rPrChange>
              </w:rPr>
            </w:pPr>
            <w:r w:rsidRPr="00584BB5">
              <w:rPr>
                <w:b/>
                <w:rPrChange w:id="1517"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518" w:author="Miguel Centeno Muñoz" w:date="2014-07-30T21:09:00Z">
                  <w:rPr/>
                </w:rPrChange>
              </w:rPr>
            </w:pPr>
            <w:r w:rsidRPr="00584BB5">
              <w:rPr>
                <w:b/>
                <w:rPrChange w:id="1519"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2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21"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22"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523"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523"/>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24" w:author="Miguel Centeno Muñoz" w:date="2014-07-30T21:09:00Z">
                  <w:rPr/>
                </w:rPrChange>
              </w:rPr>
            </w:pPr>
            <w:bookmarkStart w:id="1525"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26"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525"/>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27"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28"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529"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529"/>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30" w:author="Miguel Centeno Muñoz" w:date="2014-07-30T21:09:00Z">
                  <w:rPr/>
                </w:rPrChange>
              </w:rPr>
            </w:pPr>
            <w:bookmarkStart w:id="1531"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32"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531"/>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3" w:author="Miguel Centeno Muñoz" w:date="2014-07-30T21:09:00Z">
                  <w:rPr/>
                </w:rPrChange>
              </w:rPr>
            </w:pPr>
            <w:r w:rsidRPr="00584BB5">
              <w:rPr>
                <w:b/>
                <w:rPrChange w:id="1534"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5" w:author="Miguel Centeno Muñoz" w:date="2014-07-30T21:09:00Z">
                  <w:rPr/>
                </w:rPrChange>
              </w:rPr>
            </w:pPr>
            <w:r w:rsidRPr="00584BB5">
              <w:rPr>
                <w:b/>
                <w:rPrChange w:id="1536"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7" w:author="Miguel Centeno Muñoz" w:date="2014-07-30T21:09:00Z">
                  <w:rPr/>
                </w:rPrChange>
              </w:rPr>
            </w:pPr>
            <w:r w:rsidRPr="00584BB5">
              <w:rPr>
                <w:b/>
                <w:rPrChange w:id="1538" w:author="Miguel Centeno Muñoz" w:date="2014-07-30T21:09:00Z">
                  <w:rPr/>
                </w:rPrChange>
              </w:rPr>
              <w:lastRenderedPageBreak/>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9" w:author="Miguel Centeno Muñoz" w:date="2014-07-30T21:09:00Z">
                  <w:rPr/>
                </w:rPrChange>
              </w:rPr>
            </w:pPr>
            <w:r w:rsidRPr="00584BB5">
              <w:rPr>
                <w:b/>
                <w:rPrChange w:id="1540"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1" w:author="Miguel Centeno Muñoz" w:date="2014-07-30T21:09:00Z">
                  <w:rPr/>
                </w:rPrChange>
              </w:rPr>
            </w:pPr>
            <w:r w:rsidRPr="00584BB5">
              <w:rPr>
                <w:b/>
                <w:rPrChange w:id="1542"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5C7CFD" w:rsidRDefault="005C7CFD" w:rsidP="00533654"/>
    <w:tbl>
      <w:tblPr>
        <w:tblStyle w:val="Listamedia2-nfasis2"/>
        <w:tblW w:w="5000" w:type="pct"/>
        <w:tblLook w:val="04A0" w:firstRow="1" w:lastRow="0" w:firstColumn="1" w:lastColumn="0" w:noHBand="0" w:noVBand="1"/>
        <w:tblPrChange w:id="1543"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544">
          <w:tblGrid>
            <w:gridCol w:w="108"/>
            <w:gridCol w:w="33"/>
            <w:gridCol w:w="1453"/>
            <w:gridCol w:w="30"/>
            <w:gridCol w:w="79"/>
            <w:gridCol w:w="490"/>
            <w:gridCol w:w="96"/>
            <w:gridCol w:w="109"/>
            <w:gridCol w:w="6747"/>
            <w:gridCol w:w="45"/>
            <w:gridCol w:w="6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545"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546"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547" w:name="UC-0003"/>
            <w:r>
              <w:rPr>
                <w:rFonts w:ascii="Arial" w:hAnsi="Arial" w:cs="Arial"/>
                <w:b/>
                <w:bCs/>
                <w:sz w:val="20"/>
                <w:szCs w:val="20"/>
              </w:rPr>
              <w:t>UC-0003</w:t>
            </w:r>
          </w:p>
        </w:tc>
        <w:tc>
          <w:tcPr>
            <w:tcW w:w="4128" w:type="pct"/>
            <w:gridSpan w:val="2"/>
            <w:hideMark/>
            <w:tcPrChange w:id="1548"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547"/>
        <w:tc>
          <w:tcPr>
            <w:tcW w:w="0" w:type="auto"/>
            <w:gridSpan w:val="2"/>
            <w:hideMark/>
          </w:tcPr>
          <w:p w:rsidR="005C7CFD" w:rsidRDefault="005C7CFD" w:rsidP="005956E3">
            <w:pPr>
              <w:numPr>
                <w:ilvl w:val="0"/>
                <w:numId w:val="2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549"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550"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551"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552" w:author="Miguel Centeno Muñoz" w:date="2014-07-27T12:5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53"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553"/>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54"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554"/>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55"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555"/>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556"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556"/>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57"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557"/>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558"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59" w:author="Miguel Centeno Muñoz" w:date="2014-07-27T12:31:00Z"/>
          <w:trPrChange w:id="1560" w:author="Miguel Centeno Muñoz" w:date="2014-07-27T12:34: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561" w:author="Miguel Centeno Muñoz" w:date="2014-07-27T12:34:00Z">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562" w:author="Miguel Centeno Muñoz" w:date="2014-07-27T12:52:00Z"/>
                <w:rFonts w:ascii="Arial" w:eastAsia="Times New Roman" w:hAnsi="Arial" w:cs="Arial"/>
                <w:b/>
                <w:bCs/>
                <w:sz w:val="20"/>
                <w:szCs w:val="20"/>
                <w:lang w:eastAsia="es-ES"/>
              </w:rPr>
            </w:pPr>
            <w:bookmarkStart w:id="1563" w:name="UC-0009"/>
          </w:p>
          <w:p w:rsidR="00E6714C" w:rsidRPr="00E6714C" w:rsidRDefault="00834472" w:rsidP="00E6714C">
            <w:pPr>
              <w:jc w:val="left"/>
              <w:rPr>
                <w:ins w:id="1564" w:author="Miguel Centeno Muñoz" w:date="2014-07-27T12:31:00Z"/>
                <w:rFonts w:ascii="Arial" w:eastAsia="Times New Roman" w:hAnsi="Arial" w:cs="Arial"/>
                <w:b/>
                <w:bCs/>
                <w:sz w:val="20"/>
                <w:szCs w:val="20"/>
                <w:lang w:eastAsia="es-ES"/>
              </w:rPr>
            </w:pPr>
            <w:ins w:id="1565" w:author="Miguel Centeno Muñoz" w:date="2014-07-27T12:31:00Z">
              <w:r>
                <w:rPr>
                  <w:rFonts w:ascii="Arial" w:eastAsia="Times New Roman" w:hAnsi="Arial" w:cs="Arial"/>
                  <w:b/>
                  <w:bCs/>
                  <w:sz w:val="20"/>
                  <w:szCs w:val="20"/>
                  <w:lang w:eastAsia="es-ES"/>
                </w:rPr>
                <w:t>UC-000</w:t>
              </w:r>
            </w:ins>
            <w:ins w:id="1566"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567"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568"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569" w:author="Miguel Centeno Muñoz" w:date="2014-07-27T12:31:00Z"/>
                <w:rFonts w:ascii="Arial" w:eastAsia="Times New Roman" w:hAnsi="Arial" w:cs="Arial"/>
                <w:b/>
                <w:bCs/>
                <w:sz w:val="20"/>
                <w:szCs w:val="20"/>
                <w:lang w:eastAsia="es-ES"/>
              </w:rPr>
            </w:pPr>
            <w:ins w:id="1570"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57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572" w:author="Miguel Centeno Muñoz" w:date="2014-07-27T12:31:00Z"/>
          <w:trPrChange w:id="1573"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74"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575" w:author="Miguel Centeno Muñoz" w:date="2014-07-27T12:31:00Z"/>
                <w:rFonts w:ascii="Arial" w:eastAsia="Times New Roman" w:hAnsi="Arial" w:cs="Arial"/>
                <w:b/>
                <w:bCs/>
                <w:sz w:val="20"/>
                <w:szCs w:val="20"/>
                <w:lang w:eastAsia="es-ES"/>
              </w:rPr>
            </w:pPr>
            <w:ins w:id="1576"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57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578" w:author="Miguel Centeno Muñoz" w:date="2014-07-27T12:31:00Z"/>
                <w:rFonts w:ascii="Arial" w:eastAsia="Times New Roman" w:hAnsi="Arial" w:cs="Arial"/>
                <w:sz w:val="20"/>
                <w:szCs w:val="20"/>
                <w:lang w:eastAsia="es-ES"/>
              </w:rPr>
            </w:pPr>
            <w:ins w:id="1579"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58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81" w:author="Miguel Centeno Muñoz" w:date="2014-07-27T12:31:00Z"/>
          <w:trPrChange w:id="1582"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83"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584" w:author="Miguel Centeno Muñoz" w:date="2014-07-27T12:31:00Z"/>
                <w:rFonts w:ascii="Arial" w:eastAsia="Times New Roman" w:hAnsi="Arial" w:cs="Arial"/>
                <w:b/>
                <w:bCs/>
                <w:sz w:val="20"/>
                <w:szCs w:val="20"/>
                <w:lang w:eastAsia="es-ES"/>
              </w:rPr>
            </w:pPr>
            <w:ins w:id="1585" w:author="Miguel Centeno Muñoz" w:date="2014-07-27T12:31:00Z">
              <w:r w:rsidRPr="00E6714C">
                <w:rPr>
                  <w:rFonts w:ascii="Arial" w:eastAsia="Times New Roman" w:hAnsi="Arial" w:cs="Arial"/>
                  <w:b/>
                  <w:bCs/>
                  <w:sz w:val="20"/>
                  <w:szCs w:val="20"/>
                  <w:lang w:eastAsia="es-ES"/>
                </w:rPr>
                <w:t>Autores</w:t>
              </w:r>
            </w:ins>
          </w:p>
        </w:tc>
        <w:bookmarkEnd w:id="1563"/>
        <w:tc>
          <w:tcPr>
            <w:tcW w:w="0" w:type="auto"/>
            <w:gridSpan w:val="2"/>
            <w:hideMark/>
            <w:tcPrChange w:id="158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numPr>
                <w:ilvl w:val="0"/>
                <w:numId w:val="39"/>
              </w:numPr>
              <w:spacing w:before="100" w:beforeAutospacing="1" w:after="100" w:afterAutospacing="1" w:line="276" w:lineRule="auto"/>
              <w:ind w:left="240"/>
              <w:jc w:val="left"/>
              <w:cnfStyle w:val="000000000000" w:firstRow="0" w:lastRow="0" w:firstColumn="0" w:lastColumn="0" w:oddVBand="0" w:evenVBand="0" w:oddHBand="0" w:evenHBand="0" w:firstRowFirstColumn="0" w:firstRowLastColumn="0" w:lastRowFirstColumn="0" w:lastRowLastColumn="0"/>
              <w:rPr>
                <w:ins w:id="1587" w:author="Miguel Centeno Muñoz" w:date="2014-07-27T12:31:00Z"/>
                <w:rFonts w:ascii="Arial" w:eastAsia="Times New Roman" w:hAnsi="Arial" w:cs="Arial"/>
                <w:sz w:val="20"/>
                <w:szCs w:val="20"/>
                <w:lang w:eastAsia="es-ES"/>
                <w:rPrChange w:id="1588" w:author="Miguel Centeno Muñoz" w:date="2014-07-27T12:33:00Z">
                  <w:rPr>
                    <w:ins w:id="1589" w:author="Miguel Centeno Muñoz" w:date="2014-07-27T12:31:00Z"/>
                    <w:rFonts w:ascii="Arial" w:eastAsia="Times New Roman" w:hAnsi="Arial" w:cs="Arial"/>
                    <w:color w:val="auto"/>
                    <w:sz w:val="20"/>
                    <w:szCs w:val="20"/>
                    <w:lang w:eastAsia="es-ES"/>
                  </w:rPr>
                </w:rPrChange>
              </w:rPr>
            </w:pPr>
            <w:ins w:id="1590" w:author="Miguel Centeno Muñoz" w:date="2014-07-27T12:31:00Z">
              <w:r w:rsidRPr="00D41DBE">
                <w:rPr>
                  <w:rFonts w:ascii="Arial" w:eastAsia="Times New Roman" w:hAnsi="Arial" w:cs="Arial"/>
                  <w:color w:val="auto"/>
                  <w:sz w:val="20"/>
                  <w:szCs w:val="20"/>
                  <w:lang w:eastAsia="es-ES"/>
                  <w:rPrChange w:id="1591" w:author="Miguel Centeno Muñoz" w:date="2014-07-27T12:33: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59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593" w:author="Miguel Centeno Muñoz" w:date="2014-07-27T12:31:00Z"/>
          <w:trPrChange w:id="1594"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95"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596" w:author="Miguel Centeno Muñoz" w:date="2014-07-27T12:31:00Z"/>
                <w:rFonts w:ascii="Arial" w:eastAsia="Times New Roman" w:hAnsi="Arial" w:cs="Arial"/>
                <w:b/>
                <w:bCs/>
                <w:sz w:val="20"/>
                <w:szCs w:val="20"/>
                <w:lang w:eastAsia="es-ES"/>
              </w:rPr>
            </w:pPr>
            <w:ins w:id="1597"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59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numPr>
                <w:ilvl w:val="0"/>
                <w:numId w:val="40"/>
              </w:numPr>
              <w:spacing w:before="100" w:beforeAutospacing="1" w:after="100" w:afterAutospacing="1" w:line="276" w:lineRule="auto"/>
              <w:ind w:left="240"/>
              <w:jc w:val="left"/>
              <w:cnfStyle w:val="000000100000" w:firstRow="0" w:lastRow="0" w:firstColumn="0" w:lastColumn="0" w:oddVBand="0" w:evenVBand="0" w:oddHBand="1" w:evenHBand="0" w:firstRowFirstColumn="0" w:firstRowLastColumn="0" w:lastRowFirstColumn="0" w:lastRowLastColumn="0"/>
              <w:rPr>
                <w:ins w:id="1599" w:author="Miguel Centeno Muñoz" w:date="2014-07-27T12:31:00Z"/>
                <w:rFonts w:ascii="Arial" w:eastAsia="Times New Roman" w:hAnsi="Arial" w:cs="Arial"/>
                <w:color w:val="auto"/>
                <w:sz w:val="20"/>
                <w:szCs w:val="20"/>
                <w:lang w:eastAsia="es-ES"/>
              </w:rPr>
            </w:pPr>
            <w:ins w:id="1600" w:author="Miguel Centeno Muñoz" w:date="2014-07-27T12:33:00Z">
              <w:r w:rsidRPr="00D41DBE">
                <w:rPr>
                  <w:rFonts w:ascii="Arial" w:eastAsia="Times New Roman" w:hAnsi="Arial" w:cs="Arial"/>
                  <w:color w:val="auto"/>
                  <w:sz w:val="20"/>
                  <w:szCs w:val="20"/>
                  <w:lang w:eastAsia="es-ES"/>
                  <w:rPrChange w:id="1601" w:author="Miguel Centeno Muñoz" w:date="2014-07-27T12:33:00Z">
                    <w:rPr>
                      <w:rFonts w:ascii="Arial" w:eastAsia="Times New Roman" w:hAnsi="Arial" w:cs="Arial"/>
                      <w:b/>
                      <w:bCs/>
                      <w:i/>
                      <w:iCs/>
                      <w:color w:val="0000FF"/>
                      <w:sz w:val="20"/>
                      <w:szCs w:val="20"/>
                      <w:u w:val="single"/>
                      <w:lang w:eastAsia="es-ES"/>
                    </w:rPr>
                  </w:rPrChange>
                </w:rPr>
                <w:t>Sergio Segura Rueda</w:t>
              </w:r>
            </w:ins>
            <w:ins w:id="1602" w:author="Miguel Centeno Muñoz" w:date="2014-07-27T12:31:00Z">
              <w:r w:rsidR="00E6714C" w:rsidRPr="00D41DBE">
                <w:rPr>
                  <w:rFonts w:ascii="Arial" w:eastAsia="Times New Roman" w:hAnsi="Arial" w:cs="Arial"/>
                  <w:color w:val="auto"/>
                  <w:sz w:val="20"/>
                  <w:szCs w:val="20"/>
                  <w:lang w:eastAsia="es-ES"/>
                  <w:rPrChange w:id="1603" w:author="Miguel Centeno Muñoz" w:date="2014-07-27T12:33: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60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05" w:author="Miguel Centeno Muñoz" w:date="2014-07-27T12:31:00Z"/>
          <w:trPrChange w:id="1606"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07"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08" w:author="Miguel Centeno Muñoz" w:date="2014-07-27T12:31:00Z"/>
                <w:rFonts w:ascii="Arial" w:eastAsia="Times New Roman" w:hAnsi="Arial" w:cs="Arial"/>
                <w:b/>
                <w:bCs/>
                <w:sz w:val="20"/>
                <w:szCs w:val="20"/>
                <w:lang w:eastAsia="es-ES"/>
              </w:rPr>
            </w:pPr>
            <w:ins w:id="1609"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61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11" w:author="Miguel Centeno Muñoz" w:date="2014-07-27T12:31:00Z"/>
                <w:rFonts w:ascii="Arial" w:eastAsia="Times New Roman" w:hAnsi="Arial" w:cs="Arial"/>
                <w:color w:val="auto"/>
                <w:sz w:val="20"/>
                <w:szCs w:val="20"/>
                <w:lang w:eastAsia="es-ES"/>
              </w:rPr>
            </w:pPr>
            <w:ins w:id="1612" w:author="Miguel Centeno Muñoz" w:date="2014-07-27T12:31:00Z">
              <w:r w:rsidRPr="00D41DBE">
                <w:rPr>
                  <w:rFonts w:ascii="Arial" w:eastAsia="Times New Roman" w:hAnsi="Symbol" w:cs="Arial"/>
                  <w:color w:val="auto"/>
                  <w:sz w:val="20"/>
                  <w:szCs w:val="20"/>
                  <w:lang w:eastAsia="es-ES"/>
                  <w:rPrChange w:id="1613"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14"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15" w:author="Miguel Centeno Muñoz" w:date="2014-07-27T12:33:00Z">
              <w:r w:rsidR="00D41DBE" w:rsidRPr="00D41DBE">
                <w:rPr>
                  <w:rFonts w:ascii="Arial" w:eastAsia="Times New Roman" w:hAnsi="Arial" w:cs="Arial"/>
                  <w:color w:val="auto"/>
                  <w:sz w:val="20"/>
                  <w:szCs w:val="20"/>
                  <w:lang w:eastAsia="es-ES"/>
                  <w:rPrChange w:id="1616" w:author="Miguel Centeno Muñoz" w:date="2014-07-27T12:33:00Z">
                    <w:rPr>
                      <w:rFonts w:ascii="Arial" w:eastAsia="Times New Roman" w:hAnsi="Arial" w:cs="Arial"/>
                      <w:b/>
                      <w:bCs/>
                      <w:i/>
                      <w:iCs/>
                      <w:color w:val="0000FF"/>
                      <w:sz w:val="20"/>
                      <w:szCs w:val="20"/>
                      <w:u w:val="single"/>
                      <w:lang w:eastAsia="es-ES"/>
                    </w:rPr>
                  </w:rPrChange>
                </w:rPr>
                <w:t>[CRQ-0001] Unicidad de los nombres de usuario</w:t>
              </w:r>
            </w:ins>
            <w:ins w:id="1617" w:author="Miguel Centeno Muñoz" w:date="2014-07-27T12:31:00Z">
              <w:r w:rsidRPr="00D41DBE">
                <w:rPr>
                  <w:rFonts w:ascii="Arial" w:eastAsia="Times New Roman" w:hAnsi="Arial" w:cs="Arial"/>
                  <w:color w:val="auto"/>
                  <w:sz w:val="20"/>
                  <w:szCs w:val="20"/>
                  <w:lang w:eastAsia="es-ES"/>
                  <w:rPrChange w:id="1618"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19" w:author="Miguel Centeno Muñoz" w:date="2014-07-27T12:31:00Z"/>
                <w:rFonts w:ascii="Arial" w:eastAsia="Times New Roman" w:hAnsi="Arial" w:cs="Arial"/>
                <w:color w:val="auto"/>
                <w:sz w:val="20"/>
                <w:szCs w:val="20"/>
                <w:lang w:eastAsia="es-ES"/>
              </w:rPr>
            </w:pPr>
            <w:ins w:id="1620" w:author="Miguel Centeno Muñoz" w:date="2014-07-27T12:31:00Z">
              <w:r w:rsidRPr="00D41DBE">
                <w:rPr>
                  <w:rFonts w:ascii="Arial" w:eastAsia="Times New Roman" w:hAnsi="Symbol" w:cs="Arial"/>
                  <w:color w:val="auto"/>
                  <w:sz w:val="20"/>
                  <w:szCs w:val="20"/>
                  <w:lang w:eastAsia="es-ES"/>
                  <w:rPrChange w:id="1621"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22"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23" w:author="Miguel Centeno Muñoz" w:date="2014-07-27T12:33:00Z">
              <w:r w:rsidR="00D41DBE" w:rsidRPr="00D41DBE">
                <w:rPr>
                  <w:rFonts w:ascii="Arial" w:eastAsia="Times New Roman" w:hAnsi="Arial" w:cs="Arial"/>
                  <w:color w:val="auto"/>
                  <w:sz w:val="20"/>
                  <w:szCs w:val="20"/>
                  <w:lang w:eastAsia="es-ES"/>
                  <w:rPrChange w:id="1624" w:author="Miguel Centeno Muñoz" w:date="2014-07-27T12:33:00Z">
                    <w:rPr>
                      <w:rFonts w:ascii="Arial" w:eastAsia="Times New Roman" w:hAnsi="Arial" w:cs="Arial"/>
                      <w:b/>
                      <w:bCs/>
                      <w:i/>
                      <w:iCs/>
                      <w:color w:val="0000FF"/>
                      <w:sz w:val="20"/>
                      <w:szCs w:val="20"/>
                      <w:u w:val="single"/>
                      <w:lang w:eastAsia="es-ES"/>
                    </w:rPr>
                  </w:rPrChange>
                </w:rPr>
                <w:t>[UC-0001] Identificación de usuario</w:t>
              </w:r>
            </w:ins>
            <w:ins w:id="1625" w:author="Miguel Centeno Muñoz" w:date="2014-07-27T12:31:00Z">
              <w:r w:rsidRPr="00D41DBE">
                <w:rPr>
                  <w:rFonts w:ascii="Arial" w:eastAsia="Times New Roman" w:hAnsi="Arial" w:cs="Arial"/>
                  <w:color w:val="auto"/>
                  <w:sz w:val="20"/>
                  <w:szCs w:val="20"/>
                  <w:lang w:eastAsia="es-ES"/>
                  <w:rPrChange w:id="1626"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27" w:author="Miguel Centeno Muñoz" w:date="2014-07-27T12:31:00Z"/>
                <w:rFonts w:ascii="Arial" w:eastAsia="Times New Roman" w:hAnsi="Arial" w:cs="Arial"/>
                <w:color w:val="auto"/>
                <w:sz w:val="20"/>
                <w:szCs w:val="20"/>
                <w:lang w:eastAsia="es-ES"/>
              </w:rPr>
            </w:pPr>
            <w:ins w:id="1628" w:author="Miguel Centeno Muñoz" w:date="2014-07-27T12:31:00Z">
              <w:r w:rsidRPr="00D41DBE">
                <w:rPr>
                  <w:rFonts w:ascii="Arial" w:eastAsia="Times New Roman" w:hAnsi="Symbol" w:cs="Arial"/>
                  <w:color w:val="auto"/>
                  <w:sz w:val="20"/>
                  <w:szCs w:val="20"/>
                  <w:lang w:eastAsia="es-ES"/>
                  <w:rPrChange w:id="1629"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30"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31" w:author="Miguel Centeno Muñoz" w:date="2014-07-27T12:33:00Z">
              <w:r w:rsidR="00D41DBE" w:rsidRPr="00D41DBE">
                <w:rPr>
                  <w:rFonts w:ascii="Arial" w:eastAsia="Times New Roman" w:hAnsi="Arial" w:cs="Arial"/>
                  <w:color w:val="auto"/>
                  <w:sz w:val="20"/>
                  <w:szCs w:val="20"/>
                  <w:lang w:eastAsia="es-ES"/>
                  <w:rPrChange w:id="1632" w:author="Miguel Centeno Muñoz" w:date="2014-07-27T12:33:00Z">
                    <w:rPr>
                      <w:rFonts w:ascii="Arial" w:eastAsia="Times New Roman" w:hAnsi="Arial" w:cs="Arial"/>
                      <w:b/>
                      <w:bCs/>
                      <w:i/>
                      <w:iCs/>
                      <w:color w:val="0000FF"/>
                      <w:sz w:val="20"/>
                      <w:szCs w:val="20"/>
                      <w:u w:val="single"/>
                      <w:lang w:eastAsia="es-ES"/>
                    </w:rPr>
                  </w:rPrChange>
                </w:rPr>
                <w:t>[OBJ-0005] Baja de usuario</w:t>
              </w:r>
            </w:ins>
            <w:ins w:id="1633" w:author="Miguel Centeno Muñoz" w:date="2014-07-27T12:31:00Z">
              <w:r w:rsidRPr="00D41DBE">
                <w:rPr>
                  <w:rFonts w:ascii="Arial" w:eastAsia="Times New Roman" w:hAnsi="Arial" w:cs="Arial"/>
                  <w:color w:val="auto"/>
                  <w:sz w:val="20"/>
                  <w:szCs w:val="20"/>
                  <w:lang w:eastAsia="es-ES"/>
                  <w:rPrChange w:id="1634"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E6714C" w:rsidRDefault="00E6714C" w:rsidP="00D41DBE">
            <w:pPr>
              <w:jc w:val="left"/>
              <w:cnfStyle w:val="000000000000" w:firstRow="0" w:lastRow="0" w:firstColumn="0" w:lastColumn="0" w:oddVBand="0" w:evenVBand="0" w:oddHBand="0" w:evenHBand="0" w:firstRowFirstColumn="0" w:firstRowLastColumn="0" w:lastRowFirstColumn="0" w:lastRowLastColumn="0"/>
              <w:rPr>
                <w:ins w:id="1635" w:author="Miguel Centeno Muñoz" w:date="2014-07-27T12:31:00Z"/>
                <w:rFonts w:ascii="Arial" w:eastAsia="Times New Roman" w:hAnsi="Arial" w:cs="Arial"/>
                <w:sz w:val="20"/>
                <w:szCs w:val="20"/>
                <w:lang w:eastAsia="es-ES"/>
              </w:rPr>
            </w:pPr>
            <w:ins w:id="1636" w:author="Miguel Centeno Muñoz" w:date="2014-07-27T12:31:00Z">
              <w:r w:rsidRPr="00D41DBE">
                <w:rPr>
                  <w:rFonts w:ascii="Arial" w:eastAsia="Times New Roman" w:hAnsi="Symbol" w:cs="Arial"/>
                  <w:color w:val="auto"/>
                  <w:sz w:val="20"/>
                  <w:szCs w:val="20"/>
                  <w:lang w:eastAsia="es-ES"/>
                  <w:rPrChange w:id="1637"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38"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39" w:author="Miguel Centeno Muñoz" w:date="2014-07-27T12:33:00Z">
              <w:r w:rsidR="00D41DBE" w:rsidRPr="00D41DBE">
                <w:rPr>
                  <w:rFonts w:ascii="Arial" w:eastAsia="Times New Roman" w:hAnsi="Arial" w:cs="Arial"/>
                  <w:color w:val="auto"/>
                  <w:sz w:val="20"/>
                  <w:szCs w:val="20"/>
                  <w:lang w:eastAsia="es-ES"/>
                  <w:rPrChange w:id="1640" w:author="Miguel Centeno Muñoz" w:date="2014-07-27T12:33:00Z">
                    <w:rPr>
                      <w:rFonts w:ascii="Arial" w:eastAsia="Times New Roman" w:hAnsi="Arial" w:cs="Arial"/>
                      <w:b/>
                      <w:bCs/>
                      <w:i/>
                      <w:iCs/>
                      <w:color w:val="0000FF"/>
                      <w:sz w:val="20"/>
                      <w:szCs w:val="20"/>
                      <w:u w:val="single"/>
                      <w:lang w:eastAsia="es-ES"/>
                    </w:rPr>
                  </w:rPrChange>
                </w:rPr>
                <w:t>[OBJ-0001] Gestión Usuarios Aplicación</w:t>
              </w:r>
            </w:ins>
            <w:ins w:id="1641" w:author="Miguel Centeno Muñoz" w:date="2014-07-27T12:31:00Z">
              <w:r w:rsidRPr="00E6714C">
                <w:rPr>
                  <w:rFonts w:ascii="Arial" w:eastAsia="Times New Roman" w:hAnsi="Arial" w:cs="Arial"/>
                  <w:sz w:val="20"/>
                  <w:szCs w:val="20"/>
                  <w:lang w:eastAsia="es-ES"/>
                </w:rPr>
                <w:t xml:space="preserve"> </w:t>
              </w:r>
            </w:ins>
          </w:p>
        </w:tc>
      </w:tr>
      <w:tr w:rsidR="00E6714C" w:rsidRPr="00E6714C" w:rsidTr="00E6714C">
        <w:tblPrEx>
          <w:tblPrExChange w:id="164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43" w:author="Miguel Centeno Muñoz" w:date="2014-07-27T12:31:00Z"/>
          <w:trPrChange w:id="1644"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45"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46" w:author="Miguel Centeno Muñoz" w:date="2014-07-27T12:31:00Z"/>
                <w:rFonts w:ascii="Arial" w:eastAsia="Times New Roman" w:hAnsi="Arial" w:cs="Arial"/>
                <w:b/>
                <w:bCs/>
                <w:sz w:val="20"/>
                <w:szCs w:val="20"/>
                <w:lang w:eastAsia="es-ES"/>
              </w:rPr>
            </w:pPr>
            <w:ins w:id="1647"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64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49" w:author="Miguel Centeno Muñoz" w:date="2014-07-27T12:31:00Z"/>
                <w:rFonts w:ascii="Arial" w:eastAsia="Times New Roman" w:hAnsi="Arial" w:cs="Arial"/>
                <w:sz w:val="20"/>
                <w:szCs w:val="20"/>
                <w:lang w:eastAsia="es-ES"/>
              </w:rPr>
            </w:pPr>
            <w:ins w:id="1650"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65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52" w:author="Miguel Centeno Muñoz" w:date="2014-07-27T12:31:00Z"/>
          <w:trPrChange w:id="1653"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54"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55" w:author="Miguel Centeno Muñoz" w:date="2014-07-27T12:31:00Z"/>
                <w:rFonts w:ascii="Arial" w:eastAsia="Times New Roman" w:hAnsi="Arial" w:cs="Arial"/>
                <w:b/>
                <w:bCs/>
                <w:sz w:val="20"/>
                <w:szCs w:val="20"/>
                <w:lang w:eastAsia="es-ES"/>
              </w:rPr>
            </w:pPr>
            <w:ins w:id="1656"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65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658" w:author="Miguel Centeno Muñoz" w:date="2014-07-27T12:31:00Z"/>
                <w:rFonts w:ascii="Arial" w:eastAsia="Times New Roman" w:hAnsi="Arial" w:cs="Arial"/>
                <w:sz w:val="20"/>
                <w:szCs w:val="20"/>
                <w:lang w:eastAsia="es-ES"/>
              </w:rPr>
            </w:pPr>
            <w:ins w:id="1659"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660"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61" w:author="Miguel Centeno Muñoz" w:date="2014-07-27T12:31:00Z"/>
          <w:trPrChange w:id="1662" w:author="Miguel Centeno Muñoz" w:date="2014-07-27T12:34: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663" w:author="Miguel Centeno Muñoz" w:date="2014-07-27T12:34:00Z">
              <w:tcPr>
                <w:tcW w:w="0" w:type="auto"/>
                <w:gridSpan w:val="2"/>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64" w:author="Miguel Centeno Muñoz" w:date="2014-07-27T12:31:00Z"/>
                <w:rFonts w:ascii="Arial" w:eastAsia="Times New Roman" w:hAnsi="Arial" w:cs="Arial"/>
                <w:b/>
                <w:bCs/>
                <w:sz w:val="20"/>
                <w:szCs w:val="20"/>
                <w:lang w:eastAsia="es-ES"/>
              </w:rPr>
            </w:pPr>
            <w:ins w:id="1665"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666" w:author="Miguel Centeno Muñoz" w:date="2014-07-27T12:34: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667" w:author="Miguel Centeno Muñoz" w:date="2014-07-27T12:31:00Z"/>
                <w:rFonts w:ascii="Arial" w:eastAsia="Times New Roman" w:hAnsi="Arial" w:cs="Arial"/>
                <w:b/>
                <w:bCs/>
                <w:sz w:val="20"/>
                <w:szCs w:val="20"/>
                <w:lang w:eastAsia="es-ES"/>
              </w:rPr>
            </w:pPr>
            <w:ins w:id="1668"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669" w:author="Miguel Centeno Muñoz" w:date="2014-07-27T12:34:00Z">
              <w:tcPr>
                <w:tcW w:w="5000" w:type="pct"/>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670" w:author="Miguel Centeno Muñoz" w:date="2014-07-27T12:31:00Z"/>
                <w:rFonts w:ascii="Arial" w:eastAsia="Times New Roman" w:hAnsi="Arial" w:cs="Arial"/>
                <w:b/>
                <w:bCs/>
                <w:sz w:val="20"/>
                <w:szCs w:val="20"/>
                <w:lang w:eastAsia="es-ES"/>
              </w:rPr>
            </w:pPr>
            <w:ins w:id="1671"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67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73" w:author="Miguel Centeno Muñoz" w:date="2014-07-27T12:31:00Z"/>
          <w:trPrChange w:id="1674"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75" w:author="Miguel Centeno Muñoz" w:date="2014-07-27T12:31:00Z">
              <w:tcPr>
                <w:tcW w:w="0" w:type="auto"/>
                <w:gridSpan w:val="2"/>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676" w:author="Miguel Centeno Muñoz" w:date="2014-07-27T12:31:00Z"/>
                <w:rFonts w:ascii="Arial" w:eastAsia="Times New Roman" w:hAnsi="Arial" w:cs="Arial"/>
                <w:b/>
                <w:bCs/>
                <w:sz w:val="20"/>
                <w:szCs w:val="20"/>
                <w:lang w:eastAsia="es-ES"/>
              </w:rPr>
            </w:pPr>
          </w:p>
        </w:tc>
        <w:tc>
          <w:tcPr>
            <w:tcW w:w="0" w:type="auto"/>
            <w:hideMark/>
            <w:tcPrChange w:id="1677"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678" w:author="Miguel Centeno Muñoz" w:date="2014-07-27T12:31:00Z"/>
                <w:rFonts w:ascii="Arial" w:eastAsia="Times New Roman" w:hAnsi="Arial" w:cs="Arial"/>
                <w:sz w:val="20"/>
                <w:szCs w:val="20"/>
                <w:lang w:eastAsia="es-ES"/>
              </w:rPr>
            </w:pPr>
            <w:bookmarkStart w:id="1679" w:name="STP-0070"/>
            <w:ins w:id="1680" w:author="Miguel Centeno Muñoz" w:date="2014-07-27T12:31:00Z">
              <w:r w:rsidRPr="00E6714C">
                <w:rPr>
                  <w:rFonts w:ascii="Arial" w:eastAsia="Times New Roman" w:hAnsi="Arial" w:cs="Arial"/>
                  <w:sz w:val="20"/>
                  <w:szCs w:val="20"/>
                  <w:lang w:eastAsia="es-ES"/>
                </w:rPr>
                <w:t>1</w:t>
              </w:r>
            </w:ins>
          </w:p>
        </w:tc>
        <w:tc>
          <w:tcPr>
            <w:tcW w:w="0" w:type="auto"/>
            <w:hideMark/>
            <w:tcPrChange w:id="1681"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682" w:author="Miguel Centeno Muñoz" w:date="2014-07-27T12:31:00Z"/>
                <w:rFonts w:ascii="Arial" w:eastAsia="Times New Roman" w:hAnsi="Arial" w:cs="Arial"/>
                <w:sz w:val="20"/>
                <w:szCs w:val="20"/>
                <w:lang w:eastAsia="es-ES"/>
              </w:rPr>
            </w:pPr>
            <w:ins w:id="1683" w:author="Miguel Centeno Muñoz" w:date="2014-07-27T12:31:00Z">
              <w:r w:rsidRPr="00E6714C">
                <w:rPr>
                  <w:rFonts w:ascii="Arial" w:eastAsia="Times New Roman" w:hAnsi="Arial" w:cs="Arial"/>
                  <w:sz w:val="20"/>
                  <w:szCs w:val="20"/>
                  <w:lang w:eastAsia="es-ES"/>
                </w:rPr>
                <w:t xml:space="preserve">Se realiza el caso de uso </w:t>
              </w:r>
            </w:ins>
            <w:bookmarkEnd w:id="1679"/>
            <w:ins w:id="1684" w:author="Miguel Centeno Muñoz" w:date="2014-07-27T12:32:00Z">
              <w:r w:rsidR="00D41DBE" w:rsidRPr="00D41DBE">
                <w:rPr>
                  <w:rFonts w:eastAsiaTheme="minorHAnsi" w:cstheme="minorBidi"/>
                  <w:color w:val="auto"/>
                  <w:rPrChange w:id="1685"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68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87" w:author="Miguel Centeno Muñoz" w:date="2014-07-27T12:31:00Z"/>
          <w:trPrChange w:id="1688"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89" w:author="Miguel Centeno Muñoz" w:date="2014-07-27T12:31:00Z">
              <w:tcPr>
                <w:tcW w:w="0" w:type="auto"/>
                <w:gridSpan w:val="2"/>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90" w:author="Miguel Centeno Muñoz" w:date="2014-07-27T12:31:00Z"/>
                <w:rFonts w:ascii="Arial" w:eastAsia="Times New Roman" w:hAnsi="Arial" w:cs="Arial"/>
                <w:b/>
                <w:bCs/>
                <w:sz w:val="20"/>
                <w:szCs w:val="20"/>
                <w:lang w:eastAsia="es-ES"/>
              </w:rPr>
            </w:pPr>
          </w:p>
        </w:tc>
        <w:tc>
          <w:tcPr>
            <w:tcW w:w="0" w:type="auto"/>
            <w:hideMark/>
            <w:tcPrChange w:id="1691"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692" w:author="Miguel Centeno Muñoz" w:date="2014-07-27T12:31:00Z"/>
                <w:rFonts w:ascii="Arial" w:eastAsia="Times New Roman" w:hAnsi="Arial" w:cs="Arial"/>
                <w:sz w:val="20"/>
                <w:szCs w:val="20"/>
                <w:lang w:eastAsia="es-ES"/>
              </w:rPr>
            </w:pPr>
            <w:bookmarkStart w:id="1693" w:name="STP-0071"/>
            <w:ins w:id="1694" w:author="Miguel Centeno Muñoz" w:date="2014-07-27T12:31:00Z">
              <w:r w:rsidRPr="00E6714C">
                <w:rPr>
                  <w:rFonts w:ascii="Arial" w:eastAsia="Times New Roman" w:hAnsi="Arial" w:cs="Arial"/>
                  <w:sz w:val="20"/>
                  <w:szCs w:val="20"/>
                  <w:lang w:eastAsia="es-ES"/>
                </w:rPr>
                <w:t>2</w:t>
              </w:r>
            </w:ins>
          </w:p>
        </w:tc>
        <w:tc>
          <w:tcPr>
            <w:tcW w:w="0" w:type="auto"/>
            <w:hideMark/>
            <w:tcPrChange w:id="169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96" w:author="Miguel Centeno Muñoz" w:date="2014-07-27T12:31:00Z"/>
                <w:rFonts w:ascii="Arial" w:eastAsia="Times New Roman" w:hAnsi="Arial" w:cs="Arial"/>
                <w:sz w:val="20"/>
                <w:szCs w:val="20"/>
                <w:lang w:eastAsia="es-ES"/>
              </w:rPr>
            </w:pPr>
            <w:ins w:id="1697"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698" w:author="Miguel Centeno Muñoz" w:date="2014-07-27T12:33:00Z">
                    <w:rPr>
                      <w:rFonts w:ascii="Arial" w:eastAsia="Times New Roman" w:hAnsi="Arial" w:cs="Arial"/>
                      <w:b/>
                      <w:bCs/>
                      <w:i/>
                      <w:iCs/>
                      <w:color w:val="C0504D" w:themeColor="accent2"/>
                      <w:sz w:val="20"/>
                      <w:szCs w:val="20"/>
                      <w:lang w:eastAsia="es-ES"/>
                    </w:rPr>
                  </w:rPrChange>
                </w:rPr>
                <w:t>actor</w:t>
              </w:r>
            </w:ins>
            <w:bookmarkEnd w:id="1693"/>
            <w:ins w:id="1699" w:author="Miguel Centeno Muñoz" w:date="2014-07-27T12:32:00Z">
              <w:r w:rsidR="00D41DBE" w:rsidRPr="00D41DBE">
                <w:rPr>
                  <w:rFonts w:eastAsiaTheme="minorHAnsi" w:cstheme="minorBidi"/>
                  <w:color w:val="auto"/>
                  <w:rPrChange w:id="1700"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701"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70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03" w:author="Miguel Centeno Muñoz" w:date="2014-07-27T12:31:00Z"/>
          <w:trPrChange w:id="1704"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05" w:author="Miguel Centeno Muñoz" w:date="2014-07-27T12:31:00Z">
              <w:tcPr>
                <w:tcW w:w="0" w:type="auto"/>
                <w:gridSpan w:val="2"/>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06" w:author="Miguel Centeno Muñoz" w:date="2014-07-27T12:31:00Z"/>
                <w:rFonts w:ascii="Arial" w:eastAsia="Times New Roman" w:hAnsi="Arial" w:cs="Arial"/>
                <w:b/>
                <w:bCs/>
                <w:sz w:val="20"/>
                <w:szCs w:val="20"/>
                <w:lang w:eastAsia="es-ES"/>
              </w:rPr>
            </w:pPr>
            <w:bookmarkStart w:id="1707" w:name="STP-0072" w:colFirst="2" w:colLast="2"/>
          </w:p>
        </w:tc>
        <w:tc>
          <w:tcPr>
            <w:tcW w:w="0" w:type="auto"/>
            <w:hideMark/>
            <w:tcPrChange w:id="1708"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09" w:author="Miguel Centeno Muñoz" w:date="2014-07-27T12:31:00Z"/>
                <w:rFonts w:ascii="Arial" w:eastAsia="Times New Roman" w:hAnsi="Arial" w:cs="Arial"/>
                <w:sz w:val="20"/>
                <w:szCs w:val="20"/>
                <w:lang w:eastAsia="es-ES"/>
              </w:rPr>
            </w:pPr>
            <w:ins w:id="1710" w:author="Miguel Centeno Muñoz" w:date="2014-07-27T12:31:00Z">
              <w:r w:rsidRPr="00E6714C">
                <w:rPr>
                  <w:rFonts w:ascii="Arial" w:eastAsia="Times New Roman" w:hAnsi="Arial" w:cs="Arial"/>
                  <w:sz w:val="20"/>
                  <w:szCs w:val="20"/>
                  <w:lang w:eastAsia="es-ES"/>
                </w:rPr>
                <w:t>3</w:t>
              </w:r>
            </w:ins>
          </w:p>
        </w:tc>
        <w:tc>
          <w:tcPr>
            <w:tcW w:w="0" w:type="auto"/>
            <w:hideMark/>
            <w:tcPrChange w:id="1711"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12" w:author="Miguel Centeno Muñoz" w:date="2014-07-27T12:31:00Z"/>
                <w:rFonts w:ascii="Arial" w:eastAsia="Times New Roman" w:hAnsi="Arial" w:cs="Arial"/>
                <w:sz w:val="20"/>
                <w:szCs w:val="20"/>
                <w:lang w:eastAsia="es-ES"/>
              </w:rPr>
            </w:pPr>
            <w:ins w:id="1713"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71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15" w:author="Miguel Centeno Muñoz" w:date="2014-07-27T12:31:00Z"/>
          <w:trPrChange w:id="1716"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17" w:author="Miguel Centeno Muñoz" w:date="2014-07-27T12:31:00Z">
              <w:tcPr>
                <w:tcW w:w="0" w:type="auto"/>
                <w:gridSpan w:val="2"/>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18" w:author="Miguel Centeno Muñoz" w:date="2014-07-27T12:31:00Z"/>
                <w:rFonts w:ascii="Arial" w:eastAsia="Times New Roman" w:hAnsi="Arial" w:cs="Arial"/>
                <w:b/>
                <w:bCs/>
                <w:sz w:val="20"/>
                <w:szCs w:val="20"/>
                <w:lang w:eastAsia="es-ES"/>
              </w:rPr>
            </w:pPr>
            <w:bookmarkStart w:id="1719" w:name="STP-0073" w:colFirst="2" w:colLast="2"/>
            <w:bookmarkEnd w:id="1707"/>
          </w:p>
        </w:tc>
        <w:tc>
          <w:tcPr>
            <w:tcW w:w="0" w:type="auto"/>
            <w:hideMark/>
            <w:tcPrChange w:id="1720"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721" w:author="Miguel Centeno Muñoz" w:date="2014-07-27T12:31:00Z"/>
                <w:rFonts w:ascii="Arial" w:eastAsia="Times New Roman" w:hAnsi="Arial" w:cs="Arial"/>
                <w:sz w:val="20"/>
                <w:szCs w:val="20"/>
                <w:lang w:eastAsia="es-ES"/>
              </w:rPr>
            </w:pPr>
            <w:ins w:id="1722" w:author="Miguel Centeno Muñoz" w:date="2014-07-27T12:31:00Z">
              <w:r w:rsidRPr="00E6714C">
                <w:rPr>
                  <w:rFonts w:ascii="Arial" w:eastAsia="Times New Roman" w:hAnsi="Arial" w:cs="Arial"/>
                  <w:sz w:val="20"/>
                  <w:szCs w:val="20"/>
                  <w:lang w:eastAsia="es-ES"/>
                </w:rPr>
                <w:t>4</w:t>
              </w:r>
            </w:ins>
          </w:p>
        </w:tc>
        <w:tc>
          <w:tcPr>
            <w:tcW w:w="0" w:type="auto"/>
            <w:hideMark/>
            <w:tcPrChange w:id="172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724" w:author="Miguel Centeno Muñoz" w:date="2014-07-27T12:31:00Z"/>
                <w:rFonts w:ascii="Arial" w:eastAsia="Times New Roman" w:hAnsi="Arial" w:cs="Arial"/>
                <w:sz w:val="20"/>
                <w:szCs w:val="20"/>
                <w:lang w:eastAsia="es-ES"/>
              </w:rPr>
            </w:pPr>
            <w:ins w:id="1725"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72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27" w:author="Miguel Centeno Muñoz" w:date="2014-07-27T12:31:00Z"/>
          <w:trPrChange w:id="1728"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29" w:author="Miguel Centeno Muñoz" w:date="2014-07-27T12:31:00Z">
              <w:tcPr>
                <w:tcW w:w="0" w:type="auto"/>
                <w:gridSpan w:val="2"/>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30" w:author="Miguel Centeno Muñoz" w:date="2014-07-27T12:31:00Z"/>
                <w:rFonts w:ascii="Arial" w:eastAsia="Times New Roman" w:hAnsi="Arial" w:cs="Arial"/>
                <w:b/>
                <w:bCs/>
                <w:sz w:val="20"/>
                <w:szCs w:val="20"/>
                <w:lang w:eastAsia="es-ES"/>
              </w:rPr>
            </w:pPr>
            <w:bookmarkStart w:id="1731" w:name="STP-0074" w:colFirst="2" w:colLast="2"/>
            <w:bookmarkEnd w:id="1719"/>
          </w:p>
        </w:tc>
        <w:tc>
          <w:tcPr>
            <w:tcW w:w="0" w:type="auto"/>
            <w:hideMark/>
            <w:tcPrChange w:id="1732"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33" w:author="Miguel Centeno Muñoz" w:date="2014-07-27T12:31:00Z"/>
                <w:rFonts w:ascii="Arial" w:eastAsia="Times New Roman" w:hAnsi="Arial" w:cs="Arial"/>
                <w:sz w:val="20"/>
                <w:szCs w:val="20"/>
                <w:lang w:eastAsia="es-ES"/>
              </w:rPr>
            </w:pPr>
            <w:ins w:id="1734" w:author="Miguel Centeno Muñoz" w:date="2014-07-27T12:31:00Z">
              <w:r w:rsidRPr="00E6714C">
                <w:rPr>
                  <w:rFonts w:ascii="Arial" w:eastAsia="Times New Roman" w:hAnsi="Arial" w:cs="Arial"/>
                  <w:sz w:val="20"/>
                  <w:szCs w:val="20"/>
                  <w:lang w:eastAsia="es-ES"/>
                </w:rPr>
                <w:t>5</w:t>
              </w:r>
            </w:ins>
          </w:p>
        </w:tc>
        <w:tc>
          <w:tcPr>
            <w:tcW w:w="0" w:type="auto"/>
            <w:hideMark/>
            <w:tcPrChange w:id="173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36" w:author="Miguel Centeno Muñoz" w:date="2014-07-27T12:31:00Z"/>
                <w:rFonts w:ascii="Arial" w:eastAsia="Times New Roman" w:hAnsi="Arial" w:cs="Arial"/>
                <w:sz w:val="20"/>
                <w:szCs w:val="20"/>
                <w:lang w:eastAsia="es-ES"/>
              </w:rPr>
            </w:pPr>
            <w:ins w:id="1737"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731"/>
      <w:tr w:rsidR="00E6714C" w:rsidRPr="00E6714C" w:rsidTr="00E6714C">
        <w:tblPrEx>
          <w:tblPrExChange w:id="173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39" w:author="Miguel Centeno Muñoz" w:date="2014-07-27T12:31:00Z"/>
          <w:trPrChange w:id="1740"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41"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42" w:author="Miguel Centeno Muñoz" w:date="2014-07-27T12:31:00Z"/>
                <w:rFonts w:ascii="Arial" w:eastAsia="Times New Roman" w:hAnsi="Arial" w:cs="Arial"/>
                <w:b/>
                <w:bCs/>
                <w:sz w:val="20"/>
                <w:szCs w:val="20"/>
                <w:lang w:eastAsia="es-ES"/>
              </w:rPr>
            </w:pPr>
            <w:ins w:id="1743" w:author="Miguel Centeno Muñoz" w:date="2014-07-27T12:31:00Z">
              <w:r w:rsidRPr="00E6714C">
                <w:rPr>
                  <w:rFonts w:ascii="Arial" w:eastAsia="Times New Roman" w:hAnsi="Arial" w:cs="Arial"/>
                  <w:b/>
                  <w:bCs/>
                  <w:sz w:val="20"/>
                  <w:szCs w:val="20"/>
                  <w:lang w:eastAsia="es-ES"/>
                </w:rPr>
                <w:lastRenderedPageBreak/>
                <w:t>Postcondición</w:t>
              </w:r>
            </w:ins>
          </w:p>
        </w:tc>
        <w:tc>
          <w:tcPr>
            <w:tcW w:w="0" w:type="auto"/>
            <w:gridSpan w:val="2"/>
            <w:hideMark/>
            <w:tcPrChange w:id="174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745" w:author="Miguel Centeno Muñoz" w:date="2014-07-27T12:31:00Z"/>
                <w:rFonts w:ascii="Arial" w:eastAsia="Times New Roman" w:hAnsi="Arial" w:cs="Arial"/>
                <w:sz w:val="20"/>
                <w:szCs w:val="20"/>
                <w:lang w:eastAsia="es-ES"/>
                <w:rPrChange w:id="1746" w:author="Miguel Centeno Muñoz" w:date="2014-07-27T12:34:00Z">
                  <w:rPr>
                    <w:ins w:id="1747" w:author="Miguel Centeno Muñoz" w:date="2014-07-27T12:31:00Z"/>
                    <w:rFonts w:ascii="Arial" w:eastAsia="Times New Roman" w:hAnsi="Arial" w:cs="Arial"/>
                    <w:color w:val="auto"/>
                    <w:sz w:val="20"/>
                    <w:szCs w:val="20"/>
                    <w:lang w:eastAsia="es-ES"/>
                  </w:rPr>
                </w:rPrChange>
              </w:rPr>
            </w:pPr>
            <w:ins w:id="1748"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74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50" w:author="Miguel Centeno Muñoz" w:date="2014-07-27T12:31:00Z"/>
          <w:trPrChange w:id="1751"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752"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53" w:author="Miguel Centeno Muñoz" w:date="2014-07-27T12:31:00Z"/>
                <w:rFonts w:ascii="Arial" w:eastAsia="Times New Roman" w:hAnsi="Arial" w:cs="Arial"/>
                <w:b/>
                <w:bCs/>
                <w:sz w:val="20"/>
                <w:szCs w:val="20"/>
                <w:lang w:eastAsia="es-ES"/>
              </w:rPr>
            </w:pPr>
            <w:ins w:id="1754"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75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56" w:author="Miguel Centeno Muñoz" w:date="2014-07-27T12:31:00Z"/>
                <w:rFonts w:ascii="Arial" w:eastAsia="Times New Roman" w:hAnsi="Arial" w:cs="Arial"/>
                <w:sz w:val="20"/>
                <w:szCs w:val="20"/>
                <w:lang w:eastAsia="es-ES"/>
              </w:rPr>
            </w:pPr>
            <w:ins w:id="1757"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758"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759"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760" w:author="Miguel Centeno Muñoz" w:date="2014-07-27T12:35:00Z"/>
                <w:rFonts w:ascii="Arial" w:eastAsia="Times New Roman" w:hAnsi="Arial" w:cs="Arial"/>
                <w:sz w:val="20"/>
                <w:szCs w:val="20"/>
                <w:lang w:eastAsia="es-ES"/>
              </w:rPr>
            </w:pPr>
          </w:p>
        </w:tc>
      </w:tr>
      <w:tr w:rsidR="00E6714C" w:rsidRPr="00E6714C" w:rsidTr="00E6714C">
        <w:tblPrEx>
          <w:tblPrExChange w:id="176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62" w:author="Miguel Centeno Muñoz" w:date="2014-07-27T12:31:00Z"/>
          <w:trPrChange w:id="1763"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64"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65" w:author="Miguel Centeno Muñoz" w:date="2014-07-27T12:31:00Z"/>
                <w:rFonts w:ascii="Arial" w:eastAsia="Times New Roman" w:hAnsi="Arial" w:cs="Arial"/>
                <w:b/>
                <w:bCs/>
                <w:sz w:val="20"/>
                <w:szCs w:val="20"/>
                <w:lang w:eastAsia="es-ES"/>
              </w:rPr>
            </w:pPr>
            <w:ins w:id="1766"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76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68" w:author="Miguel Centeno Muñoz" w:date="2014-07-27T12:31:00Z"/>
                <w:rFonts w:ascii="Arial" w:eastAsia="Times New Roman" w:hAnsi="Arial" w:cs="Arial"/>
                <w:sz w:val="20"/>
                <w:szCs w:val="20"/>
                <w:lang w:eastAsia="es-ES"/>
              </w:rPr>
            </w:pPr>
            <w:ins w:id="1769"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7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71" w:author="Miguel Centeno Muñoz" w:date="2014-07-27T12:31:00Z"/>
          <w:trPrChange w:id="1772"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73"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74" w:author="Miguel Centeno Muñoz" w:date="2014-07-27T12:31:00Z"/>
                <w:rFonts w:ascii="Arial" w:eastAsia="Times New Roman" w:hAnsi="Arial" w:cs="Arial"/>
                <w:b/>
                <w:bCs/>
                <w:sz w:val="20"/>
                <w:szCs w:val="20"/>
                <w:lang w:eastAsia="es-ES"/>
              </w:rPr>
            </w:pPr>
            <w:ins w:id="1775"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77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77" w:author="Miguel Centeno Muñoz" w:date="2014-07-27T12:31:00Z"/>
                <w:rFonts w:ascii="Arial" w:eastAsia="Times New Roman" w:hAnsi="Arial" w:cs="Arial"/>
                <w:sz w:val="20"/>
                <w:szCs w:val="20"/>
                <w:lang w:eastAsia="es-ES"/>
              </w:rPr>
            </w:pPr>
            <w:ins w:id="1778"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77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80" w:author="Miguel Centeno Muñoz" w:date="2014-07-27T12:31:00Z"/>
          <w:trPrChange w:id="1781"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82"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83" w:author="Miguel Centeno Muñoz" w:date="2014-07-27T12:31:00Z"/>
                <w:rFonts w:ascii="Arial" w:eastAsia="Times New Roman" w:hAnsi="Arial" w:cs="Arial"/>
                <w:b/>
                <w:bCs/>
                <w:sz w:val="20"/>
                <w:szCs w:val="20"/>
                <w:lang w:eastAsia="es-ES"/>
              </w:rPr>
            </w:pPr>
            <w:ins w:id="1784"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78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86" w:author="Miguel Centeno Muñoz" w:date="2014-07-27T12:31:00Z"/>
                <w:rFonts w:ascii="Arial" w:eastAsia="Times New Roman" w:hAnsi="Arial" w:cs="Arial"/>
                <w:sz w:val="20"/>
                <w:szCs w:val="20"/>
                <w:lang w:eastAsia="es-ES"/>
              </w:rPr>
            </w:pPr>
            <w:ins w:id="1787"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78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89" w:author="Miguel Centeno Muñoz" w:date="2014-07-27T12:31:00Z"/>
          <w:trPrChange w:id="1790" w:author="Miguel Centeno Muñoz" w:date="2014-07-27T12:31:00Z">
            <w:trPr>
              <w:gridBefore w:val="2"/>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1"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92" w:author="Miguel Centeno Muñoz" w:date="2014-07-27T12:31:00Z"/>
                <w:rFonts w:ascii="Arial" w:eastAsia="Times New Roman" w:hAnsi="Arial" w:cs="Arial"/>
                <w:b/>
                <w:bCs/>
                <w:sz w:val="20"/>
                <w:szCs w:val="20"/>
                <w:lang w:eastAsia="es-ES"/>
              </w:rPr>
            </w:pPr>
            <w:ins w:id="1793"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79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95" w:author="Miguel Centeno Muñoz" w:date="2014-07-27T12:31:00Z"/>
                <w:rFonts w:ascii="Arial" w:eastAsia="Times New Roman" w:hAnsi="Arial" w:cs="Arial"/>
                <w:sz w:val="20"/>
                <w:szCs w:val="20"/>
                <w:lang w:eastAsia="es-ES"/>
              </w:rPr>
            </w:pPr>
            <w:ins w:id="1796" w:author="Miguel Centeno Muñoz" w:date="2014-07-27T12:31:00Z">
              <w:r w:rsidRPr="00E6714C">
                <w:rPr>
                  <w:rFonts w:ascii="Arial" w:eastAsia="Times New Roman" w:hAnsi="Arial" w:cs="Arial"/>
                  <w:sz w:val="20"/>
                  <w:szCs w:val="20"/>
                  <w:lang w:eastAsia="es-ES"/>
                </w:rPr>
                <w:t>Ninguno</w:t>
              </w:r>
            </w:ins>
          </w:p>
        </w:tc>
      </w:tr>
    </w:tbl>
    <w:p w:rsidR="00E6714C" w:rsidDel="00D40919" w:rsidRDefault="00E6714C">
      <w:pPr>
        <w:rPr>
          <w:del w:id="1797" w:author="Miguel Centeno Muñoz" w:date="2014-07-27T12:52:00Z"/>
        </w:rPr>
        <w:pPrChange w:id="1798" w:author="Miguel Centeno Muñoz" w:date="2014-07-27T13:21:00Z">
          <w:pPr>
            <w:pStyle w:val="Ttulo5"/>
            <w:ind w:left="708" w:firstLine="708"/>
          </w:pPr>
        </w:pPrChange>
      </w:pPr>
    </w:p>
    <w:p w:rsidR="005E20C8" w:rsidRDefault="005E20C8">
      <w:pPr>
        <w:pStyle w:val="Ttulo5"/>
        <w:ind w:left="708" w:firstLine="708"/>
        <w:rPr>
          <w:ins w:id="1799" w:author="Miguel Centeno Muñoz" w:date="2014-07-27T22:19:00Z"/>
        </w:rPr>
      </w:pPr>
    </w:p>
    <w:tbl>
      <w:tblPr>
        <w:tblStyle w:val="Listamedia2-nfasis2"/>
        <w:tblW w:w="9068" w:type="dxa"/>
        <w:tblLook w:val="04A0" w:firstRow="1" w:lastRow="0" w:firstColumn="1" w:lastColumn="0" w:noHBand="0" w:noVBand="1"/>
        <w:tblPrChange w:id="1800" w:author="Miguel Centeno Muñoz" w:date="2014-07-30T23:35:00Z">
          <w:tblPr>
            <w:tblStyle w:val="Tablaconcuadrcula"/>
            <w:tblW w:w="13603" w:type="dxa"/>
            <w:tblLook w:val="04A0" w:firstRow="1" w:lastRow="0" w:firstColumn="1" w:lastColumn="0" w:noHBand="0" w:noVBand="1"/>
          </w:tblPr>
        </w:tblPrChange>
      </w:tblPr>
      <w:tblGrid>
        <w:gridCol w:w="1668"/>
        <w:gridCol w:w="7400"/>
        <w:tblGridChange w:id="1801">
          <w:tblGrid>
            <w:gridCol w:w="4534"/>
            <w:gridCol w:w="4534"/>
          </w:tblGrid>
        </w:tblGridChange>
      </w:tblGrid>
      <w:tr w:rsidR="00834472" w:rsidTr="00834472">
        <w:trPr>
          <w:cnfStyle w:val="100000000000" w:firstRow="1" w:lastRow="0" w:firstColumn="0" w:lastColumn="0" w:oddVBand="0" w:evenVBand="0" w:oddHBand="0" w:evenHBand="0" w:firstRowFirstColumn="0" w:firstRowLastColumn="0" w:lastRowFirstColumn="0" w:lastRowLastColumn="0"/>
          <w:ins w:id="1802"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803" w:author="Miguel Centeno Muñoz" w:date="2014-07-30T23:35:00Z">
              <w:tcPr>
                <w:tcW w:w="4534" w:type="dxa"/>
              </w:tcPr>
            </w:tcPrChange>
          </w:tcPr>
          <w:p w:rsidR="00834472" w:rsidRPr="00834472" w:rsidRDefault="00834472" w:rsidP="00834472">
            <w:pPr>
              <w:cnfStyle w:val="101000000100" w:firstRow="1" w:lastRow="0" w:firstColumn="1" w:lastColumn="0" w:oddVBand="0" w:evenVBand="0" w:oddHBand="0" w:evenHBand="0" w:firstRowFirstColumn="1" w:firstRowLastColumn="0" w:lastRowFirstColumn="0" w:lastRowLastColumn="0"/>
              <w:rPr>
                <w:ins w:id="1804" w:author="Miguel Centeno Muñoz" w:date="2014-07-30T23:34:00Z"/>
                <w:b/>
                <w:rPrChange w:id="1805" w:author="Miguel Centeno Muñoz" w:date="2014-07-30T23:35:00Z">
                  <w:rPr>
                    <w:ins w:id="1806" w:author="Miguel Centeno Muñoz" w:date="2014-07-30T23:34:00Z"/>
                  </w:rPr>
                </w:rPrChange>
              </w:rPr>
              <w:pPrChange w:id="1807" w:author="Miguel Centeno Muñoz" w:date="2014-07-30T23:35:00Z">
                <w:pPr>
                  <w:pStyle w:val="Ttulo5"/>
                  <w:outlineLvl w:val="4"/>
                  <w:cnfStyle w:val="101000000100" w:firstRow="1" w:lastRow="0" w:firstColumn="1" w:lastColumn="0" w:oddVBand="0" w:evenVBand="0" w:oddHBand="0" w:evenHBand="0" w:firstRowFirstColumn="1" w:firstRowLastColumn="0" w:lastRowFirstColumn="0" w:lastRowLastColumn="0"/>
                </w:pPr>
              </w:pPrChange>
            </w:pPr>
            <w:ins w:id="1808" w:author="Miguel Centeno Muñoz" w:date="2014-07-30T23:34:00Z">
              <w:r>
                <w:rPr>
                  <w:b/>
                  <w:rPrChange w:id="1809" w:author="Miguel Centeno Muñoz" w:date="2014-07-30T23:35:00Z">
                    <w:rPr>
                      <w:b/>
                    </w:rPr>
                  </w:rPrChange>
                </w:rPr>
                <w:t>UC-00</w:t>
              </w:r>
            </w:ins>
            <w:ins w:id="1810" w:author="Miguel Centeno Muñoz" w:date="2014-07-30T23:35:00Z">
              <w:r>
                <w:rPr>
                  <w:b/>
                </w:rPr>
                <w:t>05</w:t>
              </w:r>
            </w:ins>
          </w:p>
        </w:tc>
        <w:tc>
          <w:tcPr>
            <w:tcW w:w="7400" w:type="dxa"/>
            <w:tcPrChange w:id="1811" w:author="Miguel Centeno Muñoz" w:date="2014-07-30T23:35:00Z">
              <w:tcPr>
                <w:tcW w:w="4534" w:type="dxa"/>
              </w:tcPr>
            </w:tcPrChange>
          </w:tcPr>
          <w:p w:rsidR="00834472" w:rsidRPr="00834472" w:rsidRDefault="00834472" w:rsidP="00834472">
            <w:pPr>
              <w:cnfStyle w:val="100000000000" w:firstRow="1" w:lastRow="0" w:firstColumn="0" w:lastColumn="0" w:oddVBand="0" w:evenVBand="0" w:oddHBand="0" w:evenHBand="0" w:firstRowFirstColumn="0" w:firstRowLastColumn="0" w:lastRowFirstColumn="0" w:lastRowLastColumn="0"/>
              <w:rPr>
                <w:ins w:id="1812" w:author="Miguel Centeno Muñoz" w:date="2014-07-30T23:34:00Z"/>
                <w:b/>
                <w:rPrChange w:id="1813" w:author="Miguel Centeno Muñoz" w:date="2014-07-30T23:35:00Z">
                  <w:rPr>
                    <w:ins w:id="1814" w:author="Miguel Centeno Muñoz" w:date="2014-07-30T23:34:00Z"/>
                  </w:rPr>
                </w:rPrChange>
              </w:rPr>
              <w:pPrChange w:id="1815" w:author="Miguel Centeno Muñoz" w:date="2014-07-30T23:35:00Z">
                <w:pPr>
                  <w:pStyle w:val="Ttulo5"/>
                  <w:outlineLvl w:val="4"/>
                  <w:cnfStyle w:val="100000000000" w:firstRow="1" w:lastRow="0" w:firstColumn="0" w:lastColumn="0" w:oddVBand="0" w:evenVBand="0" w:oddHBand="0" w:evenHBand="0" w:firstRowFirstColumn="0" w:firstRowLastColumn="0" w:lastRowFirstColumn="0" w:lastRowLastColumn="0"/>
                </w:pPr>
              </w:pPrChange>
            </w:pPr>
            <w:ins w:id="1816" w:author="Miguel Centeno Muñoz" w:date="2014-07-30T23:34:00Z">
              <w:r w:rsidRPr="00834472">
                <w:rPr>
                  <w:b/>
                  <w:rPrChange w:id="1817" w:author="Miguel Centeno Muñoz" w:date="2014-07-30T23:35:00Z">
                    <w:rPr/>
                  </w:rPrChange>
                </w:rPr>
                <w:t>Alta de nuevo usuario</w:t>
              </w:r>
            </w:ins>
          </w:p>
        </w:tc>
      </w:tr>
      <w:tr w:rsidR="00834472" w:rsidTr="00834472">
        <w:trPr>
          <w:cnfStyle w:val="000000100000" w:firstRow="0" w:lastRow="0" w:firstColumn="0" w:lastColumn="0" w:oddVBand="0" w:evenVBand="0" w:oddHBand="1" w:evenHBand="0" w:firstRowFirstColumn="0" w:firstRowLastColumn="0" w:lastRowFirstColumn="0" w:lastRowLastColumn="0"/>
          <w:ins w:id="181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19"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820" w:author="Miguel Centeno Muñoz" w:date="2014-07-30T23:34:00Z"/>
                <w:b/>
                <w:rPrChange w:id="1821" w:author="Miguel Centeno Muñoz" w:date="2014-07-30T23:35:00Z">
                  <w:rPr>
                    <w:ins w:id="1822" w:author="Miguel Centeno Muñoz" w:date="2014-07-30T23:34:00Z"/>
                  </w:rPr>
                </w:rPrChange>
              </w:rPr>
              <w:pPrChange w:id="1823"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24" w:author="Miguel Centeno Muñoz" w:date="2014-07-30T23:34:00Z">
              <w:r w:rsidRPr="00834472">
                <w:rPr>
                  <w:b/>
                  <w:rPrChange w:id="1825" w:author="Miguel Centeno Muñoz" w:date="2014-07-30T23:35:00Z">
                    <w:rPr/>
                  </w:rPrChange>
                </w:rPr>
                <w:t>Versión</w:t>
              </w:r>
            </w:ins>
          </w:p>
        </w:tc>
        <w:tc>
          <w:tcPr>
            <w:tcW w:w="7400" w:type="dxa"/>
            <w:tcPrChange w:id="1826"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827" w:author="Miguel Centeno Muñoz" w:date="2014-07-30T23:34:00Z"/>
              </w:rPr>
              <w:pPrChange w:id="1828"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829" w:author="Miguel Centeno Muñoz" w:date="2014-07-30T23:34:00Z">
              <w:r>
                <w:t xml:space="preserve">1.0 ( 27/07/2014 ) </w:t>
              </w:r>
            </w:ins>
          </w:p>
        </w:tc>
      </w:tr>
      <w:tr w:rsidR="00834472" w:rsidTr="00834472">
        <w:trPr>
          <w:ins w:id="183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31" w:author="Miguel Centeno Muñoz" w:date="2014-07-30T23:35:00Z">
              <w:tcPr>
                <w:tcW w:w="4534" w:type="dxa"/>
              </w:tcPr>
            </w:tcPrChange>
          </w:tcPr>
          <w:p w:rsidR="00834472" w:rsidRPr="00834472" w:rsidRDefault="00834472" w:rsidP="00834472">
            <w:pPr>
              <w:rPr>
                <w:ins w:id="1832" w:author="Miguel Centeno Muñoz" w:date="2014-07-30T23:34:00Z"/>
                <w:b/>
                <w:rPrChange w:id="1833" w:author="Miguel Centeno Muñoz" w:date="2014-07-30T23:35:00Z">
                  <w:rPr>
                    <w:ins w:id="1834" w:author="Miguel Centeno Muñoz" w:date="2014-07-30T23:34:00Z"/>
                  </w:rPr>
                </w:rPrChange>
              </w:rPr>
              <w:pPrChange w:id="1835" w:author="Miguel Centeno Muñoz" w:date="2014-07-30T23:35:00Z">
                <w:pPr>
                  <w:pStyle w:val="Ttulo5"/>
                  <w:outlineLvl w:val="4"/>
                </w:pPr>
              </w:pPrChange>
            </w:pPr>
            <w:ins w:id="1836" w:author="Miguel Centeno Muñoz" w:date="2014-07-30T23:34:00Z">
              <w:r w:rsidRPr="00834472">
                <w:rPr>
                  <w:b/>
                  <w:rPrChange w:id="1837" w:author="Miguel Centeno Muñoz" w:date="2014-07-30T23:35:00Z">
                    <w:rPr/>
                  </w:rPrChange>
                </w:rPr>
                <w:t>Autores</w:t>
              </w:r>
            </w:ins>
          </w:p>
        </w:tc>
        <w:tc>
          <w:tcPr>
            <w:tcW w:w="7400" w:type="dxa"/>
            <w:tcPrChange w:id="1838"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839" w:author="Miguel Centeno Muñoz" w:date="2014-07-30T23:34:00Z"/>
              </w:rPr>
              <w:pPrChange w:id="1840"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841" w:author="Miguel Centeno Muñoz" w:date="2014-07-30T23:34:00Z">
              <w:r w:rsidRPr="00B07F10">
                <w:rPr>
                  <w:rFonts w:cstheme="minorBidi"/>
                  <w:color w:val="auto"/>
                </w:rPr>
                <w:t>Miguel Centeno Muñoz</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84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43"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844" w:author="Miguel Centeno Muñoz" w:date="2014-07-30T23:34:00Z"/>
                <w:b/>
                <w:rPrChange w:id="1845" w:author="Miguel Centeno Muñoz" w:date="2014-07-30T23:35:00Z">
                  <w:rPr>
                    <w:ins w:id="1846" w:author="Miguel Centeno Muñoz" w:date="2014-07-30T23:34:00Z"/>
                  </w:rPr>
                </w:rPrChange>
              </w:rPr>
              <w:pPrChange w:id="1847"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48" w:author="Miguel Centeno Muñoz" w:date="2014-07-30T23:34:00Z">
              <w:r w:rsidRPr="00834472">
                <w:rPr>
                  <w:b/>
                  <w:rPrChange w:id="1849" w:author="Miguel Centeno Muñoz" w:date="2014-07-30T23:35:00Z">
                    <w:rPr/>
                  </w:rPrChange>
                </w:rPr>
                <w:t>Fuentes</w:t>
              </w:r>
            </w:ins>
          </w:p>
        </w:tc>
        <w:tc>
          <w:tcPr>
            <w:tcW w:w="7400" w:type="dxa"/>
            <w:tcPrChange w:id="1850" w:author="Miguel Centeno Muñoz" w:date="2014-07-30T23:35:00Z">
              <w:tcPr>
                <w:tcW w:w="4534" w:type="dxa"/>
              </w:tcPr>
            </w:tcPrChange>
          </w:tcPr>
          <w:p w:rsidR="00834472" w:rsidRPr="00B07F10" w:rsidRDefault="00834472" w:rsidP="00834472">
            <w:pPr>
              <w:cnfStyle w:val="000000100000" w:firstRow="0" w:lastRow="0" w:firstColumn="0" w:lastColumn="0" w:oddVBand="0" w:evenVBand="0" w:oddHBand="1" w:evenHBand="0" w:firstRowFirstColumn="0" w:firstRowLastColumn="0" w:lastRowFirstColumn="0" w:lastRowLastColumn="0"/>
              <w:rPr>
                <w:ins w:id="1851" w:author="Miguel Centeno Muñoz" w:date="2014-07-30T23:34:00Z"/>
                <w:rFonts w:cstheme="minorBidi"/>
                <w:i/>
                <w:color w:val="auto"/>
              </w:rPr>
              <w:pPrChange w:id="1852"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853" w:author="Miguel Centeno Muñoz" w:date="2014-07-30T23:34:00Z">
              <w:r w:rsidRPr="00B07F10">
                <w:rPr>
                  <w:rFonts w:cstheme="minorBidi"/>
                  <w:color w:val="auto"/>
                </w:rPr>
                <w:t>Sergio Segura Rueda</w:t>
              </w:r>
              <w:r>
                <w:t xml:space="preserve"> </w:t>
              </w:r>
            </w:ins>
          </w:p>
        </w:tc>
      </w:tr>
      <w:tr w:rsidR="00834472" w:rsidTr="00834472">
        <w:trPr>
          <w:ins w:id="1854"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55" w:author="Miguel Centeno Muñoz" w:date="2014-07-30T23:35:00Z">
              <w:tcPr>
                <w:tcW w:w="4534" w:type="dxa"/>
              </w:tcPr>
            </w:tcPrChange>
          </w:tcPr>
          <w:p w:rsidR="00834472" w:rsidRPr="00834472" w:rsidRDefault="00834472" w:rsidP="00834472">
            <w:pPr>
              <w:rPr>
                <w:ins w:id="1856" w:author="Miguel Centeno Muñoz" w:date="2014-07-30T23:34:00Z"/>
                <w:b/>
                <w:rPrChange w:id="1857" w:author="Miguel Centeno Muñoz" w:date="2014-07-30T23:35:00Z">
                  <w:rPr>
                    <w:ins w:id="1858" w:author="Miguel Centeno Muñoz" w:date="2014-07-30T23:34:00Z"/>
                  </w:rPr>
                </w:rPrChange>
              </w:rPr>
              <w:pPrChange w:id="1859" w:author="Miguel Centeno Muñoz" w:date="2014-07-30T23:35:00Z">
                <w:pPr>
                  <w:pStyle w:val="Ttulo5"/>
                  <w:outlineLvl w:val="4"/>
                </w:pPr>
              </w:pPrChange>
            </w:pPr>
            <w:ins w:id="1860" w:author="Miguel Centeno Muñoz" w:date="2014-07-30T23:34:00Z">
              <w:r w:rsidRPr="00834472">
                <w:rPr>
                  <w:b/>
                  <w:rPrChange w:id="1861" w:author="Miguel Centeno Muñoz" w:date="2014-07-30T23:35:00Z">
                    <w:rPr/>
                  </w:rPrChange>
                </w:rPr>
                <w:t>Dependencias</w:t>
              </w:r>
            </w:ins>
          </w:p>
        </w:tc>
        <w:tc>
          <w:tcPr>
            <w:tcW w:w="7400" w:type="dxa"/>
            <w:tcPrChange w:id="1862"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863" w:author="Miguel Centeno Muñoz" w:date="2014-07-30T23:34:00Z"/>
              </w:rPr>
              <w:pPrChange w:id="1864"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865" w:author="Miguel Centeno Muñoz" w:date="2014-07-30T23:34:00Z">
              <w:r>
                <w:rPr>
                  <w:rFonts w:hAnsi="Symbol"/>
                </w:rPr>
                <w:t></w:t>
              </w:r>
              <w:r>
                <w:t xml:space="preserve">  </w:t>
              </w:r>
              <w:r w:rsidRPr="00B07F10">
                <w:rPr>
                  <w:color w:val="auto"/>
                </w:rPr>
                <w:t>[OBJ-00</w:t>
              </w:r>
              <w:r>
                <w:t>03</w:t>
              </w:r>
              <w:r w:rsidRPr="00B07F10">
                <w:rPr>
                  <w:rFonts w:cstheme="minorBidi"/>
                  <w:color w:val="auto"/>
                </w:rPr>
                <w:t>] Copia de Copia de Alta de usuario</w:t>
              </w:r>
              <w:r>
                <w:t xml:space="preserve"> </w:t>
              </w:r>
            </w:ins>
          </w:p>
          <w:p w:rsidR="00834472" w:rsidRPr="00B07F10" w:rsidRDefault="00834472" w:rsidP="00834472">
            <w:pPr>
              <w:cnfStyle w:val="000000000000" w:firstRow="0" w:lastRow="0" w:firstColumn="0" w:lastColumn="0" w:oddVBand="0" w:evenVBand="0" w:oddHBand="0" w:evenHBand="0" w:firstRowFirstColumn="0" w:firstRowLastColumn="0" w:lastRowFirstColumn="0" w:lastRowLastColumn="0"/>
              <w:rPr>
                <w:ins w:id="1866" w:author="Miguel Centeno Muñoz" w:date="2014-07-30T23:34:00Z"/>
                <w:rFonts w:cstheme="minorBidi"/>
                <w:i/>
                <w:color w:val="auto"/>
              </w:rPr>
              <w:pPrChange w:id="1867"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868" w:author="Miguel Centeno Muñoz" w:date="2014-07-30T23:34:00Z">
              <w:r>
                <w:rPr>
                  <w:rFonts w:hAnsi="Symbol"/>
                </w:rPr>
                <w:t></w:t>
              </w:r>
              <w:r>
                <w:t xml:space="preserve">  </w:t>
              </w:r>
              <w:r w:rsidRPr="00B07F10">
                <w:rPr>
                  <w:color w:val="auto"/>
                </w:rPr>
                <w:t>[OBJ-00</w:t>
              </w:r>
              <w:r>
                <w:t>01</w:t>
              </w:r>
              <w:r w:rsidRPr="00B07F10">
                <w:rPr>
                  <w:rFonts w:cstheme="minorBidi"/>
                  <w:color w:val="auto"/>
                </w:rPr>
                <w:t>] Copia de Gestión Usuarios Aplicación</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86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70"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871" w:author="Miguel Centeno Muñoz" w:date="2014-07-30T23:34:00Z"/>
                <w:b/>
                <w:rPrChange w:id="1872" w:author="Miguel Centeno Muñoz" w:date="2014-07-30T23:35:00Z">
                  <w:rPr>
                    <w:ins w:id="1873" w:author="Miguel Centeno Muñoz" w:date="2014-07-30T23:34:00Z"/>
                  </w:rPr>
                </w:rPrChange>
              </w:rPr>
              <w:pPrChange w:id="1874"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75" w:author="Miguel Centeno Muñoz" w:date="2014-07-30T23:34:00Z">
              <w:r w:rsidRPr="00834472">
                <w:rPr>
                  <w:b/>
                  <w:rPrChange w:id="1876" w:author="Miguel Centeno Muñoz" w:date="2014-07-30T23:35:00Z">
                    <w:rPr/>
                  </w:rPrChange>
                </w:rPr>
                <w:t>Descripción</w:t>
              </w:r>
            </w:ins>
          </w:p>
        </w:tc>
        <w:tc>
          <w:tcPr>
            <w:tcW w:w="7400" w:type="dxa"/>
            <w:tcPrChange w:id="1877"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878" w:author="Miguel Centeno Muñoz" w:date="2014-07-30T23:34:00Z"/>
                <w:rFonts w:hAnsi="Symbol"/>
              </w:rPr>
              <w:pPrChange w:id="1879"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880" w:author="Miguel Centeno Muñoz" w:date="2014-07-30T23:34:00Z">
              <w:r>
                <w:t xml:space="preserve">El sistema deberá comportarse tal como se describe en el siguiente caso de uso cuando </w:t>
              </w:r>
              <w:r>
                <w:rPr>
                  <w:rStyle w:val="nfasis"/>
                  <w:rFonts w:ascii="Arial" w:hAnsi="Arial" w:cs="Arial"/>
                </w:rPr>
                <w:t xml:space="preserve">un usuario de la aplicación decide registrarse en </w:t>
              </w:r>
              <w:proofErr w:type="spellStart"/>
              <w:r>
                <w:rPr>
                  <w:rStyle w:val="nfasis"/>
                  <w:rFonts w:ascii="Arial" w:hAnsi="Arial" w:cs="Arial"/>
                </w:rPr>
                <w:t>ela</w:t>
              </w:r>
              <w:proofErr w:type="spellEnd"/>
              <w:r>
                <w:rPr>
                  <w:rStyle w:val="nfasis"/>
                  <w:rFonts w:ascii="Arial" w:hAnsi="Arial" w:cs="Arial"/>
                </w:rPr>
                <w:t xml:space="preserve"> misma mediante los mecanismos ofrecidos</w:t>
              </w:r>
              <w:r>
                <w:t xml:space="preserve"> </w:t>
              </w:r>
            </w:ins>
          </w:p>
        </w:tc>
      </w:tr>
      <w:tr w:rsidR="00834472" w:rsidTr="00834472">
        <w:trPr>
          <w:ins w:id="188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82" w:author="Miguel Centeno Muñoz" w:date="2014-07-30T23:35:00Z">
              <w:tcPr>
                <w:tcW w:w="4534" w:type="dxa"/>
              </w:tcPr>
            </w:tcPrChange>
          </w:tcPr>
          <w:p w:rsidR="00834472" w:rsidRPr="00834472" w:rsidRDefault="00834472" w:rsidP="00834472">
            <w:pPr>
              <w:rPr>
                <w:ins w:id="1883" w:author="Miguel Centeno Muñoz" w:date="2014-07-30T23:34:00Z"/>
                <w:b/>
                <w:rPrChange w:id="1884" w:author="Miguel Centeno Muñoz" w:date="2014-07-30T23:35:00Z">
                  <w:rPr>
                    <w:ins w:id="1885" w:author="Miguel Centeno Muñoz" w:date="2014-07-30T23:34:00Z"/>
                  </w:rPr>
                </w:rPrChange>
              </w:rPr>
              <w:pPrChange w:id="1886" w:author="Miguel Centeno Muñoz" w:date="2014-07-30T23:35:00Z">
                <w:pPr>
                  <w:pStyle w:val="Ttulo5"/>
                  <w:outlineLvl w:val="4"/>
                </w:pPr>
              </w:pPrChange>
            </w:pPr>
            <w:ins w:id="1887" w:author="Miguel Centeno Muñoz" w:date="2014-07-30T23:34:00Z">
              <w:r w:rsidRPr="00834472">
                <w:rPr>
                  <w:b/>
                  <w:rPrChange w:id="1888" w:author="Miguel Centeno Muñoz" w:date="2014-07-30T23:35:00Z">
                    <w:rPr/>
                  </w:rPrChange>
                </w:rPr>
                <w:t>Secuencia normal</w:t>
              </w:r>
            </w:ins>
          </w:p>
        </w:tc>
        <w:tc>
          <w:tcPr>
            <w:tcW w:w="7400" w:type="dxa"/>
            <w:tcPrChange w:id="1889"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890" w:author="Miguel Centeno Muñoz" w:date="2014-07-30T23:34:00Z"/>
              </w:rPr>
              <w:pPrChange w:id="189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892" w:author="Miguel Centeno Muñoz" w:date="2014-07-30T23:34:00Z">
              <w:r>
                <w:t>Paso      Acción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89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94"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895" w:author="Miguel Centeno Muñoz" w:date="2014-07-30T23:34:00Z"/>
                <w:b/>
                <w:rPrChange w:id="1896" w:author="Miguel Centeno Muñoz" w:date="2014-07-30T23:35:00Z">
                  <w:rPr>
                    <w:ins w:id="1897" w:author="Miguel Centeno Muñoz" w:date="2014-07-30T23:34:00Z"/>
                  </w:rPr>
                </w:rPrChange>
              </w:rPr>
              <w:pPrChange w:id="189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899"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900" w:author="Miguel Centeno Muñoz" w:date="2014-07-30T23:34:00Z"/>
              </w:rPr>
              <w:pPrChange w:id="190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02"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834472">
        <w:trPr>
          <w:ins w:id="190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04" w:author="Miguel Centeno Muñoz" w:date="2014-07-30T23:35:00Z">
              <w:tcPr>
                <w:tcW w:w="4534" w:type="dxa"/>
              </w:tcPr>
            </w:tcPrChange>
          </w:tcPr>
          <w:p w:rsidR="00834472" w:rsidRPr="00834472" w:rsidRDefault="00834472" w:rsidP="00834472">
            <w:pPr>
              <w:rPr>
                <w:ins w:id="1905" w:author="Miguel Centeno Muñoz" w:date="2014-07-30T23:34:00Z"/>
                <w:b/>
                <w:rPrChange w:id="1906" w:author="Miguel Centeno Muñoz" w:date="2014-07-30T23:35:00Z">
                  <w:rPr>
                    <w:ins w:id="1907" w:author="Miguel Centeno Muñoz" w:date="2014-07-30T23:34:00Z"/>
                  </w:rPr>
                </w:rPrChange>
              </w:rPr>
              <w:pPrChange w:id="1908" w:author="Miguel Centeno Muñoz" w:date="2014-07-30T23:35:00Z">
                <w:pPr>
                  <w:pStyle w:val="Ttulo5"/>
                  <w:outlineLvl w:val="4"/>
                </w:pPr>
              </w:pPrChange>
            </w:pPr>
          </w:p>
        </w:tc>
        <w:tc>
          <w:tcPr>
            <w:tcW w:w="7400" w:type="dxa"/>
            <w:tcPrChange w:id="1909"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910" w:author="Miguel Centeno Muñoz" w:date="2014-07-30T23:34:00Z"/>
              </w:rPr>
              <w:pPrChange w:id="191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12" w:author="Miguel Centeno Muñoz" w:date="2014-07-30T23:34:00Z">
              <w:r>
                <w:t>2     El sistema</w:t>
              </w:r>
              <w:r>
                <w:rPr>
                  <w:rStyle w:val="nfasis"/>
                  <w:rFonts w:ascii="Arial" w:hAnsi="Arial" w:cs="Arial"/>
                </w:rPr>
                <w:t xml:space="preserve"> solicita la información necesaria</w:t>
              </w:r>
            </w:ins>
          </w:p>
        </w:tc>
      </w:tr>
      <w:tr w:rsidR="00834472" w:rsidTr="00834472">
        <w:trPr>
          <w:cnfStyle w:val="000000100000" w:firstRow="0" w:lastRow="0" w:firstColumn="0" w:lastColumn="0" w:oddVBand="0" w:evenVBand="0" w:oddHBand="1" w:evenHBand="0" w:firstRowFirstColumn="0" w:firstRowLastColumn="0" w:lastRowFirstColumn="0" w:lastRowLastColumn="0"/>
          <w:ins w:id="191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14"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915" w:author="Miguel Centeno Muñoz" w:date="2014-07-30T23:34:00Z"/>
                <w:b/>
                <w:rPrChange w:id="1916" w:author="Miguel Centeno Muñoz" w:date="2014-07-30T23:35:00Z">
                  <w:rPr>
                    <w:ins w:id="1917" w:author="Miguel Centeno Muñoz" w:date="2014-07-30T23:34:00Z"/>
                  </w:rPr>
                </w:rPrChange>
              </w:rPr>
              <w:pPrChange w:id="191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919"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920" w:author="Miguel Centeno Muñoz" w:date="2014-07-30T23:34:00Z"/>
              </w:rPr>
              <w:pPrChange w:id="192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22"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834472">
        <w:trPr>
          <w:ins w:id="192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24" w:author="Miguel Centeno Muñoz" w:date="2014-07-30T23:35:00Z">
              <w:tcPr>
                <w:tcW w:w="4534" w:type="dxa"/>
              </w:tcPr>
            </w:tcPrChange>
          </w:tcPr>
          <w:p w:rsidR="00834472" w:rsidRPr="00834472" w:rsidRDefault="00834472" w:rsidP="00834472">
            <w:pPr>
              <w:rPr>
                <w:ins w:id="1925" w:author="Miguel Centeno Muñoz" w:date="2014-07-30T23:34:00Z"/>
                <w:b/>
                <w:rPrChange w:id="1926" w:author="Miguel Centeno Muñoz" w:date="2014-07-30T23:35:00Z">
                  <w:rPr>
                    <w:ins w:id="1927" w:author="Miguel Centeno Muñoz" w:date="2014-07-30T23:34:00Z"/>
                  </w:rPr>
                </w:rPrChange>
              </w:rPr>
              <w:pPrChange w:id="1928" w:author="Miguel Centeno Muñoz" w:date="2014-07-30T23:35:00Z">
                <w:pPr>
                  <w:pStyle w:val="Ttulo5"/>
                  <w:outlineLvl w:val="4"/>
                </w:pPr>
              </w:pPrChange>
            </w:pPr>
          </w:p>
        </w:tc>
        <w:tc>
          <w:tcPr>
            <w:tcW w:w="7400" w:type="dxa"/>
            <w:tcPrChange w:id="1929"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930" w:author="Miguel Centeno Muñoz" w:date="2014-07-30T23:34:00Z"/>
              </w:rPr>
              <w:pPrChange w:id="193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32" w:author="Miguel Centeno Muñoz" w:date="2014-07-30T23:34:00Z">
              <w:r>
                <w:t>4    El sistema</w:t>
              </w:r>
              <w:r>
                <w:rPr>
                  <w:rStyle w:val="nfasis"/>
                  <w:rFonts w:ascii="Arial" w:hAnsi="Arial" w:cs="Arial"/>
                </w:rPr>
                <w:t xml:space="preserve"> registra el usuario en la aplicación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3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34"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935" w:author="Miguel Centeno Muñoz" w:date="2014-07-30T23:34:00Z"/>
                <w:b/>
                <w:rPrChange w:id="1936" w:author="Miguel Centeno Muñoz" w:date="2014-07-30T23:35:00Z">
                  <w:rPr>
                    <w:ins w:id="1937" w:author="Miguel Centeno Muñoz" w:date="2014-07-30T23:34:00Z"/>
                  </w:rPr>
                </w:rPrChange>
              </w:rPr>
              <w:pPrChange w:id="193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roofErr w:type="spellStart"/>
            <w:ins w:id="1939" w:author="Miguel Centeno Muñoz" w:date="2014-07-30T23:34:00Z">
              <w:r w:rsidRPr="00834472">
                <w:rPr>
                  <w:b/>
                  <w:rPrChange w:id="1940" w:author="Miguel Centeno Muñoz" w:date="2014-07-30T23:35:00Z">
                    <w:rPr/>
                  </w:rPrChange>
                </w:rPr>
                <w:t>Postcondición</w:t>
              </w:r>
              <w:proofErr w:type="spellEnd"/>
            </w:ins>
          </w:p>
        </w:tc>
        <w:tc>
          <w:tcPr>
            <w:tcW w:w="7400" w:type="dxa"/>
            <w:tcPrChange w:id="1941"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942" w:author="Miguel Centeno Muñoz" w:date="2014-07-30T23:34:00Z"/>
              </w:rPr>
              <w:pPrChange w:id="1943"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44" w:author="Miguel Centeno Muñoz" w:date="2014-07-30T23:34:00Z">
              <w:r>
                <w:t>Usuario queda registrado en el sistema</w:t>
              </w:r>
            </w:ins>
          </w:p>
        </w:tc>
      </w:tr>
      <w:tr w:rsidR="00834472" w:rsidTr="00834472">
        <w:trPr>
          <w:ins w:id="194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46" w:author="Miguel Centeno Muñoz" w:date="2014-07-30T23:35:00Z">
              <w:tcPr>
                <w:tcW w:w="4534" w:type="dxa"/>
              </w:tcPr>
            </w:tcPrChange>
          </w:tcPr>
          <w:p w:rsidR="00834472" w:rsidRPr="00834472" w:rsidRDefault="00834472" w:rsidP="00834472">
            <w:pPr>
              <w:rPr>
                <w:ins w:id="1947" w:author="Miguel Centeno Muñoz" w:date="2014-07-30T23:34:00Z"/>
                <w:b/>
                <w:rPrChange w:id="1948" w:author="Miguel Centeno Muñoz" w:date="2014-07-30T23:35:00Z">
                  <w:rPr>
                    <w:ins w:id="1949" w:author="Miguel Centeno Muñoz" w:date="2014-07-30T23:34:00Z"/>
                  </w:rPr>
                </w:rPrChange>
              </w:rPr>
              <w:pPrChange w:id="1950" w:author="Miguel Centeno Muñoz" w:date="2014-07-30T23:35:00Z">
                <w:pPr>
                  <w:pStyle w:val="Ttulo5"/>
                  <w:outlineLvl w:val="4"/>
                </w:pPr>
              </w:pPrChange>
            </w:pPr>
            <w:ins w:id="1951" w:author="Miguel Centeno Muñoz" w:date="2014-07-30T23:34:00Z">
              <w:r w:rsidRPr="00834472">
                <w:rPr>
                  <w:b/>
                  <w:rPrChange w:id="1952" w:author="Miguel Centeno Muñoz" w:date="2014-07-30T23:35:00Z">
                    <w:rPr/>
                  </w:rPrChange>
                </w:rPr>
                <w:t>Importancia</w:t>
              </w:r>
            </w:ins>
          </w:p>
        </w:tc>
        <w:tc>
          <w:tcPr>
            <w:tcW w:w="7400" w:type="dxa"/>
            <w:tcPrChange w:id="1953"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954" w:author="Miguel Centeno Muñoz" w:date="2014-07-30T23:34:00Z"/>
              </w:rPr>
              <w:pPrChange w:id="1955"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56" w:author="Miguel Centeno Muñoz" w:date="2014-07-30T23:34:00Z">
              <w:r>
                <w:t>vital</w:t>
              </w:r>
            </w:ins>
          </w:p>
        </w:tc>
      </w:tr>
      <w:tr w:rsidR="00834472" w:rsidTr="00834472">
        <w:trPr>
          <w:cnfStyle w:val="000000100000" w:firstRow="0" w:lastRow="0" w:firstColumn="0" w:lastColumn="0" w:oddVBand="0" w:evenVBand="0" w:oddHBand="1" w:evenHBand="0" w:firstRowFirstColumn="0" w:firstRowLastColumn="0" w:lastRowFirstColumn="0" w:lastRowLastColumn="0"/>
          <w:ins w:id="195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58"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959" w:author="Miguel Centeno Muñoz" w:date="2014-07-30T23:34:00Z"/>
                <w:b/>
                <w:rPrChange w:id="1960" w:author="Miguel Centeno Muñoz" w:date="2014-07-30T23:35:00Z">
                  <w:rPr>
                    <w:ins w:id="1961" w:author="Miguel Centeno Muñoz" w:date="2014-07-30T23:34:00Z"/>
                  </w:rPr>
                </w:rPrChange>
              </w:rPr>
              <w:pPrChange w:id="1962"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63" w:author="Miguel Centeno Muñoz" w:date="2014-07-30T23:34:00Z">
              <w:r w:rsidRPr="00834472">
                <w:rPr>
                  <w:b/>
                  <w:rPrChange w:id="1964" w:author="Miguel Centeno Muñoz" w:date="2014-07-30T23:35:00Z">
                    <w:rPr/>
                  </w:rPrChange>
                </w:rPr>
                <w:t>Urgencia</w:t>
              </w:r>
            </w:ins>
          </w:p>
        </w:tc>
        <w:tc>
          <w:tcPr>
            <w:tcW w:w="7400" w:type="dxa"/>
            <w:tcPrChange w:id="1965"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966" w:author="Miguel Centeno Muñoz" w:date="2014-07-30T23:34:00Z"/>
              </w:rPr>
              <w:pPrChange w:id="1967"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68" w:author="Miguel Centeno Muñoz" w:date="2014-07-30T23:34:00Z">
              <w:r>
                <w:t>inmediatamente</w:t>
              </w:r>
            </w:ins>
          </w:p>
        </w:tc>
      </w:tr>
      <w:tr w:rsidR="00834472" w:rsidTr="00834472">
        <w:trPr>
          <w:ins w:id="196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70" w:author="Miguel Centeno Muñoz" w:date="2014-07-30T23:35:00Z">
              <w:tcPr>
                <w:tcW w:w="4534" w:type="dxa"/>
              </w:tcPr>
            </w:tcPrChange>
          </w:tcPr>
          <w:p w:rsidR="00834472" w:rsidRPr="00834472" w:rsidRDefault="00834472" w:rsidP="00834472">
            <w:pPr>
              <w:rPr>
                <w:ins w:id="1971" w:author="Miguel Centeno Muñoz" w:date="2014-07-30T23:34:00Z"/>
                <w:b/>
                <w:rPrChange w:id="1972" w:author="Miguel Centeno Muñoz" w:date="2014-07-30T23:35:00Z">
                  <w:rPr>
                    <w:ins w:id="1973" w:author="Miguel Centeno Muñoz" w:date="2014-07-30T23:34:00Z"/>
                  </w:rPr>
                </w:rPrChange>
              </w:rPr>
              <w:pPrChange w:id="1974" w:author="Miguel Centeno Muñoz" w:date="2014-07-30T23:35:00Z">
                <w:pPr>
                  <w:pStyle w:val="Ttulo5"/>
                  <w:outlineLvl w:val="4"/>
                </w:pPr>
              </w:pPrChange>
            </w:pPr>
            <w:ins w:id="1975" w:author="Miguel Centeno Muñoz" w:date="2014-07-30T23:34:00Z">
              <w:r w:rsidRPr="00834472">
                <w:rPr>
                  <w:b/>
                  <w:rPrChange w:id="1976" w:author="Miguel Centeno Muñoz" w:date="2014-07-30T23:35:00Z">
                    <w:rPr/>
                  </w:rPrChange>
                </w:rPr>
                <w:t>Estado</w:t>
              </w:r>
            </w:ins>
          </w:p>
        </w:tc>
        <w:tc>
          <w:tcPr>
            <w:tcW w:w="7400" w:type="dxa"/>
            <w:tcPrChange w:id="1977"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1978" w:author="Miguel Centeno Muñoz" w:date="2014-07-30T23:34:00Z"/>
              </w:rPr>
              <w:pPrChange w:id="1979"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80" w:author="Miguel Centeno Muñoz" w:date="2014-07-30T23:34:00Z">
              <w:r>
                <w:t>pendiente de verificación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8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82" w:author="Miguel Centeno Muñoz" w:date="2014-07-30T23:35:00Z">
              <w:tcPr>
                <w:tcW w:w="4534" w:type="dxa"/>
              </w:tcPr>
            </w:tcPrChange>
          </w:tcPr>
          <w:p w:rsidR="00834472" w:rsidRPr="00834472" w:rsidRDefault="00834472" w:rsidP="00834472">
            <w:pPr>
              <w:cnfStyle w:val="001000100000" w:firstRow="0" w:lastRow="0" w:firstColumn="1" w:lastColumn="0" w:oddVBand="0" w:evenVBand="0" w:oddHBand="1" w:evenHBand="0" w:firstRowFirstColumn="0" w:firstRowLastColumn="0" w:lastRowFirstColumn="0" w:lastRowLastColumn="0"/>
              <w:rPr>
                <w:ins w:id="1983" w:author="Miguel Centeno Muñoz" w:date="2014-07-30T23:34:00Z"/>
                <w:b/>
                <w:rPrChange w:id="1984" w:author="Miguel Centeno Muñoz" w:date="2014-07-30T23:35:00Z">
                  <w:rPr>
                    <w:ins w:id="1985" w:author="Miguel Centeno Muñoz" w:date="2014-07-30T23:34:00Z"/>
                  </w:rPr>
                </w:rPrChange>
              </w:rPr>
              <w:pPrChange w:id="198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87" w:author="Miguel Centeno Muñoz" w:date="2014-07-30T23:34:00Z">
              <w:r w:rsidRPr="00834472">
                <w:rPr>
                  <w:b/>
                  <w:rPrChange w:id="1988" w:author="Miguel Centeno Muñoz" w:date="2014-07-30T23:35:00Z">
                    <w:rPr/>
                  </w:rPrChange>
                </w:rPr>
                <w:t>Estabilidad</w:t>
              </w:r>
            </w:ins>
          </w:p>
        </w:tc>
        <w:tc>
          <w:tcPr>
            <w:tcW w:w="7400" w:type="dxa"/>
            <w:tcPrChange w:id="1989" w:author="Miguel Centeno Muñoz" w:date="2014-07-30T23:35:00Z">
              <w:tcPr>
                <w:tcW w:w="4534" w:type="dxa"/>
              </w:tcPr>
            </w:tcPrChange>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1990" w:author="Miguel Centeno Muñoz" w:date="2014-07-30T23:34:00Z"/>
              </w:rPr>
              <w:pPrChange w:id="199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92" w:author="Miguel Centeno Muñoz" w:date="2014-07-30T23:34:00Z">
              <w:r>
                <w:t>alta</w:t>
              </w:r>
            </w:ins>
          </w:p>
        </w:tc>
      </w:tr>
      <w:tr w:rsidR="00834472" w:rsidTr="00834472">
        <w:trPr>
          <w:ins w:id="199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94" w:author="Miguel Centeno Muñoz" w:date="2014-07-30T23:35:00Z">
              <w:tcPr>
                <w:tcW w:w="4534" w:type="dxa"/>
              </w:tcPr>
            </w:tcPrChange>
          </w:tcPr>
          <w:p w:rsidR="00834472" w:rsidRPr="00834472" w:rsidRDefault="00834472" w:rsidP="00834472">
            <w:pPr>
              <w:rPr>
                <w:ins w:id="1995" w:author="Miguel Centeno Muñoz" w:date="2014-07-30T23:34:00Z"/>
                <w:b/>
                <w:rPrChange w:id="1996" w:author="Miguel Centeno Muñoz" w:date="2014-07-30T23:35:00Z">
                  <w:rPr>
                    <w:ins w:id="1997" w:author="Miguel Centeno Muñoz" w:date="2014-07-30T23:34:00Z"/>
                  </w:rPr>
                </w:rPrChange>
              </w:rPr>
              <w:pPrChange w:id="1998" w:author="Miguel Centeno Muñoz" w:date="2014-07-30T23:35:00Z">
                <w:pPr>
                  <w:pStyle w:val="Ttulo5"/>
                  <w:outlineLvl w:val="4"/>
                </w:pPr>
              </w:pPrChange>
            </w:pPr>
            <w:ins w:id="1999" w:author="Miguel Centeno Muñoz" w:date="2014-07-30T23:34:00Z">
              <w:r w:rsidRPr="00834472">
                <w:rPr>
                  <w:b/>
                  <w:rPrChange w:id="2000" w:author="Miguel Centeno Muñoz" w:date="2014-07-30T23:35:00Z">
                    <w:rPr/>
                  </w:rPrChange>
                </w:rPr>
                <w:t>Comentarios</w:t>
              </w:r>
            </w:ins>
          </w:p>
        </w:tc>
        <w:tc>
          <w:tcPr>
            <w:tcW w:w="7400" w:type="dxa"/>
            <w:tcPrChange w:id="2001" w:author="Miguel Centeno Muñoz" w:date="2014-07-30T23:35:00Z">
              <w:tcPr>
                <w:tcW w:w="4534" w:type="dxa"/>
              </w:tcPr>
            </w:tcPrChange>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2002" w:author="Miguel Centeno Muñoz" w:date="2014-07-30T23:34:00Z"/>
              </w:rPr>
              <w:pPrChange w:id="2003"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04" w:author="Miguel Centeno Muñoz" w:date="2014-07-30T23:34:00Z">
              <w:r>
                <w:t>Ninguno</w:t>
              </w:r>
            </w:ins>
          </w:p>
        </w:tc>
      </w:tr>
    </w:tbl>
    <w:p w:rsidR="005E20C8" w:rsidRDefault="005E20C8">
      <w:pPr>
        <w:pStyle w:val="Ttulo5"/>
        <w:rPr>
          <w:ins w:id="2005" w:author="Miguel Centeno Muñoz" w:date="2014-07-30T23:31:00Z"/>
        </w:rPr>
        <w:pPrChange w:id="2006" w:author="Miguel Centeno Muñoz" w:date="2014-07-27T22:20:00Z">
          <w:pPr>
            <w:pStyle w:val="Ttulo5"/>
            <w:ind w:left="708" w:firstLine="708"/>
          </w:pPr>
        </w:pPrChange>
      </w:pPr>
    </w:p>
    <w:p w:rsidR="00834472" w:rsidRDefault="00834472" w:rsidP="00834472">
      <w:pPr>
        <w:rPr>
          <w:ins w:id="2007" w:author="Miguel Centeno Muñoz" w:date="2014-07-30T23:31:00Z"/>
        </w:rPr>
        <w:pPrChange w:id="2008" w:author="Miguel Centeno Muñoz" w:date="2014-07-30T23:31:00Z">
          <w:pPr>
            <w:pStyle w:val="Ttulo5"/>
            <w:ind w:left="708" w:firstLine="708"/>
          </w:pPr>
        </w:pPrChange>
      </w:pPr>
    </w:p>
    <w:p w:rsidR="00834472" w:rsidRDefault="00834472" w:rsidP="00834472">
      <w:pPr>
        <w:rPr>
          <w:ins w:id="2009" w:author="Miguel Centeno Muñoz" w:date="2014-07-30T23:31:00Z"/>
        </w:rPr>
        <w:pPrChange w:id="2010" w:author="Miguel Centeno Muñoz" w:date="2014-07-30T23:31:00Z">
          <w:pPr>
            <w:pStyle w:val="Ttulo5"/>
            <w:ind w:left="708" w:firstLine="708"/>
          </w:pPr>
        </w:pPrChange>
      </w:pPr>
    </w:p>
    <w:p w:rsidR="00834472" w:rsidRDefault="00834472" w:rsidP="00834472">
      <w:pPr>
        <w:rPr>
          <w:ins w:id="2011" w:author="Miguel Centeno Muñoz" w:date="2014-07-30T23:31:00Z"/>
        </w:rPr>
        <w:pPrChange w:id="2012" w:author="Miguel Centeno Muñoz" w:date="2014-07-30T23:31:00Z">
          <w:pPr>
            <w:pStyle w:val="Ttulo5"/>
            <w:ind w:left="708" w:firstLine="708"/>
          </w:pPr>
        </w:pPrChange>
      </w:pPr>
    </w:p>
    <w:p w:rsidR="00834472" w:rsidRDefault="00834472" w:rsidP="00834472">
      <w:pPr>
        <w:rPr>
          <w:ins w:id="2013" w:author="Miguel Centeno Muñoz" w:date="2014-07-30T23:31:00Z"/>
        </w:rPr>
        <w:pPrChange w:id="2014" w:author="Miguel Centeno Muñoz" w:date="2014-07-30T23:31:00Z">
          <w:pPr>
            <w:pStyle w:val="Ttulo5"/>
            <w:ind w:left="708" w:firstLine="708"/>
          </w:pPr>
        </w:pPrChange>
      </w:pPr>
    </w:p>
    <w:p w:rsidR="00834472" w:rsidRDefault="00834472" w:rsidP="00834472">
      <w:pPr>
        <w:rPr>
          <w:ins w:id="2015" w:author="Miguel Centeno Muñoz" w:date="2014-07-30T23:31:00Z"/>
        </w:rPr>
        <w:pPrChange w:id="2016" w:author="Miguel Centeno Muñoz" w:date="2014-07-30T23:31:00Z">
          <w:pPr>
            <w:pStyle w:val="Ttulo5"/>
            <w:ind w:left="708" w:firstLine="708"/>
          </w:pPr>
        </w:pPrChange>
      </w:pPr>
    </w:p>
    <w:p w:rsidR="00834472" w:rsidRDefault="00834472" w:rsidP="00834472">
      <w:pPr>
        <w:rPr>
          <w:ins w:id="2017" w:author="Miguel Centeno Muñoz" w:date="2014-07-30T23:31:00Z"/>
        </w:rPr>
        <w:pPrChange w:id="2018" w:author="Miguel Centeno Muñoz" w:date="2014-07-30T23:31:00Z">
          <w:pPr>
            <w:pStyle w:val="Ttulo5"/>
            <w:ind w:left="708" w:firstLine="708"/>
          </w:pPr>
        </w:pPrChange>
      </w:pPr>
    </w:p>
    <w:p w:rsidR="00834472" w:rsidRDefault="00834472" w:rsidP="00834472">
      <w:pPr>
        <w:rPr>
          <w:ins w:id="2019" w:author="Miguel Centeno Muñoz" w:date="2014-07-30T23:31:00Z"/>
        </w:rPr>
        <w:pPrChange w:id="2020" w:author="Miguel Centeno Muñoz" w:date="2014-07-30T23:31:00Z">
          <w:pPr>
            <w:pStyle w:val="Ttulo5"/>
            <w:ind w:left="708" w:firstLine="708"/>
          </w:pPr>
        </w:pPrChange>
      </w:pPr>
    </w:p>
    <w:p w:rsidR="00834472" w:rsidRDefault="00834472" w:rsidP="00834472">
      <w:pPr>
        <w:rPr>
          <w:ins w:id="2021" w:author="Miguel Centeno Muñoz" w:date="2014-07-30T23:31:00Z"/>
        </w:rPr>
        <w:pPrChange w:id="2022" w:author="Miguel Centeno Muñoz" w:date="2014-07-30T23:31:00Z">
          <w:pPr>
            <w:pStyle w:val="Ttulo5"/>
            <w:ind w:left="708" w:firstLine="708"/>
          </w:pPr>
        </w:pPrChange>
      </w:pPr>
    </w:p>
    <w:p w:rsidR="00834472" w:rsidRDefault="00834472" w:rsidP="00834472">
      <w:pPr>
        <w:rPr>
          <w:ins w:id="2023" w:author="Miguel Centeno Muñoz" w:date="2014-07-30T23:31:00Z"/>
        </w:rPr>
        <w:pPrChange w:id="2024" w:author="Miguel Centeno Muñoz" w:date="2014-07-30T23:31:00Z">
          <w:pPr>
            <w:pStyle w:val="Ttulo5"/>
            <w:ind w:left="708" w:firstLine="708"/>
          </w:pPr>
        </w:pPrChange>
      </w:pPr>
    </w:p>
    <w:p w:rsidR="00834472" w:rsidRDefault="00834472" w:rsidP="00834472">
      <w:pPr>
        <w:rPr>
          <w:ins w:id="2025" w:author="Miguel Centeno Muñoz" w:date="2014-07-30T23:31:00Z"/>
        </w:rPr>
        <w:pPrChange w:id="2026" w:author="Miguel Centeno Muñoz" w:date="2014-07-30T23:31:00Z">
          <w:pPr>
            <w:pStyle w:val="Ttulo5"/>
            <w:ind w:left="708" w:firstLine="708"/>
          </w:pPr>
        </w:pPrChange>
      </w:pPr>
    </w:p>
    <w:p w:rsidR="00834472" w:rsidRDefault="00834472" w:rsidP="00834472">
      <w:pPr>
        <w:rPr>
          <w:ins w:id="2027" w:author="Miguel Centeno Muñoz" w:date="2014-07-30T23:31:00Z"/>
        </w:rPr>
        <w:pPrChange w:id="2028" w:author="Miguel Centeno Muñoz" w:date="2014-07-30T23:31:00Z">
          <w:pPr>
            <w:pStyle w:val="Ttulo5"/>
            <w:ind w:left="708" w:firstLine="708"/>
          </w:pPr>
        </w:pPrChange>
      </w:pPr>
    </w:p>
    <w:p w:rsidR="00834472" w:rsidRDefault="00834472" w:rsidP="00834472">
      <w:pPr>
        <w:rPr>
          <w:ins w:id="2029" w:author="Miguel Centeno Muñoz" w:date="2014-07-30T23:31:00Z"/>
        </w:rPr>
        <w:pPrChange w:id="2030" w:author="Miguel Centeno Muñoz" w:date="2014-07-30T23:31:00Z">
          <w:pPr>
            <w:pStyle w:val="Ttulo5"/>
            <w:ind w:left="708" w:firstLine="708"/>
          </w:pPr>
        </w:pPrChange>
      </w:pPr>
    </w:p>
    <w:p w:rsidR="00834472" w:rsidRDefault="00834472" w:rsidP="00834472">
      <w:pPr>
        <w:rPr>
          <w:ins w:id="2031" w:author="Miguel Centeno Muñoz" w:date="2014-07-30T23:31:00Z"/>
        </w:rPr>
        <w:pPrChange w:id="2032" w:author="Miguel Centeno Muñoz" w:date="2014-07-30T23:31:00Z">
          <w:pPr>
            <w:pStyle w:val="Ttulo5"/>
            <w:ind w:left="708" w:firstLine="708"/>
          </w:pPr>
        </w:pPrChange>
      </w:pPr>
    </w:p>
    <w:p w:rsidR="00834472" w:rsidRDefault="00834472" w:rsidP="00834472">
      <w:pPr>
        <w:rPr>
          <w:ins w:id="2033" w:author="Miguel Centeno Muñoz" w:date="2014-07-30T23:31:00Z"/>
        </w:rPr>
        <w:pPrChange w:id="2034" w:author="Miguel Centeno Muñoz" w:date="2014-07-30T23:31:00Z">
          <w:pPr>
            <w:pStyle w:val="Ttulo5"/>
            <w:ind w:left="708" w:firstLine="708"/>
          </w:pPr>
        </w:pPrChange>
      </w:pPr>
    </w:p>
    <w:p w:rsidR="00834472" w:rsidRDefault="00834472" w:rsidP="00834472">
      <w:pPr>
        <w:rPr>
          <w:ins w:id="2035" w:author="Miguel Centeno Muñoz" w:date="2014-07-30T23:31:00Z"/>
        </w:rPr>
        <w:pPrChange w:id="2036" w:author="Miguel Centeno Muñoz" w:date="2014-07-30T23:31:00Z">
          <w:pPr>
            <w:pStyle w:val="Ttulo5"/>
            <w:ind w:left="708" w:firstLine="708"/>
          </w:pPr>
        </w:pPrChange>
      </w:pPr>
    </w:p>
    <w:p w:rsidR="00834472" w:rsidRDefault="00834472" w:rsidP="00834472">
      <w:pPr>
        <w:rPr>
          <w:ins w:id="2037" w:author="Miguel Centeno Muñoz" w:date="2014-07-30T23:31:00Z"/>
        </w:rPr>
        <w:pPrChange w:id="2038" w:author="Miguel Centeno Muñoz" w:date="2014-07-30T23:31:00Z">
          <w:pPr>
            <w:pStyle w:val="Ttulo5"/>
            <w:ind w:left="708" w:firstLine="708"/>
          </w:pPr>
        </w:pPrChange>
      </w:pPr>
    </w:p>
    <w:p w:rsidR="00834472" w:rsidRPr="00834472" w:rsidRDefault="00834472" w:rsidP="00834472">
      <w:pPr>
        <w:rPr>
          <w:ins w:id="2039" w:author="Miguel Centeno Muñoz" w:date="2014-07-27T22:19:00Z"/>
          <w:rPrChange w:id="2040" w:author="Miguel Centeno Muñoz" w:date="2014-07-30T23:31:00Z">
            <w:rPr>
              <w:ins w:id="2041" w:author="Miguel Centeno Muñoz" w:date="2014-07-27T22:19:00Z"/>
            </w:rPr>
          </w:rPrChange>
        </w:rPr>
        <w:pPrChange w:id="2042" w:author="Miguel Centeno Muñoz" w:date="2014-07-30T23:31:00Z">
          <w:pPr>
            <w:pStyle w:val="Ttulo5"/>
            <w:ind w:left="708" w:firstLine="708"/>
          </w:pPr>
        </w:pPrChange>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043"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044">
          <w:tblGrid>
            <w:gridCol w:w="108"/>
            <w:gridCol w:w="1486"/>
            <w:gridCol w:w="109"/>
            <w:gridCol w:w="586"/>
            <w:gridCol w:w="109"/>
            <w:gridCol w:w="6747"/>
            <w:gridCol w:w="108"/>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Change w:id="2045" w:author="Miguel Centeno Muñoz" w:date="2014-07-27T13:2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046" w:author="Miguel Centeno Muñoz" w:date="2014-07-27T13:22:00Z">
              <w:tcPr>
                <w:tcW w:w="0" w:type="auto"/>
                <w:gridSpan w:val="2"/>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047" w:name="UC-0004"/>
            <w:r>
              <w:rPr>
                <w:rFonts w:ascii="Arial" w:hAnsi="Arial" w:cs="Arial"/>
                <w:b/>
                <w:bCs/>
                <w:sz w:val="20"/>
                <w:szCs w:val="20"/>
              </w:rPr>
              <w:t>UC-000</w:t>
            </w:r>
            <w:ins w:id="2048" w:author="Miguel Centeno Muñoz" w:date="2014-07-30T23:35:00Z">
              <w:r w:rsidR="00834472">
                <w:rPr>
                  <w:rFonts w:ascii="Arial" w:hAnsi="Arial" w:cs="Arial"/>
                  <w:b/>
                  <w:bCs/>
                  <w:sz w:val="20"/>
                  <w:szCs w:val="20"/>
                </w:rPr>
                <w:t>6</w:t>
              </w:r>
            </w:ins>
            <w:del w:id="2049" w:author="Miguel Centeno Muñoz" w:date="2014-07-30T23:35:00Z">
              <w:r w:rsidDel="00834472">
                <w:rPr>
                  <w:rFonts w:ascii="Arial" w:hAnsi="Arial" w:cs="Arial"/>
                  <w:b/>
                  <w:bCs/>
                  <w:sz w:val="20"/>
                  <w:szCs w:val="20"/>
                </w:rPr>
                <w:delText>4</w:delText>
              </w:r>
            </w:del>
          </w:p>
        </w:tc>
        <w:tc>
          <w:tcPr>
            <w:tcW w:w="4128" w:type="pct"/>
            <w:gridSpan w:val="2"/>
            <w:hideMark/>
            <w:tcPrChange w:id="2050"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047"/>
        <w:tc>
          <w:tcPr>
            <w:tcW w:w="0" w:type="auto"/>
            <w:gridSpan w:val="2"/>
            <w:hideMark/>
          </w:tcPr>
          <w:p w:rsidR="005C7CFD" w:rsidRDefault="005C7CFD" w:rsidP="005956E3">
            <w:pPr>
              <w:numPr>
                <w:ilvl w:val="0"/>
                <w:numId w:val="2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Change w:id="2051" w:author="Miguel Centeno Muñoz" w:date="2014-07-27T13: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052" w:author="Miguel Centeno Muñoz" w:date="2014-07-27T13:22:00Z">
              <w:tcPr>
                <w:tcW w:w="0" w:type="auto"/>
                <w:gridSpan w:val="2"/>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053"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054"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55"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055"/>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056"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05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57"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057"/>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058"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058"/>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059"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060" w:author="Miguel Centeno Muñoz" w:date="2014-07-27T22:20:00Z">
          <w:tblPr>
            <w:tblStyle w:val="Listamedia2-nfasis2"/>
            <w:tblW w:w="5000" w:type="pct"/>
            <w:tblLook w:val="04A0" w:firstRow="1" w:lastRow="0" w:firstColumn="1" w:lastColumn="0" w:noHBand="0" w:noVBand="1"/>
          </w:tblPr>
        </w:tblPrChange>
      </w:tblPr>
      <w:tblGrid>
        <w:gridCol w:w="1595"/>
        <w:gridCol w:w="695"/>
        <w:gridCol w:w="6855"/>
        <w:tblGridChange w:id="2061">
          <w:tblGrid>
            <w:gridCol w:w="1594"/>
            <w:gridCol w:w="695"/>
            <w:gridCol w:w="6856"/>
          </w:tblGrid>
        </w:tblGridChange>
      </w:tblGrid>
      <w:tr w:rsidR="005C7CFD" w:rsidDel="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062" w:author="Miguel Centeno Muñoz" w:date="2014-07-27T22:20:00Z">
              <w:tcPr>
                <w:tcW w:w="0" w:type="auto"/>
                <w:hideMark/>
              </w:tcPr>
            </w:tcPrChange>
          </w:tcPr>
          <w:p w:rsidR="005C7CFD" w:rsidDel="005E20C8" w:rsidRDefault="005C7CFD" w:rsidP="005E20C8">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063" w:name="UC-0005"/>
            <w:moveFromRangeStart w:id="2064" w:author="Miguel Centeno Muñoz" w:date="2014-07-27T22:20:00Z" w:name="move394262949"/>
            <w:moveFrom w:id="2065" w:author="Miguel Centeno Muñoz" w:date="2014-07-27T22:20:00Z">
              <w:r w:rsidDel="005E20C8">
                <w:rPr>
                  <w:rFonts w:ascii="Arial" w:hAnsi="Arial" w:cs="Arial"/>
                  <w:b/>
                  <w:bCs/>
                  <w:sz w:val="20"/>
                  <w:szCs w:val="20"/>
                </w:rPr>
                <w:lastRenderedPageBreak/>
                <w:t>UC-0005</w:t>
              </w:r>
            </w:moveFrom>
          </w:p>
        </w:tc>
        <w:tc>
          <w:tcPr>
            <w:tcW w:w="4128" w:type="pct"/>
            <w:gridSpan w:val="2"/>
            <w:hideMark/>
            <w:tcPrChange w:id="2066" w:author="Miguel Centeno Muñoz" w:date="2014-07-27T22:20:00Z">
              <w:tcPr>
                <w:tcW w:w="4183" w:type="pct"/>
                <w:gridSpan w:val="2"/>
                <w:hideMark/>
              </w:tcPr>
            </w:tcPrChange>
          </w:tcPr>
          <w:p w:rsidR="005C7CFD" w:rsidDel="005E20C8" w:rsidRDefault="005C7CFD"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From w:id="2067" w:author="Miguel Centeno Muñoz" w:date="2014-07-27T22:20:00Z">
              <w:r w:rsidDel="005E20C8">
                <w:rPr>
                  <w:rFonts w:ascii="Arial" w:hAnsi="Arial" w:cs="Arial"/>
                  <w:b/>
                  <w:bCs/>
                  <w:sz w:val="20"/>
                  <w:szCs w:val="20"/>
                </w:rPr>
                <w:t>Modificación ruta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68"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69" w:author="Miguel Centeno Muñoz" w:date="2014-07-27T22:20:00Z">
              <w:r w:rsidDel="005E20C8">
                <w:rPr>
                  <w:rFonts w:ascii="Arial" w:hAnsi="Arial" w:cs="Arial"/>
                  <w:b/>
                  <w:bCs/>
                  <w:sz w:val="20"/>
                  <w:szCs w:val="20"/>
                </w:rPr>
                <w:t>Versión</w:t>
              </w:r>
            </w:moveFrom>
          </w:p>
        </w:tc>
        <w:tc>
          <w:tcPr>
            <w:tcW w:w="0" w:type="auto"/>
            <w:gridSpan w:val="2"/>
            <w:hideMark/>
            <w:tcPrChange w:id="2070"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71" w:author="Miguel Centeno Muñoz" w:date="2014-07-27T22:20:00Z">
              <w:r w:rsidDel="005E20C8">
                <w:rPr>
                  <w:rFonts w:ascii="Arial" w:hAnsi="Arial" w:cs="Arial"/>
                  <w:sz w:val="20"/>
                  <w:szCs w:val="20"/>
                </w:rPr>
                <w:t xml:space="preserve">1.0 ( 25/06/2014 )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72"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73" w:author="Miguel Centeno Muñoz" w:date="2014-07-27T22:20:00Z">
              <w:r w:rsidDel="005E20C8">
                <w:rPr>
                  <w:rFonts w:ascii="Arial" w:hAnsi="Arial" w:cs="Arial"/>
                  <w:b/>
                  <w:bCs/>
                  <w:sz w:val="20"/>
                  <w:szCs w:val="20"/>
                </w:rPr>
                <w:t>Autores</w:t>
              </w:r>
            </w:moveFrom>
          </w:p>
        </w:tc>
        <w:bookmarkEnd w:id="2063"/>
        <w:tc>
          <w:tcPr>
            <w:tcW w:w="0" w:type="auto"/>
            <w:gridSpan w:val="2"/>
            <w:hideMark/>
            <w:tcPrChange w:id="2074" w:author="Miguel Centeno Muñoz" w:date="2014-07-27T22:20:00Z">
              <w:tcPr>
                <w:tcW w:w="0" w:type="auto"/>
                <w:gridSpan w:val="2"/>
                <w:hideMark/>
              </w:tcPr>
            </w:tcPrChange>
          </w:tcPr>
          <w:p w:rsidR="005C7CFD" w:rsidDel="005E20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75" w:author="Miguel Centeno Muñoz" w:date="2014-07-27T22:20:00Z">
              <w:r w:rsidRPr="005C7CFD" w:rsidDel="005E20C8">
                <w:rPr>
                  <w:rFonts w:ascii="Arial" w:hAnsi="Arial" w:cs="Arial"/>
                  <w:sz w:val="20"/>
                  <w:szCs w:val="20"/>
                </w:rPr>
                <w:t>Miguel Centeno Muñoz</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76"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77" w:author="Miguel Centeno Muñoz" w:date="2014-07-27T22:20:00Z">
              <w:r w:rsidDel="005E20C8">
                <w:rPr>
                  <w:rFonts w:ascii="Arial" w:hAnsi="Arial" w:cs="Arial"/>
                  <w:b/>
                  <w:bCs/>
                  <w:sz w:val="20"/>
                  <w:szCs w:val="20"/>
                </w:rPr>
                <w:t>Fuentes</w:t>
              </w:r>
            </w:moveFrom>
          </w:p>
        </w:tc>
        <w:tc>
          <w:tcPr>
            <w:tcW w:w="0" w:type="auto"/>
            <w:gridSpan w:val="2"/>
            <w:hideMark/>
            <w:tcPrChange w:id="2078" w:author="Miguel Centeno Muñoz" w:date="2014-07-27T22:20:00Z">
              <w:tcPr>
                <w:tcW w:w="0" w:type="auto"/>
                <w:gridSpan w:val="2"/>
                <w:hideMark/>
              </w:tcPr>
            </w:tcPrChange>
          </w:tcPr>
          <w:p w:rsidR="005C7CFD" w:rsidDel="005E20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79" w:author="Miguel Centeno Muñoz" w:date="2014-07-27T22:20:00Z">
              <w:r w:rsidRPr="005C7CFD" w:rsidDel="005E20C8">
                <w:rPr>
                  <w:rFonts w:ascii="Arial" w:hAnsi="Arial" w:cs="Arial"/>
                  <w:sz w:val="20"/>
                  <w:szCs w:val="20"/>
                </w:rPr>
                <w:t>Sergio Segura Rueda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80"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81" w:author="Miguel Centeno Muñoz" w:date="2014-07-27T22:20:00Z">
              <w:r w:rsidDel="005E20C8">
                <w:rPr>
                  <w:rFonts w:ascii="Arial" w:hAnsi="Arial" w:cs="Arial"/>
                  <w:b/>
                  <w:bCs/>
                  <w:sz w:val="20"/>
                  <w:szCs w:val="20"/>
                </w:rPr>
                <w:t>Dependencias</w:t>
              </w:r>
            </w:moveFrom>
          </w:p>
        </w:tc>
        <w:tc>
          <w:tcPr>
            <w:tcW w:w="0" w:type="auto"/>
            <w:gridSpan w:val="2"/>
            <w:hideMark/>
            <w:tcPrChange w:id="2082" w:author="Miguel Centeno Muñoz" w:date="2014-07-27T22:20:00Z">
              <w:tcPr>
                <w:tcW w:w="0" w:type="auto"/>
                <w:gridSpan w:val="2"/>
                <w:hideMark/>
              </w:tcPr>
            </w:tcPrChange>
          </w:tcPr>
          <w:p w:rsidR="005C7CFD" w:rsidDel="005E20C8" w:rsidRDefault="005C7CFD"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83"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[OBJ-0006] Modificación de una Ruta</w:t>
              </w:r>
              <w:r w:rsidDel="005E20C8">
                <w:rPr>
                  <w:rFonts w:ascii="Arial" w:hAnsi="Arial" w:cs="Arial"/>
                  <w:sz w:val="20"/>
                  <w:szCs w:val="20"/>
                </w:rPr>
                <w:t xml:space="preserve"> </w:t>
              </w:r>
            </w:moveFrom>
          </w:p>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84"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[OBJ-0004] Gestión de Rutas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85"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86" w:author="Miguel Centeno Muñoz" w:date="2014-07-27T22:20:00Z">
              <w:r w:rsidDel="005E20C8">
                <w:rPr>
                  <w:rFonts w:ascii="Arial" w:hAnsi="Arial" w:cs="Arial"/>
                  <w:b/>
                  <w:bCs/>
                  <w:sz w:val="20"/>
                  <w:szCs w:val="20"/>
                </w:rPr>
                <w:t>Descripción</w:t>
              </w:r>
            </w:moveFrom>
          </w:p>
        </w:tc>
        <w:tc>
          <w:tcPr>
            <w:tcW w:w="0" w:type="auto"/>
            <w:gridSpan w:val="2"/>
            <w:hideMark/>
            <w:tcPrChange w:id="2087"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88" w:author="Miguel Centeno Muñoz" w:date="2014-07-27T22:20:00Z">
              <w:r w:rsidDel="005E20C8">
                <w:rPr>
                  <w:rFonts w:ascii="Arial" w:hAnsi="Arial" w:cs="Arial"/>
                  <w:sz w:val="20"/>
                  <w:szCs w:val="20"/>
                </w:rPr>
                <w:t xml:space="preserve">El sistema deberá comportarse tal como se describe en el siguiente caso de uso cuando </w:t>
              </w:r>
              <w:r w:rsidDel="005E20C8">
                <w:rPr>
                  <w:rStyle w:val="nfasis"/>
                  <w:rFonts w:ascii="Arial" w:hAnsi="Arial" w:cs="Arial"/>
                </w:rPr>
                <w:t>el usuario solicita modificar la información referente a una ruta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89"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90" w:author="Miguel Centeno Muñoz" w:date="2014-07-27T22:20:00Z">
              <w:r w:rsidDel="005E20C8">
                <w:rPr>
                  <w:rFonts w:ascii="Arial" w:hAnsi="Arial" w:cs="Arial"/>
                  <w:b/>
                  <w:bCs/>
                  <w:sz w:val="20"/>
                  <w:szCs w:val="20"/>
                </w:rPr>
                <w:t>Precondición</w:t>
              </w:r>
            </w:moveFrom>
          </w:p>
        </w:tc>
        <w:tc>
          <w:tcPr>
            <w:tcW w:w="0" w:type="auto"/>
            <w:gridSpan w:val="2"/>
            <w:hideMark/>
            <w:tcPrChange w:id="2091"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92"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093" w:author="Miguel Centeno Muñoz" w:date="2014-07-27T22:20:00Z">
              <w:tcPr>
                <w:tcW w:w="0" w:type="auto"/>
                <w:vMerge w:val="restart"/>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94" w:author="Miguel Centeno Muñoz" w:date="2014-07-27T22:20:00Z">
              <w:r w:rsidDel="005E20C8">
                <w:rPr>
                  <w:rFonts w:ascii="Arial" w:hAnsi="Arial" w:cs="Arial"/>
                  <w:b/>
                  <w:bCs/>
                  <w:sz w:val="20"/>
                  <w:szCs w:val="20"/>
                </w:rPr>
                <w:t>Secuencia normal</w:t>
              </w:r>
            </w:moveFrom>
          </w:p>
        </w:tc>
        <w:tc>
          <w:tcPr>
            <w:tcW w:w="0" w:type="auto"/>
            <w:hideMark/>
            <w:tcPrChange w:id="2095"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096" w:author="Miguel Centeno Muñoz" w:date="2014-07-27T22:20:00Z">
              <w:r w:rsidDel="005E20C8">
                <w:rPr>
                  <w:rFonts w:ascii="Arial" w:hAnsi="Arial" w:cs="Arial"/>
                  <w:b/>
                  <w:bCs/>
                  <w:sz w:val="20"/>
                  <w:szCs w:val="20"/>
                </w:rPr>
                <w:t>Paso</w:t>
              </w:r>
            </w:moveFrom>
          </w:p>
        </w:tc>
        <w:tc>
          <w:tcPr>
            <w:tcW w:w="3748" w:type="pct"/>
            <w:hideMark/>
            <w:tcPrChange w:id="2097" w:author="Miguel Centeno Muñoz" w:date="2014-07-27T22:20:00Z">
              <w:tcPr>
                <w:tcW w:w="3803" w:type="pct"/>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098" w:author="Miguel Centeno Muñoz" w:date="2014-07-27T22:20:00Z">
              <w:r w:rsidDel="005E20C8">
                <w:rPr>
                  <w:rFonts w:ascii="Arial" w:hAnsi="Arial" w:cs="Arial"/>
                  <w:b/>
                  <w:bCs/>
                  <w:sz w:val="20"/>
                  <w:szCs w:val="20"/>
                </w:rPr>
                <w:t>Acción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099"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100"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01" w:name="STP-0053"/>
            <w:moveFrom w:id="2102" w:author="Miguel Centeno Muñoz" w:date="2014-07-27T22:20:00Z">
              <w:r w:rsidDel="005E20C8">
                <w:rPr>
                  <w:rFonts w:ascii="Arial" w:hAnsi="Arial" w:cs="Arial"/>
                  <w:sz w:val="20"/>
                  <w:szCs w:val="20"/>
                </w:rPr>
                <w:t>1</w:t>
              </w:r>
            </w:moveFrom>
          </w:p>
        </w:tc>
        <w:tc>
          <w:tcPr>
            <w:tcW w:w="0" w:type="auto"/>
            <w:hideMark/>
            <w:tcPrChange w:id="2103"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04" w:author="Miguel Centeno Muñoz" w:date="2014-07-27T22:20:00Z">
              <w:r w:rsidDel="005E20C8">
                <w:rPr>
                  <w:rFonts w:ascii="Arial" w:hAnsi="Arial" w:cs="Arial"/>
                  <w:sz w:val="20"/>
                  <w:szCs w:val="20"/>
                </w:rPr>
                <w:t xml:space="preserve">Se realiza el caso de uso </w:t>
              </w:r>
              <w:bookmarkEnd w:id="2101"/>
              <w:r w:rsidRPr="005C7CFD" w:rsidDel="005E20C8">
                <w:rPr>
                  <w:rFonts w:ascii="Arial" w:hAnsi="Arial" w:cs="Arial"/>
                  <w:sz w:val="20"/>
                  <w:szCs w:val="20"/>
                </w:rPr>
                <w:t xml:space="preserve">Identificación de usuario (UC-0001)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105"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106" w:name="STP-0054" w:colFirst="2" w:colLast="2"/>
          </w:p>
        </w:tc>
        <w:tc>
          <w:tcPr>
            <w:tcW w:w="0" w:type="auto"/>
            <w:hideMark/>
            <w:tcPrChange w:id="2107"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08" w:author="Miguel Centeno Muñoz" w:date="2014-07-27T22:20:00Z">
              <w:r w:rsidDel="005E20C8">
                <w:rPr>
                  <w:rFonts w:ascii="Arial" w:hAnsi="Arial" w:cs="Arial"/>
                  <w:sz w:val="20"/>
                  <w:szCs w:val="20"/>
                </w:rPr>
                <w:t>2</w:t>
              </w:r>
            </w:moveFrom>
          </w:p>
        </w:tc>
        <w:tc>
          <w:tcPr>
            <w:tcW w:w="0" w:type="auto"/>
            <w:hideMark/>
            <w:tcPrChange w:id="2109"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10" w:author="Miguel Centeno Muñoz" w:date="2014-07-27T22:20:00Z">
              <w:r w:rsidDel="005E20C8">
                <w:rPr>
                  <w:rFonts w:ascii="Arial" w:hAnsi="Arial" w:cs="Arial"/>
                  <w:sz w:val="20"/>
                  <w:szCs w:val="20"/>
                </w:rPr>
                <w:t>El sistema</w:t>
              </w:r>
              <w:r w:rsidDel="005E20C8">
                <w:rPr>
                  <w:rStyle w:val="nfasis"/>
                  <w:rFonts w:ascii="Arial" w:hAnsi="Arial" w:cs="Arial"/>
                </w:rPr>
                <w:t xml:space="preserve"> solicita los atributos de la ruta que el usuario desea modificar</w:t>
              </w:r>
              <w:r w:rsidDel="005E20C8">
                <w:rPr>
                  <w:rFonts w:ascii="Arial" w:hAnsi="Arial" w:cs="Arial"/>
                  <w:sz w:val="20"/>
                  <w:szCs w:val="20"/>
                </w:rPr>
                <w:t xml:space="preserve"> </w:t>
              </w:r>
            </w:moveFrom>
          </w:p>
        </w:tc>
      </w:tr>
      <w:bookmarkEnd w:id="2106"/>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111"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112"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13" w:name="STP-0055"/>
            <w:moveFrom w:id="2114" w:author="Miguel Centeno Muñoz" w:date="2014-07-27T22:20:00Z">
              <w:r w:rsidDel="005E20C8">
                <w:rPr>
                  <w:rFonts w:ascii="Arial" w:hAnsi="Arial" w:cs="Arial"/>
                  <w:sz w:val="20"/>
                  <w:szCs w:val="20"/>
                </w:rPr>
                <w:t>3</w:t>
              </w:r>
            </w:moveFrom>
          </w:p>
        </w:tc>
        <w:tc>
          <w:tcPr>
            <w:tcW w:w="0" w:type="auto"/>
            <w:hideMark/>
            <w:tcPrChange w:id="2115"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16" w:author="Miguel Centeno Muñoz" w:date="2014-07-27T22:20:00Z">
              <w:r w:rsidDel="005E20C8">
                <w:rPr>
                  <w:rFonts w:ascii="Arial" w:hAnsi="Arial" w:cs="Arial"/>
                  <w:sz w:val="20"/>
                  <w:szCs w:val="20"/>
                </w:rPr>
                <w:t>Si</w:t>
              </w:r>
              <w:r w:rsidDel="005E20C8">
                <w:rPr>
                  <w:rStyle w:val="nfasis"/>
                  <w:rFonts w:ascii="Arial" w:hAnsi="Arial" w:cs="Arial"/>
                </w:rPr>
                <w:t xml:space="preserve"> el atributo de la ruta que desea modificar es fichero ruta, </w:t>
              </w:r>
              <w:r w:rsidDel="005E20C8">
                <w:rPr>
                  <w:rFonts w:ascii="Arial" w:hAnsi="Arial" w:cs="Arial"/>
                  <w:sz w:val="20"/>
                  <w:szCs w:val="20"/>
                </w:rPr>
                <w:t>el actor</w:t>
              </w:r>
              <w:bookmarkEnd w:id="2113"/>
              <w:r w:rsidRPr="005C7CFD" w:rsidDel="005E20C8">
                <w:rPr>
                  <w:rFonts w:ascii="Arial" w:hAnsi="Arial" w:cs="Arial"/>
                  <w:sz w:val="20"/>
                  <w:szCs w:val="20"/>
                </w:rPr>
                <w:t xml:space="preserve"> Usuario (ACT-0001) </w:t>
              </w:r>
              <w:r w:rsidDel="005E20C8">
                <w:rPr>
                  <w:rStyle w:val="nfasis"/>
                  <w:rFonts w:ascii="Arial" w:hAnsi="Arial" w:cs="Arial"/>
                </w:rPr>
                <w:t>busca el nuevo fichero a registrar en su equipo mediante el explorador de archivos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117"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118" w:name="STP-0056" w:colFirst="2" w:colLast="2"/>
          </w:p>
        </w:tc>
        <w:tc>
          <w:tcPr>
            <w:tcW w:w="0" w:type="auto"/>
            <w:hideMark/>
            <w:tcPrChange w:id="2119"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20" w:author="Miguel Centeno Muñoz" w:date="2014-07-27T22:20:00Z">
              <w:r w:rsidDel="005E20C8">
                <w:rPr>
                  <w:rFonts w:ascii="Arial" w:hAnsi="Arial" w:cs="Arial"/>
                  <w:sz w:val="20"/>
                  <w:szCs w:val="20"/>
                </w:rPr>
                <w:t>4</w:t>
              </w:r>
            </w:moveFrom>
          </w:p>
        </w:tc>
        <w:tc>
          <w:tcPr>
            <w:tcW w:w="0" w:type="auto"/>
            <w:hideMark/>
            <w:tcPrChange w:id="2121"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22" w:author="Miguel Centeno Muñoz" w:date="2014-07-27T22:20:00Z">
              <w:r w:rsidDel="005E20C8">
                <w:rPr>
                  <w:rFonts w:ascii="Arial" w:hAnsi="Arial" w:cs="Arial"/>
                  <w:sz w:val="20"/>
                  <w:szCs w:val="20"/>
                </w:rPr>
                <w:t>El sistema</w:t>
              </w:r>
              <w:r w:rsidDel="005E20C8">
                <w:rPr>
                  <w:rStyle w:val="nfasis"/>
                  <w:rFonts w:ascii="Arial" w:hAnsi="Arial" w:cs="Arial"/>
                </w:rPr>
                <w:t xml:space="preserve"> el sistema registra los cambios realizados por el usuario a la ruta mostrando un mensaje de confirmación</w:t>
              </w:r>
              <w:r w:rsidDel="005E20C8">
                <w:rPr>
                  <w:rFonts w:ascii="Arial" w:hAnsi="Arial" w:cs="Arial"/>
                  <w:sz w:val="20"/>
                  <w:szCs w:val="20"/>
                </w:rPr>
                <w:t xml:space="preserve"> </w:t>
              </w:r>
            </w:moveFrom>
          </w:p>
        </w:tc>
      </w:tr>
      <w:bookmarkEnd w:id="2118"/>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23"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24" w:author="Miguel Centeno Muñoz" w:date="2014-07-27T22:20:00Z">
              <w:r w:rsidDel="005E20C8">
                <w:rPr>
                  <w:rFonts w:ascii="Arial" w:hAnsi="Arial" w:cs="Arial"/>
                  <w:b/>
                  <w:bCs/>
                  <w:sz w:val="20"/>
                  <w:szCs w:val="20"/>
                </w:rPr>
                <w:t>Postcondición</w:t>
              </w:r>
            </w:moveFrom>
          </w:p>
        </w:tc>
        <w:tc>
          <w:tcPr>
            <w:tcW w:w="0" w:type="auto"/>
            <w:gridSpan w:val="2"/>
            <w:hideMark/>
            <w:tcPrChange w:id="2125"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26"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127"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28" w:author="Miguel Centeno Muñoz" w:date="2014-07-27T22:20:00Z">
              <w:r w:rsidDel="005E20C8">
                <w:rPr>
                  <w:rFonts w:ascii="Arial" w:hAnsi="Arial" w:cs="Arial"/>
                  <w:b/>
                  <w:bCs/>
                  <w:sz w:val="20"/>
                  <w:szCs w:val="20"/>
                </w:rPr>
                <w:t>Importancia</w:t>
              </w:r>
            </w:moveFrom>
          </w:p>
        </w:tc>
        <w:tc>
          <w:tcPr>
            <w:tcW w:w="0" w:type="auto"/>
            <w:gridSpan w:val="2"/>
            <w:hideMark/>
            <w:tcPrChange w:id="2129"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30" w:author="Miguel Centeno Muñoz" w:date="2014-07-27T22:20:00Z">
              <w:r w:rsidDel="005E20C8">
                <w:rPr>
                  <w:rFonts w:ascii="Arial" w:hAnsi="Arial" w:cs="Arial"/>
                  <w:sz w:val="20"/>
                  <w:szCs w:val="20"/>
                </w:rPr>
                <w:t>vital</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31"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32" w:author="Miguel Centeno Muñoz" w:date="2014-07-27T22:20:00Z">
              <w:r w:rsidDel="005E20C8">
                <w:rPr>
                  <w:rFonts w:ascii="Arial" w:hAnsi="Arial" w:cs="Arial"/>
                  <w:b/>
                  <w:bCs/>
                  <w:sz w:val="20"/>
                  <w:szCs w:val="20"/>
                </w:rPr>
                <w:t>Urgencia</w:t>
              </w:r>
            </w:moveFrom>
          </w:p>
        </w:tc>
        <w:tc>
          <w:tcPr>
            <w:tcW w:w="0" w:type="auto"/>
            <w:gridSpan w:val="2"/>
            <w:hideMark/>
            <w:tcPrChange w:id="2133"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34" w:author="Miguel Centeno Muñoz" w:date="2014-07-27T22:20:00Z">
              <w:r w:rsidDel="005E20C8">
                <w:rPr>
                  <w:rFonts w:ascii="Arial" w:hAnsi="Arial" w:cs="Arial"/>
                  <w:sz w:val="20"/>
                  <w:szCs w:val="20"/>
                </w:rPr>
                <w:t>inmediatamente</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135"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36" w:author="Miguel Centeno Muñoz" w:date="2014-07-27T22:20:00Z">
              <w:r w:rsidDel="005E20C8">
                <w:rPr>
                  <w:rFonts w:ascii="Arial" w:hAnsi="Arial" w:cs="Arial"/>
                  <w:b/>
                  <w:bCs/>
                  <w:sz w:val="20"/>
                  <w:szCs w:val="20"/>
                </w:rPr>
                <w:t>Estado</w:t>
              </w:r>
            </w:moveFrom>
          </w:p>
        </w:tc>
        <w:tc>
          <w:tcPr>
            <w:tcW w:w="0" w:type="auto"/>
            <w:gridSpan w:val="2"/>
            <w:hideMark/>
            <w:tcPrChange w:id="2137"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38" w:author="Miguel Centeno Muñoz" w:date="2014-07-27T22:20:00Z">
              <w:r w:rsidDel="005E20C8">
                <w:rPr>
                  <w:rFonts w:ascii="Arial" w:hAnsi="Arial" w:cs="Arial"/>
                  <w:sz w:val="20"/>
                  <w:szCs w:val="20"/>
                </w:rPr>
                <w:t>en construcción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39"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40" w:author="Miguel Centeno Muñoz" w:date="2014-07-27T22:20:00Z">
              <w:r w:rsidDel="005E20C8">
                <w:rPr>
                  <w:rFonts w:ascii="Arial" w:hAnsi="Arial" w:cs="Arial"/>
                  <w:b/>
                  <w:bCs/>
                  <w:sz w:val="20"/>
                  <w:szCs w:val="20"/>
                </w:rPr>
                <w:t>Estabilidad</w:t>
              </w:r>
            </w:moveFrom>
          </w:p>
        </w:tc>
        <w:tc>
          <w:tcPr>
            <w:tcW w:w="0" w:type="auto"/>
            <w:gridSpan w:val="2"/>
            <w:hideMark/>
            <w:tcPrChange w:id="2141"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42" w:author="Miguel Centeno Muñoz" w:date="2014-07-27T22:20:00Z">
              <w:r w:rsidDel="005E20C8">
                <w:rPr>
                  <w:rFonts w:ascii="Arial" w:hAnsi="Arial" w:cs="Arial"/>
                  <w:sz w:val="20"/>
                  <w:szCs w:val="20"/>
                </w:rPr>
                <w:t>alta</w:t>
              </w:r>
            </w:moveFrom>
          </w:p>
        </w:tc>
      </w:tr>
    </w:tbl>
    <w:tbl>
      <w:tblPr>
        <w:tblStyle w:val="Listamedia2-nfasis2"/>
        <w:tblpPr w:leftFromText="141" w:rightFromText="141" w:vertAnchor="page" w:horzAnchor="margin" w:tblpY="151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moveFromRangeEnd w:id="2064"/>
          <w:p w:rsidR="005E20C8" w:rsidRDefault="005E20C8" w:rsidP="005E20C8">
            <w:pPr>
              <w:rPr>
                <w:rFonts w:ascii="Arial" w:hAnsi="Arial" w:cs="Arial"/>
                <w:sz w:val="20"/>
                <w:szCs w:val="20"/>
              </w:rPr>
            </w:pPr>
            <w:moveToRangeStart w:id="2143" w:author="Miguel Centeno Muñoz" w:date="2014-07-27T22:20:00Z" w:name="move394262949"/>
            <w:moveTo w:id="2144" w:author="Miguel Centeno Muñoz" w:date="2014-07-27T22:20:00Z">
              <w:r>
                <w:rPr>
                  <w:rFonts w:ascii="Arial" w:hAnsi="Arial" w:cs="Arial"/>
                  <w:b/>
                  <w:bCs/>
                  <w:sz w:val="20"/>
                  <w:szCs w:val="20"/>
                </w:rPr>
                <w:t>UC-000</w:t>
              </w:r>
            </w:moveTo>
            <w:ins w:id="2145" w:author="Miguel Centeno Muñoz" w:date="2014-07-30T23:35:00Z">
              <w:r w:rsidR="00834472">
                <w:rPr>
                  <w:rFonts w:ascii="Arial" w:hAnsi="Arial" w:cs="Arial"/>
                  <w:b/>
                  <w:bCs/>
                  <w:sz w:val="20"/>
                  <w:szCs w:val="20"/>
                </w:rPr>
                <w:t>7</w:t>
              </w:r>
            </w:ins>
            <w:moveTo w:id="2146" w:author="Miguel Centeno Muñoz" w:date="2014-07-27T22:20:00Z">
              <w:del w:id="2147" w:author="Miguel Centeno Muñoz" w:date="2014-07-30T23:35:00Z">
                <w:r w:rsidDel="00834472">
                  <w:rPr>
                    <w:rFonts w:ascii="Arial" w:hAnsi="Arial" w:cs="Arial"/>
                    <w:b/>
                    <w:bCs/>
                    <w:sz w:val="20"/>
                    <w:szCs w:val="20"/>
                  </w:rPr>
                  <w:delText>5</w:delText>
                </w:r>
              </w:del>
            </w:moveTo>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To w:id="2148" w:author="Miguel Centeno Muñoz" w:date="2014-07-27T22:20:00Z">
              <w:r>
                <w:rPr>
                  <w:rFonts w:ascii="Arial" w:hAnsi="Arial" w:cs="Arial"/>
                  <w:b/>
                  <w:bCs/>
                  <w:sz w:val="20"/>
                  <w:szCs w:val="20"/>
                </w:rPr>
                <w:t>Modificación ruta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49" w:author="Miguel Centeno Muñoz" w:date="2014-07-27T22:20:00Z">
              <w:r>
                <w:rPr>
                  <w:rFonts w:ascii="Arial" w:hAnsi="Arial" w:cs="Arial"/>
                  <w:b/>
                  <w:bCs/>
                  <w:sz w:val="20"/>
                  <w:szCs w:val="20"/>
                </w:rPr>
                <w:t>Versión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50" w:author="Miguel Centeno Muñoz" w:date="2014-07-27T22:20:00Z">
              <w:r>
                <w:rPr>
                  <w:rFonts w:ascii="Arial" w:hAnsi="Arial" w:cs="Arial"/>
                  <w:sz w:val="20"/>
                  <w:szCs w:val="20"/>
                </w:rPr>
                <w:t xml:space="preserve">1.0 ( 25/06/2014 )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51" w:author="Miguel Centeno Muñoz" w:date="2014-07-27T22:20:00Z">
              <w:r>
                <w:rPr>
                  <w:rFonts w:ascii="Arial" w:hAnsi="Arial" w:cs="Arial"/>
                  <w:b/>
                  <w:bCs/>
                  <w:sz w:val="20"/>
                  <w:szCs w:val="20"/>
                </w:rPr>
                <w:t>Autores</w:t>
              </w:r>
            </w:moveTo>
          </w:p>
        </w:tc>
        <w:tc>
          <w:tcPr>
            <w:tcW w:w="0" w:type="auto"/>
            <w:gridSpan w:val="2"/>
            <w:hideMark/>
          </w:tcPr>
          <w:p w:rsidR="005E20C8" w:rsidRDefault="005E20C8"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52"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53" w:author="Miguel Centeno Muñoz" w:date="2014-07-27T22:20:00Z">
              <w:r>
                <w:rPr>
                  <w:rFonts w:ascii="Arial" w:hAnsi="Arial" w:cs="Arial"/>
                  <w:b/>
                  <w:bCs/>
                  <w:sz w:val="20"/>
                  <w:szCs w:val="20"/>
                </w:rPr>
                <w:t>Fuentes</w:t>
              </w:r>
            </w:moveTo>
          </w:p>
        </w:tc>
        <w:tc>
          <w:tcPr>
            <w:tcW w:w="0" w:type="auto"/>
            <w:gridSpan w:val="2"/>
            <w:hideMark/>
          </w:tcPr>
          <w:p w:rsidR="005E20C8" w:rsidRDefault="005E20C8"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54" w:author="Miguel Centeno Muñoz" w:date="2014-07-27T22:20:00Z">
              <w:r w:rsidRPr="005C7CFD">
                <w:rPr>
                  <w:rFonts w:ascii="Arial" w:hAnsi="Arial" w:cs="Arial"/>
                  <w:sz w:val="20"/>
                  <w:szCs w:val="20"/>
                </w:rPr>
                <w:t>Sergio Segura Rueda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55" w:author="Miguel Centeno Muñoz" w:date="2014-07-27T22:20:00Z">
              <w:r>
                <w:rPr>
                  <w:rFonts w:ascii="Arial" w:hAnsi="Arial" w:cs="Arial"/>
                  <w:b/>
                  <w:bCs/>
                  <w:sz w:val="20"/>
                  <w:szCs w:val="20"/>
                </w:rPr>
                <w:t>Dependencias</w:t>
              </w:r>
            </w:moveTo>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56"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moveTo>
          </w:p>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5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58" w:author="Miguel Centeno Muñoz" w:date="2014-07-27T22:20:00Z">
              <w:r>
                <w:rPr>
                  <w:rFonts w:ascii="Arial" w:hAnsi="Arial" w:cs="Arial"/>
                  <w:b/>
                  <w:bCs/>
                  <w:sz w:val="20"/>
                  <w:szCs w:val="20"/>
                </w:rPr>
                <w:t>Descripción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59"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60" w:author="Miguel Centeno Muñoz" w:date="2014-07-27T22:20:00Z">
              <w:r>
                <w:rPr>
                  <w:rFonts w:ascii="Arial" w:hAnsi="Arial" w:cs="Arial"/>
                  <w:b/>
                  <w:bCs/>
                  <w:sz w:val="20"/>
                  <w:szCs w:val="20"/>
                </w:rPr>
                <w:t>Precondición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61"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rFonts w:ascii="Arial" w:hAnsi="Arial" w:cs="Arial"/>
                <w:sz w:val="20"/>
                <w:szCs w:val="20"/>
              </w:rPr>
            </w:pPr>
            <w:moveTo w:id="2162" w:author="Miguel Centeno Muñoz" w:date="2014-07-27T22:20:00Z">
              <w:r>
                <w:rPr>
                  <w:rFonts w:ascii="Arial" w:hAnsi="Arial" w:cs="Arial"/>
                  <w:b/>
                  <w:bCs/>
                  <w:sz w:val="20"/>
                  <w:szCs w:val="20"/>
                </w:rPr>
                <w:t>Secuencia normal</w:t>
              </w:r>
            </w:moveTo>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63" w:author="Miguel Centeno Muñoz" w:date="2014-07-27T22:20:00Z">
              <w:r>
                <w:rPr>
                  <w:rFonts w:ascii="Arial" w:hAnsi="Arial" w:cs="Arial"/>
                  <w:b/>
                  <w:bCs/>
                  <w:sz w:val="20"/>
                  <w:szCs w:val="20"/>
                </w:rPr>
                <w:t>Paso</w:t>
              </w:r>
            </w:moveTo>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64" w:author="Miguel Centeno Muñoz" w:date="2014-07-27T22:20:00Z">
              <w:r>
                <w:rPr>
                  <w:rFonts w:ascii="Arial" w:hAnsi="Arial" w:cs="Arial"/>
                  <w:b/>
                  <w:bCs/>
                  <w:sz w:val="20"/>
                  <w:szCs w:val="20"/>
                </w:rPr>
                <w:t>Acción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65" w:author="Miguel Centeno Muñoz" w:date="2014-07-27T22:20:00Z">
              <w:r>
                <w:rPr>
                  <w:rFonts w:ascii="Arial" w:hAnsi="Arial" w:cs="Arial"/>
                  <w:sz w:val="20"/>
                  <w:szCs w:val="20"/>
                </w:rPr>
                <w:t>1</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66"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67" w:author="Miguel Centeno Muñoz" w:date="2014-07-27T22:20:00Z">
              <w:r>
                <w:rPr>
                  <w:rFonts w:ascii="Arial" w:hAnsi="Arial" w:cs="Arial"/>
                  <w:sz w:val="20"/>
                  <w:szCs w:val="20"/>
                </w:rPr>
                <w:t>2</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68" w:author="Miguel Centeno Muñoz" w:date="2014-07-27T22:20: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69" w:author="Miguel Centeno Muñoz" w:date="2014-07-27T22:20:00Z">
              <w:r>
                <w:rPr>
                  <w:rFonts w:ascii="Arial" w:hAnsi="Arial" w:cs="Arial"/>
                  <w:sz w:val="20"/>
                  <w:szCs w:val="20"/>
                </w:rPr>
                <w:t>3</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0" w:author="Miguel Centeno Muñoz" w:date="2014-07-27T22:20: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1" w:author="Miguel Centeno Muñoz" w:date="2014-07-27T22:20:00Z">
              <w:r>
                <w:rPr>
                  <w:rFonts w:ascii="Arial" w:hAnsi="Arial" w:cs="Arial"/>
                  <w:sz w:val="20"/>
                  <w:szCs w:val="20"/>
                </w:rPr>
                <w:t>4</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2" w:author="Miguel Centeno Muñoz" w:date="2014-07-27T22:20: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3" w:author="Miguel Centeno Muñoz" w:date="2014-07-27T22:20:00Z">
              <w:r>
                <w:rPr>
                  <w:rFonts w:ascii="Arial" w:hAnsi="Arial" w:cs="Arial"/>
                  <w:b/>
                  <w:bCs/>
                  <w:sz w:val="20"/>
                  <w:szCs w:val="20"/>
                </w:rPr>
                <w:t>Postcondición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4"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5" w:author="Miguel Centeno Muñoz" w:date="2014-07-27T22:20:00Z">
              <w:r>
                <w:rPr>
                  <w:rFonts w:ascii="Arial" w:hAnsi="Arial" w:cs="Arial"/>
                  <w:b/>
                  <w:bCs/>
                  <w:sz w:val="20"/>
                  <w:szCs w:val="20"/>
                </w:rPr>
                <w:t>Importancia</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6" w:author="Miguel Centeno Muñoz" w:date="2014-07-27T22:20:00Z">
              <w:r>
                <w:rPr>
                  <w:rFonts w:ascii="Arial" w:hAnsi="Arial" w:cs="Arial"/>
                  <w:sz w:val="20"/>
                  <w:szCs w:val="20"/>
                </w:rPr>
                <w:t>vital</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7" w:author="Miguel Centeno Muñoz" w:date="2014-07-27T22:20:00Z">
              <w:r>
                <w:rPr>
                  <w:rFonts w:ascii="Arial" w:hAnsi="Arial" w:cs="Arial"/>
                  <w:b/>
                  <w:bCs/>
                  <w:sz w:val="20"/>
                  <w:szCs w:val="20"/>
                </w:rPr>
                <w:t>Urgencia</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8" w:author="Miguel Centeno Muñoz" w:date="2014-07-27T22:20:00Z">
              <w:r>
                <w:rPr>
                  <w:rFonts w:ascii="Arial" w:hAnsi="Arial" w:cs="Arial"/>
                  <w:sz w:val="20"/>
                  <w:szCs w:val="20"/>
                </w:rPr>
                <w:t>inmediatamente</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9" w:author="Miguel Centeno Muñoz" w:date="2014-07-27T22:20:00Z">
              <w:r>
                <w:rPr>
                  <w:rFonts w:ascii="Arial" w:hAnsi="Arial" w:cs="Arial"/>
                  <w:b/>
                  <w:bCs/>
                  <w:sz w:val="20"/>
                  <w:szCs w:val="20"/>
                </w:rPr>
                <w:t>Estado</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80" w:author="Miguel Centeno Muñoz" w:date="2014-07-27T22:20:00Z">
              <w:r>
                <w:rPr>
                  <w:rFonts w:ascii="Arial" w:hAnsi="Arial" w:cs="Arial"/>
                  <w:sz w:val="20"/>
                  <w:szCs w:val="20"/>
                </w:rPr>
                <w:t>en construcción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81" w:author="Miguel Centeno Muñoz" w:date="2014-07-27T22:20:00Z">
              <w:r>
                <w:rPr>
                  <w:rFonts w:ascii="Arial" w:hAnsi="Arial" w:cs="Arial"/>
                  <w:b/>
                  <w:bCs/>
                  <w:sz w:val="20"/>
                  <w:szCs w:val="20"/>
                </w:rPr>
                <w:t>Estabilidad</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82" w:author="Miguel Centeno Muñoz" w:date="2014-07-27T22:20:00Z">
              <w:r>
                <w:rPr>
                  <w:rFonts w:ascii="Arial" w:hAnsi="Arial" w:cs="Arial"/>
                  <w:sz w:val="20"/>
                  <w:szCs w:val="20"/>
                </w:rPr>
                <w:t>alta</w:t>
              </w:r>
            </w:moveTo>
          </w:p>
        </w:tc>
      </w:tr>
      <w:moveToRangeEnd w:id="2143"/>
    </w:tbl>
    <w:p w:rsidR="00D40919" w:rsidRDefault="00D40919" w:rsidP="00533654">
      <w:pPr>
        <w:rPr>
          <w:ins w:id="2183" w:author="Miguel Centeno Muñoz" w:date="2014-07-27T22:20:00Z"/>
        </w:rPr>
      </w:pPr>
    </w:p>
    <w:p w:rsidR="005E20C8" w:rsidRDefault="005E20C8" w:rsidP="00533654">
      <w:pPr>
        <w:rPr>
          <w:ins w:id="2184" w:author="Miguel Centeno Muñoz" w:date="2014-07-27T22:20:00Z"/>
        </w:rPr>
      </w:pPr>
    </w:p>
    <w:p w:rsidR="005E20C8" w:rsidRDefault="005E20C8" w:rsidP="00533654">
      <w:pPr>
        <w:rPr>
          <w:ins w:id="2185" w:author="Miguel Centeno Muñoz" w:date="2014-07-27T22:20:00Z"/>
        </w:rPr>
      </w:pPr>
    </w:p>
    <w:p w:rsidR="005E20C8" w:rsidRDefault="005E20C8" w:rsidP="00533654">
      <w:pPr>
        <w:rPr>
          <w:ins w:id="2186" w:author="Miguel Centeno Muñoz" w:date="2014-07-27T22:20:00Z"/>
        </w:rPr>
      </w:pPr>
    </w:p>
    <w:p w:rsidR="005E20C8" w:rsidRDefault="005E20C8" w:rsidP="00533654">
      <w:pPr>
        <w:rPr>
          <w:ins w:id="2187" w:author="Miguel Centeno Muñoz" w:date="2014-07-27T22:20:00Z"/>
        </w:rPr>
      </w:pPr>
    </w:p>
    <w:p w:rsidR="005E20C8" w:rsidRDefault="005E20C8" w:rsidP="00533654">
      <w:pPr>
        <w:rPr>
          <w:ins w:id="2188" w:author="Miguel Centeno Muñoz" w:date="2014-07-27T22:20:00Z"/>
        </w:rPr>
      </w:pPr>
    </w:p>
    <w:p w:rsidR="005E20C8" w:rsidRDefault="005E20C8" w:rsidP="00533654">
      <w:pPr>
        <w:rPr>
          <w:ins w:id="2189" w:author="Miguel Centeno Muñoz" w:date="2014-07-27T22:20:00Z"/>
        </w:rPr>
      </w:pPr>
    </w:p>
    <w:p w:rsidR="005E20C8" w:rsidRDefault="005E20C8" w:rsidP="00533654">
      <w:pPr>
        <w:rPr>
          <w:ins w:id="2190" w:author="Miguel Centeno Muñoz" w:date="2014-07-27T22:20:00Z"/>
        </w:rPr>
      </w:pPr>
    </w:p>
    <w:p w:rsidR="005E20C8" w:rsidRDefault="005E20C8" w:rsidP="00533654">
      <w:pPr>
        <w:rPr>
          <w:ins w:id="2191" w:author="Miguel Centeno Muñoz" w:date="2014-07-27T22:20:00Z"/>
        </w:rPr>
      </w:pPr>
    </w:p>
    <w:p w:rsidR="005E20C8" w:rsidRDefault="005E20C8" w:rsidP="00533654">
      <w:pPr>
        <w:rPr>
          <w:ins w:id="2192" w:author="Miguel Centeno Muñoz" w:date="2014-07-27T22:20:00Z"/>
        </w:rPr>
      </w:pPr>
    </w:p>
    <w:p w:rsidR="005E20C8" w:rsidRDefault="005E20C8" w:rsidP="00533654">
      <w:pPr>
        <w:rPr>
          <w:ins w:id="2193" w:author="Miguel Centeno Muñoz" w:date="2014-07-27T22:20:00Z"/>
        </w:rPr>
      </w:pPr>
    </w:p>
    <w:p w:rsidR="005E20C8" w:rsidRDefault="005E20C8" w:rsidP="00533654">
      <w:pPr>
        <w:rPr>
          <w:ins w:id="2194" w:author="Miguel Centeno Muñoz" w:date="2014-07-27T22:20:00Z"/>
        </w:rPr>
      </w:pPr>
    </w:p>
    <w:p w:rsidR="005E20C8" w:rsidRDefault="005E20C8" w:rsidP="00533654">
      <w:pPr>
        <w:rPr>
          <w:ins w:id="2195" w:author="Miguel Centeno Muñoz" w:date="2014-07-27T22:20:00Z"/>
        </w:rPr>
      </w:pPr>
    </w:p>
    <w:p w:rsidR="005E20C8" w:rsidRDefault="005E20C8" w:rsidP="00533654">
      <w:pPr>
        <w:rPr>
          <w:ins w:id="2196" w:author="Miguel Centeno Muñoz" w:date="2014-07-27T22:20:00Z"/>
        </w:rPr>
      </w:pPr>
    </w:p>
    <w:p w:rsidR="005E20C8" w:rsidRDefault="005E20C8" w:rsidP="00533654">
      <w:pPr>
        <w:rPr>
          <w:ins w:id="2197"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198"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199" w:author="Miguel Centeno Muñoz" w:date="2014-07-27T22:20:00Z"/>
                <w:rFonts w:ascii="Arial" w:hAnsi="Arial" w:cs="Arial"/>
                <w:sz w:val="20"/>
                <w:szCs w:val="20"/>
              </w:rPr>
            </w:pPr>
            <w:ins w:id="2200" w:author="Miguel Centeno Muñoz" w:date="2014-07-27T22:20:00Z">
              <w:r>
                <w:rPr>
                  <w:rFonts w:ascii="Arial" w:hAnsi="Arial" w:cs="Arial"/>
                  <w:b/>
                  <w:bCs/>
                  <w:sz w:val="20"/>
                  <w:szCs w:val="20"/>
                </w:rPr>
                <w:lastRenderedPageBreak/>
                <w:t>UC-000</w:t>
              </w:r>
            </w:ins>
            <w:ins w:id="2201"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202" w:author="Miguel Centeno Muñoz" w:date="2014-07-27T22:20:00Z"/>
                <w:rFonts w:ascii="Arial" w:hAnsi="Arial" w:cs="Arial"/>
                <w:sz w:val="20"/>
                <w:szCs w:val="20"/>
              </w:rPr>
            </w:pPr>
            <w:ins w:id="2203"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20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05" w:author="Miguel Centeno Muñoz" w:date="2014-07-27T22:20:00Z"/>
                <w:rFonts w:ascii="Arial" w:hAnsi="Arial" w:cs="Arial"/>
                <w:sz w:val="20"/>
                <w:szCs w:val="20"/>
              </w:rPr>
            </w:pPr>
            <w:ins w:id="2206"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07" w:author="Miguel Centeno Muñoz" w:date="2014-07-27T22:20:00Z"/>
                <w:rFonts w:ascii="Arial" w:hAnsi="Arial" w:cs="Arial"/>
                <w:sz w:val="20"/>
                <w:szCs w:val="20"/>
              </w:rPr>
            </w:pPr>
            <w:ins w:id="2208" w:author="Miguel Centeno Muñoz" w:date="2014-07-27T22:20:00Z">
              <w:r>
                <w:rPr>
                  <w:rFonts w:ascii="Arial" w:hAnsi="Arial" w:cs="Arial"/>
                  <w:sz w:val="20"/>
                  <w:szCs w:val="20"/>
                </w:rPr>
                <w:t xml:space="preserve">1.0 ( 25/06/2014 ) </w:t>
              </w:r>
            </w:ins>
          </w:p>
        </w:tc>
      </w:tr>
      <w:tr w:rsidR="005E20C8" w:rsidTr="005E20C8">
        <w:trPr>
          <w:ins w:id="220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10" w:author="Miguel Centeno Muñoz" w:date="2014-07-27T22:20:00Z"/>
                <w:rFonts w:ascii="Arial" w:hAnsi="Arial" w:cs="Arial"/>
                <w:sz w:val="20"/>
                <w:szCs w:val="20"/>
              </w:rPr>
            </w:pPr>
            <w:ins w:id="2211" w:author="Miguel Centeno Muñoz" w:date="2014-07-27T22:20:00Z">
              <w:r>
                <w:rPr>
                  <w:rFonts w:ascii="Arial" w:hAnsi="Arial" w:cs="Arial"/>
                  <w:b/>
                  <w:bCs/>
                  <w:sz w:val="20"/>
                  <w:szCs w:val="20"/>
                </w:rPr>
                <w:t>Autores</w:t>
              </w:r>
            </w:ins>
          </w:p>
        </w:tc>
        <w:tc>
          <w:tcPr>
            <w:tcW w:w="0" w:type="auto"/>
            <w:gridSpan w:val="2"/>
            <w:hideMark/>
          </w:tcPr>
          <w:p w:rsidR="005E20C8" w:rsidRDefault="005E20C8" w:rsidP="005E20C8">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212" w:author="Miguel Centeno Muñoz" w:date="2014-07-27T22:20:00Z"/>
                <w:rFonts w:ascii="Arial" w:hAnsi="Arial" w:cs="Arial"/>
                <w:sz w:val="20"/>
                <w:szCs w:val="20"/>
              </w:rPr>
            </w:pPr>
            <w:ins w:id="2213"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15" w:author="Miguel Centeno Muñoz" w:date="2014-07-27T22:20:00Z"/>
                <w:rFonts w:ascii="Arial" w:hAnsi="Arial" w:cs="Arial"/>
                <w:sz w:val="20"/>
                <w:szCs w:val="20"/>
              </w:rPr>
            </w:pPr>
            <w:ins w:id="2216" w:author="Miguel Centeno Muñoz" w:date="2014-07-27T22:20:00Z">
              <w:r>
                <w:rPr>
                  <w:rFonts w:ascii="Arial" w:hAnsi="Arial" w:cs="Arial"/>
                  <w:b/>
                  <w:bCs/>
                  <w:sz w:val="20"/>
                  <w:szCs w:val="20"/>
                </w:rPr>
                <w:t>Fuentes</w:t>
              </w:r>
            </w:ins>
          </w:p>
        </w:tc>
        <w:tc>
          <w:tcPr>
            <w:tcW w:w="0" w:type="auto"/>
            <w:gridSpan w:val="2"/>
            <w:hideMark/>
          </w:tcPr>
          <w:p w:rsidR="005E20C8" w:rsidRDefault="005E20C8" w:rsidP="005E20C8">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217" w:author="Miguel Centeno Muñoz" w:date="2014-07-27T22:20:00Z"/>
                <w:rFonts w:ascii="Arial" w:hAnsi="Arial" w:cs="Arial"/>
                <w:sz w:val="20"/>
                <w:szCs w:val="20"/>
              </w:rPr>
            </w:pPr>
            <w:ins w:id="2218" w:author="Miguel Centeno Muñoz" w:date="2014-07-27T22:20:00Z">
              <w:r w:rsidRPr="005C7CFD">
                <w:rPr>
                  <w:rFonts w:ascii="Arial" w:hAnsi="Arial" w:cs="Arial"/>
                  <w:sz w:val="20"/>
                  <w:szCs w:val="20"/>
                </w:rPr>
                <w:t>Sergio Segura Rueda</w:t>
              </w:r>
              <w:r>
                <w:rPr>
                  <w:rFonts w:ascii="Arial" w:hAnsi="Arial" w:cs="Arial"/>
                  <w:sz w:val="20"/>
                  <w:szCs w:val="20"/>
                </w:rPr>
                <w:t xml:space="preserve"> </w:t>
              </w:r>
            </w:ins>
          </w:p>
        </w:tc>
      </w:tr>
      <w:tr w:rsidR="005E20C8" w:rsidTr="005E20C8">
        <w:trPr>
          <w:ins w:id="221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20" w:author="Miguel Centeno Muñoz" w:date="2014-07-27T22:20:00Z"/>
                <w:rFonts w:ascii="Arial" w:hAnsi="Arial" w:cs="Arial"/>
                <w:sz w:val="20"/>
                <w:szCs w:val="20"/>
              </w:rPr>
            </w:pPr>
            <w:ins w:id="2221"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222" w:author="Miguel Centeno Muñoz" w:date="2014-07-27T22:20:00Z"/>
                <w:rFonts w:ascii="Arial" w:hAnsi="Arial" w:cs="Arial"/>
                <w:sz w:val="20"/>
                <w:szCs w:val="20"/>
              </w:rPr>
            </w:pPr>
            <w:ins w:id="222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24" w:author="Miguel Centeno Muñoz" w:date="2014-07-27T22:20:00Z"/>
                <w:rFonts w:ascii="Arial" w:hAnsi="Arial" w:cs="Arial"/>
                <w:sz w:val="20"/>
                <w:szCs w:val="20"/>
              </w:rPr>
            </w:pPr>
            <w:ins w:id="2225"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26" w:author="Miguel Centeno Muñoz" w:date="2014-07-27T22:20:00Z"/>
                <w:rFonts w:ascii="Arial" w:hAnsi="Arial" w:cs="Arial"/>
                <w:sz w:val="20"/>
                <w:szCs w:val="20"/>
              </w:rPr>
            </w:pPr>
            <w:ins w:id="222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2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29" w:author="Miguel Centeno Muñoz" w:date="2014-07-27T22:20:00Z"/>
                <w:rFonts w:ascii="Arial" w:hAnsi="Arial" w:cs="Arial"/>
                <w:sz w:val="20"/>
                <w:szCs w:val="20"/>
              </w:rPr>
            </w:pPr>
            <w:ins w:id="2230"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31" w:author="Miguel Centeno Muñoz" w:date="2014-07-27T22:20:00Z"/>
                <w:rFonts w:ascii="Arial" w:hAnsi="Arial" w:cs="Arial"/>
                <w:sz w:val="20"/>
                <w:szCs w:val="20"/>
              </w:rPr>
            </w:pPr>
            <w:ins w:id="2232"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23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34" w:author="Miguel Centeno Muñoz" w:date="2014-07-27T22:20:00Z"/>
                <w:rFonts w:ascii="Arial" w:hAnsi="Arial" w:cs="Arial"/>
                <w:sz w:val="20"/>
                <w:szCs w:val="20"/>
              </w:rPr>
            </w:pPr>
            <w:ins w:id="2235"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36" w:author="Miguel Centeno Muñoz" w:date="2014-07-27T22:20:00Z"/>
                <w:rFonts w:ascii="Arial" w:hAnsi="Arial" w:cs="Arial"/>
                <w:sz w:val="20"/>
                <w:szCs w:val="20"/>
              </w:rPr>
            </w:pPr>
            <w:ins w:id="2237"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23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239" w:author="Miguel Centeno Muñoz" w:date="2014-07-27T22:20:00Z"/>
                <w:rFonts w:ascii="Arial" w:hAnsi="Arial" w:cs="Arial"/>
                <w:sz w:val="20"/>
                <w:szCs w:val="20"/>
              </w:rPr>
            </w:pPr>
            <w:ins w:id="2240"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41" w:author="Miguel Centeno Muñoz" w:date="2014-07-27T22:20:00Z"/>
                <w:rFonts w:ascii="Arial" w:hAnsi="Arial" w:cs="Arial"/>
                <w:b/>
                <w:bCs/>
                <w:sz w:val="20"/>
                <w:szCs w:val="20"/>
              </w:rPr>
            </w:pPr>
            <w:ins w:id="2242"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43" w:author="Miguel Centeno Muñoz" w:date="2014-07-27T22:20:00Z"/>
                <w:rFonts w:ascii="Arial" w:hAnsi="Arial" w:cs="Arial"/>
                <w:b/>
                <w:bCs/>
                <w:sz w:val="20"/>
                <w:szCs w:val="20"/>
              </w:rPr>
            </w:pPr>
            <w:ins w:id="2244" w:author="Miguel Centeno Muñoz" w:date="2014-07-27T22:20:00Z">
              <w:r>
                <w:rPr>
                  <w:rFonts w:ascii="Arial" w:hAnsi="Arial" w:cs="Arial"/>
                  <w:b/>
                  <w:bCs/>
                  <w:sz w:val="20"/>
                  <w:szCs w:val="20"/>
                </w:rPr>
                <w:t>Acción</w:t>
              </w:r>
            </w:ins>
          </w:p>
        </w:tc>
      </w:tr>
      <w:tr w:rsidR="005E20C8" w:rsidTr="005E20C8">
        <w:trPr>
          <w:ins w:id="224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46"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47" w:author="Miguel Centeno Muñoz" w:date="2014-07-27T22:20:00Z"/>
                <w:rFonts w:ascii="Arial" w:hAnsi="Arial" w:cs="Arial"/>
                <w:sz w:val="20"/>
                <w:szCs w:val="20"/>
              </w:rPr>
            </w:pPr>
            <w:ins w:id="2248"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49" w:author="Miguel Centeno Muñoz" w:date="2014-07-27T22:20:00Z"/>
                <w:rFonts w:ascii="Arial" w:hAnsi="Arial" w:cs="Arial"/>
                <w:sz w:val="20"/>
                <w:szCs w:val="20"/>
              </w:rPr>
            </w:pPr>
            <w:ins w:id="2250"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25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52"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53" w:author="Miguel Centeno Muñoz" w:date="2014-07-27T22:20:00Z"/>
                <w:rFonts w:ascii="Arial" w:hAnsi="Arial" w:cs="Arial"/>
                <w:sz w:val="20"/>
                <w:szCs w:val="20"/>
              </w:rPr>
            </w:pPr>
            <w:ins w:id="2254" w:author="Miguel Centeno Muñoz" w:date="2014-07-27T22:20:00Z">
              <w:r>
                <w:rPr>
                  <w:rFonts w:ascii="Arial" w:hAnsi="Arial" w:cs="Arial"/>
                  <w:sz w:val="20"/>
                  <w:szCs w:val="20"/>
                </w:rPr>
                <w:t>2</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55" w:author="Miguel Centeno Muñoz" w:date="2014-07-27T22:20:00Z"/>
                <w:rFonts w:ascii="Arial" w:hAnsi="Arial" w:cs="Arial"/>
                <w:sz w:val="20"/>
                <w:szCs w:val="20"/>
              </w:rPr>
            </w:pPr>
            <w:ins w:id="2256"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ruta que desea eliminar haciendo </w:t>
              </w:r>
              <w:proofErr w:type="spellStart"/>
              <w:r>
                <w:rPr>
                  <w:rStyle w:val="nfasis"/>
                  <w:rFonts w:ascii="Arial" w:hAnsi="Arial" w:cs="Arial"/>
                </w:rPr>
                <w:t>click</w:t>
              </w:r>
              <w:proofErr w:type="spellEnd"/>
              <w:r>
                <w:rPr>
                  <w:rStyle w:val="nfasis"/>
                  <w:rFonts w:ascii="Arial" w:hAnsi="Arial" w:cs="Arial"/>
                </w:rPr>
                <w:t xml:space="preserve"> en el botón designado para eliminar ruta en la pantalla de gestión de las rutas del usuario</w:t>
              </w:r>
              <w:r>
                <w:rPr>
                  <w:rFonts w:ascii="Arial" w:hAnsi="Arial" w:cs="Arial"/>
                  <w:sz w:val="20"/>
                  <w:szCs w:val="20"/>
                </w:rPr>
                <w:t xml:space="preserve"> </w:t>
              </w:r>
            </w:ins>
          </w:p>
        </w:tc>
      </w:tr>
      <w:tr w:rsidR="005E20C8" w:rsidTr="005E20C8">
        <w:trPr>
          <w:ins w:id="225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58"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59" w:author="Miguel Centeno Muñoz" w:date="2014-07-27T22:20:00Z"/>
                <w:rFonts w:ascii="Arial" w:hAnsi="Arial" w:cs="Arial"/>
                <w:sz w:val="20"/>
                <w:szCs w:val="20"/>
              </w:rPr>
            </w:pPr>
            <w:ins w:id="2260"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61" w:author="Miguel Centeno Muñoz" w:date="2014-07-27T22:20:00Z"/>
                <w:rFonts w:ascii="Arial" w:hAnsi="Arial" w:cs="Arial"/>
                <w:sz w:val="20"/>
                <w:szCs w:val="20"/>
              </w:rPr>
            </w:pPr>
            <w:ins w:id="2262"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6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64"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65" w:author="Miguel Centeno Muñoz" w:date="2014-07-27T22:20:00Z"/>
                <w:rFonts w:ascii="Arial" w:hAnsi="Arial" w:cs="Arial"/>
                <w:sz w:val="20"/>
                <w:szCs w:val="20"/>
              </w:rPr>
            </w:pPr>
            <w:ins w:id="2266"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67" w:author="Miguel Centeno Muñoz" w:date="2014-07-27T22:20:00Z"/>
                <w:rFonts w:ascii="Arial" w:hAnsi="Arial" w:cs="Arial"/>
                <w:sz w:val="20"/>
                <w:szCs w:val="20"/>
              </w:rPr>
            </w:pPr>
            <w:ins w:id="2268"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26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70"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71" w:author="Miguel Centeno Muñoz" w:date="2014-07-27T22:20:00Z"/>
                <w:rFonts w:ascii="Arial" w:hAnsi="Arial" w:cs="Arial"/>
                <w:sz w:val="20"/>
                <w:szCs w:val="20"/>
              </w:rPr>
            </w:pPr>
            <w:ins w:id="2272"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73" w:author="Miguel Centeno Muñoz" w:date="2014-07-27T22:20:00Z"/>
                <w:rFonts w:ascii="Arial" w:hAnsi="Arial" w:cs="Arial"/>
                <w:sz w:val="20"/>
                <w:szCs w:val="20"/>
              </w:rPr>
            </w:pPr>
            <w:ins w:id="2274"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7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76"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77" w:author="Miguel Centeno Muñoz" w:date="2014-07-27T22:20:00Z"/>
                <w:rFonts w:ascii="Arial" w:hAnsi="Arial" w:cs="Arial"/>
                <w:sz w:val="20"/>
                <w:szCs w:val="20"/>
              </w:rPr>
            </w:pPr>
            <w:ins w:id="2278"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79" w:author="Miguel Centeno Muñoz" w:date="2014-07-27T22:20:00Z"/>
                <w:rFonts w:ascii="Arial" w:hAnsi="Arial" w:cs="Arial"/>
                <w:sz w:val="20"/>
                <w:szCs w:val="20"/>
              </w:rPr>
            </w:pPr>
            <w:ins w:id="2280"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28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82"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83" w:author="Miguel Centeno Muñoz" w:date="2014-07-27T22:20:00Z"/>
                <w:rFonts w:ascii="Arial" w:hAnsi="Arial" w:cs="Arial"/>
                <w:sz w:val="20"/>
                <w:szCs w:val="20"/>
              </w:rPr>
            </w:pPr>
            <w:ins w:id="2284"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85" w:author="Miguel Centeno Muñoz" w:date="2014-07-27T22:20:00Z"/>
                <w:rFonts w:ascii="Arial" w:hAnsi="Arial" w:cs="Arial"/>
                <w:sz w:val="20"/>
                <w:szCs w:val="20"/>
              </w:rPr>
            </w:pPr>
            <w:ins w:id="2286"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w:t>
              </w:r>
              <w:proofErr w:type="spellStart"/>
              <w:r>
                <w:rPr>
                  <w:rStyle w:val="nfasis"/>
                  <w:rFonts w:ascii="Arial" w:hAnsi="Arial" w:cs="Arial"/>
                </w:rPr>
                <w:t>sistema</w:t>
              </w:r>
              <w:proofErr w:type="spellEnd"/>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8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88" w:author="Miguel Centeno Muñoz" w:date="2014-07-27T22:20:00Z"/>
                <w:rFonts w:ascii="Arial" w:hAnsi="Arial" w:cs="Arial"/>
                <w:sz w:val="20"/>
                <w:szCs w:val="20"/>
              </w:rPr>
            </w:pPr>
            <w:ins w:id="2289"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90" w:author="Miguel Centeno Muñoz" w:date="2014-07-27T22:20:00Z"/>
                <w:rFonts w:ascii="Arial" w:hAnsi="Arial" w:cs="Arial"/>
                <w:sz w:val="20"/>
                <w:szCs w:val="20"/>
              </w:rPr>
            </w:pPr>
            <w:ins w:id="2291" w:author="Miguel Centeno Muñoz" w:date="2014-07-27T22:20:00Z">
              <w:r>
                <w:rPr>
                  <w:rFonts w:ascii="Arial" w:hAnsi="Arial" w:cs="Arial"/>
                  <w:sz w:val="20"/>
                  <w:szCs w:val="20"/>
                </w:rPr>
                <w:t>La ruta queda eliminada del sistema</w:t>
              </w:r>
            </w:ins>
          </w:p>
        </w:tc>
      </w:tr>
      <w:tr w:rsidR="005E20C8" w:rsidTr="005E20C8">
        <w:trPr>
          <w:ins w:id="229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93" w:author="Miguel Centeno Muñoz" w:date="2014-07-27T22:20:00Z"/>
                <w:rFonts w:ascii="Arial" w:hAnsi="Arial" w:cs="Arial"/>
                <w:sz w:val="20"/>
                <w:szCs w:val="20"/>
              </w:rPr>
            </w:pPr>
            <w:ins w:id="2294"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95" w:author="Miguel Centeno Muñoz" w:date="2014-07-27T22:20:00Z"/>
                <w:rFonts w:ascii="Arial" w:hAnsi="Arial" w:cs="Arial"/>
                <w:sz w:val="20"/>
                <w:szCs w:val="20"/>
              </w:rPr>
            </w:pPr>
            <w:ins w:id="2296"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29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98" w:author="Miguel Centeno Muñoz" w:date="2014-07-27T22:20:00Z"/>
                <w:rFonts w:ascii="Arial" w:hAnsi="Arial" w:cs="Arial"/>
                <w:sz w:val="20"/>
                <w:szCs w:val="20"/>
              </w:rPr>
            </w:pPr>
            <w:ins w:id="2299"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300" w:author="Miguel Centeno Muñoz" w:date="2014-07-27T22:20:00Z"/>
                <w:rFonts w:ascii="Arial" w:hAnsi="Arial" w:cs="Arial"/>
                <w:sz w:val="20"/>
                <w:szCs w:val="20"/>
              </w:rPr>
            </w:pPr>
            <w:ins w:id="2301" w:author="Miguel Centeno Muñoz" w:date="2014-07-27T22:20:00Z">
              <w:r>
                <w:rPr>
                  <w:rFonts w:ascii="Arial" w:hAnsi="Arial" w:cs="Arial"/>
                  <w:sz w:val="20"/>
                  <w:szCs w:val="20"/>
                </w:rPr>
                <w:t>inmediatamente</w:t>
              </w:r>
            </w:ins>
          </w:p>
        </w:tc>
      </w:tr>
      <w:tr w:rsidR="005E20C8" w:rsidTr="005E20C8">
        <w:trPr>
          <w:ins w:id="23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03" w:author="Miguel Centeno Muñoz" w:date="2014-07-27T22:20:00Z"/>
                <w:rFonts w:ascii="Arial" w:hAnsi="Arial" w:cs="Arial"/>
                <w:sz w:val="20"/>
                <w:szCs w:val="20"/>
              </w:rPr>
            </w:pPr>
            <w:ins w:id="2304"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305" w:author="Miguel Centeno Muñoz" w:date="2014-07-27T22:20:00Z"/>
                <w:rFonts w:ascii="Arial" w:hAnsi="Arial" w:cs="Arial"/>
                <w:sz w:val="20"/>
                <w:szCs w:val="20"/>
              </w:rPr>
            </w:pPr>
            <w:ins w:id="2306"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30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08" w:author="Miguel Centeno Muñoz" w:date="2014-07-27T22:20:00Z"/>
                <w:rFonts w:ascii="Arial" w:hAnsi="Arial" w:cs="Arial"/>
                <w:sz w:val="20"/>
                <w:szCs w:val="20"/>
              </w:rPr>
            </w:pPr>
            <w:ins w:id="2309"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310" w:author="Miguel Centeno Muñoz" w:date="2014-07-27T22:20:00Z"/>
                <w:rFonts w:ascii="Arial" w:hAnsi="Arial" w:cs="Arial"/>
                <w:sz w:val="20"/>
                <w:szCs w:val="20"/>
              </w:rPr>
            </w:pPr>
            <w:ins w:id="2311" w:author="Miguel Centeno Muñoz" w:date="2014-07-27T22:20:00Z">
              <w:r>
                <w:rPr>
                  <w:rFonts w:ascii="Arial" w:hAnsi="Arial" w:cs="Arial"/>
                  <w:sz w:val="20"/>
                  <w:szCs w:val="20"/>
                </w:rPr>
                <w:t>alta</w:t>
              </w:r>
            </w:ins>
          </w:p>
        </w:tc>
      </w:tr>
    </w:tbl>
    <w:p w:rsidR="00D40919" w:rsidRDefault="00D40919" w:rsidP="00533654">
      <w:pPr>
        <w:rPr>
          <w:ins w:id="2312"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313"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314" w:author="Miguel Centeno Muñoz" w:date="2014-07-30T23:36:00Z"/>
                <w:rFonts w:ascii="Arial" w:hAnsi="Arial" w:cs="Arial"/>
                <w:sz w:val="20"/>
                <w:szCs w:val="20"/>
              </w:rPr>
            </w:pPr>
            <w:ins w:id="2315" w:author="Miguel Centeno Muñoz" w:date="2014-07-30T23:36:00Z">
              <w:r>
                <w:rPr>
                  <w:rFonts w:ascii="Arial" w:hAnsi="Arial" w:cs="Arial"/>
                  <w:b/>
                  <w:bCs/>
                  <w:sz w:val="20"/>
                  <w:szCs w:val="20"/>
                </w:rPr>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316" w:author="Miguel Centeno Muñoz" w:date="2014-07-30T23:36:00Z"/>
                <w:rFonts w:ascii="Arial" w:hAnsi="Arial" w:cs="Arial"/>
                <w:sz w:val="20"/>
                <w:szCs w:val="20"/>
              </w:rPr>
            </w:pPr>
            <w:ins w:id="2317"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31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19" w:author="Miguel Centeno Muñoz" w:date="2014-07-30T23:36:00Z"/>
                <w:rFonts w:ascii="Arial" w:hAnsi="Arial" w:cs="Arial"/>
                <w:sz w:val="20"/>
                <w:szCs w:val="20"/>
              </w:rPr>
            </w:pPr>
            <w:ins w:id="2320" w:author="Miguel Centeno Muñoz" w:date="2014-07-30T23:36:00Z">
              <w:r>
                <w:rPr>
                  <w:rFonts w:ascii="Arial" w:hAnsi="Arial" w:cs="Arial"/>
                  <w:b/>
                  <w:bCs/>
                  <w:sz w:val="20"/>
                  <w:szCs w:val="20"/>
                </w:rPr>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21" w:author="Miguel Centeno Muñoz" w:date="2014-07-30T23:36:00Z"/>
                <w:rFonts w:ascii="Arial" w:hAnsi="Arial" w:cs="Arial"/>
                <w:sz w:val="20"/>
                <w:szCs w:val="20"/>
              </w:rPr>
            </w:pPr>
            <w:ins w:id="2322" w:author="Miguel Centeno Muñoz" w:date="2014-07-30T23:36:00Z">
              <w:r>
                <w:rPr>
                  <w:rFonts w:ascii="Arial" w:hAnsi="Arial" w:cs="Arial"/>
                  <w:sz w:val="20"/>
                  <w:szCs w:val="20"/>
                </w:rPr>
                <w:t xml:space="preserve">1.0 ( 25/06/2014 ) </w:t>
              </w:r>
            </w:ins>
          </w:p>
        </w:tc>
      </w:tr>
      <w:tr w:rsidR="00834472" w:rsidTr="00106D74">
        <w:trPr>
          <w:ins w:id="232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24" w:author="Miguel Centeno Muñoz" w:date="2014-07-30T23:36:00Z"/>
                <w:rFonts w:ascii="Arial" w:hAnsi="Arial" w:cs="Arial"/>
                <w:sz w:val="20"/>
                <w:szCs w:val="20"/>
              </w:rPr>
            </w:pPr>
            <w:ins w:id="2325"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326" w:author="Miguel Centeno Muñoz" w:date="2014-07-30T23:36:00Z"/>
                <w:rFonts w:ascii="Arial" w:hAnsi="Arial" w:cs="Arial"/>
                <w:sz w:val="20"/>
                <w:szCs w:val="20"/>
              </w:rPr>
            </w:pPr>
            <w:ins w:id="2327"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2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29" w:author="Miguel Centeno Muñoz" w:date="2014-07-30T23:36:00Z"/>
                <w:rFonts w:ascii="Arial" w:hAnsi="Arial" w:cs="Arial"/>
                <w:sz w:val="20"/>
                <w:szCs w:val="20"/>
              </w:rPr>
            </w:pPr>
            <w:ins w:id="2330"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331" w:author="Miguel Centeno Muñoz" w:date="2014-07-30T23:36:00Z"/>
                <w:rFonts w:ascii="Arial" w:hAnsi="Arial" w:cs="Arial"/>
                <w:sz w:val="20"/>
                <w:szCs w:val="20"/>
              </w:rPr>
            </w:pPr>
            <w:ins w:id="2332"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33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34" w:author="Miguel Centeno Muñoz" w:date="2014-07-30T23:36:00Z"/>
                <w:rFonts w:ascii="Arial" w:hAnsi="Arial" w:cs="Arial"/>
                <w:sz w:val="20"/>
                <w:szCs w:val="20"/>
              </w:rPr>
            </w:pPr>
            <w:ins w:id="2335" w:author="Miguel Centeno Muñoz" w:date="2014-07-30T23:36:00Z">
              <w:r>
                <w:rPr>
                  <w:rFonts w:ascii="Arial" w:hAnsi="Arial" w:cs="Arial"/>
                  <w:b/>
                  <w:bCs/>
                  <w:sz w:val="20"/>
                  <w:szCs w:val="20"/>
                </w:rPr>
                <w:t>Dependencias</w:t>
              </w:r>
            </w:ins>
          </w:p>
        </w:tc>
        <w:tc>
          <w:tcPr>
            <w:tcW w:w="0" w:type="auto"/>
            <w:gridSpan w:val="2"/>
            <w:hideMark/>
          </w:tcPr>
          <w:p w:rsidR="00834472" w:rsidRDefault="00834472" w:rsidP="00106D74">
            <w:pPr>
              <w:jc w:val="left"/>
              <w:cnfStyle w:val="000000000000" w:firstRow="0" w:lastRow="0" w:firstColumn="0" w:lastColumn="0" w:oddVBand="0" w:evenVBand="0" w:oddHBand="0" w:evenHBand="0" w:firstRowFirstColumn="0" w:firstRowLastColumn="0" w:lastRowFirstColumn="0" w:lastRowLastColumn="0"/>
              <w:rPr>
                <w:ins w:id="2336" w:author="Miguel Centeno Muñoz" w:date="2014-07-30T23:36:00Z"/>
                <w:rFonts w:ascii="Arial" w:hAnsi="Arial" w:cs="Arial"/>
                <w:sz w:val="20"/>
                <w:szCs w:val="20"/>
              </w:rPr>
            </w:pPr>
            <w:ins w:id="2337"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38" w:author="Miguel Centeno Muñoz" w:date="2014-07-30T23:36:00Z"/>
                <w:rFonts w:ascii="Arial" w:hAnsi="Arial" w:cs="Arial"/>
                <w:sz w:val="20"/>
                <w:szCs w:val="20"/>
              </w:rPr>
            </w:pPr>
            <w:ins w:id="2339"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40" w:author="Miguel Centeno Muñoz" w:date="2014-07-30T23:36:00Z"/>
                <w:rFonts w:ascii="Arial" w:hAnsi="Arial" w:cs="Arial"/>
                <w:sz w:val="20"/>
                <w:szCs w:val="20"/>
              </w:rPr>
            </w:pPr>
            <w:ins w:id="2341"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4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43" w:author="Miguel Centeno Muñoz" w:date="2014-07-30T23:36:00Z"/>
                <w:rFonts w:ascii="Arial" w:hAnsi="Arial" w:cs="Arial"/>
                <w:sz w:val="20"/>
                <w:szCs w:val="20"/>
              </w:rPr>
            </w:pPr>
            <w:ins w:id="2344" w:author="Miguel Centeno Muñoz" w:date="2014-07-30T23:36:00Z">
              <w:r>
                <w:rPr>
                  <w:rFonts w:ascii="Arial" w:hAnsi="Arial" w:cs="Arial"/>
                  <w:b/>
                  <w:bCs/>
                  <w:sz w:val="20"/>
                  <w:szCs w:val="20"/>
                </w:rPr>
                <w:t>Descripción</w:t>
              </w:r>
            </w:ins>
          </w:p>
        </w:tc>
        <w:tc>
          <w:tcPr>
            <w:tcW w:w="0" w:type="auto"/>
            <w:gridSpan w:val="2"/>
            <w:hideMark/>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2345" w:author="Miguel Centeno Muñoz" w:date="2014-07-30T23:36:00Z"/>
                <w:rFonts w:ascii="Arial" w:hAnsi="Arial" w:cs="Arial"/>
                <w:sz w:val="20"/>
                <w:szCs w:val="20"/>
              </w:rPr>
              <w:pPrChange w:id="2346" w:author="Miguel Centeno Muñoz" w:date="2014-07-30T23:36: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347"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34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49" w:author="Miguel Centeno Muñoz" w:date="2014-07-30T23:36:00Z"/>
                <w:rFonts w:ascii="Arial" w:hAnsi="Arial" w:cs="Arial"/>
                <w:sz w:val="20"/>
                <w:szCs w:val="20"/>
              </w:rPr>
            </w:pPr>
            <w:ins w:id="2350"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51" w:author="Miguel Centeno Muñoz" w:date="2014-07-30T23:36:00Z"/>
                <w:rFonts w:ascii="Arial" w:hAnsi="Arial" w:cs="Arial"/>
                <w:sz w:val="20"/>
                <w:szCs w:val="20"/>
              </w:rPr>
            </w:pPr>
            <w:ins w:id="2352"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35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354" w:author="Miguel Centeno Muñoz" w:date="2014-07-30T23:36:00Z"/>
                <w:rFonts w:ascii="Arial" w:hAnsi="Arial" w:cs="Arial"/>
                <w:sz w:val="20"/>
                <w:szCs w:val="20"/>
              </w:rPr>
            </w:pPr>
            <w:ins w:id="2355"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56" w:author="Miguel Centeno Muñoz" w:date="2014-07-30T23:36:00Z"/>
                <w:rFonts w:ascii="Arial" w:hAnsi="Arial" w:cs="Arial"/>
                <w:b/>
                <w:bCs/>
                <w:sz w:val="20"/>
                <w:szCs w:val="20"/>
              </w:rPr>
            </w:pPr>
            <w:ins w:id="2357"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58" w:author="Miguel Centeno Muñoz" w:date="2014-07-30T23:36:00Z"/>
                <w:rFonts w:ascii="Arial" w:hAnsi="Arial" w:cs="Arial"/>
                <w:b/>
                <w:bCs/>
                <w:sz w:val="20"/>
                <w:szCs w:val="20"/>
              </w:rPr>
            </w:pPr>
            <w:ins w:id="2359" w:author="Miguel Centeno Muñoz" w:date="2014-07-30T23:36:00Z">
              <w:r>
                <w:rPr>
                  <w:rFonts w:ascii="Arial" w:hAnsi="Arial" w:cs="Arial"/>
                  <w:b/>
                  <w:bCs/>
                  <w:sz w:val="20"/>
                  <w:szCs w:val="20"/>
                </w:rPr>
                <w:t>Acción</w:t>
              </w:r>
            </w:ins>
          </w:p>
        </w:tc>
      </w:tr>
      <w:tr w:rsidR="00834472" w:rsidTr="00106D74">
        <w:trPr>
          <w:ins w:id="236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61"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362" w:author="Miguel Centeno Muñoz" w:date="2014-07-30T23:36:00Z"/>
                <w:rFonts w:ascii="Arial" w:hAnsi="Arial" w:cs="Arial"/>
                <w:sz w:val="20"/>
                <w:szCs w:val="20"/>
              </w:rPr>
            </w:pPr>
            <w:ins w:id="2363"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64" w:author="Miguel Centeno Muñoz" w:date="2014-07-30T23:36:00Z"/>
                <w:rFonts w:ascii="Arial" w:hAnsi="Arial" w:cs="Arial"/>
                <w:sz w:val="20"/>
                <w:szCs w:val="20"/>
              </w:rPr>
            </w:pPr>
            <w:ins w:id="2365"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36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67"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68" w:author="Miguel Centeno Muñoz" w:date="2014-07-30T23:36:00Z"/>
                <w:rFonts w:ascii="Arial" w:hAnsi="Arial" w:cs="Arial"/>
                <w:sz w:val="20"/>
                <w:szCs w:val="20"/>
              </w:rPr>
            </w:pPr>
            <w:ins w:id="2369" w:author="Miguel Centeno Muñoz" w:date="2014-07-30T23:36:00Z">
              <w:r>
                <w:rPr>
                  <w:rFonts w:ascii="Arial" w:hAnsi="Arial" w:cs="Arial"/>
                  <w:sz w:val="20"/>
                  <w:szCs w:val="20"/>
                </w:rPr>
                <w:t>2</w:t>
              </w:r>
            </w:ins>
          </w:p>
        </w:tc>
        <w:tc>
          <w:tcPr>
            <w:tcW w:w="0" w:type="auto"/>
            <w:hideMark/>
          </w:tcPr>
          <w:p w:rsidR="00834472" w:rsidRDefault="00834472" w:rsidP="00834472">
            <w:pPr>
              <w:cnfStyle w:val="000000100000" w:firstRow="0" w:lastRow="0" w:firstColumn="0" w:lastColumn="0" w:oddVBand="0" w:evenVBand="0" w:oddHBand="1" w:evenHBand="0" w:firstRowFirstColumn="0" w:firstRowLastColumn="0" w:lastRowFirstColumn="0" w:lastRowLastColumn="0"/>
              <w:rPr>
                <w:ins w:id="2370" w:author="Miguel Centeno Muñoz" w:date="2014-07-30T23:36:00Z"/>
                <w:rFonts w:ascii="Arial" w:hAnsi="Arial" w:cs="Arial"/>
                <w:sz w:val="20"/>
                <w:szCs w:val="20"/>
              </w:rPr>
              <w:pPrChange w:id="2371" w:author="Miguel Centeno Muñoz" w:date="2014-07-30T23:36: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372"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373" w:author="Miguel Centeno Muñoz" w:date="2014-07-30T23:37:00Z">
              <w:r>
                <w:rPr>
                  <w:rStyle w:val="nfasis"/>
                  <w:rFonts w:ascii="Arial" w:hAnsi="Arial" w:cs="Arial"/>
                </w:rPr>
                <w:t>ón</w:t>
              </w:r>
            </w:ins>
            <w:ins w:id="2374" w:author="Miguel Centeno Muñoz" w:date="2014-07-30T23:36:00Z">
              <w:r>
                <w:rPr>
                  <w:rFonts w:ascii="Arial" w:hAnsi="Arial" w:cs="Arial"/>
                  <w:sz w:val="20"/>
                  <w:szCs w:val="20"/>
                </w:rPr>
                <w:t xml:space="preserve"> </w:t>
              </w:r>
            </w:ins>
          </w:p>
        </w:tc>
      </w:tr>
      <w:tr w:rsidR="00834472" w:rsidTr="00106D74">
        <w:trPr>
          <w:ins w:id="237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76"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377" w:author="Miguel Centeno Muñoz" w:date="2014-07-30T23:36:00Z"/>
                <w:rFonts w:ascii="Arial" w:hAnsi="Arial" w:cs="Arial"/>
                <w:sz w:val="20"/>
                <w:szCs w:val="20"/>
              </w:rPr>
            </w:pPr>
            <w:ins w:id="2378" w:author="Miguel Centeno Muñoz" w:date="2014-07-30T23:36:00Z">
              <w:r>
                <w:rPr>
                  <w:rFonts w:ascii="Arial" w:hAnsi="Arial" w:cs="Arial"/>
                  <w:sz w:val="20"/>
                  <w:szCs w:val="20"/>
                </w:rPr>
                <w:t>3</w:t>
              </w:r>
            </w:ins>
          </w:p>
        </w:tc>
        <w:tc>
          <w:tcPr>
            <w:tcW w:w="0" w:type="auto"/>
            <w:hideMark/>
          </w:tcPr>
          <w:p w:rsidR="00834472" w:rsidRDefault="00834472" w:rsidP="00834472">
            <w:pPr>
              <w:cnfStyle w:val="000000000000" w:firstRow="0" w:lastRow="0" w:firstColumn="0" w:lastColumn="0" w:oddVBand="0" w:evenVBand="0" w:oddHBand="0" w:evenHBand="0" w:firstRowFirstColumn="0" w:firstRowLastColumn="0" w:lastRowFirstColumn="0" w:lastRowLastColumn="0"/>
              <w:rPr>
                <w:ins w:id="2379" w:author="Miguel Centeno Muñoz" w:date="2014-07-30T23:36:00Z"/>
                <w:rFonts w:ascii="Arial" w:hAnsi="Arial" w:cs="Arial"/>
                <w:sz w:val="20"/>
                <w:szCs w:val="20"/>
              </w:rPr>
              <w:pPrChange w:id="2380" w:author="Miguel Centeno Muñoz" w:date="2014-07-30T23:37: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381" w:author="Miguel Centeno Muñoz" w:date="2014-07-30T23:36:00Z">
              <w:r>
                <w:rPr>
                  <w:rFonts w:ascii="Arial" w:hAnsi="Arial" w:cs="Arial"/>
                  <w:sz w:val="20"/>
                  <w:szCs w:val="20"/>
                </w:rPr>
                <w:t>El sistema</w:t>
              </w:r>
              <w:r>
                <w:rPr>
                  <w:rStyle w:val="nfasis"/>
                  <w:rFonts w:ascii="Arial" w:hAnsi="Arial" w:cs="Arial"/>
                </w:rPr>
                <w:t xml:space="preserve"> </w:t>
              </w:r>
            </w:ins>
            <w:ins w:id="2382" w:author="Miguel Centeno Muñoz" w:date="2014-07-30T23:37:00Z">
              <w:r>
                <w:rPr>
                  <w:rStyle w:val="nfasis"/>
                  <w:rFonts w:ascii="Arial" w:hAnsi="Arial" w:cs="Arial"/>
                </w:rPr>
                <w:t>realiza las operaciones necesarias para la valoración de la ruta</w:t>
              </w:r>
            </w:ins>
            <w:ins w:id="2383"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8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85" w:author="Miguel Centeno Muñoz" w:date="2014-07-30T23:36:00Z"/>
                <w:rFonts w:ascii="Arial" w:hAnsi="Arial" w:cs="Arial"/>
                <w:sz w:val="20"/>
                <w:szCs w:val="20"/>
              </w:rPr>
            </w:pPr>
            <w:proofErr w:type="spellStart"/>
            <w:ins w:id="2386" w:author="Miguel Centeno Muñoz" w:date="2014-07-30T23:36:00Z">
              <w:r>
                <w:rPr>
                  <w:rFonts w:ascii="Arial" w:hAnsi="Arial" w:cs="Arial"/>
                  <w:b/>
                  <w:bCs/>
                  <w:sz w:val="20"/>
                  <w:szCs w:val="20"/>
                </w:rPr>
                <w:t>Postcondición</w:t>
              </w:r>
              <w:proofErr w:type="spellEnd"/>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387" w:author="Miguel Centeno Muñoz" w:date="2014-07-30T23:36:00Z"/>
                <w:rFonts w:ascii="Arial" w:hAnsi="Arial" w:cs="Arial"/>
                <w:sz w:val="20"/>
                <w:szCs w:val="20"/>
                <w:rPrChange w:id="2388" w:author="Miguel Centeno Muñoz" w:date="2014-07-30T23:38:00Z">
                  <w:rPr>
                    <w:ins w:id="2389" w:author="Miguel Centeno Muñoz" w:date="2014-07-30T23:36:00Z"/>
                    <w:rFonts w:ascii="Arial" w:hAnsi="Arial" w:cs="Arial"/>
                    <w:sz w:val="20"/>
                    <w:szCs w:val="20"/>
                  </w:rPr>
                </w:rPrChange>
              </w:rPr>
            </w:pPr>
            <w:ins w:id="2390" w:author="Miguel Centeno Muñoz" w:date="2014-07-30T23:38:00Z">
              <w:r>
                <w:rPr>
                  <w:rFonts w:ascii="Arial" w:hAnsi="Arial" w:cs="Arial"/>
                  <w:sz w:val="20"/>
                  <w:szCs w:val="20"/>
                </w:rPr>
                <w:t>Se actualiza y almacena la valoración de la ruta</w:t>
              </w:r>
            </w:ins>
          </w:p>
        </w:tc>
      </w:tr>
      <w:tr w:rsidR="00834472" w:rsidTr="00106D74">
        <w:trPr>
          <w:ins w:id="239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92" w:author="Miguel Centeno Muñoz" w:date="2014-07-30T23:36:00Z"/>
                <w:rFonts w:ascii="Arial" w:hAnsi="Arial" w:cs="Arial"/>
                <w:sz w:val="20"/>
                <w:szCs w:val="20"/>
              </w:rPr>
            </w:pPr>
            <w:ins w:id="2393"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94" w:author="Miguel Centeno Muñoz" w:date="2014-07-30T23:36:00Z"/>
                <w:rFonts w:ascii="Arial" w:hAnsi="Arial" w:cs="Arial"/>
                <w:sz w:val="20"/>
                <w:szCs w:val="20"/>
              </w:rPr>
            </w:pPr>
            <w:ins w:id="2395"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39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97" w:author="Miguel Centeno Muñoz" w:date="2014-07-30T23:36:00Z"/>
                <w:rFonts w:ascii="Arial" w:hAnsi="Arial" w:cs="Arial"/>
                <w:sz w:val="20"/>
                <w:szCs w:val="20"/>
              </w:rPr>
            </w:pPr>
            <w:ins w:id="2398"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99" w:author="Miguel Centeno Muñoz" w:date="2014-07-30T23:36:00Z"/>
                <w:rFonts w:ascii="Arial" w:hAnsi="Arial" w:cs="Arial"/>
                <w:sz w:val="20"/>
                <w:szCs w:val="20"/>
              </w:rPr>
            </w:pPr>
            <w:ins w:id="2400" w:author="Miguel Centeno Muñoz" w:date="2014-07-30T23:36:00Z">
              <w:r>
                <w:rPr>
                  <w:rFonts w:ascii="Arial" w:hAnsi="Arial" w:cs="Arial"/>
                  <w:sz w:val="20"/>
                  <w:szCs w:val="20"/>
                </w:rPr>
                <w:t>inmediatamente</w:t>
              </w:r>
            </w:ins>
          </w:p>
        </w:tc>
      </w:tr>
      <w:tr w:rsidR="00834472" w:rsidTr="00106D74">
        <w:trPr>
          <w:ins w:id="240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02" w:author="Miguel Centeno Muñoz" w:date="2014-07-30T23:36:00Z"/>
                <w:rFonts w:ascii="Arial" w:hAnsi="Arial" w:cs="Arial"/>
                <w:sz w:val="20"/>
                <w:szCs w:val="20"/>
              </w:rPr>
            </w:pPr>
            <w:ins w:id="2403" w:author="Miguel Centeno Muñoz" w:date="2014-07-30T23:36:00Z">
              <w:r>
                <w:rPr>
                  <w:rFonts w:ascii="Arial" w:hAnsi="Arial" w:cs="Arial"/>
                  <w:b/>
                  <w:bCs/>
                  <w:sz w:val="20"/>
                  <w:szCs w:val="20"/>
                </w:rPr>
                <w:lastRenderedPageBreak/>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404" w:author="Miguel Centeno Muñoz" w:date="2014-07-30T23:36:00Z"/>
                <w:rFonts w:ascii="Arial" w:hAnsi="Arial" w:cs="Arial"/>
                <w:sz w:val="20"/>
                <w:szCs w:val="20"/>
              </w:rPr>
            </w:pPr>
            <w:ins w:id="2405"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40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07" w:author="Miguel Centeno Muñoz" w:date="2014-07-30T23:36:00Z"/>
                <w:rFonts w:ascii="Arial" w:hAnsi="Arial" w:cs="Arial"/>
                <w:sz w:val="20"/>
                <w:szCs w:val="20"/>
              </w:rPr>
            </w:pPr>
            <w:ins w:id="2408"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409" w:author="Miguel Centeno Muñoz" w:date="2014-07-30T23:36:00Z"/>
                <w:rFonts w:ascii="Arial" w:hAnsi="Arial" w:cs="Arial"/>
                <w:sz w:val="20"/>
                <w:szCs w:val="20"/>
              </w:rPr>
            </w:pPr>
            <w:ins w:id="2410" w:author="Miguel Centeno Muñoz" w:date="2014-07-30T23:36:00Z">
              <w:r>
                <w:rPr>
                  <w:rFonts w:ascii="Arial" w:hAnsi="Arial" w:cs="Arial"/>
                  <w:sz w:val="20"/>
                  <w:szCs w:val="20"/>
                </w:rPr>
                <w:t>alta</w:t>
              </w:r>
            </w:ins>
          </w:p>
        </w:tc>
      </w:tr>
    </w:tbl>
    <w:p w:rsidR="00D40919" w:rsidRDefault="00D40919" w:rsidP="00533654">
      <w:pPr>
        <w:rPr>
          <w:ins w:id="2411" w:author="Miguel Centeno Muñoz" w:date="2014-07-27T13:22:00Z"/>
        </w:rPr>
      </w:pPr>
    </w:p>
    <w:p w:rsidR="00D40919" w:rsidRDefault="00D40919" w:rsidP="00533654">
      <w:pPr>
        <w:rPr>
          <w:ins w:id="2412" w:author="Miguel Centeno Muñoz" w:date="2014-07-27T13:22:00Z"/>
        </w:rPr>
      </w:pPr>
    </w:p>
    <w:p w:rsidR="00D40919" w:rsidRDefault="00D40919" w:rsidP="00533654">
      <w:pPr>
        <w:rPr>
          <w:ins w:id="2413" w:author="Miguel Centeno Muñoz" w:date="2014-07-27T13:22:00Z"/>
        </w:rPr>
      </w:pPr>
    </w:p>
    <w:p w:rsidR="00D40919" w:rsidRDefault="00D40919" w:rsidP="00533654">
      <w:pPr>
        <w:rPr>
          <w:ins w:id="2414" w:author="Miguel Centeno Muñoz" w:date="2014-07-27T13:22:00Z"/>
        </w:rPr>
      </w:pPr>
    </w:p>
    <w:p w:rsidR="00D40919" w:rsidRDefault="00D40919" w:rsidP="00533654">
      <w:pPr>
        <w:rPr>
          <w:ins w:id="2415" w:author="Miguel Centeno Muñoz" w:date="2014-07-27T13:22:00Z"/>
        </w:rPr>
      </w:pPr>
    </w:p>
    <w:p w:rsidR="00D40919" w:rsidRDefault="00D40919" w:rsidP="00533654">
      <w:pPr>
        <w:rPr>
          <w:ins w:id="2416" w:author="Miguel Centeno Muñoz" w:date="2014-07-27T13:22:00Z"/>
        </w:rPr>
      </w:pPr>
    </w:p>
    <w:p w:rsidR="00D40919" w:rsidRDefault="00D40919" w:rsidP="00533654">
      <w:pPr>
        <w:rPr>
          <w:ins w:id="2417" w:author="Miguel Centeno Muñoz" w:date="2014-07-27T13:22:00Z"/>
        </w:rPr>
      </w:pPr>
    </w:p>
    <w:p w:rsidR="00D40919" w:rsidRDefault="00D40919" w:rsidP="00533654">
      <w:pPr>
        <w:rPr>
          <w:ins w:id="2418"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2419"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2420" w:author="Miguel Centeno Muñoz" w:date="2014-07-27T22:20:00Z"/>
                <w:rFonts w:ascii="Arial" w:hAnsi="Arial" w:cs="Arial"/>
                <w:sz w:val="20"/>
                <w:szCs w:val="20"/>
              </w:rPr>
            </w:pPr>
            <w:bookmarkStart w:id="2421" w:name="UC-0006"/>
            <w:del w:id="2422"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2423" w:author="Miguel Centeno Muñoz" w:date="2014-07-27T22:20:00Z"/>
                <w:rFonts w:ascii="Arial" w:hAnsi="Arial" w:cs="Arial"/>
                <w:sz w:val="20"/>
                <w:szCs w:val="20"/>
              </w:rPr>
            </w:pPr>
            <w:del w:id="2424"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2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26" w:author="Miguel Centeno Muñoz" w:date="2014-07-27T22:20:00Z"/>
                <w:rFonts w:ascii="Arial" w:hAnsi="Arial" w:cs="Arial"/>
                <w:sz w:val="20"/>
                <w:szCs w:val="20"/>
              </w:rPr>
            </w:pPr>
            <w:del w:id="2427"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28" w:author="Miguel Centeno Muñoz" w:date="2014-07-27T22:20:00Z"/>
                <w:rFonts w:ascii="Arial" w:hAnsi="Arial" w:cs="Arial"/>
                <w:sz w:val="20"/>
                <w:szCs w:val="20"/>
              </w:rPr>
            </w:pPr>
            <w:del w:id="2429"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243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31" w:author="Miguel Centeno Muñoz" w:date="2014-07-27T22:20:00Z"/>
                <w:rFonts w:ascii="Arial" w:hAnsi="Arial" w:cs="Arial"/>
                <w:sz w:val="20"/>
                <w:szCs w:val="20"/>
              </w:rPr>
            </w:pPr>
            <w:del w:id="2432" w:author="Miguel Centeno Muñoz" w:date="2014-07-27T22:20:00Z">
              <w:r w:rsidDel="005E20C8">
                <w:rPr>
                  <w:rFonts w:ascii="Arial" w:hAnsi="Arial" w:cs="Arial"/>
                  <w:b/>
                  <w:bCs/>
                  <w:sz w:val="20"/>
                  <w:szCs w:val="20"/>
                </w:rPr>
                <w:delText>Autores</w:delText>
              </w:r>
            </w:del>
          </w:p>
        </w:tc>
        <w:bookmarkEnd w:id="2421"/>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33" w:author="Miguel Centeno Muñoz" w:date="2014-07-27T22:20:00Z"/>
                <w:rFonts w:ascii="Arial" w:hAnsi="Arial" w:cs="Arial"/>
                <w:sz w:val="20"/>
                <w:szCs w:val="20"/>
              </w:rPr>
            </w:pPr>
            <w:del w:id="2434"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3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36" w:author="Miguel Centeno Muñoz" w:date="2014-07-27T22:20:00Z"/>
                <w:rFonts w:ascii="Arial" w:hAnsi="Arial" w:cs="Arial"/>
                <w:sz w:val="20"/>
                <w:szCs w:val="20"/>
              </w:rPr>
            </w:pPr>
            <w:del w:id="2437"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38" w:author="Miguel Centeno Muñoz" w:date="2014-07-27T22:20:00Z"/>
                <w:rFonts w:ascii="Arial" w:hAnsi="Arial" w:cs="Arial"/>
                <w:sz w:val="20"/>
                <w:szCs w:val="20"/>
              </w:rPr>
            </w:pPr>
            <w:del w:id="2439"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244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41" w:author="Miguel Centeno Muñoz" w:date="2014-07-27T22:20:00Z"/>
                <w:rFonts w:ascii="Arial" w:hAnsi="Arial" w:cs="Arial"/>
                <w:sz w:val="20"/>
                <w:szCs w:val="20"/>
              </w:rPr>
            </w:pPr>
            <w:del w:id="2442"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2443" w:author="Miguel Centeno Muñoz" w:date="2014-07-27T22:20:00Z"/>
                <w:rFonts w:ascii="Arial" w:hAnsi="Arial" w:cs="Arial"/>
                <w:sz w:val="20"/>
                <w:szCs w:val="20"/>
              </w:rPr>
            </w:pPr>
            <w:del w:id="2444"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45" w:author="Miguel Centeno Muñoz" w:date="2014-07-27T22:20:00Z"/>
                <w:rFonts w:ascii="Arial" w:hAnsi="Arial" w:cs="Arial"/>
                <w:sz w:val="20"/>
                <w:szCs w:val="20"/>
              </w:rPr>
            </w:pPr>
            <w:del w:id="2446"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47" w:author="Miguel Centeno Muñoz" w:date="2014-07-27T22:20:00Z"/>
                <w:rFonts w:ascii="Arial" w:hAnsi="Arial" w:cs="Arial"/>
                <w:sz w:val="20"/>
                <w:szCs w:val="20"/>
              </w:rPr>
            </w:pPr>
            <w:del w:id="2448"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4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50" w:author="Miguel Centeno Muñoz" w:date="2014-07-27T22:20:00Z"/>
                <w:rFonts w:ascii="Arial" w:hAnsi="Arial" w:cs="Arial"/>
                <w:sz w:val="20"/>
                <w:szCs w:val="20"/>
              </w:rPr>
            </w:pPr>
            <w:del w:id="2451"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52" w:author="Miguel Centeno Muñoz" w:date="2014-07-27T22:20:00Z"/>
                <w:rFonts w:ascii="Arial" w:hAnsi="Arial" w:cs="Arial"/>
                <w:sz w:val="20"/>
                <w:szCs w:val="20"/>
              </w:rPr>
            </w:pPr>
            <w:del w:id="2453"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245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55" w:author="Miguel Centeno Muñoz" w:date="2014-07-27T22:20:00Z"/>
                <w:rFonts w:ascii="Arial" w:hAnsi="Arial" w:cs="Arial"/>
                <w:sz w:val="20"/>
                <w:szCs w:val="20"/>
              </w:rPr>
            </w:pPr>
            <w:del w:id="2456"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57" w:author="Miguel Centeno Muñoz" w:date="2014-07-27T22:20:00Z"/>
                <w:rFonts w:ascii="Arial" w:hAnsi="Arial" w:cs="Arial"/>
                <w:sz w:val="20"/>
                <w:szCs w:val="20"/>
              </w:rPr>
            </w:pPr>
            <w:del w:id="2458"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2460" w:author="Miguel Centeno Muñoz" w:date="2014-07-27T22:20:00Z"/>
                <w:rFonts w:ascii="Arial" w:hAnsi="Arial" w:cs="Arial"/>
                <w:sz w:val="20"/>
                <w:szCs w:val="20"/>
              </w:rPr>
            </w:pPr>
            <w:del w:id="2461"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462" w:author="Miguel Centeno Muñoz" w:date="2014-07-27T22:20:00Z"/>
                <w:rFonts w:ascii="Arial" w:hAnsi="Arial" w:cs="Arial"/>
                <w:b/>
                <w:bCs/>
                <w:sz w:val="20"/>
                <w:szCs w:val="20"/>
              </w:rPr>
            </w:pPr>
            <w:del w:id="2463"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64" w:author="Miguel Centeno Muñoz" w:date="2014-07-27T22:20:00Z"/>
                <w:rFonts w:ascii="Arial" w:hAnsi="Arial" w:cs="Arial"/>
                <w:b/>
                <w:bCs/>
                <w:sz w:val="20"/>
                <w:szCs w:val="20"/>
              </w:rPr>
            </w:pPr>
            <w:del w:id="2465" w:author="Miguel Centeno Muñoz" w:date="2014-07-27T22:20:00Z">
              <w:r w:rsidDel="005E20C8">
                <w:rPr>
                  <w:rFonts w:ascii="Arial" w:hAnsi="Arial" w:cs="Arial"/>
                  <w:b/>
                  <w:bCs/>
                  <w:sz w:val="20"/>
                  <w:szCs w:val="20"/>
                </w:rPr>
                <w:delText>Acción</w:delText>
              </w:r>
            </w:del>
          </w:p>
        </w:tc>
      </w:tr>
      <w:tr w:rsidR="005C7CFD" w:rsidDel="005E20C8" w:rsidTr="00717F1F">
        <w:trPr>
          <w:del w:id="24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467"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468" w:author="Miguel Centeno Muñoz" w:date="2014-07-27T22:20:00Z"/>
                <w:rFonts w:ascii="Arial" w:hAnsi="Arial" w:cs="Arial"/>
                <w:sz w:val="20"/>
                <w:szCs w:val="20"/>
              </w:rPr>
            </w:pPr>
            <w:bookmarkStart w:id="2469" w:name="STP-0057"/>
            <w:del w:id="2470"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71" w:author="Miguel Centeno Muñoz" w:date="2014-07-27T22:20:00Z"/>
                <w:rFonts w:ascii="Arial" w:hAnsi="Arial" w:cs="Arial"/>
                <w:sz w:val="20"/>
                <w:szCs w:val="20"/>
              </w:rPr>
            </w:pPr>
            <w:del w:id="2472" w:author="Miguel Centeno Muñoz" w:date="2014-07-27T22:20:00Z">
              <w:r w:rsidDel="005E20C8">
                <w:rPr>
                  <w:rFonts w:ascii="Arial" w:hAnsi="Arial" w:cs="Arial"/>
                  <w:sz w:val="20"/>
                  <w:szCs w:val="20"/>
                </w:rPr>
                <w:delText xml:space="preserve">Se realiza el caso de uso </w:delText>
              </w:r>
              <w:bookmarkEnd w:id="2469"/>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7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474"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475" w:author="Miguel Centeno Muñoz" w:date="2014-07-27T22:20:00Z"/>
                <w:rFonts w:ascii="Arial" w:hAnsi="Arial" w:cs="Arial"/>
                <w:sz w:val="20"/>
                <w:szCs w:val="20"/>
              </w:rPr>
            </w:pPr>
            <w:bookmarkStart w:id="2476" w:name="STP-0058"/>
            <w:del w:id="2477"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78" w:author="Miguel Centeno Muñoz" w:date="2014-07-27T22:20:00Z"/>
                <w:rFonts w:ascii="Arial" w:hAnsi="Arial" w:cs="Arial"/>
                <w:sz w:val="20"/>
                <w:szCs w:val="20"/>
              </w:rPr>
            </w:pPr>
            <w:del w:id="2479" w:author="Miguel Centeno Muñoz" w:date="2014-07-27T22:20:00Z">
              <w:r w:rsidDel="005E20C8">
                <w:rPr>
                  <w:rFonts w:ascii="Arial" w:hAnsi="Arial" w:cs="Arial"/>
                  <w:sz w:val="20"/>
                  <w:szCs w:val="20"/>
                </w:rPr>
                <w:delText>El actor</w:delText>
              </w:r>
              <w:bookmarkEnd w:id="2476"/>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248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481" w:author="Miguel Centeno Muñoz" w:date="2014-07-27T22:20:00Z"/>
                <w:rFonts w:ascii="Arial" w:hAnsi="Arial" w:cs="Arial"/>
                <w:sz w:val="20"/>
                <w:szCs w:val="20"/>
              </w:rPr>
            </w:pPr>
            <w:bookmarkStart w:id="2482"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483" w:author="Miguel Centeno Muñoz" w:date="2014-07-27T22:20:00Z"/>
                <w:rFonts w:ascii="Arial" w:hAnsi="Arial" w:cs="Arial"/>
                <w:sz w:val="20"/>
                <w:szCs w:val="20"/>
              </w:rPr>
            </w:pPr>
            <w:del w:id="2484"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85" w:author="Miguel Centeno Muñoz" w:date="2014-07-27T22:20:00Z"/>
                <w:rFonts w:ascii="Arial" w:hAnsi="Arial" w:cs="Arial"/>
                <w:sz w:val="20"/>
                <w:szCs w:val="20"/>
              </w:rPr>
            </w:pPr>
            <w:del w:id="2486"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2482"/>
      <w:tr w:rsidR="005C7CFD" w:rsidDel="005E20C8" w:rsidTr="00717F1F">
        <w:trPr>
          <w:cnfStyle w:val="000000100000" w:firstRow="0" w:lastRow="0" w:firstColumn="0" w:lastColumn="0" w:oddVBand="0" w:evenVBand="0" w:oddHBand="1" w:evenHBand="0" w:firstRowFirstColumn="0" w:firstRowLastColumn="0" w:lastRowFirstColumn="0" w:lastRowLastColumn="0"/>
          <w:del w:id="248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488"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489" w:author="Miguel Centeno Muñoz" w:date="2014-07-27T22:20:00Z"/>
                <w:rFonts w:ascii="Arial" w:hAnsi="Arial" w:cs="Arial"/>
                <w:sz w:val="20"/>
                <w:szCs w:val="20"/>
              </w:rPr>
            </w:pPr>
            <w:bookmarkStart w:id="2490" w:name="STP-0060"/>
            <w:del w:id="2491"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92" w:author="Miguel Centeno Muñoz" w:date="2014-07-27T22:20:00Z"/>
                <w:rFonts w:ascii="Arial" w:hAnsi="Arial" w:cs="Arial"/>
                <w:sz w:val="20"/>
                <w:szCs w:val="20"/>
              </w:rPr>
            </w:pPr>
            <w:del w:id="2493"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2490"/>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249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495" w:author="Miguel Centeno Muñoz" w:date="2014-07-27T22:20:00Z"/>
                <w:rFonts w:ascii="Arial" w:hAnsi="Arial" w:cs="Arial"/>
                <w:sz w:val="20"/>
                <w:szCs w:val="20"/>
              </w:rPr>
            </w:pPr>
            <w:bookmarkStart w:id="2496"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497" w:author="Miguel Centeno Muñoz" w:date="2014-07-27T22:20:00Z"/>
                <w:rFonts w:ascii="Arial" w:hAnsi="Arial" w:cs="Arial"/>
                <w:sz w:val="20"/>
                <w:szCs w:val="20"/>
              </w:rPr>
            </w:pPr>
            <w:del w:id="2498"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499" w:author="Miguel Centeno Muñoz" w:date="2014-07-27T22:20:00Z"/>
                <w:rFonts w:ascii="Arial" w:hAnsi="Arial" w:cs="Arial"/>
                <w:sz w:val="20"/>
                <w:szCs w:val="20"/>
              </w:rPr>
            </w:pPr>
            <w:del w:id="2500"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2496"/>
      <w:tr w:rsidR="005C7CFD" w:rsidDel="005E20C8" w:rsidTr="00717F1F">
        <w:trPr>
          <w:cnfStyle w:val="000000100000" w:firstRow="0" w:lastRow="0" w:firstColumn="0" w:lastColumn="0" w:oddVBand="0" w:evenVBand="0" w:oddHBand="1" w:evenHBand="0" w:firstRowFirstColumn="0" w:firstRowLastColumn="0" w:lastRowFirstColumn="0" w:lastRowLastColumn="0"/>
          <w:del w:id="250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02"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03" w:author="Miguel Centeno Muñoz" w:date="2014-07-27T22:20:00Z"/>
                <w:rFonts w:ascii="Arial" w:hAnsi="Arial" w:cs="Arial"/>
                <w:sz w:val="20"/>
                <w:szCs w:val="20"/>
              </w:rPr>
            </w:pPr>
            <w:bookmarkStart w:id="2504" w:name="STP-0062"/>
            <w:del w:id="2505"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06" w:author="Miguel Centeno Muñoz" w:date="2014-07-27T22:20:00Z"/>
                <w:rFonts w:ascii="Arial" w:hAnsi="Arial" w:cs="Arial"/>
                <w:sz w:val="20"/>
                <w:szCs w:val="20"/>
              </w:rPr>
            </w:pPr>
            <w:del w:id="2507"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2504"/>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2508" w:author="Miguel Centeno Muñoz" w:date="2014-07-27T12:36:00Z">
              <w:r w:rsidDel="00756C53">
                <w:rPr>
                  <w:rStyle w:val="nfasis"/>
                  <w:rFonts w:ascii="Arial" w:hAnsi="Arial" w:cs="Arial"/>
                </w:rPr>
                <w:delText>e</w:delText>
              </w:r>
            </w:del>
            <w:del w:id="2509"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251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11" w:author="Miguel Centeno Muñoz" w:date="2014-07-27T22:20:00Z"/>
                <w:rFonts w:ascii="Arial" w:hAnsi="Arial" w:cs="Arial"/>
                <w:sz w:val="20"/>
                <w:szCs w:val="20"/>
              </w:rPr>
            </w:pPr>
            <w:bookmarkStart w:id="2512"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13" w:author="Miguel Centeno Muñoz" w:date="2014-07-27T22:20:00Z"/>
                <w:rFonts w:ascii="Arial" w:hAnsi="Arial" w:cs="Arial"/>
                <w:sz w:val="20"/>
                <w:szCs w:val="20"/>
              </w:rPr>
            </w:pPr>
            <w:del w:id="2514"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15" w:author="Miguel Centeno Muñoz" w:date="2014-07-27T22:20:00Z"/>
                <w:rFonts w:ascii="Arial" w:hAnsi="Arial" w:cs="Arial"/>
                <w:sz w:val="20"/>
                <w:szCs w:val="20"/>
              </w:rPr>
            </w:pPr>
            <w:del w:id="2516"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2512"/>
      <w:tr w:rsidR="005C7CFD" w:rsidDel="005E20C8" w:rsidTr="00717F1F">
        <w:trPr>
          <w:cnfStyle w:val="000000100000" w:firstRow="0" w:lastRow="0" w:firstColumn="0" w:lastColumn="0" w:oddVBand="0" w:evenVBand="0" w:oddHBand="1" w:evenHBand="0" w:firstRowFirstColumn="0" w:firstRowLastColumn="0" w:lastRowFirstColumn="0" w:lastRowLastColumn="0"/>
          <w:del w:id="25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18" w:author="Miguel Centeno Muñoz" w:date="2014-07-27T22:20:00Z"/>
                <w:rFonts w:ascii="Arial" w:hAnsi="Arial" w:cs="Arial"/>
                <w:sz w:val="20"/>
                <w:szCs w:val="20"/>
              </w:rPr>
            </w:pPr>
            <w:del w:id="2519"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20" w:author="Miguel Centeno Muñoz" w:date="2014-07-27T22:20:00Z"/>
                <w:rFonts w:ascii="Arial" w:hAnsi="Arial" w:cs="Arial"/>
                <w:sz w:val="20"/>
                <w:szCs w:val="20"/>
              </w:rPr>
            </w:pPr>
            <w:del w:id="2521"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25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23" w:author="Miguel Centeno Muñoz" w:date="2014-07-27T22:20:00Z"/>
                <w:rFonts w:ascii="Arial" w:hAnsi="Arial" w:cs="Arial"/>
                <w:sz w:val="20"/>
                <w:szCs w:val="20"/>
              </w:rPr>
            </w:pPr>
            <w:del w:id="2524"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25" w:author="Miguel Centeno Muñoz" w:date="2014-07-27T22:20:00Z"/>
                <w:rFonts w:ascii="Arial" w:hAnsi="Arial" w:cs="Arial"/>
                <w:sz w:val="20"/>
                <w:szCs w:val="20"/>
              </w:rPr>
            </w:pPr>
            <w:del w:id="2526"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2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28" w:author="Miguel Centeno Muñoz" w:date="2014-07-27T22:20:00Z"/>
                <w:rFonts w:ascii="Arial" w:hAnsi="Arial" w:cs="Arial"/>
                <w:sz w:val="20"/>
                <w:szCs w:val="20"/>
              </w:rPr>
            </w:pPr>
            <w:del w:id="2529"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30" w:author="Miguel Centeno Muñoz" w:date="2014-07-27T22:20:00Z"/>
                <w:rFonts w:ascii="Arial" w:hAnsi="Arial" w:cs="Arial"/>
                <w:sz w:val="20"/>
                <w:szCs w:val="20"/>
              </w:rPr>
            </w:pPr>
            <w:del w:id="2531" w:author="Miguel Centeno Muñoz" w:date="2014-07-27T22:20:00Z">
              <w:r w:rsidDel="005E20C8">
                <w:rPr>
                  <w:rFonts w:ascii="Arial" w:hAnsi="Arial" w:cs="Arial"/>
                  <w:sz w:val="20"/>
                  <w:szCs w:val="20"/>
                </w:rPr>
                <w:delText>inmediatamente</w:delText>
              </w:r>
            </w:del>
          </w:p>
        </w:tc>
      </w:tr>
      <w:tr w:rsidR="005C7CFD" w:rsidDel="005E20C8" w:rsidTr="00717F1F">
        <w:trPr>
          <w:del w:id="253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33" w:author="Miguel Centeno Muñoz" w:date="2014-07-27T22:20:00Z"/>
                <w:rFonts w:ascii="Arial" w:hAnsi="Arial" w:cs="Arial"/>
                <w:sz w:val="20"/>
                <w:szCs w:val="20"/>
              </w:rPr>
            </w:pPr>
            <w:del w:id="2534"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35" w:author="Miguel Centeno Muñoz" w:date="2014-07-27T22:20:00Z"/>
                <w:rFonts w:ascii="Arial" w:hAnsi="Arial" w:cs="Arial"/>
                <w:sz w:val="20"/>
                <w:szCs w:val="20"/>
              </w:rPr>
            </w:pPr>
            <w:del w:id="2536"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3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38" w:author="Miguel Centeno Muñoz" w:date="2014-07-27T22:20:00Z"/>
                <w:rFonts w:ascii="Arial" w:hAnsi="Arial" w:cs="Arial"/>
                <w:sz w:val="20"/>
                <w:szCs w:val="20"/>
              </w:rPr>
            </w:pPr>
            <w:del w:id="2539"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40" w:author="Miguel Centeno Muñoz" w:date="2014-07-27T22:20:00Z"/>
                <w:rFonts w:ascii="Arial" w:hAnsi="Arial" w:cs="Arial"/>
                <w:sz w:val="20"/>
                <w:szCs w:val="20"/>
              </w:rPr>
            </w:pPr>
            <w:del w:id="2541"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2542" w:name="UC-0007"/>
            <w:r>
              <w:rPr>
                <w:rFonts w:ascii="Arial" w:hAnsi="Arial" w:cs="Arial"/>
                <w:b/>
                <w:bCs/>
                <w:sz w:val="20"/>
                <w:szCs w:val="20"/>
              </w:rPr>
              <w:t>UC-00</w:t>
            </w:r>
            <w:ins w:id="2543" w:author="Miguel Centeno Muñoz" w:date="2014-07-30T23:36:00Z">
              <w:r w:rsidR="00834472">
                <w:rPr>
                  <w:rFonts w:ascii="Arial" w:hAnsi="Arial" w:cs="Arial"/>
                  <w:b/>
                  <w:bCs/>
                  <w:sz w:val="20"/>
                  <w:szCs w:val="20"/>
                </w:rPr>
                <w:t>11</w:t>
              </w:r>
            </w:ins>
            <w:del w:id="2544"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2542"/>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545"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545"/>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2546"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2546"/>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106D74" w:rsidRDefault="00CE4EC3" w:rsidP="00533654">
      <w:pPr>
        <w:rPr>
          <w:del w:id="2547" w:author="Miguel Centeno Muñoz" w:date="2014-07-30T23:38:00Z"/>
        </w:rPr>
      </w:pPr>
    </w:p>
    <w:p w:rsidR="00CE4EC3" w:rsidDel="00106D74" w:rsidRDefault="00CE4EC3" w:rsidP="00533654">
      <w:pPr>
        <w:rPr>
          <w:del w:id="2548" w:author="Miguel Centeno Muñoz" w:date="2014-07-30T23:38:00Z"/>
        </w:rPr>
      </w:pPr>
    </w:p>
    <w:p w:rsidR="00CE4EC3" w:rsidDel="00106D74" w:rsidRDefault="00CE4EC3" w:rsidP="00533654">
      <w:pPr>
        <w:rPr>
          <w:del w:id="2549" w:author="Miguel Centeno Muñoz" w:date="2014-07-30T23:38:00Z"/>
        </w:rPr>
      </w:pPr>
    </w:p>
    <w:p w:rsidR="00131968" w:rsidDel="00106D74" w:rsidRDefault="00131968" w:rsidP="00533654">
      <w:pPr>
        <w:rPr>
          <w:del w:id="2550" w:author="Miguel Centeno Muñoz" w:date="2014-07-30T23:38:00Z"/>
        </w:rPr>
      </w:pPr>
    </w:p>
    <w:p w:rsidR="00131968" w:rsidDel="00106D74" w:rsidRDefault="00131968" w:rsidP="00533654">
      <w:pPr>
        <w:rPr>
          <w:del w:id="2551" w:author="Miguel Centeno Muñoz" w:date="2014-07-30T23:38:00Z"/>
        </w:rPr>
      </w:pPr>
    </w:p>
    <w:p w:rsidR="00131968" w:rsidDel="00106D74" w:rsidRDefault="00131968" w:rsidP="00533654">
      <w:pPr>
        <w:rPr>
          <w:del w:id="2552" w:author="Miguel Centeno Muñoz" w:date="2014-07-30T23:38:00Z"/>
        </w:rPr>
      </w:pPr>
    </w:p>
    <w:p w:rsidR="00131968" w:rsidDel="00106D74" w:rsidRDefault="00131968" w:rsidP="00533654">
      <w:pPr>
        <w:rPr>
          <w:del w:id="2553" w:author="Miguel Centeno Muñoz" w:date="2014-07-30T23:38:00Z"/>
        </w:rPr>
      </w:pPr>
    </w:p>
    <w:p w:rsidR="00131968" w:rsidDel="00106D74" w:rsidRDefault="00131968" w:rsidP="00533654">
      <w:pPr>
        <w:rPr>
          <w:del w:id="2554" w:author="Miguel Centeno Muñoz" w:date="2014-07-30T23:38:00Z"/>
        </w:rPr>
      </w:pPr>
    </w:p>
    <w:p w:rsidR="00131968" w:rsidDel="00106D74" w:rsidRDefault="00131968" w:rsidP="00533654">
      <w:pPr>
        <w:rPr>
          <w:del w:id="2555" w:author="Miguel Centeno Muñoz" w:date="2014-07-30T23:38:00Z"/>
        </w:rPr>
      </w:pPr>
    </w:p>
    <w:p w:rsidR="00131968" w:rsidDel="00106D74" w:rsidRDefault="00131968" w:rsidP="00533654">
      <w:pPr>
        <w:rPr>
          <w:del w:id="2556" w:author="Miguel Centeno Muñoz" w:date="2014-07-30T23:38:00Z"/>
        </w:rPr>
      </w:pPr>
    </w:p>
    <w:p w:rsidR="00131968" w:rsidRDefault="00131968" w:rsidP="00533654"/>
    <w:p w:rsidR="00131968" w:rsidRDefault="00131968" w:rsidP="00D723A7">
      <w:pPr>
        <w:pStyle w:val="Ttulo3"/>
        <w:rPr>
          <w:ins w:id="2557" w:author="Miguel Centeno Muñoz" w:date="2014-07-27T12:41:00Z"/>
        </w:rPr>
      </w:pPr>
      <w:bookmarkStart w:id="2558" w:name="_Toc394273377"/>
      <w:r>
        <w:t>6.3.- Requisitos no funcionales</w:t>
      </w:r>
      <w:bookmarkEnd w:id="2558"/>
    </w:p>
    <w:tbl>
      <w:tblPr>
        <w:tblStyle w:val="Listamedia2-nfasis2"/>
        <w:tblW w:w="5000" w:type="pct"/>
        <w:tblLook w:val="04A0" w:firstRow="1" w:lastRow="0" w:firstColumn="1" w:lastColumn="0" w:noHBand="0" w:noVBand="1"/>
        <w:tblPrChange w:id="2559"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560">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561" w:author="Miguel Centeno Muñoz" w:date="2014-07-27T12:42:00Z"/>
          <w:trPrChange w:id="2562"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563"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564" w:author="Miguel Centeno Muñoz" w:date="2014-07-27T12:42:00Z"/>
                <w:rFonts w:ascii="Arial" w:hAnsi="Arial" w:cs="Arial"/>
                <w:b/>
                <w:bCs/>
                <w:sz w:val="20"/>
                <w:szCs w:val="20"/>
              </w:rPr>
            </w:pPr>
            <w:bookmarkStart w:id="2565" w:name="NFR-0001"/>
            <w:ins w:id="2566" w:author="Miguel Centeno Muñoz" w:date="2014-07-27T12:42:00Z">
              <w:r>
                <w:rPr>
                  <w:rFonts w:ascii="Arial" w:hAnsi="Arial" w:cs="Arial"/>
                  <w:b/>
                  <w:bCs/>
                  <w:sz w:val="20"/>
                  <w:szCs w:val="20"/>
                </w:rPr>
                <w:t>NFR-0001</w:t>
              </w:r>
            </w:ins>
          </w:p>
        </w:tc>
        <w:tc>
          <w:tcPr>
            <w:tcW w:w="5000" w:type="pct"/>
            <w:hideMark/>
            <w:tcPrChange w:id="2567"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568" w:author="Miguel Centeno Muñoz" w:date="2014-07-27T12:42:00Z"/>
                <w:rFonts w:ascii="Arial" w:hAnsi="Arial" w:cs="Arial"/>
                <w:b/>
                <w:bCs/>
                <w:sz w:val="20"/>
                <w:szCs w:val="20"/>
              </w:rPr>
            </w:pPr>
            <w:ins w:id="2569"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570" w:author="Miguel Centeno Muñoz" w:date="2014-07-27T12:42:00Z"/>
          <w:trPrChange w:id="257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7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573" w:author="Miguel Centeno Muñoz" w:date="2014-07-27T12:42:00Z"/>
                <w:rFonts w:ascii="Arial" w:hAnsi="Arial" w:cs="Arial"/>
                <w:b/>
                <w:bCs/>
                <w:sz w:val="20"/>
                <w:szCs w:val="20"/>
              </w:rPr>
            </w:pPr>
            <w:ins w:id="2574" w:author="Miguel Centeno Muñoz" w:date="2014-07-27T12:42:00Z">
              <w:r>
                <w:rPr>
                  <w:rFonts w:ascii="Arial" w:hAnsi="Arial" w:cs="Arial"/>
                  <w:b/>
                  <w:bCs/>
                  <w:sz w:val="20"/>
                  <w:szCs w:val="20"/>
                </w:rPr>
                <w:t>Versión</w:t>
              </w:r>
            </w:ins>
          </w:p>
        </w:tc>
        <w:tc>
          <w:tcPr>
            <w:tcW w:w="0" w:type="auto"/>
            <w:hideMark/>
            <w:tcPrChange w:id="257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576" w:author="Miguel Centeno Muñoz" w:date="2014-07-27T12:42:00Z"/>
                <w:rFonts w:ascii="Arial" w:hAnsi="Arial" w:cs="Arial"/>
                <w:sz w:val="20"/>
                <w:szCs w:val="20"/>
              </w:rPr>
            </w:pPr>
            <w:ins w:id="2577" w:author="Miguel Centeno Muñoz" w:date="2014-07-27T12:42:00Z">
              <w:r>
                <w:rPr>
                  <w:rFonts w:ascii="Arial" w:hAnsi="Arial" w:cs="Arial"/>
                  <w:sz w:val="20"/>
                  <w:szCs w:val="20"/>
                </w:rPr>
                <w:t xml:space="preserve">1.0 ( 27/07/2014 ) </w:t>
              </w:r>
            </w:ins>
          </w:p>
        </w:tc>
      </w:tr>
      <w:tr w:rsidR="00FD7EF9" w:rsidTr="00FD7EF9">
        <w:trPr>
          <w:ins w:id="2578" w:author="Miguel Centeno Muñoz" w:date="2014-07-27T12:42:00Z"/>
          <w:trPrChange w:id="257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8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581" w:author="Miguel Centeno Muñoz" w:date="2014-07-27T12:42:00Z"/>
                <w:rFonts w:ascii="Arial" w:hAnsi="Arial" w:cs="Arial"/>
                <w:b/>
                <w:bCs/>
                <w:sz w:val="20"/>
                <w:szCs w:val="20"/>
              </w:rPr>
            </w:pPr>
            <w:ins w:id="2582" w:author="Miguel Centeno Muñoz" w:date="2014-07-27T12:42:00Z">
              <w:r>
                <w:rPr>
                  <w:rFonts w:ascii="Arial" w:hAnsi="Arial" w:cs="Arial"/>
                  <w:b/>
                  <w:bCs/>
                  <w:sz w:val="20"/>
                  <w:szCs w:val="20"/>
                </w:rPr>
                <w:t>Autores</w:t>
              </w:r>
            </w:ins>
          </w:p>
        </w:tc>
        <w:bookmarkEnd w:id="2565"/>
        <w:tc>
          <w:tcPr>
            <w:tcW w:w="0" w:type="auto"/>
            <w:hideMark/>
            <w:tcPrChange w:id="258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584" w:author="Miguel Centeno Muñoz" w:date="2014-07-27T12:42:00Z"/>
                <w:rFonts w:ascii="Arial" w:hAnsi="Arial" w:cs="Arial"/>
                <w:sz w:val="20"/>
                <w:szCs w:val="20"/>
              </w:rPr>
            </w:pPr>
            <w:ins w:id="2585" w:author="Miguel Centeno Muñoz" w:date="2014-07-27T12:42:00Z">
              <w:r w:rsidRPr="00FD7EF9">
                <w:rPr>
                  <w:rFonts w:cstheme="minorBidi"/>
                  <w:color w:val="auto"/>
                  <w:rPrChange w:id="2586"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587" w:author="Miguel Centeno Muñoz" w:date="2014-07-27T12:42:00Z"/>
          <w:trPrChange w:id="258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8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590" w:author="Miguel Centeno Muñoz" w:date="2014-07-27T12:42:00Z"/>
                <w:rFonts w:ascii="Arial" w:hAnsi="Arial" w:cs="Arial"/>
                <w:b/>
                <w:bCs/>
                <w:sz w:val="20"/>
                <w:szCs w:val="20"/>
              </w:rPr>
            </w:pPr>
            <w:ins w:id="2591" w:author="Miguel Centeno Muñoz" w:date="2014-07-27T12:42:00Z">
              <w:r>
                <w:rPr>
                  <w:rFonts w:ascii="Arial" w:hAnsi="Arial" w:cs="Arial"/>
                  <w:b/>
                  <w:bCs/>
                  <w:sz w:val="20"/>
                  <w:szCs w:val="20"/>
                </w:rPr>
                <w:t>Fuentes</w:t>
              </w:r>
            </w:ins>
          </w:p>
        </w:tc>
        <w:tc>
          <w:tcPr>
            <w:tcW w:w="0" w:type="auto"/>
            <w:hideMark/>
            <w:tcPrChange w:id="259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593" w:author="Miguel Centeno Muñoz" w:date="2014-07-27T12:42:00Z"/>
                <w:rFonts w:ascii="Arial" w:hAnsi="Arial" w:cs="Arial"/>
                <w:sz w:val="20"/>
                <w:szCs w:val="20"/>
              </w:rPr>
            </w:pPr>
            <w:ins w:id="2594" w:author="Miguel Centeno Muñoz" w:date="2014-07-27T12:42:00Z">
              <w:r w:rsidRPr="00FD7EF9">
                <w:rPr>
                  <w:rFonts w:cstheme="minorBidi"/>
                  <w:color w:val="auto"/>
                  <w:rPrChange w:id="2595"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2596" w:author="Miguel Centeno Muñoz" w:date="2014-07-27T12:42:00Z"/>
          <w:trPrChange w:id="259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9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599" w:author="Miguel Centeno Muñoz" w:date="2014-07-27T12:42:00Z"/>
                <w:rFonts w:ascii="Arial" w:hAnsi="Arial" w:cs="Arial"/>
                <w:b/>
                <w:bCs/>
                <w:sz w:val="20"/>
                <w:szCs w:val="20"/>
              </w:rPr>
            </w:pPr>
            <w:ins w:id="2600" w:author="Miguel Centeno Muñoz" w:date="2014-07-27T12:42:00Z">
              <w:r>
                <w:rPr>
                  <w:rFonts w:ascii="Arial" w:hAnsi="Arial" w:cs="Arial"/>
                  <w:b/>
                  <w:bCs/>
                  <w:sz w:val="20"/>
                  <w:szCs w:val="20"/>
                </w:rPr>
                <w:t>Dependencias</w:t>
              </w:r>
            </w:ins>
          </w:p>
        </w:tc>
        <w:tc>
          <w:tcPr>
            <w:tcW w:w="0" w:type="auto"/>
            <w:hideMark/>
            <w:tcPrChange w:id="260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02" w:author="Miguel Centeno Muñoz" w:date="2014-07-27T12:42:00Z"/>
                <w:rFonts w:ascii="Arial" w:eastAsiaTheme="minorHAnsi" w:hAnsi="Arial" w:cs="Arial"/>
                <w:color w:val="auto"/>
                <w:sz w:val="20"/>
                <w:szCs w:val="20"/>
              </w:rPr>
              <w:pPrChange w:id="2603"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604"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2605"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606" w:author="Miguel Centeno Muñoz" w:date="2014-07-27T12:42:00Z"/>
          <w:trPrChange w:id="260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0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09" w:author="Miguel Centeno Muñoz" w:date="2014-07-27T12:42:00Z"/>
                <w:rFonts w:ascii="Arial" w:hAnsi="Arial" w:cs="Arial"/>
                <w:b/>
                <w:bCs/>
                <w:sz w:val="20"/>
                <w:szCs w:val="20"/>
              </w:rPr>
            </w:pPr>
            <w:ins w:id="2610" w:author="Miguel Centeno Muñoz" w:date="2014-07-27T12:42:00Z">
              <w:r>
                <w:rPr>
                  <w:rFonts w:ascii="Arial" w:hAnsi="Arial" w:cs="Arial"/>
                  <w:b/>
                  <w:bCs/>
                  <w:sz w:val="20"/>
                  <w:szCs w:val="20"/>
                </w:rPr>
                <w:t>Descripción</w:t>
              </w:r>
            </w:ins>
          </w:p>
        </w:tc>
        <w:tc>
          <w:tcPr>
            <w:tcW w:w="0" w:type="auto"/>
            <w:hideMark/>
            <w:tcPrChange w:id="261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12" w:author="Miguel Centeno Muñoz" w:date="2014-07-27T12:42:00Z"/>
                <w:rFonts w:ascii="Arial" w:hAnsi="Arial" w:cs="Arial"/>
                <w:sz w:val="20"/>
                <w:szCs w:val="20"/>
              </w:rPr>
            </w:pPr>
            <w:ins w:id="2613"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2614" w:author="Miguel Centeno Muñoz" w:date="2014-07-27T12:42:00Z"/>
          <w:trPrChange w:id="261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1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17" w:author="Miguel Centeno Muñoz" w:date="2014-07-27T12:42:00Z"/>
                <w:rFonts w:ascii="Arial" w:hAnsi="Arial" w:cs="Arial"/>
                <w:b/>
                <w:bCs/>
                <w:sz w:val="20"/>
                <w:szCs w:val="20"/>
              </w:rPr>
            </w:pPr>
            <w:ins w:id="2618" w:author="Miguel Centeno Muñoz" w:date="2014-07-27T12:42:00Z">
              <w:r>
                <w:rPr>
                  <w:rFonts w:ascii="Arial" w:hAnsi="Arial" w:cs="Arial"/>
                  <w:b/>
                  <w:bCs/>
                  <w:sz w:val="20"/>
                  <w:szCs w:val="20"/>
                </w:rPr>
                <w:t>Importancia</w:t>
              </w:r>
            </w:ins>
          </w:p>
        </w:tc>
        <w:tc>
          <w:tcPr>
            <w:tcW w:w="0" w:type="auto"/>
            <w:hideMark/>
            <w:tcPrChange w:id="261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20" w:author="Miguel Centeno Muñoz" w:date="2014-07-27T12:42:00Z"/>
                <w:rFonts w:ascii="Arial" w:hAnsi="Arial" w:cs="Arial"/>
                <w:sz w:val="20"/>
                <w:szCs w:val="20"/>
              </w:rPr>
            </w:pPr>
            <w:ins w:id="2621"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622" w:author="Miguel Centeno Muñoz" w:date="2014-07-27T12:42:00Z"/>
          <w:trPrChange w:id="262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2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25" w:author="Miguel Centeno Muñoz" w:date="2014-07-27T12:42:00Z"/>
                <w:rFonts w:ascii="Arial" w:hAnsi="Arial" w:cs="Arial"/>
                <w:b/>
                <w:bCs/>
                <w:sz w:val="20"/>
                <w:szCs w:val="20"/>
              </w:rPr>
            </w:pPr>
            <w:ins w:id="2626" w:author="Miguel Centeno Muñoz" w:date="2014-07-27T12:42:00Z">
              <w:r>
                <w:rPr>
                  <w:rFonts w:ascii="Arial" w:hAnsi="Arial" w:cs="Arial"/>
                  <w:b/>
                  <w:bCs/>
                  <w:sz w:val="20"/>
                  <w:szCs w:val="20"/>
                </w:rPr>
                <w:t>Urgencia</w:t>
              </w:r>
            </w:ins>
          </w:p>
        </w:tc>
        <w:tc>
          <w:tcPr>
            <w:tcW w:w="0" w:type="auto"/>
            <w:hideMark/>
            <w:tcPrChange w:id="262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28" w:author="Miguel Centeno Muñoz" w:date="2014-07-27T12:42:00Z"/>
                <w:rFonts w:ascii="Arial" w:hAnsi="Arial" w:cs="Arial"/>
                <w:sz w:val="20"/>
                <w:szCs w:val="20"/>
              </w:rPr>
            </w:pPr>
            <w:ins w:id="2629" w:author="Miguel Centeno Muñoz" w:date="2014-07-27T12:42:00Z">
              <w:r>
                <w:rPr>
                  <w:rFonts w:ascii="Arial" w:hAnsi="Arial" w:cs="Arial"/>
                  <w:sz w:val="20"/>
                  <w:szCs w:val="20"/>
                </w:rPr>
                <w:t>inmediatamente</w:t>
              </w:r>
            </w:ins>
          </w:p>
        </w:tc>
      </w:tr>
      <w:tr w:rsidR="00FD7EF9" w:rsidTr="00FD7EF9">
        <w:trPr>
          <w:ins w:id="2630" w:author="Miguel Centeno Muñoz" w:date="2014-07-27T12:42:00Z"/>
          <w:trPrChange w:id="263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3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33" w:author="Miguel Centeno Muñoz" w:date="2014-07-27T12:42:00Z"/>
                <w:rFonts w:ascii="Arial" w:hAnsi="Arial" w:cs="Arial"/>
                <w:b/>
                <w:bCs/>
                <w:sz w:val="20"/>
                <w:szCs w:val="20"/>
              </w:rPr>
            </w:pPr>
            <w:ins w:id="2634" w:author="Miguel Centeno Muñoz" w:date="2014-07-27T12:42:00Z">
              <w:r>
                <w:rPr>
                  <w:rFonts w:ascii="Arial" w:hAnsi="Arial" w:cs="Arial"/>
                  <w:b/>
                  <w:bCs/>
                  <w:sz w:val="20"/>
                  <w:szCs w:val="20"/>
                </w:rPr>
                <w:t>Estado</w:t>
              </w:r>
            </w:ins>
          </w:p>
        </w:tc>
        <w:tc>
          <w:tcPr>
            <w:tcW w:w="0" w:type="auto"/>
            <w:hideMark/>
            <w:tcPrChange w:id="263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36" w:author="Miguel Centeno Muñoz" w:date="2014-07-27T12:42:00Z"/>
                <w:rFonts w:ascii="Arial" w:hAnsi="Arial" w:cs="Arial"/>
                <w:sz w:val="20"/>
                <w:szCs w:val="20"/>
              </w:rPr>
            </w:pPr>
            <w:ins w:id="2637"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638" w:author="Miguel Centeno Muñoz" w:date="2014-07-27T12:42:00Z"/>
          <w:trPrChange w:id="263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4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41" w:author="Miguel Centeno Muñoz" w:date="2014-07-27T12:42:00Z"/>
                <w:rFonts w:ascii="Arial" w:hAnsi="Arial" w:cs="Arial"/>
                <w:b/>
                <w:bCs/>
                <w:sz w:val="20"/>
                <w:szCs w:val="20"/>
              </w:rPr>
            </w:pPr>
            <w:ins w:id="2642" w:author="Miguel Centeno Muñoz" w:date="2014-07-27T12:42:00Z">
              <w:r>
                <w:rPr>
                  <w:rFonts w:ascii="Arial" w:hAnsi="Arial" w:cs="Arial"/>
                  <w:b/>
                  <w:bCs/>
                  <w:sz w:val="20"/>
                  <w:szCs w:val="20"/>
                </w:rPr>
                <w:t>Estabilidad</w:t>
              </w:r>
            </w:ins>
          </w:p>
        </w:tc>
        <w:tc>
          <w:tcPr>
            <w:tcW w:w="0" w:type="auto"/>
            <w:hideMark/>
            <w:tcPrChange w:id="264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44" w:author="Miguel Centeno Muñoz" w:date="2014-07-27T12:42:00Z"/>
                <w:rFonts w:ascii="Arial" w:hAnsi="Arial" w:cs="Arial"/>
                <w:sz w:val="20"/>
                <w:szCs w:val="20"/>
              </w:rPr>
            </w:pPr>
            <w:ins w:id="2645" w:author="Miguel Centeno Muñoz" w:date="2014-07-27T12:42:00Z">
              <w:r>
                <w:rPr>
                  <w:rFonts w:ascii="Arial" w:hAnsi="Arial" w:cs="Arial"/>
                  <w:sz w:val="20"/>
                  <w:szCs w:val="20"/>
                </w:rPr>
                <w:t>alta</w:t>
              </w:r>
            </w:ins>
          </w:p>
        </w:tc>
      </w:tr>
      <w:tr w:rsidR="00FD7EF9" w:rsidTr="00FD7EF9">
        <w:trPr>
          <w:ins w:id="2646" w:author="Miguel Centeno Muñoz" w:date="2014-07-27T12:42:00Z"/>
          <w:trPrChange w:id="264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4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49" w:author="Miguel Centeno Muñoz" w:date="2014-07-27T12:42:00Z"/>
                <w:rFonts w:ascii="Arial" w:hAnsi="Arial" w:cs="Arial"/>
                <w:b/>
                <w:bCs/>
                <w:sz w:val="20"/>
                <w:szCs w:val="20"/>
              </w:rPr>
            </w:pPr>
            <w:ins w:id="2650" w:author="Miguel Centeno Muñoz" w:date="2014-07-27T12:42:00Z">
              <w:r>
                <w:rPr>
                  <w:rFonts w:ascii="Arial" w:hAnsi="Arial" w:cs="Arial"/>
                  <w:b/>
                  <w:bCs/>
                  <w:sz w:val="20"/>
                  <w:szCs w:val="20"/>
                </w:rPr>
                <w:t>Comentarios</w:t>
              </w:r>
            </w:ins>
          </w:p>
        </w:tc>
        <w:tc>
          <w:tcPr>
            <w:tcW w:w="0" w:type="auto"/>
            <w:hideMark/>
            <w:tcPrChange w:id="265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52" w:author="Miguel Centeno Muñoz" w:date="2014-07-27T12:42:00Z"/>
                <w:rFonts w:ascii="Arial" w:hAnsi="Arial" w:cs="Arial"/>
                <w:sz w:val="20"/>
                <w:szCs w:val="20"/>
              </w:rPr>
            </w:pPr>
            <w:ins w:id="2653" w:author="Miguel Centeno Muñoz" w:date="2014-07-27T12:42:00Z">
              <w:r>
                <w:rPr>
                  <w:rFonts w:ascii="Arial" w:hAnsi="Arial" w:cs="Arial"/>
                  <w:sz w:val="20"/>
                  <w:szCs w:val="20"/>
                </w:rPr>
                <w:t>Ninguno</w:t>
              </w:r>
            </w:ins>
          </w:p>
        </w:tc>
      </w:tr>
    </w:tbl>
    <w:p w:rsidR="00FD7EF9" w:rsidRDefault="00FD7EF9">
      <w:pPr>
        <w:rPr>
          <w:ins w:id="2654" w:author="Miguel Centeno Muñoz" w:date="2014-07-27T12:43:00Z"/>
        </w:rPr>
        <w:pPrChange w:id="2655" w:author="Miguel Centeno Muñoz" w:date="2014-07-27T12:41:00Z">
          <w:pPr>
            <w:pStyle w:val="Ttulo3"/>
          </w:pPr>
        </w:pPrChange>
      </w:pPr>
    </w:p>
    <w:tbl>
      <w:tblPr>
        <w:tblStyle w:val="Listamedia2-nfasis2"/>
        <w:tblW w:w="5000" w:type="pct"/>
        <w:tblLook w:val="04A0" w:firstRow="1" w:lastRow="0" w:firstColumn="1" w:lastColumn="0" w:noHBand="0" w:noVBand="1"/>
        <w:tblPrChange w:id="2656"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657">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658" w:author="Miguel Centeno Muñoz" w:date="2014-07-27T12:43:00Z"/>
          <w:trPrChange w:id="2659"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660"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661" w:author="Miguel Centeno Muñoz" w:date="2014-07-27T12:43:00Z"/>
                <w:rFonts w:ascii="Arial" w:hAnsi="Arial" w:cs="Arial"/>
                <w:b/>
                <w:bCs/>
                <w:sz w:val="20"/>
                <w:szCs w:val="20"/>
              </w:rPr>
            </w:pPr>
            <w:bookmarkStart w:id="2662" w:name="NFR-0002"/>
            <w:ins w:id="2663" w:author="Miguel Centeno Muñoz" w:date="2014-07-27T12:43:00Z">
              <w:r>
                <w:rPr>
                  <w:rFonts w:ascii="Arial" w:hAnsi="Arial" w:cs="Arial"/>
                  <w:b/>
                  <w:bCs/>
                  <w:sz w:val="20"/>
                  <w:szCs w:val="20"/>
                </w:rPr>
                <w:t>NFR-0002</w:t>
              </w:r>
            </w:ins>
          </w:p>
        </w:tc>
        <w:tc>
          <w:tcPr>
            <w:tcW w:w="5000" w:type="pct"/>
            <w:hideMark/>
            <w:tcPrChange w:id="2664"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665" w:author="Miguel Centeno Muñoz" w:date="2014-07-27T12:43:00Z"/>
                <w:rFonts w:ascii="Arial" w:hAnsi="Arial" w:cs="Arial"/>
                <w:b/>
                <w:bCs/>
                <w:sz w:val="20"/>
                <w:szCs w:val="20"/>
              </w:rPr>
            </w:pPr>
            <w:ins w:id="2666"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667" w:author="Miguel Centeno Muñoz" w:date="2014-07-27T12:43:00Z"/>
          <w:trPrChange w:id="266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6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70" w:author="Miguel Centeno Muñoz" w:date="2014-07-27T12:43:00Z"/>
                <w:rFonts w:ascii="Arial" w:hAnsi="Arial" w:cs="Arial"/>
                <w:b/>
                <w:bCs/>
                <w:sz w:val="20"/>
                <w:szCs w:val="20"/>
              </w:rPr>
            </w:pPr>
            <w:ins w:id="2671" w:author="Miguel Centeno Muñoz" w:date="2014-07-27T12:43:00Z">
              <w:r>
                <w:rPr>
                  <w:rFonts w:ascii="Arial" w:hAnsi="Arial" w:cs="Arial"/>
                  <w:b/>
                  <w:bCs/>
                  <w:sz w:val="20"/>
                  <w:szCs w:val="20"/>
                </w:rPr>
                <w:t>Versión</w:t>
              </w:r>
            </w:ins>
          </w:p>
        </w:tc>
        <w:tc>
          <w:tcPr>
            <w:tcW w:w="0" w:type="auto"/>
            <w:hideMark/>
            <w:tcPrChange w:id="26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73" w:author="Miguel Centeno Muñoz" w:date="2014-07-27T12:43:00Z"/>
                <w:rFonts w:ascii="Arial" w:hAnsi="Arial" w:cs="Arial"/>
                <w:sz w:val="20"/>
                <w:szCs w:val="20"/>
              </w:rPr>
            </w:pPr>
            <w:ins w:id="2674" w:author="Miguel Centeno Muñoz" w:date="2014-07-27T12:43:00Z">
              <w:r>
                <w:rPr>
                  <w:rFonts w:ascii="Arial" w:hAnsi="Arial" w:cs="Arial"/>
                  <w:sz w:val="20"/>
                  <w:szCs w:val="20"/>
                </w:rPr>
                <w:t xml:space="preserve">1.0 ( 27/07/2014 ) </w:t>
              </w:r>
            </w:ins>
          </w:p>
        </w:tc>
      </w:tr>
      <w:tr w:rsidR="00FD7EF9" w:rsidTr="00FD7EF9">
        <w:trPr>
          <w:ins w:id="2675" w:author="Miguel Centeno Muñoz" w:date="2014-07-27T12:43:00Z"/>
          <w:trPrChange w:id="267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78" w:author="Miguel Centeno Muñoz" w:date="2014-07-27T12:43:00Z"/>
                <w:rFonts w:ascii="Arial" w:hAnsi="Arial" w:cs="Arial"/>
                <w:b/>
                <w:bCs/>
                <w:sz w:val="20"/>
                <w:szCs w:val="20"/>
              </w:rPr>
            </w:pPr>
            <w:ins w:id="2679" w:author="Miguel Centeno Muñoz" w:date="2014-07-27T12:43:00Z">
              <w:r>
                <w:rPr>
                  <w:rFonts w:ascii="Arial" w:hAnsi="Arial" w:cs="Arial"/>
                  <w:b/>
                  <w:bCs/>
                  <w:sz w:val="20"/>
                  <w:szCs w:val="20"/>
                </w:rPr>
                <w:t>Autores</w:t>
              </w:r>
            </w:ins>
          </w:p>
        </w:tc>
        <w:bookmarkEnd w:id="2662"/>
        <w:tc>
          <w:tcPr>
            <w:tcW w:w="0" w:type="auto"/>
            <w:hideMark/>
            <w:tcPrChange w:id="26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681" w:author="Miguel Centeno Muñoz" w:date="2014-07-27T12:43:00Z"/>
                <w:rFonts w:ascii="Arial" w:hAnsi="Arial" w:cs="Arial"/>
                <w:sz w:val="20"/>
                <w:szCs w:val="20"/>
              </w:rPr>
            </w:pPr>
            <w:ins w:id="2682" w:author="Miguel Centeno Muñoz" w:date="2014-07-27T12:43:00Z">
              <w:r w:rsidRPr="00FD7EF9">
                <w:rPr>
                  <w:rFonts w:cstheme="minorBidi"/>
                  <w:color w:val="auto"/>
                  <w:rPrChange w:id="2683"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684" w:author="Miguel Centeno Muñoz" w:date="2014-07-27T12:43:00Z"/>
          <w:trPrChange w:id="268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87" w:author="Miguel Centeno Muñoz" w:date="2014-07-27T12:43:00Z"/>
                <w:rFonts w:ascii="Arial" w:hAnsi="Arial" w:cs="Arial"/>
                <w:b/>
                <w:bCs/>
                <w:sz w:val="20"/>
                <w:szCs w:val="20"/>
              </w:rPr>
            </w:pPr>
            <w:ins w:id="2688" w:author="Miguel Centeno Muñoz" w:date="2014-07-27T12:43:00Z">
              <w:r>
                <w:rPr>
                  <w:rFonts w:ascii="Arial" w:hAnsi="Arial" w:cs="Arial"/>
                  <w:b/>
                  <w:bCs/>
                  <w:sz w:val="20"/>
                  <w:szCs w:val="20"/>
                </w:rPr>
                <w:t>Fuentes</w:t>
              </w:r>
            </w:ins>
          </w:p>
        </w:tc>
        <w:tc>
          <w:tcPr>
            <w:tcW w:w="0" w:type="auto"/>
            <w:hideMark/>
            <w:tcPrChange w:id="26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690" w:author="Miguel Centeno Muñoz" w:date="2014-07-27T12:43:00Z"/>
                <w:rFonts w:ascii="Arial" w:hAnsi="Arial" w:cs="Arial"/>
                <w:sz w:val="20"/>
                <w:szCs w:val="20"/>
              </w:rPr>
            </w:pPr>
            <w:ins w:id="2691" w:author="Miguel Centeno Muñoz" w:date="2014-07-27T12:43:00Z">
              <w:r w:rsidRPr="00FD7EF9">
                <w:rPr>
                  <w:rFonts w:cstheme="minorBidi"/>
                  <w:color w:val="auto"/>
                  <w:rPrChange w:id="2692"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693" w:author="Miguel Centeno Muñoz" w:date="2014-07-27T12:43:00Z"/>
          <w:trPrChange w:id="269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9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96" w:author="Miguel Centeno Muñoz" w:date="2014-07-27T12:43:00Z"/>
                <w:rFonts w:ascii="Arial" w:hAnsi="Arial" w:cs="Arial"/>
                <w:b/>
                <w:bCs/>
                <w:sz w:val="20"/>
                <w:szCs w:val="20"/>
              </w:rPr>
            </w:pPr>
            <w:ins w:id="2697" w:author="Miguel Centeno Muñoz" w:date="2014-07-27T12:43:00Z">
              <w:r>
                <w:rPr>
                  <w:rFonts w:ascii="Arial" w:hAnsi="Arial" w:cs="Arial"/>
                  <w:b/>
                  <w:bCs/>
                  <w:sz w:val="20"/>
                  <w:szCs w:val="20"/>
                </w:rPr>
                <w:t>Dependencias</w:t>
              </w:r>
            </w:ins>
          </w:p>
        </w:tc>
        <w:tc>
          <w:tcPr>
            <w:tcW w:w="0" w:type="auto"/>
            <w:hideMark/>
            <w:tcPrChange w:id="269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99" w:author="Miguel Centeno Muñoz" w:date="2014-07-27T12:43:00Z"/>
                <w:rFonts w:ascii="Arial" w:hAnsi="Arial" w:cs="Arial"/>
                <w:sz w:val="20"/>
                <w:szCs w:val="20"/>
              </w:rPr>
            </w:pPr>
            <w:ins w:id="2700"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701" w:author="Miguel Centeno Muñoz" w:date="2014-07-27T12:43:00Z"/>
          <w:trPrChange w:id="270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0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04" w:author="Miguel Centeno Muñoz" w:date="2014-07-27T12:43:00Z"/>
                <w:rFonts w:ascii="Arial" w:hAnsi="Arial" w:cs="Arial"/>
                <w:b/>
                <w:bCs/>
                <w:sz w:val="20"/>
                <w:szCs w:val="20"/>
              </w:rPr>
            </w:pPr>
            <w:ins w:id="2705" w:author="Miguel Centeno Muñoz" w:date="2014-07-27T12:43:00Z">
              <w:r>
                <w:rPr>
                  <w:rFonts w:ascii="Arial" w:hAnsi="Arial" w:cs="Arial"/>
                  <w:b/>
                  <w:bCs/>
                  <w:sz w:val="20"/>
                  <w:szCs w:val="20"/>
                </w:rPr>
                <w:t>Descripción</w:t>
              </w:r>
            </w:ins>
          </w:p>
        </w:tc>
        <w:tc>
          <w:tcPr>
            <w:tcW w:w="0" w:type="auto"/>
            <w:hideMark/>
            <w:tcPrChange w:id="270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07" w:author="Miguel Centeno Muñoz" w:date="2014-07-27T12:43:00Z"/>
                <w:rFonts w:ascii="Arial" w:hAnsi="Arial" w:cs="Arial"/>
                <w:sz w:val="20"/>
                <w:szCs w:val="20"/>
              </w:rPr>
            </w:pPr>
            <w:ins w:id="2708"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2709" w:author="Miguel Centeno Muñoz" w:date="2014-07-27T12:43:00Z"/>
          <w:trPrChange w:id="271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1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12" w:author="Miguel Centeno Muñoz" w:date="2014-07-27T12:43:00Z"/>
                <w:rFonts w:ascii="Arial" w:hAnsi="Arial" w:cs="Arial"/>
                <w:b/>
                <w:bCs/>
                <w:sz w:val="20"/>
                <w:szCs w:val="20"/>
              </w:rPr>
            </w:pPr>
            <w:ins w:id="2713" w:author="Miguel Centeno Muñoz" w:date="2014-07-27T12:43:00Z">
              <w:r>
                <w:rPr>
                  <w:rFonts w:ascii="Arial" w:hAnsi="Arial" w:cs="Arial"/>
                  <w:b/>
                  <w:bCs/>
                  <w:sz w:val="20"/>
                  <w:szCs w:val="20"/>
                </w:rPr>
                <w:t>Importancia</w:t>
              </w:r>
            </w:ins>
          </w:p>
        </w:tc>
        <w:tc>
          <w:tcPr>
            <w:tcW w:w="0" w:type="auto"/>
            <w:hideMark/>
            <w:tcPrChange w:id="271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15" w:author="Miguel Centeno Muñoz" w:date="2014-07-27T12:43:00Z"/>
                <w:rFonts w:ascii="Arial" w:hAnsi="Arial" w:cs="Arial"/>
                <w:sz w:val="20"/>
                <w:szCs w:val="20"/>
              </w:rPr>
            </w:pPr>
            <w:ins w:id="2716"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717" w:author="Miguel Centeno Muñoz" w:date="2014-07-27T12:43:00Z"/>
          <w:trPrChange w:id="271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1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20" w:author="Miguel Centeno Muñoz" w:date="2014-07-27T12:43:00Z"/>
                <w:rFonts w:ascii="Arial" w:hAnsi="Arial" w:cs="Arial"/>
                <w:b/>
                <w:bCs/>
                <w:sz w:val="20"/>
                <w:szCs w:val="20"/>
              </w:rPr>
            </w:pPr>
            <w:ins w:id="2721" w:author="Miguel Centeno Muñoz" w:date="2014-07-27T12:43:00Z">
              <w:r>
                <w:rPr>
                  <w:rFonts w:ascii="Arial" w:hAnsi="Arial" w:cs="Arial"/>
                  <w:b/>
                  <w:bCs/>
                  <w:sz w:val="20"/>
                  <w:szCs w:val="20"/>
                </w:rPr>
                <w:t>Urgencia</w:t>
              </w:r>
            </w:ins>
          </w:p>
        </w:tc>
        <w:tc>
          <w:tcPr>
            <w:tcW w:w="0" w:type="auto"/>
            <w:hideMark/>
            <w:tcPrChange w:id="272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23" w:author="Miguel Centeno Muñoz" w:date="2014-07-27T12:43:00Z"/>
                <w:rFonts w:ascii="Arial" w:hAnsi="Arial" w:cs="Arial"/>
                <w:sz w:val="20"/>
                <w:szCs w:val="20"/>
              </w:rPr>
            </w:pPr>
            <w:ins w:id="2724" w:author="Miguel Centeno Muñoz" w:date="2014-07-27T12:43:00Z">
              <w:r>
                <w:rPr>
                  <w:rFonts w:ascii="Arial" w:hAnsi="Arial" w:cs="Arial"/>
                  <w:sz w:val="20"/>
                  <w:szCs w:val="20"/>
                </w:rPr>
                <w:t>inmediatamente</w:t>
              </w:r>
            </w:ins>
          </w:p>
        </w:tc>
      </w:tr>
      <w:tr w:rsidR="00FD7EF9" w:rsidTr="00FD7EF9">
        <w:trPr>
          <w:ins w:id="2725" w:author="Miguel Centeno Muñoz" w:date="2014-07-27T12:43:00Z"/>
          <w:trPrChange w:id="272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2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28" w:author="Miguel Centeno Muñoz" w:date="2014-07-27T12:43:00Z"/>
                <w:rFonts w:ascii="Arial" w:hAnsi="Arial" w:cs="Arial"/>
                <w:b/>
                <w:bCs/>
                <w:sz w:val="20"/>
                <w:szCs w:val="20"/>
              </w:rPr>
            </w:pPr>
            <w:ins w:id="2729" w:author="Miguel Centeno Muñoz" w:date="2014-07-27T12:43:00Z">
              <w:r>
                <w:rPr>
                  <w:rFonts w:ascii="Arial" w:hAnsi="Arial" w:cs="Arial"/>
                  <w:b/>
                  <w:bCs/>
                  <w:sz w:val="20"/>
                  <w:szCs w:val="20"/>
                </w:rPr>
                <w:t>Estado</w:t>
              </w:r>
            </w:ins>
          </w:p>
        </w:tc>
        <w:tc>
          <w:tcPr>
            <w:tcW w:w="0" w:type="auto"/>
            <w:hideMark/>
            <w:tcPrChange w:id="27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31" w:author="Miguel Centeno Muñoz" w:date="2014-07-27T12:43:00Z"/>
                <w:rFonts w:ascii="Arial" w:hAnsi="Arial" w:cs="Arial"/>
                <w:sz w:val="20"/>
                <w:szCs w:val="20"/>
              </w:rPr>
            </w:pPr>
            <w:ins w:id="2732"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733" w:author="Miguel Centeno Muñoz" w:date="2014-07-27T12:43:00Z"/>
          <w:trPrChange w:id="273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36" w:author="Miguel Centeno Muñoz" w:date="2014-07-27T12:43:00Z"/>
                <w:rFonts w:ascii="Arial" w:hAnsi="Arial" w:cs="Arial"/>
                <w:b/>
                <w:bCs/>
                <w:sz w:val="20"/>
                <w:szCs w:val="20"/>
              </w:rPr>
            </w:pPr>
            <w:ins w:id="2737" w:author="Miguel Centeno Muñoz" w:date="2014-07-27T12:43:00Z">
              <w:r>
                <w:rPr>
                  <w:rFonts w:ascii="Arial" w:hAnsi="Arial" w:cs="Arial"/>
                  <w:b/>
                  <w:bCs/>
                  <w:sz w:val="20"/>
                  <w:szCs w:val="20"/>
                </w:rPr>
                <w:t>Estabilidad</w:t>
              </w:r>
            </w:ins>
          </w:p>
        </w:tc>
        <w:tc>
          <w:tcPr>
            <w:tcW w:w="0" w:type="auto"/>
            <w:hideMark/>
            <w:tcPrChange w:id="27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39" w:author="Miguel Centeno Muñoz" w:date="2014-07-27T12:43:00Z"/>
                <w:rFonts w:ascii="Arial" w:hAnsi="Arial" w:cs="Arial"/>
                <w:sz w:val="20"/>
                <w:szCs w:val="20"/>
              </w:rPr>
            </w:pPr>
            <w:ins w:id="2740" w:author="Miguel Centeno Muñoz" w:date="2014-07-27T12:43:00Z">
              <w:r>
                <w:rPr>
                  <w:rFonts w:ascii="Arial" w:hAnsi="Arial" w:cs="Arial"/>
                  <w:sz w:val="20"/>
                  <w:szCs w:val="20"/>
                </w:rPr>
                <w:t>alta</w:t>
              </w:r>
            </w:ins>
          </w:p>
        </w:tc>
      </w:tr>
      <w:tr w:rsidR="00FD7EF9" w:rsidTr="00FD7EF9">
        <w:trPr>
          <w:ins w:id="2741" w:author="Miguel Centeno Muñoz" w:date="2014-07-27T12:43:00Z"/>
          <w:trPrChange w:id="274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44" w:author="Miguel Centeno Muñoz" w:date="2014-07-27T12:43:00Z"/>
                <w:rFonts w:ascii="Arial" w:hAnsi="Arial" w:cs="Arial"/>
                <w:b/>
                <w:bCs/>
                <w:sz w:val="20"/>
                <w:szCs w:val="20"/>
              </w:rPr>
            </w:pPr>
            <w:ins w:id="2745" w:author="Miguel Centeno Muñoz" w:date="2014-07-27T12:43:00Z">
              <w:r>
                <w:rPr>
                  <w:rFonts w:ascii="Arial" w:hAnsi="Arial" w:cs="Arial"/>
                  <w:b/>
                  <w:bCs/>
                  <w:sz w:val="20"/>
                  <w:szCs w:val="20"/>
                </w:rPr>
                <w:t>Comentarios</w:t>
              </w:r>
            </w:ins>
          </w:p>
        </w:tc>
        <w:tc>
          <w:tcPr>
            <w:tcW w:w="0" w:type="auto"/>
            <w:hideMark/>
            <w:tcPrChange w:id="27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47" w:author="Miguel Centeno Muñoz" w:date="2014-07-27T12:43:00Z"/>
                <w:rFonts w:ascii="Arial" w:hAnsi="Arial" w:cs="Arial"/>
                <w:sz w:val="20"/>
                <w:szCs w:val="20"/>
              </w:rPr>
            </w:pPr>
            <w:ins w:id="2748" w:author="Miguel Centeno Muñoz" w:date="2014-07-27T12:43:00Z">
              <w:r>
                <w:rPr>
                  <w:rFonts w:ascii="Arial" w:hAnsi="Arial" w:cs="Arial"/>
                  <w:sz w:val="20"/>
                  <w:szCs w:val="20"/>
                </w:rPr>
                <w:t>Ninguno</w:t>
              </w:r>
            </w:ins>
          </w:p>
        </w:tc>
      </w:tr>
    </w:tbl>
    <w:p w:rsidR="00FD7EF9" w:rsidRDefault="00FD7EF9">
      <w:pPr>
        <w:rPr>
          <w:ins w:id="2749" w:author="Miguel Centeno Muñoz" w:date="2014-07-27T12:43:00Z"/>
        </w:rPr>
        <w:pPrChange w:id="2750" w:author="Miguel Centeno Muñoz" w:date="2014-07-27T12:41:00Z">
          <w:pPr>
            <w:pStyle w:val="Ttulo3"/>
          </w:pPr>
        </w:pPrChange>
      </w:pPr>
    </w:p>
    <w:tbl>
      <w:tblPr>
        <w:tblStyle w:val="Listamedia2-nfasis2"/>
        <w:tblW w:w="5000" w:type="pct"/>
        <w:tblLook w:val="04A0" w:firstRow="1" w:lastRow="0" w:firstColumn="1" w:lastColumn="0" w:noHBand="0" w:noVBand="1"/>
        <w:tblPrChange w:id="2751"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752">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753" w:author="Miguel Centeno Muñoz" w:date="2014-07-27T12:43:00Z"/>
          <w:trPrChange w:id="2754"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755"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756" w:author="Miguel Centeno Muñoz" w:date="2014-07-27T12:43:00Z"/>
                <w:rFonts w:ascii="Arial" w:hAnsi="Arial" w:cs="Arial"/>
                <w:b/>
                <w:bCs/>
                <w:sz w:val="20"/>
                <w:szCs w:val="20"/>
              </w:rPr>
            </w:pPr>
            <w:bookmarkStart w:id="2757" w:name="NFR-0003"/>
            <w:ins w:id="2758" w:author="Miguel Centeno Muñoz" w:date="2014-07-27T12:43:00Z">
              <w:r>
                <w:rPr>
                  <w:rFonts w:ascii="Arial" w:hAnsi="Arial" w:cs="Arial"/>
                  <w:b/>
                  <w:bCs/>
                  <w:sz w:val="20"/>
                  <w:szCs w:val="20"/>
                </w:rPr>
                <w:t>NFR-0003</w:t>
              </w:r>
            </w:ins>
          </w:p>
        </w:tc>
        <w:tc>
          <w:tcPr>
            <w:tcW w:w="5000" w:type="pct"/>
            <w:hideMark/>
            <w:tcPrChange w:id="2759"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760" w:author="Miguel Centeno Muñoz" w:date="2014-07-27T12:43:00Z"/>
                <w:rFonts w:ascii="Arial" w:hAnsi="Arial" w:cs="Arial"/>
                <w:b/>
                <w:bCs/>
                <w:sz w:val="20"/>
                <w:szCs w:val="20"/>
              </w:rPr>
            </w:pPr>
            <w:ins w:id="2761"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762" w:author="Miguel Centeno Muñoz" w:date="2014-07-27T12:43:00Z"/>
          <w:trPrChange w:id="276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65" w:author="Miguel Centeno Muñoz" w:date="2014-07-27T12:43:00Z"/>
                <w:rFonts w:ascii="Arial" w:hAnsi="Arial" w:cs="Arial"/>
                <w:b/>
                <w:bCs/>
                <w:sz w:val="20"/>
                <w:szCs w:val="20"/>
              </w:rPr>
            </w:pPr>
            <w:ins w:id="2766" w:author="Miguel Centeno Muñoz" w:date="2014-07-27T12:43:00Z">
              <w:r>
                <w:rPr>
                  <w:rFonts w:ascii="Arial" w:hAnsi="Arial" w:cs="Arial"/>
                  <w:b/>
                  <w:bCs/>
                  <w:sz w:val="20"/>
                  <w:szCs w:val="20"/>
                </w:rPr>
                <w:t>Versión</w:t>
              </w:r>
            </w:ins>
          </w:p>
        </w:tc>
        <w:tc>
          <w:tcPr>
            <w:tcW w:w="0" w:type="auto"/>
            <w:hideMark/>
            <w:tcPrChange w:id="27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68" w:author="Miguel Centeno Muñoz" w:date="2014-07-27T12:43:00Z"/>
                <w:rFonts w:ascii="Arial" w:hAnsi="Arial" w:cs="Arial"/>
                <w:sz w:val="20"/>
                <w:szCs w:val="20"/>
              </w:rPr>
            </w:pPr>
            <w:ins w:id="2769" w:author="Miguel Centeno Muñoz" w:date="2014-07-27T12:43:00Z">
              <w:r>
                <w:rPr>
                  <w:rFonts w:ascii="Arial" w:hAnsi="Arial" w:cs="Arial"/>
                  <w:sz w:val="20"/>
                  <w:szCs w:val="20"/>
                </w:rPr>
                <w:t xml:space="preserve">1.0 ( 27/07/2014 ) </w:t>
              </w:r>
            </w:ins>
          </w:p>
        </w:tc>
      </w:tr>
      <w:tr w:rsidR="00FD7EF9" w:rsidTr="00FD7EF9">
        <w:trPr>
          <w:ins w:id="2770" w:author="Miguel Centeno Muñoz" w:date="2014-07-27T12:43:00Z"/>
          <w:trPrChange w:id="277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73" w:author="Miguel Centeno Muñoz" w:date="2014-07-27T12:43:00Z"/>
                <w:rFonts w:ascii="Arial" w:hAnsi="Arial" w:cs="Arial"/>
                <w:b/>
                <w:bCs/>
                <w:sz w:val="20"/>
                <w:szCs w:val="20"/>
              </w:rPr>
            </w:pPr>
            <w:ins w:id="2774" w:author="Miguel Centeno Muñoz" w:date="2014-07-27T12:43:00Z">
              <w:r>
                <w:rPr>
                  <w:rFonts w:ascii="Arial" w:hAnsi="Arial" w:cs="Arial"/>
                  <w:b/>
                  <w:bCs/>
                  <w:sz w:val="20"/>
                  <w:szCs w:val="20"/>
                </w:rPr>
                <w:t>Autores</w:t>
              </w:r>
            </w:ins>
          </w:p>
        </w:tc>
        <w:bookmarkEnd w:id="2757"/>
        <w:tc>
          <w:tcPr>
            <w:tcW w:w="0" w:type="auto"/>
            <w:hideMark/>
            <w:tcPrChange w:id="27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776" w:author="Miguel Centeno Muñoz" w:date="2014-07-27T12:43:00Z"/>
                <w:rFonts w:ascii="Arial" w:hAnsi="Arial" w:cs="Arial"/>
                <w:sz w:val="20"/>
                <w:szCs w:val="20"/>
              </w:rPr>
            </w:pPr>
            <w:ins w:id="2777" w:author="Miguel Centeno Muñoz" w:date="2014-07-27T12:43:00Z">
              <w:r w:rsidRPr="00FD7EF9">
                <w:rPr>
                  <w:rFonts w:cstheme="minorBidi"/>
                  <w:color w:val="auto"/>
                  <w:rPrChange w:id="2778"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79" w:author="Miguel Centeno Muñoz" w:date="2014-07-27T12:43:00Z"/>
          <w:trPrChange w:id="278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82" w:author="Miguel Centeno Muñoz" w:date="2014-07-27T12:43:00Z"/>
                <w:rFonts w:ascii="Arial" w:hAnsi="Arial" w:cs="Arial"/>
                <w:b/>
                <w:bCs/>
                <w:sz w:val="20"/>
                <w:szCs w:val="20"/>
              </w:rPr>
            </w:pPr>
            <w:ins w:id="2783" w:author="Miguel Centeno Muñoz" w:date="2014-07-27T12:43:00Z">
              <w:r>
                <w:rPr>
                  <w:rFonts w:ascii="Arial" w:hAnsi="Arial" w:cs="Arial"/>
                  <w:b/>
                  <w:bCs/>
                  <w:sz w:val="20"/>
                  <w:szCs w:val="20"/>
                </w:rPr>
                <w:t>Fuentes</w:t>
              </w:r>
            </w:ins>
          </w:p>
        </w:tc>
        <w:tc>
          <w:tcPr>
            <w:tcW w:w="0" w:type="auto"/>
            <w:hideMark/>
            <w:tcPrChange w:id="278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785" w:author="Miguel Centeno Muñoz" w:date="2014-07-27T12:43:00Z"/>
                <w:rFonts w:ascii="Arial" w:hAnsi="Arial" w:cs="Arial"/>
                <w:sz w:val="20"/>
                <w:szCs w:val="20"/>
              </w:rPr>
            </w:pPr>
            <w:ins w:id="2786" w:author="Miguel Centeno Muñoz" w:date="2014-07-27T12:43:00Z">
              <w:r w:rsidRPr="00FD7EF9">
                <w:rPr>
                  <w:rFonts w:cstheme="minorBidi"/>
                  <w:color w:val="auto"/>
                  <w:rPrChange w:id="2787"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788" w:author="Miguel Centeno Muñoz" w:date="2014-07-27T12:43:00Z"/>
          <w:trPrChange w:id="278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91" w:author="Miguel Centeno Muñoz" w:date="2014-07-27T12:43:00Z"/>
                <w:rFonts w:ascii="Arial" w:hAnsi="Arial" w:cs="Arial"/>
                <w:b/>
                <w:bCs/>
                <w:sz w:val="20"/>
                <w:szCs w:val="20"/>
              </w:rPr>
            </w:pPr>
            <w:ins w:id="2792" w:author="Miguel Centeno Muñoz" w:date="2014-07-27T12:43:00Z">
              <w:r>
                <w:rPr>
                  <w:rFonts w:ascii="Arial" w:hAnsi="Arial" w:cs="Arial"/>
                  <w:b/>
                  <w:bCs/>
                  <w:sz w:val="20"/>
                  <w:szCs w:val="20"/>
                </w:rPr>
                <w:t>Dependencias</w:t>
              </w:r>
            </w:ins>
          </w:p>
        </w:tc>
        <w:tc>
          <w:tcPr>
            <w:tcW w:w="0" w:type="auto"/>
            <w:hideMark/>
            <w:tcPrChange w:id="279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94" w:author="Miguel Centeno Muñoz" w:date="2014-07-27T12:43:00Z"/>
                <w:rFonts w:ascii="Arial" w:hAnsi="Arial" w:cs="Arial"/>
                <w:sz w:val="20"/>
                <w:szCs w:val="20"/>
              </w:rPr>
            </w:pPr>
            <w:ins w:id="2795"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796" w:author="Miguel Centeno Muñoz" w:date="2014-07-27T12:43:00Z"/>
          <w:trPrChange w:id="279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99" w:author="Miguel Centeno Muñoz" w:date="2014-07-27T12:43:00Z"/>
                <w:rFonts w:ascii="Arial" w:hAnsi="Arial" w:cs="Arial"/>
                <w:b/>
                <w:bCs/>
                <w:sz w:val="20"/>
                <w:szCs w:val="20"/>
              </w:rPr>
            </w:pPr>
            <w:ins w:id="2800" w:author="Miguel Centeno Muñoz" w:date="2014-07-27T12:43:00Z">
              <w:r>
                <w:rPr>
                  <w:rFonts w:ascii="Arial" w:hAnsi="Arial" w:cs="Arial"/>
                  <w:b/>
                  <w:bCs/>
                  <w:sz w:val="20"/>
                  <w:szCs w:val="20"/>
                </w:rPr>
                <w:t>Descripción</w:t>
              </w:r>
            </w:ins>
          </w:p>
        </w:tc>
        <w:tc>
          <w:tcPr>
            <w:tcW w:w="0" w:type="auto"/>
            <w:hideMark/>
            <w:tcPrChange w:id="28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02" w:author="Miguel Centeno Muñoz" w:date="2014-07-27T12:43:00Z"/>
                <w:rFonts w:ascii="Arial" w:hAnsi="Arial" w:cs="Arial"/>
                <w:sz w:val="20"/>
                <w:szCs w:val="20"/>
              </w:rPr>
            </w:pPr>
            <w:ins w:id="2803"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2804" w:author="Miguel Centeno Muñoz" w:date="2014-07-27T12:43:00Z"/>
          <w:trPrChange w:id="280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0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07" w:author="Miguel Centeno Muñoz" w:date="2014-07-27T12:43:00Z"/>
                <w:rFonts w:ascii="Arial" w:hAnsi="Arial" w:cs="Arial"/>
                <w:b/>
                <w:bCs/>
                <w:sz w:val="20"/>
                <w:szCs w:val="20"/>
              </w:rPr>
            </w:pPr>
            <w:ins w:id="2808" w:author="Miguel Centeno Muñoz" w:date="2014-07-27T12:43:00Z">
              <w:r>
                <w:rPr>
                  <w:rFonts w:ascii="Arial" w:hAnsi="Arial" w:cs="Arial"/>
                  <w:b/>
                  <w:bCs/>
                  <w:sz w:val="20"/>
                  <w:szCs w:val="20"/>
                </w:rPr>
                <w:t>Importancia</w:t>
              </w:r>
            </w:ins>
          </w:p>
        </w:tc>
        <w:tc>
          <w:tcPr>
            <w:tcW w:w="0" w:type="auto"/>
            <w:hideMark/>
            <w:tcPrChange w:id="280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10" w:author="Miguel Centeno Muñoz" w:date="2014-07-27T12:43:00Z"/>
                <w:rFonts w:ascii="Arial" w:hAnsi="Arial" w:cs="Arial"/>
                <w:sz w:val="20"/>
                <w:szCs w:val="20"/>
              </w:rPr>
            </w:pPr>
            <w:ins w:id="2811"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812" w:author="Miguel Centeno Muñoz" w:date="2014-07-27T12:43:00Z"/>
          <w:trPrChange w:id="281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1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15" w:author="Miguel Centeno Muñoz" w:date="2014-07-27T12:43:00Z"/>
                <w:rFonts w:ascii="Arial" w:hAnsi="Arial" w:cs="Arial"/>
                <w:b/>
                <w:bCs/>
                <w:sz w:val="20"/>
                <w:szCs w:val="20"/>
              </w:rPr>
            </w:pPr>
            <w:ins w:id="2816" w:author="Miguel Centeno Muñoz" w:date="2014-07-27T12:43:00Z">
              <w:r>
                <w:rPr>
                  <w:rFonts w:ascii="Arial" w:hAnsi="Arial" w:cs="Arial"/>
                  <w:b/>
                  <w:bCs/>
                  <w:sz w:val="20"/>
                  <w:szCs w:val="20"/>
                </w:rPr>
                <w:t>Urgencia</w:t>
              </w:r>
            </w:ins>
          </w:p>
        </w:tc>
        <w:tc>
          <w:tcPr>
            <w:tcW w:w="0" w:type="auto"/>
            <w:hideMark/>
            <w:tcPrChange w:id="281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18" w:author="Miguel Centeno Muñoz" w:date="2014-07-27T12:43:00Z"/>
                <w:rFonts w:ascii="Arial" w:hAnsi="Arial" w:cs="Arial"/>
                <w:sz w:val="20"/>
                <w:szCs w:val="20"/>
              </w:rPr>
            </w:pPr>
            <w:ins w:id="2819" w:author="Miguel Centeno Muñoz" w:date="2014-07-27T12:43:00Z">
              <w:r>
                <w:rPr>
                  <w:rFonts w:ascii="Arial" w:hAnsi="Arial" w:cs="Arial"/>
                  <w:sz w:val="20"/>
                  <w:szCs w:val="20"/>
                </w:rPr>
                <w:t>inmediatamente</w:t>
              </w:r>
            </w:ins>
          </w:p>
        </w:tc>
      </w:tr>
      <w:tr w:rsidR="00FD7EF9" w:rsidTr="00FD7EF9">
        <w:trPr>
          <w:ins w:id="2820" w:author="Miguel Centeno Muñoz" w:date="2014-07-27T12:43:00Z"/>
          <w:trPrChange w:id="282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2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23" w:author="Miguel Centeno Muñoz" w:date="2014-07-27T12:43:00Z"/>
                <w:rFonts w:ascii="Arial" w:hAnsi="Arial" w:cs="Arial"/>
                <w:b/>
                <w:bCs/>
                <w:sz w:val="20"/>
                <w:szCs w:val="20"/>
              </w:rPr>
            </w:pPr>
            <w:ins w:id="2824" w:author="Miguel Centeno Muñoz" w:date="2014-07-27T12:43:00Z">
              <w:r>
                <w:rPr>
                  <w:rFonts w:ascii="Arial" w:hAnsi="Arial" w:cs="Arial"/>
                  <w:b/>
                  <w:bCs/>
                  <w:sz w:val="20"/>
                  <w:szCs w:val="20"/>
                </w:rPr>
                <w:t>Estado</w:t>
              </w:r>
            </w:ins>
          </w:p>
        </w:tc>
        <w:tc>
          <w:tcPr>
            <w:tcW w:w="0" w:type="auto"/>
            <w:hideMark/>
            <w:tcPrChange w:id="282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26" w:author="Miguel Centeno Muñoz" w:date="2014-07-27T12:43:00Z"/>
                <w:rFonts w:ascii="Arial" w:hAnsi="Arial" w:cs="Arial"/>
                <w:sz w:val="20"/>
                <w:szCs w:val="20"/>
              </w:rPr>
            </w:pPr>
            <w:ins w:id="2827"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828" w:author="Miguel Centeno Muñoz" w:date="2014-07-27T12:43:00Z"/>
          <w:trPrChange w:id="282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31" w:author="Miguel Centeno Muñoz" w:date="2014-07-27T12:43:00Z"/>
                <w:rFonts w:ascii="Arial" w:hAnsi="Arial" w:cs="Arial"/>
                <w:b/>
                <w:bCs/>
                <w:sz w:val="20"/>
                <w:szCs w:val="20"/>
              </w:rPr>
            </w:pPr>
            <w:ins w:id="2832" w:author="Miguel Centeno Muñoz" w:date="2014-07-27T12:43:00Z">
              <w:r>
                <w:rPr>
                  <w:rFonts w:ascii="Arial" w:hAnsi="Arial" w:cs="Arial"/>
                  <w:b/>
                  <w:bCs/>
                  <w:sz w:val="20"/>
                  <w:szCs w:val="20"/>
                </w:rPr>
                <w:t>Estabilidad</w:t>
              </w:r>
            </w:ins>
          </w:p>
        </w:tc>
        <w:tc>
          <w:tcPr>
            <w:tcW w:w="0" w:type="auto"/>
            <w:hideMark/>
            <w:tcPrChange w:id="283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34" w:author="Miguel Centeno Muñoz" w:date="2014-07-27T12:43:00Z"/>
                <w:rFonts w:ascii="Arial" w:hAnsi="Arial" w:cs="Arial"/>
                <w:sz w:val="20"/>
                <w:szCs w:val="20"/>
              </w:rPr>
            </w:pPr>
            <w:ins w:id="2835" w:author="Miguel Centeno Muñoz" w:date="2014-07-27T12:43:00Z">
              <w:r>
                <w:rPr>
                  <w:rFonts w:ascii="Arial" w:hAnsi="Arial" w:cs="Arial"/>
                  <w:sz w:val="20"/>
                  <w:szCs w:val="20"/>
                </w:rPr>
                <w:t>alta</w:t>
              </w:r>
            </w:ins>
          </w:p>
        </w:tc>
      </w:tr>
      <w:tr w:rsidR="00FD7EF9" w:rsidTr="00FD7EF9">
        <w:trPr>
          <w:ins w:id="2836" w:author="Miguel Centeno Muñoz" w:date="2014-07-27T12:43:00Z"/>
          <w:trPrChange w:id="283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39" w:author="Miguel Centeno Muñoz" w:date="2014-07-27T12:43:00Z"/>
                <w:rFonts w:ascii="Arial" w:hAnsi="Arial" w:cs="Arial"/>
                <w:b/>
                <w:bCs/>
                <w:sz w:val="20"/>
                <w:szCs w:val="20"/>
              </w:rPr>
            </w:pPr>
            <w:ins w:id="2840" w:author="Miguel Centeno Muñoz" w:date="2014-07-27T12:43:00Z">
              <w:r>
                <w:rPr>
                  <w:rFonts w:ascii="Arial" w:hAnsi="Arial" w:cs="Arial"/>
                  <w:b/>
                  <w:bCs/>
                  <w:sz w:val="20"/>
                  <w:szCs w:val="20"/>
                </w:rPr>
                <w:t>Comentarios</w:t>
              </w:r>
            </w:ins>
          </w:p>
        </w:tc>
        <w:tc>
          <w:tcPr>
            <w:tcW w:w="0" w:type="auto"/>
            <w:hideMark/>
            <w:tcPrChange w:id="28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42" w:author="Miguel Centeno Muñoz" w:date="2014-07-27T12:43:00Z"/>
                <w:rFonts w:ascii="Arial" w:hAnsi="Arial" w:cs="Arial"/>
                <w:sz w:val="20"/>
                <w:szCs w:val="20"/>
              </w:rPr>
            </w:pPr>
            <w:ins w:id="2843" w:author="Miguel Centeno Muñoz" w:date="2014-07-27T12:43:00Z">
              <w:r>
                <w:rPr>
                  <w:rFonts w:ascii="Arial" w:hAnsi="Arial" w:cs="Arial"/>
                  <w:sz w:val="20"/>
                  <w:szCs w:val="20"/>
                </w:rPr>
                <w:t>Ninguno</w:t>
              </w:r>
            </w:ins>
          </w:p>
        </w:tc>
      </w:tr>
    </w:tbl>
    <w:p w:rsidR="00FD7EF9" w:rsidRDefault="00FD7EF9">
      <w:pPr>
        <w:rPr>
          <w:ins w:id="2844" w:author="Miguel Centeno Muñoz" w:date="2014-07-27T12:56:00Z"/>
        </w:rPr>
        <w:pPrChange w:id="2845" w:author="Miguel Centeno Muñoz" w:date="2014-07-27T12:41:00Z">
          <w:pPr>
            <w:pStyle w:val="Ttulo3"/>
          </w:pPr>
        </w:pPrChange>
      </w:pPr>
    </w:p>
    <w:p w:rsidR="008E70A6" w:rsidRPr="00D0398E" w:rsidRDefault="008E70A6">
      <w:pPr>
        <w:pPrChange w:id="2846" w:author="Miguel Centeno Muñoz" w:date="2014-07-27T12:41:00Z">
          <w:pPr>
            <w:pStyle w:val="Ttulo3"/>
          </w:pPr>
        </w:pPrChange>
      </w:pPr>
    </w:p>
    <w:p w:rsidR="00131968" w:rsidRDefault="00131968" w:rsidP="00D723A7">
      <w:pPr>
        <w:pStyle w:val="Ttulo3"/>
        <w:rPr>
          <w:ins w:id="2847" w:author="Miguel Centeno Muñoz" w:date="2014-07-27T12:56:00Z"/>
        </w:rPr>
      </w:pPr>
      <w:bookmarkStart w:id="2848" w:name="_Toc394273378"/>
      <w:r>
        <w:lastRenderedPageBreak/>
        <w:t>6.4.- Matriz de rastreabilidad requisitos-objetivos</w:t>
      </w:r>
      <w:bookmarkEnd w:id="2848"/>
    </w:p>
    <w:tbl>
      <w:tblPr>
        <w:tblStyle w:val="Listamedia2-nfasis2"/>
        <w:tblW w:w="5000" w:type="pct"/>
        <w:tblLook w:val="04A0" w:firstRow="1" w:lastRow="0" w:firstColumn="1" w:lastColumn="0" w:noHBand="0" w:noVBand="1"/>
        <w:tblPrChange w:id="2849" w:author="Miguel Centeno Muñoz" w:date="2014-07-30T23:39:00Z">
          <w:tblPr>
            <w:tblStyle w:val="Listamedia2-nfasis2"/>
            <w:tblW w:w="5000" w:type="pct"/>
            <w:tblLook w:val="04A0" w:firstRow="1" w:lastRow="0" w:firstColumn="1" w:lastColumn="0" w:noHBand="0" w:noVBand="1"/>
          </w:tblPr>
        </w:tblPrChange>
      </w:tblPr>
      <w:tblGrid>
        <w:gridCol w:w="1730"/>
        <w:gridCol w:w="1483"/>
        <w:gridCol w:w="1483"/>
        <w:gridCol w:w="1483"/>
        <w:gridCol w:w="1483"/>
        <w:gridCol w:w="1483"/>
        <w:tblGridChange w:id="2850">
          <w:tblGrid>
            <w:gridCol w:w="1730"/>
            <w:gridCol w:w="335"/>
            <w:gridCol w:w="1148"/>
            <w:gridCol w:w="622"/>
            <w:gridCol w:w="861"/>
            <w:gridCol w:w="909"/>
            <w:gridCol w:w="574"/>
            <w:gridCol w:w="1196"/>
            <w:gridCol w:w="287"/>
            <w:gridCol w:w="1483"/>
            <w:gridCol w:w="1770"/>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2851"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2852" w:author="Miguel Centeno Muñoz" w:date="2014-07-30T23:39:00Z">
              <w:tcPr>
                <w:tcW w:w="0" w:type="auto"/>
                <w:gridSpan w:val="2"/>
                <w:hideMark/>
              </w:tcPr>
            </w:tcPrChange>
          </w:tcPr>
          <w:p w:rsidR="00106D74" w:rsidRPr="00106D74" w:rsidRDefault="00106D74" w:rsidP="00106D74">
            <w:pPr>
              <w:cnfStyle w:val="101000000100" w:firstRow="1" w:lastRow="0" w:firstColumn="1" w:lastColumn="0" w:oddVBand="0" w:evenVBand="0" w:oddHBand="0" w:evenHBand="0" w:firstRowFirstColumn="1" w:firstRowLastColumn="0" w:lastRowFirstColumn="0" w:lastRowLastColumn="0"/>
              <w:rPr>
                <w:ins w:id="2853" w:author="Miguel Centeno Muñoz" w:date="2014-07-27T12:56:00Z"/>
                <w:b/>
                <w:rPrChange w:id="2854" w:author="Miguel Centeno Muñoz" w:date="2014-07-30T23:38:00Z">
                  <w:rPr>
                    <w:ins w:id="2855" w:author="Miguel Centeno Muñoz" w:date="2014-07-27T12:56:00Z"/>
                  </w:rPr>
                </w:rPrChange>
              </w:rPr>
              <w:pPrChange w:id="2856" w:author="Miguel Centeno Muñoz" w:date="2014-07-30T23:38:00Z">
                <w:pPr>
                  <w:jc w:val="center"/>
                  <w:cnfStyle w:val="101000000100" w:firstRow="1" w:lastRow="0" w:firstColumn="1" w:lastColumn="0" w:oddVBand="0" w:evenVBand="0" w:oddHBand="0" w:evenHBand="0" w:firstRowFirstColumn="1" w:firstRowLastColumn="0" w:lastRowFirstColumn="0" w:lastRowLastColumn="0"/>
                </w:pPr>
              </w:pPrChange>
            </w:pPr>
            <w:bookmarkStart w:id="2857" w:name="TRM-0001"/>
            <w:ins w:id="2858" w:author="Miguel Centeno Muñoz" w:date="2014-07-27T12:56:00Z">
              <w:r w:rsidRPr="00106D74">
                <w:rPr>
                  <w:b/>
                  <w:rPrChange w:id="2859" w:author="Miguel Centeno Muñoz" w:date="2014-07-30T23:38:00Z">
                    <w:rPr/>
                  </w:rPrChange>
                </w:rPr>
                <w:t>TRM-0001</w:t>
              </w:r>
            </w:ins>
          </w:p>
        </w:tc>
        <w:bookmarkEnd w:id="2857"/>
        <w:tc>
          <w:tcPr>
            <w:tcW w:w="0" w:type="auto"/>
            <w:hideMark/>
            <w:tcPrChange w:id="2860" w:author="Miguel Centeno Muñoz" w:date="2014-07-30T23:39:00Z">
              <w:tcPr>
                <w:tcW w:w="0" w:type="auto"/>
                <w:gridSpan w:val="2"/>
                <w:hideMark/>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861" w:author="Miguel Centeno Muñoz" w:date="2014-07-27T12:56:00Z"/>
                <w:b/>
                <w:rPrChange w:id="2862" w:author="Miguel Centeno Muñoz" w:date="2014-07-30T23:38:00Z">
                  <w:rPr>
                    <w:ins w:id="2863" w:author="Miguel Centeno Muñoz" w:date="2014-07-27T12:56:00Z"/>
                  </w:rPr>
                </w:rPrChange>
              </w:rPr>
              <w:pPrChange w:id="2864"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2865" w:author="Miguel Centeno Muñoz" w:date="2014-07-27T12:56:00Z">
              <w:r w:rsidRPr="00106D74">
                <w:rPr>
                  <w:rFonts w:cstheme="minorBidi"/>
                  <w:b/>
                  <w:color w:val="auto"/>
                  <w:sz w:val="22"/>
                  <w:szCs w:val="22"/>
                  <w:rPrChange w:id="2866" w:author="Miguel Centeno Muñoz" w:date="2014-07-30T23:38:00Z">
                    <w:rPr>
                      <w:rStyle w:val="Hipervnculo"/>
                      <w:rFonts w:ascii="Arial" w:hAnsi="Arial" w:cs="Arial"/>
                      <w:b/>
                      <w:bCs/>
                      <w:sz w:val="20"/>
                      <w:szCs w:val="20"/>
                    </w:rPr>
                  </w:rPrChange>
                </w:rPr>
                <w:t>IRQ-0001</w:t>
              </w:r>
              <w:r w:rsidRPr="00106D74">
                <w:rPr>
                  <w:b/>
                  <w:rPrChange w:id="2867" w:author="Miguel Centeno Muñoz" w:date="2014-07-30T23:38:00Z">
                    <w:rPr/>
                  </w:rPrChange>
                </w:rPr>
                <w:t xml:space="preserve"> </w:t>
              </w:r>
            </w:ins>
          </w:p>
        </w:tc>
        <w:tc>
          <w:tcPr>
            <w:tcW w:w="0" w:type="auto"/>
            <w:hideMark/>
            <w:tcPrChange w:id="2868" w:author="Miguel Centeno Muñoz" w:date="2014-07-30T23:39:00Z">
              <w:tcPr>
                <w:tcW w:w="0" w:type="auto"/>
                <w:gridSpan w:val="2"/>
                <w:hideMark/>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869" w:author="Miguel Centeno Muñoz" w:date="2014-07-27T12:56:00Z"/>
                <w:b/>
                <w:rPrChange w:id="2870" w:author="Miguel Centeno Muñoz" w:date="2014-07-30T23:38:00Z">
                  <w:rPr>
                    <w:ins w:id="2871" w:author="Miguel Centeno Muñoz" w:date="2014-07-27T12:56:00Z"/>
                  </w:rPr>
                </w:rPrChange>
              </w:rPr>
              <w:pPrChange w:id="2872"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2873" w:author="Miguel Centeno Muñoz" w:date="2014-07-27T12:56:00Z">
              <w:r w:rsidRPr="00106D74">
                <w:rPr>
                  <w:rFonts w:cstheme="minorBidi"/>
                  <w:b/>
                  <w:color w:val="auto"/>
                  <w:sz w:val="22"/>
                  <w:szCs w:val="22"/>
                  <w:rPrChange w:id="2874" w:author="Miguel Centeno Muñoz" w:date="2014-07-30T23:38:00Z">
                    <w:rPr>
                      <w:rStyle w:val="Hipervnculo"/>
                      <w:rFonts w:ascii="Arial" w:hAnsi="Arial" w:cs="Arial"/>
                      <w:b/>
                      <w:bCs/>
                      <w:sz w:val="20"/>
                      <w:szCs w:val="20"/>
                    </w:rPr>
                  </w:rPrChange>
                </w:rPr>
                <w:t>IRQ-0002</w:t>
              </w:r>
              <w:r w:rsidRPr="00106D74">
                <w:rPr>
                  <w:b/>
                  <w:rPrChange w:id="2875" w:author="Miguel Centeno Muñoz" w:date="2014-07-30T23:38:00Z">
                    <w:rPr/>
                  </w:rPrChange>
                </w:rPr>
                <w:t xml:space="preserve"> </w:t>
              </w:r>
            </w:ins>
          </w:p>
        </w:tc>
        <w:tc>
          <w:tcPr>
            <w:tcW w:w="0" w:type="auto"/>
            <w:tcPrChange w:id="2876"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877" w:author="Miguel Centeno Muñoz" w:date="2014-07-30T23:39:00Z"/>
                <w:b/>
                <w:rPrChange w:id="2878" w:author="Miguel Centeno Muñoz" w:date="2014-07-30T23:38:00Z">
                  <w:rPr>
                    <w:ins w:id="2879" w:author="Miguel Centeno Muñoz" w:date="2014-07-30T23:39:00Z"/>
                    <w:b/>
                  </w:rPr>
                </w:rPrChange>
              </w:rPr>
            </w:pPr>
            <w:ins w:id="2880" w:author="Miguel Centeno Muñoz" w:date="2014-07-30T23:39:00Z">
              <w:r>
                <w:rPr>
                  <w:rFonts w:cstheme="minorBidi"/>
                  <w:b/>
                  <w:color w:val="auto"/>
                  <w:sz w:val="22"/>
                  <w:szCs w:val="22"/>
                </w:rPr>
                <w:t>IRQ-0003</w:t>
              </w:r>
              <w:r w:rsidRPr="00412093">
                <w:rPr>
                  <w:b/>
                </w:rPr>
                <w:t xml:space="preserve"> </w:t>
              </w:r>
            </w:ins>
          </w:p>
        </w:tc>
        <w:tc>
          <w:tcPr>
            <w:tcW w:w="0" w:type="auto"/>
            <w:tcPrChange w:id="2881"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882" w:author="Miguel Centeno Muñoz" w:date="2014-07-30T23:39:00Z"/>
                <w:b/>
                <w:rPrChange w:id="2883" w:author="Miguel Centeno Muñoz" w:date="2014-07-30T23:38:00Z">
                  <w:rPr>
                    <w:ins w:id="2884" w:author="Miguel Centeno Muñoz" w:date="2014-07-30T23:39:00Z"/>
                    <w:b/>
                  </w:rPr>
                </w:rPrChange>
              </w:rPr>
            </w:pPr>
            <w:ins w:id="2885" w:author="Miguel Centeno Muñoz" w:date="2014-07-30T23:39:00Z">
              <w:r>
                <w:rPr>
                  <w:rFonts w:cstheme="minorBidi"/>
                  <w:b/>
                  <w:color w:val="auto"/>
                  <w:sz w:val="22"/>
                  <w:szCs w:val="22"/>
                </w:rPr>
                <w:t>IRQ-0004</w:t>
              </w:r>
            </w:ins>
          </w:p>
        </w:tc>
        <w:tc>
          <w:tcPr>
            <w:tcW w:w="0" w:type="auto"/>
            <w:tcPrChange w:id="2886" w:author="Miguel Centeno Muñoz" w:date="2014-07-30T23:39:00Z">
              <w:tcPr>
                <w:tcW w:w="0" w:type="auto"/>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2887" w:author="Miguel Centeno Muñoz" w:date="2014-07-30T23:39:00Z"/>
                <w:b/>
              </w:rPr>
            </w:pPr>
            <w:ins w:id="2888"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2889"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890" w:author="Miguel Centeno Muñoz" w:date="2014-07-30T23:39:00Z">
              <w:tcPr>
                <w:tcW w:w="0" w:type="auto"/>
                <w:gridSpan w:val="2"/>
                <w:hideMark/>
              </w:tcPr>
            </w:tcPrChange>
          </w:tcPr>
          <w:p w:rsidR="00106D74" w:rsidRPr="00106D74" w:rsidRDefault="00106D74" w:rsidP="00106D74">
            <w:pPr>
              <w:cnfStyle w:val="001000100000" w:firstRow="0" w:lastRow="0" w:firstColumn="1" w:lastColumn="0" w:oddVBand="0" w:evenVBand="0" w:oddHBand="1" w:evenHBand="0" w:firstRowFirstColumn="0" w:firstRowLastColumn="0" w:lastRowFirstColumn="0" w:lastRowLastColumn="0"/>
              <w:rPr>
                <w:ins w:id="2891" w:author="Miguel Centeno Muñoz" w:date="2014-07-27T12:56:00Z"/>
                <w:b/>
                <w:rPrChange w:id="2892" w:author="Miguel Centeno Muñoz" w:date="2014-07-30T23:38:00Z">
                  <w:rPr>
                    <w:ins w:id="2893" w:author="Miguel Centeno Muñoz" w:date="2014-07-27T12:56:00Z"/>
                  </w:rPr>
                </w:rPrChange>
              </w:rPr>
              <w:pPrChange w:id="2894" w:author="Miguel Centeno Muñoz" w:date="2014-07-30T23:38:00Z">
                <w:pPr>
                  <w:cnfStyle w:val="001000100000" w:firstRow="0" w:lastRow="0" w:firstColumn="1" w:lastColumn="0" w:oddVBand="0" w:evenVBand="0" w:oddHBand="1" w:evenHBand="0" w:firstRowFirstColumn="0" w:firstRowLastColumn="0" w:lastRowFirstColumn="0" w:lastRowLastColumn="0"/>
                </w:pPr>
              </w:pPrChange>
            </w:pPr>
            <w:ins w:id="2895" w:author="Miguel Centeno Muñoz" w:date="2014-07-27T12:56:00Z">
              <w:r w:rsidRPr="00106D74">
                <w:rPr>
                  <w:rFonts w:cstheme="minorBidi"/>
                  <w:b/>
                  <w:color w:val="auto"/>
                  <w:rPrChange w:id="2896" w:author="Miguel Centeno Muñoz" w:date="2014-07-30T23:38:00Z">
                    <w:rPr>
                      <w:rStyle w:val="Hipervnculo"/>
                      <w:rFonts w:ascii="Arial" w:hAnsi="Arial" w:cs="Arial"/>
                      <w:b/>
                      <w:bCs/>
                      <w:sz w:val="20"/>
                      <w:szCs w:val="20"/>
                    </w:rPr>
                  </w:rPrChange>
                </w:rPr>
                <w:t>OBJ-00</w:t>
              </w:r>
            </w:ins>
            <w:ins w:id="2897" w:author="Miguel Centeno Muñoz" w:date="2014-07-27T12:57:00Z">
              <w:r w:rsidRPr="00106D74">
                <w:rPr>
                  <w:b/>
                  <w:rPrChange w:id="2898" w:author="Miguel Centeno Muñoz" w:date="2014-07-30T23:38:00Z">
                    <w:rPr/>
                  </w:rPrChange>
                </w:rPr>
                <w:t>0</w:t>
              </w:r>
            </w:ins>
            <w:ins w:id="2899" w:author="Miguel Centeno Muñoz" w:date="2014-07-27T12:59:00Z">
              <w:r w:rsidRPr="00106D74">
                <w:rPr>
                  <w:b/>
                  <w:rPrChange w:id="2900" w:author="Miguel Centeno Muñoz" w:date="2014-07-30T23:38:00Z">
                    <w:rPr/>
                  </w:rPrChange>
                </w:rPr>
                <w:t>1</w:t>
              </w:r>
            </w:ins>
          </w:p>
        </w:tc>
        <w:tc>
          <w:tcPr>
            <w:tcW w:w="0" w:type="auto"/>
            <w:hideMark/>
            <w:tcPrChange w:id="2901" w:author="Miguel Centeno Muñoz" w:date="2014-07-30T23:39:00Z">
              <w:tcPr>
                <w:tcW w:w="0" w:type="auto"/>
                <w:gridSpan w:val="2"/>
                <w:hideMark/>
              </w:tcPr>
            </w:tcPrChange>
          </w:tcPr>
          <w:p w:rsidR="00106D74" w:rsidRDefault="00106D74" w:rsidP="00AE0352">
            <w:pPr>
              <w:jc w:val="center"/>
              <w:cnfStyle w:val="000000100000" w:firstRow="0" w:lastRow="0" w:firstColumn="0" w:lastColumn="0" w:oddVBand="0" w:evenVBand="0" w:oddHBand="1" w:evenHBand="0" w:firstRowFirstColumn="0" w:firstRowLastColumn="0" w:lastRowFirstColumn="0" w:lastRowLastColumn="0"/>
              <w:rPr>
                <w:ins w:id="2902" w:author="Miguel Centeno Muñoz" w:date="2014-07-27T12:56:00Z"/>
                <w:rFonts w:eastAsiaTheme="minorHAnsi"/>
                <w:color w:val="auto"/>
              </w:rPr>
              <w:pPrChange w:id="2903"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2904" w:author="Miguel Centeno Muñoz" w:date="2014-07-27T12:59:00Z">
              <w:r>
                <w:rPr>
                  <w:rFonts w:eastAsiaTheme="minorHAnsi" w:cstheme="minorBidi"/>
                  <w:color w:val="auto"/>
                </w:rPr>
                <w:pict>
                  <v:shape id="Imagen 32" o:spid="_x0000_i1025" type="#_x0000_t75" style="width:12.4pt;height:12.4pt;visibility:visible;mso-wrap-style:square">
                    <v:imagedata r:id="rId27" o:title="trace"/>
                  </v:shape>
                </w:pict>
              </w:r>
            </w:ins>
          </w:p>
        </w:tc>
        <w:tc>
          <w:tcPr>
            <w:tcW w:w="0" w:type="auto"/>
            <w:hideMark/>
            <w:tcPrChange w:id="2905" w:author="Miguel Centeno Muñoz" w:date="2014-07-30T23:39:00Z">
              <w:tcPr>
                <w:tcW w:w="0" w:type="auto"/>
                <w:gridSpan w:val="2"/>
                <w:hideMark/>
              </w:tcPr>
            </w:tcPrChange>
          </w:tcPr>
          <w:p w:rsidR="00106D74" w:rsidRDefault="00106D74" w:rsidP="00AE0352">
            <w:pPr>
              <w:jc w:val="center"/>
              <w:cnfStyle w:val="000000100000" w:firstRow="0" w:lastRow="0" w:firstColumn="0" w:lastColumn="0" w:oddVBand="0" w:evenVBand="0" w:oddHBand="1" w:evenHBand="0" w:firstRowFirstColumn="0" w:firstRowLastColumn="0" w:lastRowFirstColumn="0" w:lastRowLastColumn="0"/>
              <w:rPr>
                <w:ins w:id="2906" w:author="Miguel Centeno Muñoz" w:date="2014-07-27T12:56:00Z"/>
              </w:rPr>
              <w:pPrChange w:id="2907" w:author="Miguel Centeno Muñoz" w:date="2014-07-30T23:40:00Z">
                <w:pPr>
                  <w:jc w:val="center"/>
                  <w:cnfStyle w:val="000000100000" w:firstRow="0" w:lastRow="0" w:firstColumn="0" w:lastColumn="0" w:oddVBand="0" w:evenVBand="0" w:oddHBand="1" w:evenHBand="0" w:firstRowFirstColumn="0" w:firstRowLastColumn="0" w:lastRowFirstColumn="0" w:lastRowLastColumn="0"/>
                </w:pPr>
              </w:pPrChange>
            </w:pPr>
            <w:ins w:id="2908" w:author="Miguel Centeno Muñoz" w:date="2014-07-27T12:59:00Z">
              <w:r>
                <w:t>-</w:t>
              </w:r>
            </w:ins>
          </w:p>
        </w:tc>
        <w:tc>
          <w:tcPr>
            <w:tcW w:w="0" w:type="auto"/>
            <w:tcPrChange w:id="2909" w:author="Miguel Centeno Muñoz" w:date="2014-07-30T23:39:00Z">
              <w:tcPr>
                <w:tcW w:w="0" w:type="auto"/>
                <w:gridSpan w:val="2"/>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10" w:author="Miguel Centeno Muñoz" w:date="2014-07-30T23:39:00Z"/>
              </w:rPr>
              <w:pPrChange w:id="2911"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12" w:author="Miguel Centeno Muñoz" w:date="2014-07-30T23:40:00Z">
              <w:r>
                <w:t>-</w:t>
              </w:r>
            </w:ins>
          </w:p>
        </w:tc>
        <w:tc>
          <w:tcPr>
            <w:tcW w:w="0" w:type="auto"/>
            <w:tcPrChange w:id="2913" w:author="Miguel Centeno Muñoz" w:date="2014-07-30T23:39:00Z">
              <w:tcPr>
                <w:tcW w:w="0" w:type="auto"/>
                <w:gridSpan w:val="2"/>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14" w:author="Miguel Centeno Muñoz" w:date="2014-07-30T23:39:00Z"/>
              </w:rPr>
              <w:pPrChange w:id="2915"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16" w:author="Miguel Centeno Muñoz" w:date="2014-07-30T23:40:00Z">
              <w:r>
                <w:t>-</w:t>
              </w:r>
            </w:ins>
          </w:p>
        </w:tc>
        <w:tc>
          <w:tcPr>
            <w:tcW w:w="0" w:type="auto"/>
            <w:tcPrChange w:id="2917" w:author="Miguel Centeno Muñoz" w:date="2014-07-30T23:39:00Z">
              <w:tcPr>
                <w:tcW w:w="0" w:type="auto"/>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18" w:author="Miguel Centeno Muñoz" w:date="2014-07-30T23:39:00Z"/>
              </w:rPr>
              <w:pPrChange w:id="2919"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20" w:author="Miguel Centeno Muñoz" w:date="2014-07-30T23:40:00Z">
              <w:r>
                <w:t>-</w:t>
              </w:r>
            </w:ins>
          </w:p>
        </w:tc>
      </w:tr>
      <w:tr w:rsidR="00106D74" w:rsidTr="00106D74">
        <w:trPr>
          <w:ins w:id="292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922" w:author="Miguel Centeno Muñoz" w:date="2014-07-30T23:39:00Z">
              <w:tcPr>
                <w:tcW w:w="0" w:type="auto"/>
                <w:gridSpan w:val="2"/>
                <w:hideMark/>
              </w:tcPr>
            </w:tcPrChange>
          </w:tcPr>
          <w:p w:rsidR="00106D74" w:rsidRPr="00106D74" w:rsidRDefault="00106D74" w:rsidP="00106D74">
            <w:pPr>
              <w:rPr>
                <w:ins w:id="2923" w:author="Miguel Centeno Muñoz" w:date="2014-07-27T12:56:00Z"/>
                <w:b/>
                <w:rPrChange w:id="2924" w:author="Miguel Centeno Muñoz" w:date="2014-07-30T23:38:00Z">
                  <w:rPr>
                    <w:ins w:id="2925" w:author="Miguel Centeno Muñoz" w:date="2014-07-27T12:56:00Z"/>
                  </w:rPr>
                </w:rPrChange>
              </w:rPr>
              <w:pPrChange w:id="2926" w:author="Miguel Centeno Muñoz" w:date="2014-07-30T23:38:00Z">
                <w:pPr/>
              </w:pPrChange>
            </w:pPr>
            <w:ins w:id="2927" w:author="Miguel Centeno Muñoz" w:date="2014-07-27T12:56:00Z">
              <w:r w:rsidRPr="00106D74">
                <w:rPr>
                  <w:rFonts w:cstheme="minorBidi"/>
                  <w:b/>
                  <w:color w:val="auto"/>
                  <w:rPrChange w:id="2928" w:author="Miguel Centeno Muñoz" w:date="2014-07-30T23:38:00Z">
                    <w:rPr>
                      <w:rStyle w:val="Hipervnculo"/>
                      <w:rFonts w:ascii="Arial" w:hAnsi="Arial" w:cs="Arial"/>
                      <w:b/>
                      <w:bCs/>
                      <w:sz w:val="20"/>
                      <w:szCs w:val="20"/>
                    </w:rPr>
                  </w:rPrChange>
                </w:rPr>
                <w:t>OBJ-00</w:t>
              </w:r>
            </w:ins>
            <w:ins w:id="2929" w:author="Miguel Centeno Muñoz" w:date="2014-07-27T12:57:00Z">
              <w:r w:rsidRPr="00106D74">
                <w:rPr>
                  <w:b/>
                  <w:rPrChange w:id="2930" w:author="Miguel Centeno Muñoz" w:date="2014-07-30T23:38:00Z">
                    <w:rPr/>
                  </w:rPrChange>
                </w:rPr>
                <w:t>0</w:t>
              </w:r>
            </w:ins>
            <w:ins w:id="2931" w:author="Miguel Centeno Muñoz" w:date="2014-07-27T12:59:00Z">
              <w:r w:rsidRPr="00106D74">
                <w:rPr>
                  <w:b/>
                  <w:rPrChange w:id="2932" w:author="Miguel Centeno Muñoz" w:date="2014-07-30T23:38:00Z">
                    <w:rPr/>
                  </w:rPrChange>
                </w:rPr>
                <w:t>2</w:t>
              </w:r>
            </w:ins>
            <w:ins w:id="2933" w:author="Miguel Centeno Muñoz" w:date="2014-07-27T12:56:00Z">
              <w:r w:rsidRPr="00106D74">
                <w:rPr>
                  <w:b/>
                  <w:rPrChange w:id="2934" w:author="Miguel Centeno Muñoz" w:date="2014-07-30T23:38:00Z">
                    <w:rPr/>
                  </w:rPrChange>
                </w:rPr>
                <w:t xml:space="preserve"> </w:t>
              </w:r>
            </w:ins>
          </w:p>
        </w:tc>
        <w:tc>
          <w:tcPr>
            <w:tcW w:w="0" w:type="auto"/>
            <w:hideMark/>
            <w:tcPrChange w:id="2935" w:author="Miguel Centeno Muñoz" w:date="2014-07-30T23:39:00Z">
              <w:tcPr>
                <w:tcW w:w="0" w:type="auto"/>
                <w:gridSpan w:val="2"/>
                <w:hideMark/>
              </w:tcPr>
            </w:tcPrChange>
          </w:tcPr>
          <w:p w:rsidR="00106D74" w:rsidRDefault="00106D74" w:rsidP="00AE0352">
            <w:pPr>
              <w:jc w:val="center"/>
              <w:cnfStyle w:val="000000000000" w:firstRow="0" w:lastRow="0" w:firstColumn="0" w:lastColumn="0" w:oddVBand="0" w:evenVBand="0" w:oddHBand="0" w:evenHBand="0" w:firstRowFirstColumn="0" w:firstRowLastColumn="0" w:lastRowFirstColumn="0" w:lastRowLastColumn="0"/>
              <w:rPr>
                <w:ins w:id="2936" w:author="Miguel Centeno Muñoz" w:date="2014-07-27T12:56:00Z"/>
              </w:rPr>
              <w:pPrChange w:id="2937" w:author="Miguel Centeno Muñoz" w:date="2014-07-30T23:40:00Z">
                <w:pPr>
                  <w:jc w:val="center"/>
                  <w:cnfStyle w:val="000000000000" w:firstRow="0" w:lastRow="0" w:firstColumn="0" w:lastColumn="0" w:oddVBand="0" w:evenVBand="0" w:oddHBand="0" w:evenHBand="0" w:firstRowFirstColumn="0" w:firstRowLastColumn="0" w:lastRowFirstColumn="0" w:lastRowLastColumn="0"/>
                </w:pPr>
              </w:pPrChange>
            </w:pPr>
            <w:ins w:id="2938" w:author="Miguel Centeno Muñoz" w:date="2014-07-27T12:56:00Z">
              <w:r>
                <w:t>-</w:t>
              </w:r>
            </w:ins>
          </w:p>
        </w:tc>
        <w:tc>
          <w:tcPr>
            <w:tcW w:w="0" w:type="auto"/>
            <w:hideMark/>
            <w:tcPrChange w:id="2939" w:author="Miguel Centeno Muñoz" w:date="2014-07-30T23:39:00Z">
              <w:tcPr>
                <w:tcW w:w="0" w:type="auto"/>
                <w:gridSpan w:val="2"/>
                <w:hideMark/>
              </w:tcPr>
            </w:tcPrChange>
          </w:tcPr>
          <w:p w:rsidR="00106D74" w:rsidRDefault="00106D74" w:rsidP="00AE0352">
            <w:pPr>
              <w:jc w:val="center"/>
              <w:cnfStyle w:val="000000000000" w:firstRow="0" w:lastRow="0" w:firstColumn="0" w:lastColumn="0" w:oddVBand="0" w:evenVBand="0" w:oddHBand="0" w:evenHBand="0" w:firstRowFirstColumn="0" w:firstRowLastColumn="0" w:lastRowFirstColumn="0" w:lastRowLastColumn="0"/>
              <w:rPr>
                <w:ins w:id="2940" w:author="Miguel Centeno Muñoz" w:date="2014-07-27T12:56:00Z"/>
              </w:rPr>
              <w:pPrChange w:id="2941" w:author="Miguel Centeno Muñoz" w:date="2014-07-30T23:40:00Z">
                <w:pPr>
                  <w:jc w:val="center"/>
                  <w:cnfStyle w:val="000000000000" w:firstRow="0" w:lastRow="0" w:firstColumn="0" w:lastColumn="0" w:oddVBand="0" w:evenVBand="0" w:oddHBand="0" w:evenHBand="0" w:firstRowFirstColumn="0" w:firstRowLastColumn="0" w:lastRowFirstColumn="0" w:lastRowLastColumn="0"/>
                </w:pPr>
              </w:pPrChange>
            </w:pPr>
            <w:ins w:id="2942" w:author="Miguel Centeno Muñoz" w:date="2014-07-27T12:56:00Z">
              <w:r>
                <w:rPr>
                  <w:noProof/>
                  <w:lang w:eastAsia="es-ES"/>
                  <w:rPrChange w:id="2943" w:author="Unknown">
                    <w:rPr>
                      <w:noProof/>
                      <w:lang w:eastAsia="es-ES"/>
                    </w:rPr>
                  </w:rPrChange>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2944" w:author="Miguel Centeno Muñoz" w:date="2014-07-30T23:39:00Z">
              <w:tcPr>
                <w:tcW w:w="0" w:type="auto"/>
                <w:gridSpan w:val="2"/>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2945" w:author="Miguel Centeno Muñoz" w:date="2014-07-30T23:39:00Z"/>
                <w:noProof/>
                <w:lang w:eastAsia="es-ES"/>
                <w:rPrChange w:id="2946" w:author="Unknown">
                  <w:rPr>
                    <w:ins w:id="2947" w:author="Miguel Centeno Muñoz" w:date="2014-07-30T23:39:00Z"/>
                    <w:noProof/>
                    <w:lang w:eastAsia="es-ES"/>
                  </w:rPr>
                </w:rPrChange>
              </w:rPr>
              <w:pPrChange w:id="2948"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2949" w:author="Miguel Centeno Muñoz" w:date="2014-07-30T23:40:00Z">
              <w:r>
                <w:rPr>
                  <w:noProof/>
                  <w:lang w:eastAsia="es-ES"/>
                  <w:rPrChange w:id="2950" w:author="Unknown">
                    <w:rPr>
                      <w:noProof/>
                      <w:lang w:eastAsia="es-ES"/>
                    </w:rPr>
                  </w:rPrChange>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2951" w:author="Miguel Centeno Muñoz" w:date="2014-07-30T23:39:00Z">
              <w:tcPr>
                <w:tcW w:w="0" w:type="auto"/>
                <w:gridSpan w:val="2"/>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2952" w:author="Miguel Centeno Muñoz" w:date="2014-07-30T23:39:00Z"/>
                <w:noProof/>
                <w:lang w:eastAsia="es-ES"/>
                <w:rPrChange w:id="2953" w:author="Unknown">
                  <w:rPr>
                    <w:ins w:id="2954" w:author="Miguel Centeno Muñoz" w:date="2014-07-30T23:39:00Z"/>
                    <w:noProof/>
                    <w:lang w:eastAsia="es-ES"/>
                  </w:rPr>
                </w:rPrChange>
              </w:rPr>
              <w:pPrChange w:id="2955"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2956" w:author="Miguel Centeno Muñoz" w:date="2014-07-30T23:40:00Z">
              <w:r>
                <w:rPr>
                  <w:noProof/>
                  <w:lang w:eastAsia="es-ES"/>
                </w:rPr>
                <w:t>-</w:t>
              </w:r>
            </w:ins>
          </w:p>
        </w:tc>
        <w:tc>
          <w:tcPr>
            <w:tcW w:w="0" w:type="auto"/>
            <w:tcPrChange w:id="2957" w:author="Miguel Centeno Muñoz" w:date="2014-07-30T23:39:00Z">
              <w:tcPr>
                <w:tcW w:w="0" w:type="auto"/>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2958" w:author="Miguel Centeno Muñoz" w:date="2014-07-30T23:39:00Z"/>
                <w:noProof/>
                <w:lang w:eastAsia="es-ES"/>
                <w:rPrChange w:id="2959" w:author="Unknown">
                  <w:rPr>
                    <w:ins w:id="2960" w:author="Miguel Centeno Muñoz" w:date="2014-07-30T23:39:00Z"/>
                    <w:noProof/>
                    <w:lang w:eastAsia="es-ES"/>
                  </w:rPr>
                </w:rPrChange>
              </w:rPr>
              <w:pPrChange w:id="2961"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2962"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2963"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964" w:author="Miguel Centeno Muñoz" w:date="2014-07-30T23:39:00Z">
              <w:tcPr>
                <w:tcW w:w="0" w:type="auto"/>
                <w:gridSpan w:val="2"/>
                <w:hideMark/>
              </w:tcPr>
            </w:tcPrChange>
          </w:tcPr>
          <w:p w:rsidR="00106D74" w:rsidRPr="00106D74" w:rsidRDefault="00106D74" w:rsidP="00106D74">
            <w:pPr>
              <w:cnfStyle w:val="001000100000" w:firstRow="0" w:lastRow="0" w:firstColumn="1" w:lastColumn="0" w:oddVBand="0" w:evenVBand="0" w:oddHBand="1" w:evenHBand="0" w:firstRowFirstColumn="0" w:firstRowLastColumn="0" w:lastRowFirstColumn="0" w:lastRowLastColumn="0"/>
              <w:rPr>
                <w:ins w:id="2965" w:author="Miguel Centeno Muñoz" w:date="2014-07-27T12:56:00Z"/>
                <w:b/>
                <w:rPrChange w:id="2966" w:author="Miguel Centeno Muñoz" w:date="2014-07-30T23:38:00Z">
                  <w:rPr>
                    <w:ins w:id="2967" w:author="Miguel Centeno Muñoz" w:date="2014-07-27T12:56:00Z"/>
                  </w:rPr>
                </w:rPrChange>
              </w:rPr>
              <w:pPrChange w:id="2968" w:author="Miguel Centeno Muñoz" w:date="2014-07-30T23:38:00Z">
                <w:pPr>
                  <w:cnfStyle w:val="001000100000" w:firstRow="0" w:lastRow="0" w:firstColumn="1" w:lastColumn="0" w:oddVBand="0" w:evenVBand="0" w:oddHBand="1" w:evenHBand="0" w:firstRowFirstColumn="0" w:firstRowLastColumn="0" w:lastRowFirstColumn="0" w:lastRowLastColumn="0"/>
                </w:pPr>
              </w:pPrChange>
            </w:pPr>
            <w:ins w:id="2969" w:author="Miguel Centeno Muñoz" w:date="2014-07-27T12:56:00Z">
              <w:r w:rsidRPr="00106D74">
                <w:rPr>
                  <w:rFonts w:cstheme="minorBidi"/>
                  <w:b/>
                  <w:color w:val="auto"/>
                  <w:rPrChange w:id="2970" w:author="Miguel Centeno Muñoz" w:date="2014-07-30T23:38:00Z">
                    <w:rPr>
                      <w:rStyle w:val="Hipervnculo"/>
                      <w:rFonts w:ascii="Arial" w:hAnsi="Arial" w:cs="Arial"/>
                      <w:b/>
                      <w:bCs/>
                      <w:sz w:val="20"/>
                      <w:szCs w:val="20"/>
                    </w:rPr>
                  </w:rPrChange>
                </w:rPr>
                <w:t>OBJ-00</w:t>
              </w:r>
            </w:ins>
            <w:ins w:id="2971" w:author="Miguel Centeno Muñoz" w:date="2014-07-27T12:58:00Z">
              <w:r w:rsidRPr="00106D74">
                <w:rPr>
                  <w:b/>
                  <w:rPrChange w:id="2972" w:author="Miguel Centeno Muñoz" w:date="2014-07-30T23:38:00Z">
                    <w:rPr/>
                  </w:rPrChange>
                </w:rPr>
                <w:t>0</w:t>
              </w:r>
            </w:ins>
            <w:ins w:id="2973" w:author="Miguel Centeno Muñoz" w:date="2014-07-27T12:59:00Z">
              <w:r w:rsidRPr="00106D74">
                <w:rPr>
                  <w:b/>
                  <w:rPrChange w:id="2974" w:author="Miguel Centeno Muñoz" w:date="2014-07-30T23:38:00Z">
                    <w:rPr/>
                  </w:rPrChange>
                </w:rPr>
                <w:t>3</w:t>
              </w:r>
            </w:ins>
            <w:ins w:id="2975" w:author="Miguel Centeno Muñoz" w:date="2014-07-27T12:56:00Z">
              <w:r w:rsidRPr="00106D74">
                <w:rPr>
                  <w:b/>
                  <w:rPrChange w:id="2976" w:author="Miguel Centeno Muñoz" w:date="2014-07-30T23:38:00Z">
                    <w:rPr/>
                  </w:rPrChange>
                </w:rPr>
                <w:t xml:space="preserve"> </w:t>
              </w:r>
            </w:ins>
          </w:p>
        </w:tc>
        <w:tc>
          <w:tcPr>
            <w:tcW w:w="0" w:type="auto"/>
            <w:hideMark/>
            <w:tcPrChange w:id="2977" w:author="Miguel Centeno Muñoz" w:date="2014-07-30T23:39:00Z">
              <w:tcPr>
                <w:tcW w:w="0" w:type="auto"/>
                <w:gridSpan w:val="2"/>
                <w:hideMark/>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78" w:author="Miguel Centeno Muñoz" w:date="2014-07-27T12:56:00Z"/>
              </w:rPr>
              <w:pPrChange w:id="2979" w:author="Miguel Centeno Muñoz" w:date="2014-07-30T23:40:00Z">
                <w:pPr>
                  <w:jc w:val="center"/>
                  <w:cnfStyle w:val="000000100000" w:firstRow="0" w:lastRow="0" w:firstColumn="0" w:lastColumn="0" w:oddVBand="0" w:evenVBand="0" w:oddHBand="1" w:evenHBand="0" w:firstRowFirstColumn="0" w:firstRowLastColumn="0" w:lastRowFirstColumn="0" w:lastRowLastColumn="0"/>
                </w:pPr>
              </w:pPrChange>
            </w:pPr>
            <w:ins w:id="2980" w:author="Miguel Centeno Muñoz" w:date="2014-07-30T23:40:00Z">
              <w:r>
                <w:t>-</w:t>
              </w:r>
            </w:ins>
          </w:p>
        </w:tc>
        <w:tc>
          <w:tcPr>
            <w:tcW w:w="0" w:type="auto"/>
            <w:hideMark/>
            <w:tcPrChange w:id="2981" w:author="Miguel Centeno Muñoz" w:date="2014-07-30T23:39:00Z">
              <w:tcPr>
                <w:tcW w:w="0" w:type="auto"/>
                <w:gridSpan w:val="2"/>
                <w:hideMark/>
              </w:tcPr>
            </w:tcPrChange>
          </w:tcPr>
          <w:p w:rsidR="00106D74" w:rsidRDefault="00106D74" w:rsidP="00AE0352">
            <w:pPr>
              <w:jc w:val="center"/>
              <w:cnfStyle w:val="000000100000" w:firstRow="0" w:lastRow="0" w:firstColumn="0" w:lastColumn="0" w:oddVBand="0" w:evenVBand="0" w:oddHBand="1" w:evenHBand="0" w:firstRowFirstColumn="0" w:firstRowLastColumn="0" w:lastRowFirstColumn="0" w:lastRowLastColumn="0"/>
              <w:rPr>
                <w:ins w:id="2982" w:author="Miguel Centeno Muñoz" w:date="2014-07-27T12:56:00Z"/>
              </w:rPr>
              <w:pPrChange w:id="2983" w:author="Miguel Centeno Muñoz" w:date="2014-07-30T23:40:00Z">
                <w:pPr>
                  <w:jc w:val="center"/>
                  <w:cnfStyle w:val="000000100000" w:firstRow="0" w:lastRow="0" w:firstColumn="0" w:lastColumn="0" w:oddVBand="0" w:evenVBand="0" w:oddHBand="1" w:evenHBand="0" w:firstRowFirstColumn="0" w:firstRowLastColumn="0" w:lastRowFirstColumn="0" w:lastRowLastColumn="0"/>
                </w:pPr>
              </w:pPrChange>
            </w:pPr>
            <w:ins w:id="2984" w:author="Miguel Centeno Muñoz" w:date="2014-07-27T13:00:00Z">
              <w:r>
                <w:t>-</w:t>
              </w:r>
            </w:ins>
          </w:p>
        </w:tc>
        <w:tc>
          <w:tcPr>
            <w:tcW w:w="0" w:type="auto"/>
            <w:tcPrChange w:id="2985" w:author="Miguel Centeno Muñoz" w:date="2014-07-30T23:39:00Z">
              <w:tcPr>
                <w:tcW w:w="0" w:type="auto"/>
                <w:gridSpan w:val="2"/>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86" w:author="Miguel Centeno Muñoz" w:date="2014-07-30T23:39:00Z"/>
              </w:rPr>
              <w:pPrChange w:id="2987"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88" w:author="Miguel Centeno Muñoz" w:date="2014-07-30T23:40:00Z">
              <w:r>
                <w:t>-</w:t>
              </w:r>
            </w:ins>
          </w:p>
        </w:tc>
        <w:tc>
          <w:tcPr>
            <w:tcW w:w="0" w:type="auto"/>
            <w:tcPrChange w:id="2989" w:author="Miguel Centeno Muñoz" w:date="2014-07-30T23:39:00Z">
              <w:tcPr>
                <w:tcW w:w="0" w:type="auto"/>
                <w:gridSpan w:val="2"/>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90" w:author="Miguel Centeno Muñoz" w:date="2014-07-30T23:39:00Z"/>
              </w:rPr>
              <w:pPrChange w:id="2991"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92" w:author="Miguel Centeno Muñoz" w:date="2014-07-30T23:40:00Z">
              <w:r>
                <w:rPr>
                  <w:noProof/>
                  <w:lang w:eastAsia="es-ES"/>
                  <w:rPrChange w:id="2993" w:author="Unknown">
                    <w:rPr>
                      <w:noProof/>
                      <w:lang w:eastAsia="es-ES"/>
                    </w:rPr>
                  </w:rPrChange>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2994" w:author="Miguel Centeno Muñoz" w:date="2014-07-30T23:39:00Z">
              <w:tcPr>
                <w:tcW w:w="0" w:type="auto"/>
              </w:tcPr>
            </w:tcPrChange>
          </w:tcPr>
          <w:p w:rsidR="00106D74" w:rsidRDefault="00AE0352" w:rsidP="00AE0352">
            <w:pPr>
              <w:jc w:val="center"/>
              <w:cnfStyle w:val="000000100000" w:firstRow="0" w:lastRow="0" w:firstColumn="0" w:lastColumn="0" w:oddVBand="0" w:evenVBand="0" w:oddHBand="1" w:evenHBand="0" w:firstRowFirstColumn="0" w:firstRowLastColumn="0" w:lastRowFirstColumn="0" w:lastRowLastColumn="0"/>
              <w:rPr>
                <w:ins w:id="2995" w:author="Miguel Centeno Muñoz" w:date="2014-07-30T23:39:00Z"/>
              </w:rPr>
              <w:pPrChange w:id="2996"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97" w:author="Miguel Centeno Muñoz" w:date="2014-07-30T23:40:00Z">
              <w:r>
                <w:t>-</w:t>
              </w:r>
            </w:ins>
          </w:p>
        </w:tc>
      </w:tr>
      <w:tr w:rsidR="00106D74" w:rsidTr="00106D74">
        <w:trPr>
          <w:ins w:id="2998"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999" w:author="Miguel Centeno Muñoz" w:date="2014-07-30T23:39:00Z">
              <w:tcPr>
                <w:tcW w:w="0" w:type="auto"/>
                <w:gridSpan w:val="2"/>
                <w:hideMark/>
              </w:tcPr>
            </w:tcPrChange>
          </w:tcPr>
          <w:p w:rsidR="00106D74" w:rsidRPr="00106D74" w:rsidRDefault="00106D74" w:rsidP="00106D74">
            <w:pPr>
              <w:rPr>
                <w:ins w:id="3000" w:author="Miguel Centeno Muñoz" w:date="2014-07-27T12:56:00Z"/>
                <w:b/>
                <w:rPrChange w:id="3001" w:author="Miguel Centeno Muñoz" w:date="2014-07-30T23:38:00Z">
                  <w:rPr>
                    <w:ins w:id="3002" w:author="Miguel Centeno Muñoz" w:date="2014-07-27T12:56:00Z"/>
                  </w:rPr>
                </w:rPrChange>
              </w:rPr>
              <w:pPrChange w:id="3003" w:author="Miguel Centeno Muñoz" w:date="2014-07-30T23:38:00Z">
                <w:pPr/>
              </w:pPrChange>
            </w:pPr>
            <w:ins w:id="3004" w:author="Miguel Centeno Muñoz" w:date="2014-07-27T12:56:00Z">
              <w:r w:rsidRPr="00106D74">
                <w:rPr>
                  <w:rFonts w:cstheme="minorBidi"/>
                  <w:b/>
                  <w:color w:val="auto"/>
                  <w:rPrChange w:id="3005" w:author="Miguel Centeno Muñoz" w:date="2014-07-30T23:38:00Z">
                    <w:rPr>
                      <w:rStyle w:val="Hipervnculo"/>
                      <w:rFonts w:ascii="Arial" w:hAnsi="Arial" w:cs="Arial"/>
                      <w:b/>
                      <w:bCs/>
                      <w:sz w:val="20"/>
                      <w:szCs w:val="20"/>
                    </w:rPr>
                  </w:rPrChange>
                </w:rPr>
                <w:t>OBJ-00</w:t>
              </w:r>
            </w:ins>
            <w:ins w:id="3006" w:author="Miguel Centeno Muñoz" w:date="2014-07-27T12:58:00Z">
              <w:r w:rsidRPr="00106D74">
                <w:rPr>
                  <w:b/>
                  <w:rPrChange w:id="3007" w:author="Miguel Centeno Muñoz" w:date="2014-07-30T23:38:00Z">
                    <w:rPr/>
                  </w:rPrChange>
                </w:rPr>
                <w:t>0</w:t>
              </w:r>
            </w:ins>
            <w:ins w:id="3008" w:author="Miguel Centeno Muñoz" w:date="2014-07-27T12:59:00Z">
              <w:r w:rsidRPr="00106D74">
                <w:rPr>
                  <w:b/>
                  <w:rPrChange w:id="3009" w:author="Miguel Centeno Muñoz" w:date="2014-07-30T23:38:00Z">
                    <w:rPr/>
                  </w:rPrChange>
                </w:rPr>
                <w:t>4</w:t>
              </w:r>
            </w:ins>
            <w:ins w:id="3010" w:author="Miguel Centeno Muñoz" w:date="2014-07-27T12:56:00Z">
              <w:r w:rsidRPr="00106D74">
                <w:rPr>
                  <w:b/>
                  <w:rPrChange w:id="3011" w:author="Miguel Centeno Muñoz" w:date="2014-07-30T23:38:00Z">
                    <w:rPr/>
                  </w:rPrChange>
                </w:rPr>
                <w:t xml:space="preserve"> </w:t>
              </w:r>
            </w:ins>
          </w:p>
        </w:tc>
        <w:tc>
          <w:tcPr>
            <w:tcW w:w="0" w:type="auto"/>
            <w:hideMark/>
            <w:tcPrChange w:id="3012" w:author="Miguel Centeno Muñoz" w:date="2014-07-30T23:39:00Z">
              <w:tcPr>
                <w:tcW w:w="0" w:type="auto"/>
                <w:gridSpan w:val="2"/>
                <w:hideMark/>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3013" w:author="Miguel Centeno Muñoz" w:date="2014-07-27T12:56:00Z"/>
              </w:rPr>
              <w:pPrChange w:id="3014" w:author="Miguel Centeno Muñoz" w:date="2014-07-30T23:40:00Z">
                <w:pPr>
                  <w:jc w:val="center"/>
                  <w:cnfStyle w:val="000000000000" w:firstRow="0" w:lastRow="0" w:firstColumn="0" w:lastColumn="0" w:oddVBand="0" w:evenVBand="0" w:oddHBand="0" w:evenHBand="0" w:firstRowFirstColumn="0" w:firstRowLastColumn="0" w:lastRowFirstColumn="0" w:lastRowLastColumn="0"/>
                </w:pPr>
              </w:pPrChange>
            </w:pPr>
            <w:ins w:id="3015" w:author="Miguel Centeno Muñoz" w:date="2014-07-30T23:40:00Z">
              <w:r>
                <w:t>-</w:t>
              </w:r>
            </w:ins>
          </w:p>
        </w:tc>
        <w:tc>
          <w:tcPr>
            <w:tcW w:w="0" w:type="auto"/>
            <w:hideMark/>
            <w:tcPrChange w:id="3016" w:author="Miguel Centeno Muñoz" w:date="2014-07-30T23:39:00Z">
              <w:tcPr>
                <w:tcW w:w="0" w:type="auto"/>
                <w:gridSpan w:val="2"/>
                <w:hideMark/>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3017" w:author="Miguel Centeno Muñoz" w:date="2014-07-27T12:56:00Z"/>
              </w:rPr>
              <w:pPrChange w:id="3018" w:author="Miguel Centeno Muñoz" w:date="2014-07-30T23:40:00Z">
                <w:pPr>
                  <w:jc w:val="center"/>
                  <w:cnfStyle w:val="000000000000" w:firstRow="0" w:lastRow="0" w:firstColumn="0" w:lastColumn="0" w:oddVBand="0" w:evenVBand="0" w:oddHBand="0" w:evenHBand="0" w:firstRowFirstColumn="0" w:firstRowLastColumn="0" w:lastRowFirstColumn="0" w:lastRowLastColumn="0"/>
                </w:pPr>
              </w:pPrChange>
            </w:pPr>
            <w:ins w:id="3019" w:author="Miguel Centeno Muñoz" w:date="2014-07-30T23:40:00Z">
              <w:r>
                <w:t>-</w:t>
              </w:r>
            </w:ins>
          </w:p>
        </w:tc>
        <w:tc>
          <w:tcPr>
            <w:tcW w:w="0" w:type="auto"/>
            <w:tcPrChange w:id="3020" w:author="Miguel Centeno Muñoz" w:date="2014-07-30T23:39:00Z">
              <w:tcPr>
                <w:tcW w:w="0" w:type="auto"/>
                <w:gridSpan w:val="2"/>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3021" w:author="Miguel Centeno Muñoz" w:date="2014-07-30T23:39:00Z"/>
              </w:rPr>
              <w:pPrChange w:id="3022"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23" w:author="Miguel Centeno Muñoz" w:date="2014-07-30T23:40:00Z">
              <w:r>
                <w:t>-</w:t>
              </w:r>
            </w:ins>
          </w:p>
        </w:tc>
        <w:tc>
          <w:tcPr>
            <w:tcW w:w="0" w:type="auto"/>
            <w:tcPrChange w:id="3024" w:author="Miguel Centeno Muñoz" w:date="2014-07-30T23:39:00Z">
              <w:tcPr>
                <w:tcW w:w="0" w:type="auto"/>
                <w:gridSpan w:val="2"/>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3025" w:author="Miguel Centeno Muñoz" w:date="2014-07-30T23:39:00Z"/>
              </w:rPr>
              <w:pPrChange w:id="3026"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27" w:author="Miguel Centeno Muñoz" w:date="2014-07-30T23:40:00Z">
              <w:r>
                <w:t>-</w:t>
              </w:r>
            </w:ins>
          </w:p>
        </w:tc>
        <w:tc>
          <w:tcPr>
            <w:tcW w:w="0" w:type="auto"/>
            <w:tcPrChange w:id="3028" w:author="Miguel Centeno Muñoz" w:date="2014-07-30T23:39:00Z">
              <w:tcPr>
                <w:tcW w:w="0" w:type="auto"/>
              </w:tcPr>
            </w:tcPrChange>
          </w:tcPr>
          <w:p w:rsidR="00106D74" w:rsidRDefault="00AE0352" w:rsidP="00AE0352">
            <w:pPr>
              <w:jc w:val="center"/>
              <w:cnfStyle w:val="000000000000" w:firstRow="0" w:lastRow="0" w:firstColumn="0" w:lastColumn="0" w:oddVBand="0" w:evenVBand="0" w:oddHBand="0" w:evenHBand="0" w:firstRowFirstColumn="0" w:firstRowLastColumn="0" w:lastRowFirstColumn="0" w:lastRowLastColumn="0"/>
              <w:rPr>
                <w:ins w:id="3029" w:author="Miguel Centeno Muñoz" w:date="2014-07-30T23:39:00Z"/>
              </w:rPr>
              <w:pPrChange w:id="3030"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31" w:author="Miguel Centeno Muñoz" w:date="2014-07-30T23:40:00Z">
              <w:r>
                <w:rPr>
                  <w:noProof/>
                  <w:lang w:eastAsia="es-ES"/>
                  <w:rPrChange w:id="3032" w:author="Unknown">
                    <w:rPr>
                      <w:noProof/>
                      <w:lang w:eastAsia="es-ES"/>
                    </w:rPr>
                  </w:rPrChange>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033"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034" w:author="Miguel Centeno Muñoz" w:date="2014-07-30T23:40:00Z"/>
                <w:b/>
                <w:rPrChange w:id="3035" w:author="Miguel Centeno Muñoz" w:date="2014-07-30T23:38:00Z">
                  <w:rPr>
                    <w:ins w:id="3036" w:author="Miguel Centeno Muñoz" w:date="2014-07-30T23:40:00Z"/>
                    <w:b/>
                  </w:rPr>
                </w:rPrChange>
              </w:rPr>
            </w:pPr>
            <w:ins w:id="3037"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38" w:author="Miguel Centeno Muñoz" w:date="2014-07-30T23:40:00Z"/>
              </w:rPr>
            </w:pPr>
            <w:ins w:id="3039"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40" w:author="Miguel Centeno Muñoz" w:date="2014-07-30T23:40:00Z"/>
              </w:rPr>
            </w:pPr>
            <w:ins w:id="3041" w:author="Miguel Centeno Muñoz" w:date="2014-07-30T23:41:00Z">
              <w:r>
                <w:rPr>
                  <w:noProof/>
                  <w:lang w:eastAsia="es-ES"/>
                  <w:rPrChange w:id="3042" w:author="Unknown">
                    <w:rPr>
                      <w:noProof/>
                      <w:lang w:eastAsia="es-ES"/>
                    </w:rPr>
                  </w:rPrChange>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43" w:author="Miguel Centeno Muñoz" w:date="2014-07-30T23:40:00Z"/>
              </w:rPr>
            </w:pPr>
            <w:ins w:id="304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45" w:author="Miguel Centeno Muñoz" w:date="2014-07-30T23:40:00Z"/>
              </w:rPr>
            </w:pPr>
            <w:ins w:id="3046"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47" w:author="Miguel Centeno Muñoz" w:date="2014-07-30T23:40:00Z"/>
                <w:noProof/>
                <w:lang w:eastAsia="es-ES"/>
                <w:rPrChange w:id="3048" w:author="Unknown">
                  <w:rPr>
                    <w:ins w:id="3049" w:author="Miguel Centeno Muñoz" w:date="2014-07-30T23:40:00Z"/>
                    <w:noProof/>
                    <w:lang w:eastAsia="es-ES"/>
                  </w:rPr>
                </w:rPrChange>
              </w:rPr>
            </w:pPr>
            <w:ins w:id="3050" w:author="Miguel Centeno Muñoz" w:date="2014-07-30T23:41:00Z">
              <w:r>
                <w:rPr>
                  <w:noProof/>
                  <w:lang w:eastAsia="es-ES"/>
                </w:rPr>
                <w:t>-</w:t>
              </w:r>
            </w:ins>
          </w:p>
        </w:tc>
      </w:tr>
    </w:tbl>
    <w:p w:rsidR="008E70A6" w:rsidRPr="00D0398E" w:rsidRDefault="008E70A6">
      <w:pPr>
        <w:pPrChange w:id="3051" w:author="Miguel Centeno Muñoz" w:date="2014-07-27T12:56:00Z">
          <w:pPr>
            <w:pStyle w:val="Ttulo3"/>
          </w:pPr>
        </w:pPrChange>
      </w:pPr>
    </w:p>
    <w:p w:rsidR="00131968" w:rsidRDefault="00131968" w:rsidP="00D723A7">
      <w:pPr>
        <w:pStyle w:val="Ttulo3"/>
        <w:rPr>
          <w:ins w:id="3052" w:author="Miguel Centeno Muñoz" w:date="2014-07-27T13:12:00Z"/>
        </w:rPr>
      </w:pPr>
      <w:bookmarkStart w:id="3053" w:name="_Toc394273379"/>
      <w:r>
        <w:t>6.5.- Matriz de rastreabilidad casos de uso-objetivos</w:t>
      </w:r>
      <w:bookmarkEnd w:id="3053"/>
    </w:p>
    <w:tbl>
      <w:tblPr>
        <w:tblStyle w:val="Listamedia2-nfasis2"/>
        <w:tblW w:w="5000" w:type="pct"/>
        <w:tblLook w:val="04A0" w:firstRow="1" w:lastRow="0" w:firstColumn="1" w:lastColumn="0" w:noHBand="0" w:noVBand="1"/>
        <w:tblPrChange w:id="3054"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055">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056"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057"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058" w:author="Miguel Centeno Muñoz" w:date="2014-07-27T13:12:00Z"/>
                <w:rFonts w:ascii="Arial" w:hAnsi="Arial" w:cs="Arial"/>
                <w:b/>
                <w:bCs/>
                <w:sz w:val="20"/>
                <w:szCs w:val="20"/>
              </w:rPr>
            </w:pPr>
            <w:bookmarkStart w:id="3059" w:name="TRM-0002"/>
            <w:ins w:id="3060" w:author="Miguel Centeno Muñoz" w:date="2014-07-27T13:12:00Z">
              <w:r>
                <w:rPr>
                  <w:rFonts w:ascii="Arial" w:hAnsi="Arial" w:cs="Arial"/>
                  <w:b/>
                  <w:bCs/>
                  <w:sz w:val="20"/>
                  <w:szCs w:val="20"/>
                </w:rPr>
                <w:t>TRM-0002</w:t>
              </w:r>
            </w:ins>
          </w:p>
        </w:tc>
        <w:tc>
          <w:tcPr>
            <w:tcW w:w="900" w:type="pct"/>
            <w:tcPrChange w:id="3061"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062" w:author="Miguel Centeno Muñoz" w:date="2014-07-27T13:18:00Z"/>
                <w:rFonts w:ascii="Arial" w:hAnsi="Arial" w:cs="Arial"/>
                <w:b/>
                <w:bCs/>
                <w:sz w:val="20"/>
                <w:szCs w:val="20"/>
                <w:rPrChange w:id="3063" w:author="Miguel Centeno Muñoz" w:date="2014-07-27T13:13:00Z">
                  <w:rPr>
                    <w:ins w:id="3064" w:author="Miguel Centeno Muñoz" w:date="2014-07-27T13:18:00Z"/>
                    <w:rFonts w:ascii="Arial" w:eastAsiaTheme="minorHAnsi" w:hAnsi="Arial" w:cs="Arial"/>
                    <w:b/>
                    <w:bCs/>
                    <w:color w:val="auto"/>
                    <w:sz w:val="20"/>
                    <w:szCs w:val="20"/>
                  </w:rPr>
                </w:rPrChange>
              </w:rPr>
            </w:pPr>
            <w:ins w:id="3065"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066"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067" w:author="Miguel Centeno Muñoz" w:date="2014-07-27T13:18:00Z"/>
                <w:rFonts w:ascii="Arial" w:hAnsi="Arial" w:cs="Arial"/>
                <w:b/>
                <w:bCs/>
                <w:sz w:val="20"/>
                <w:szCs w:val="20"/>
                <w:rPrChange w:id="3068" w:author="Miguel Centeno Muñoz" w:date="2014-07-27T13:13:00Z">
                  <w:rPr>
                    <w:ins w:id="3069" w:author="Miguel Centeno Muñoz" w:date="2014-07-27T13:18:00Z"/>
                    <w:rFonts w:ascii="Arial" w:eastAsiaTheme="minorHAnsi" w:hAnsi="Arial" w:cs="Arial"/>
                    <w:b/>
                    <w:bCs/>
                    <w:color w:val="auto"/>
                    <w:sz w:val="20"/>
                    <w:szCs w:val="20"/>
                  </w:rPr>
                </w:rPrChange>
              </w:rPr>
            </w:pPr>
            <w:ins w:id="3070" w:author="Miguel Centeno Muñoz" w:date="2014-07-27T13:18:00Z">
              <w:r w:rsidRPr="00D40919">
                <w:rPr>
                  <w:rFonts w:cstheme="minorBidi"/>
                  <w:color w:val="auto"/>
                  <w:sz w:val="22"/>
                  <w:szCs w:val="22"/>
                  <w:rPrChange w:id="3071"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07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073" w:author="Miguel Centeno Muñoz" w:date="2014-07-27T13:18:00Z"/>
                <w:rFonts w:ascii="Arial" w:hAnsi="Arial" w:cs="Arial"/>
                <w:b/>
                <w:bCs/>
                <w:sz w:val="20"/>
                <w:szCs w:val="20"/>
                <w:rPrChange w:id="3074" w:author="Miguel Centeno Muñoz" w:date="2014-07-27T13:13:00Z">
                  <w:rPr>
                    <w:ins w:id="3075" w:author="Miguel Centeno Muñoz" w:date="2014-07-27T13:18:00Z"/>
                    <w:rFonts w:ascii="Arial" w:eastAsiaTheme="minorHAnsi" w:hAnsi="Arial" w:cs="Arial"/>
                    <w:b/>
                    <w:bCs/>
                    <w:color w:val="auto"/>
                    <w:sz w:val="20"/>
                    <w:szCs w:val="20"/>
                  </w:rPr>
                </w:rPrChange>
              </w:rPr>
            </w:pPr>
            <w:ins w:id="3076" w:author="Miguel Centeno Muñoz" w:date="2014-07-27T13:18:00Z">
              <w:r>
                <w:rPr>
                  <w:rFonts w:ascii="Arial" w:hAnsi="Arial" w:cs="Arial"/>
                  <w:b/>
                  <w:bCs/>
                  <w:color w:val="auto"/>
                  <w:sz w:val="20"/>
                  <w:szCs w:val="20"/>
                  <w:rPrChange w:id="3077"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07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079" w:author="Miguel Centeno Muñoz" w:date="2014-07-27T13:18:00Z"/>
                <w:rFonts w:ascii="Arial" w:hAnsi="Arial" w:cs="Arial"/>
                <w:b/>
                <w:bCs/>
                <w:sz w:val="20"/>
                <w:szCs w:val="20"/>
                <w:rPrChange w:id="3080" w:author="Miguel Centeno Muñoz" w:date="2014-07-27T13:13:00Z">
                  <w:rPr>
                    <w:ins w:id="3081" w:author="Miguel Centeno Muñoz" w:date="2014-07-27T13:18:00Z"/>
                    <w:rFonts w:ascii="Arial" w:eastAsiaTheme="minorHAnsi" w:hAnsi="Arial" w:cs="Arial"/>
                    <w:b/>
                    <w:bCs/>
                    <w:color w:val="auto"/>
                    <w:sz w:val="20"/>
                    <w:szCs w:val="20"/>
                  </w:rPr>
                </w:rPrChange>
              </w:rPr>
            </w:pPr>
            <w:ins w:id="3082"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083"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084" w:author="Miguel Centeno Muñoz" w:date="2014-07-27T13:18:00Z"/>
                <w:rFonts w:ascii="Arial" w:hAnsi="Arial" w:cs="Arial"/>
                <w:b/>
                <w:bCs/>
                <w:sz w:val="20"/>
                <w:szCs w:val="20"/>
                <w:rPrChange w:id="3085" w:author="Miguel Centeno Muñoz" w:date="2014-07-27T13:13:00Z">
                  <w:rPr>
                    <w:ins w:id="3086" w:author="Miguel Centeno Muñoz" w:date="2014-07-27T13:18:00Z"/>
                    <w:rFonts w:ascii="Arial" w:eastAsiaTheme="minorHAnsi" w:hAnsi="Arial" w:cs="Arial"/>
                    <w:b/>
                    <w:bCs/>
                    <w:color w:val="auto"/>
                    <w:sz w:val="20"/>
                    <w:szCs w:val="20"/>
                  </w:rPr>
                </w:rPrChange>
              </w:rPr>
            </w:pPr>
            <w:ins w:id="3087"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059"/>
      </w:tr>
      <w:tr w:rsidR="00AE0352" w:rsidTr="004B7C4A">
        <w:trPr>
          <w:cnfStyle w:val="000000100000" w:firstRow="0" w:lastRow="0" w:firstColumn="0" w:lastColumn="0" w:oddVBand="0" w:evenVBand="0" w:oddHBand="1" w:evenHBand="0" w:firstRowFirstColumn="0" w:firstRowLastColumn="0" w:lastRowFirstColumn="0" w:lastRowLastColumn="0"/>
          <w:ins w:id="308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08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090" w:author="Miguel Centeno Muñoz" w:date="2014-07-27T13:12:00Z"/>
                <w:rFonts w:ascii="Arial" w:hAnsi="Arial" w:cs="Arial"/>
                <w:b/>
                <w:bCs/>
                <w:sz w:val="20"/>
                <w:szCs w:val="20"/>
              </w:rPr>
            </w:pPr>
            <w:ins w:id="3091" w:author="Miguel Centeno Muñoz" w:date="2014-07-27T13:13:00Z">
              <w:r w:rsidRPr="00D40919">
                <w:rPr>
                  <w:rFonts w:cstheme="minorBidi"/>
                  <w:color w:val="auto"/>
                  <w:rPrChange w:id="3092" w:author="Miguel Centeno Muñoz" w:date="2014-07-27T13:13:00Z">
                    <w:rPr>
                      <w:rStyle w:val="Hipervnculo"/>
                      <w:rFonts w:ascii="Arial" w:hAnsi="Arial" w:cs="Arial"/>
                      <w:b/>
                      <w:bCs/>
                      <w:sz w:val="20"/>
                      <w:szCs w:val="20"/>
                    </w:rPr>
                  </w:rPrChange>
                </w:rPr>
                <w:t>UC-0001</w:t>
              </w:r>
            </w:ins>
            <w:ins w:id="3093" w:author="Miguel Centeno Muñoz" w:date="2014-07-27T13:12:00Z">
              <w:r>
                <w:rPr>
                  <w:rFonts w:ascii="Arial" w:hAnsi="Arial" w:cs="Arial"/>
                  <w:b/>
                  <w:bCs/>
                  <w:sz w:val="20"/>
                  <w:szCs w:val="20"/>
                </w:rPr>
                <w:t xml:space="preserve"> </w:t>
              </w:r>
            </w:ins>
          </w:p>
        </w:tc>
        <w:tc>
          <w:tcPr>
            <w:tcW w:w="900" w:type="pct"/>
            <w:tcPrChange w:id="309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095" w:author="Miguel Centeno Muñoz" w:date="2014-07-27T13:18:00Z"/>
                <w:rFonts w:ascii="Arial" w:hAnsi="Arial" w:cs="Arial"/>
                <w:sz w:val="20"/>
                <w:szCs w:val="20"/>
              </w:rPr>
            </w:pPr>
            <w:ins w:id="3096" w:author="Miguel Centeno Muñoz" w:date="2014-07-27T13:18:00Z">
              <w:r>
                <w:rPr>
                  <w:rFonts w:ascii="Arial" w:hAnsi="Arial" w:cs="Arial"/>
                  <w:noProof/>
                  <w:color w:val="auto"/>
                  <w:sz w:val="20"/>
                  <w:szCs w:val="20"/>
                  <w:lang w:eastAsia="es-ES"/>
                  <w:rPrChange w:id="3097"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09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099" w:author="Miguel Centeno Muñoz" w:date="2014-07-27T13:18:00Z"/>
                <w:rFonts w:ascii="Arial" w:hAnsi="Arial" w:cs="Arial"/>
                <w:sz w:val="20"/>
                <w:szCs w:val="20"/>
              </w:rPr>
            </w:pPr>
            <w:ins w:id="3100" w:author="Miguel Centeno Muñoz" w:date="2014-07-27T13:18:00Z">
              <w:r>
                <w:rPr>
                  <w:rFonts w:ascii="Arial" w:hAnsi="Arial" w:cs="Arial"/>
                  <w:sz w:val="20"/>
                  <w:szCs w:val="20"/>
                </w:rPr>
                <w:t xml:space="preserve">- </w:t>
              </w:r>
            </w:ins>
          </w:p>
        </w:tc>
        <w:tc>
          <w:tcPr>
            <w:tcW w:w="900" w:type="pct"/>
            <w:tcPrChange w:id="310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02" w:author="Miguel Centeno Muñoz" w:date="2014-07-27T13:18:00Z"/>
                <w:rFonts w:ascii="Arial" w:hAnsi="Arial" w:cs="Arial"/>
                <w:sz w:val="20"/>
                <w:szCs w:val="20"/>
              </w:rPr>
            </w:pPr>
            <w:ins w:id="3103" w:author="Miguel Centeno Muñoz" w:date="2014-07-27T13:18:00Z">
              <w:r>
                <w:rPr>
                  <w:rFonts w:ascii="Arial" w:hAnsi="Arial" w:cs="Arial"/>
                  <w:sz w:val="20"/>
                  <w:szCs w:val="20"/>
                </w:rPr>
                <w:t xml:space="preserve">- </w:t>
              </w:r>
            </w:ins>
          </w:p>
        </w:tc>
        <w:tc>
          <w:tcPr>
            <w:tcW w:w="900" w:type="pct"/>
            <w:tcPrChange w:id="310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05" w:author="Miguel Centeno Muñoz" w:date="2014-07-27T13:18:00Z"/>
                <w:rFonts w:ascii="Arial" w:hAnsi="Arial" w:cs="Arial"/>
                <w:sz w:val="20"/>
                <w:szCs w:val="20"/>
              </w:rPr>
            </w:pPr>
            <w:ins w:id="3106" w:author="Miguel Centeno Muñoz" w:date="2014-07-27T13:18:00Z">
              <w:r>
                <w:rPr>
                  <w:rFonts w:ascii="Arial" w:hAnsi="Arial" w:cs="Arial"/>
                  <w:sz w:val="20"/>
                  <w:szCs w:val="20"/>
                </w:rPr>
                <w:t xml:space="preserve">- </w:t>
              </w:r>
            </w:ins>
          </w:p>
        </w:tc>
        <w:tc>
          <w:tcPr>
            <w:tcW w:w="900" w:type="pct"/>
            <w:tcPrChange w:id="310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08" w:author="Miguel Centeno Muñoz" w:date="2014-07-27T13:18:00Z"/>
                <w:rFonts w:ascii="Arial" w:hAnsi="Arial" w:cs="Arial"/>
                <w:sz w:val="20"/>
                <w:szCs w:val="20"/>
              </w:rPr>
            </w:pPr>
            <w:ins w:id="3109" w:author="Miguel Centeno Muñoz" w:date="2014-07-27T13:18:00Z">
              <w:r>
                <w:rPr>
                  <w:rFonts w:ascii="Arial" w:hAnsi="Arial" w:cs="Arial"/>
                  <w:sz w:val="20"/>
                  <w:szCs w:val="20"/>
                </w:rPr>
                <w:t xml:space="preserve">- </w:t>
              </w:r>
            </w:ins>
          </w:p>
        </w:tc>
      </w:tr>
      <w:tr w:rsidR="00AE0352" w:rsidTr="004B7C4A">
        <w:trPr>
          <w:ins w:id="311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11" w:author="Miguel Centeno Muñoz" w:date="2014-07-30T23:42:00Z">
              <w:tcPr>
                <w:tcW w:w="500" w:type="pct"/>
                <w:hideMark/>
              </w:tcPr>
            </w:tcPrChange>
          </w:tcPr>
          <w:p w:rsidR="00AE0352" w:rsidRDefault="00AE0352">
            <w:pPr>
              <w:rPr>
                <w:ins w:id="3112" w:author="Miguel Centeno Muñoz" w:date="2014-07-27T13:12:00Z"/>
                <w:rFonts w:ascii="Arial" w:hAnsi="Arial" w:cs="Arial"/>
                <w:b/>
                <w:bCs/>
                <w:sz w:val="20"/>
                <w:szCs w:val="20"/>
              </w:rPr>
            </w:pPr>
            <w:ins w:id="3113" w:author="Miguel Centeno Muñoz" w:date="2014-07-27T13:13:00Z">
              <w:r w:rsidRPr="00D40919">
                <w:rPr>
                  <w:rFonts w:cstheme="minorBidi"/>
                  <w:color w:val="auto"/>
                  <w:rPrChange w:id="3114" w:author="Miguel Centeno Muñoz" w:date="2014-07-27T13:13:00Z">
                    <w:rPr>
                      <w:rStyle w:val="Hipervnculo"/>
                      <w:rFonts w:ascii="Arial" w:hAnsi="Arial" w:cs="Arial"/>
                      <w:b/>
                      <w:bCs/>
                      <w:sz w:val="20"/>
                      <w:szCs w:val="20"/>
                    </w:rPr>
                  </w:rPrChange>
                </w:rPr>
                <w:t>UC-0002</w:t>
              </w:r>
            </w:ins>
            <w:ins w:id="3115" w:author="Miguel Centeno Muñoz" w:date="2014-07-27T13:12:00Z">
              <w:r>
                <w:rPr>
                  <w:rFonts w:ascii="Arial" w:hAnsi="Arial" w:cs="Arial"/>
                  <w:b/>
                  <w:bCs/>
                  <w:sz w:val="20"/>
                  <w:szCs w:val="20"/>
                </w:rPr>
                <w:t xml:space="preserve"> </w:t>
              </w:r>
            </w:ins>
          </w:p>
        </w:tc>
        <w:tc>
          <w:tcPr>
            <w:tcW w:w="900" w:type="pct"/>
            <w:tcPrChange w:id="311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17" w:author="Miguel Centeno Muñoz" w:date="2014-07-27T13:18:00Z"/>
                <w:rFonts w:ascii="Arial" w:hAnsi="Arial" w:cs="Arial"/>
                <w:sz w:val="20"/>
                <w:szCs w:val="20"/>
              </w:rPr>
            </w:pPr>
            <w:ins w:id="3118" w:author="Miguel Centeno Muñoz" w:date="2014-07-27T13:18:00Z">
              <w:r>
                <w:rPr>
                  <w:rFonts w:ascii="Arial" w:hAnsi="Arial" w:cs="Arial"/>
                  <w:noProof/>
                  <w:color w:val="auto"/>
                  <w:sz w:val="20"/>
                  <w:szCs w:val="20"/>
                  <w:lang w:eastAsia="es-ES"/>
                  <w:rPrChange w:id="3119"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2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21" w:author="Miguel Centeno Muñoz" w:date="2014-07-27T13:18:00Z"/>
                <w:rFonts w:ascii="Arial" w:hAnsi="Arial" w:cs="Arial"/>
                <w:sz w:val="20"/>
                <w:szCs w:val="20"/>
              </w:rPr>
            </w:pPr>
            <w:ins w:id="3122" w:author="Miguel Centeno Muñoz" w:date="2014-07-27T13:18:00Z">
              <w:r>
                <w:rPr>
                  <w:rFonts w:ascii="Arial" w:hAnsi="Arial" w:cs="Arial"/>
                  <w:sz w:val="20"/>
                  <w:szCs w:val="20"/>
                </w:rPr>
                <w:t xml:space="preserve">- </w:t>
              </w:r>
            </w:ins>
          </w:p>
        </w:tc>
        <w:tc>
          <w:tcPr>
            <w:tcW w:w="900" w:type="pct"/>
            <w:tcPrChange w:id="312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24" w:author="Miguel Centeno Muñoz" w:date="2014-07-27T13:18:00Z"/>
                <w:rFonts w:ascii="Arial" w:hAnsi="Arial" w:cs="Arial"/>
                <w:sz w:val="20"/>
                <w:szCs w:val="20"/>
              </w:rPr>
            </w:pPr>
            <w:ins w:id="3125" w:author="Miguel Centeno Muñoz" w:date="2014-07-27T13:18:00Z">
              <w:r>
                <w:rPr>
                  <w:rFonts w:ascii="Arial" w:hAnsi="Arial" w:cs="Arial"/>
                  <w:sz w:val="20"/>
                  <w:szCs w:val="20"/>
                </w:rPr>
                <w:t xml:space="preserve">- </w:t>
              </w:r>
            </w:ins>
          </w:p>
        </w:tc>
        <w:tc>
          <w:tcPr>
            <w:tcW w:w="900" w:type="pct"/>
            <w:tcPrChange w:id="312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127" w:author="Miguel Centeno Muñoz" w:date="2014-07-27T13:18:00Z"/>
                <w:rFonts w:ascii="Arial" w:hAnsi="Arial" w:cs="Arial"/>
                <w:sz w:val="20"/>
                <w:szCs w:val="20"/>
              </w:rPr>
            </w:pPr>
            <w:ins w:id="3128" w:author="Miguel Centeno Muñoz" w:date="2014-07-30T23:43:00Z">
              <w:r>
                <w:rPr>
                  <w:rFonts w:ascii="Arial" w:hAnsi="Arial" w:cs="Arial"/>
                  <w:sz w:val="20"/>
                  <w:szCs w:val="20"/>
                </w:rPr>
                <w:t>-</w:t>
              </w:r>
            </w:ins>
          </w:p>
        </w:tc>
        <w:tc>
          <w:tcPr>
            <w:tcW w:w="900" w:type="pct"/>
            <w:tcPrChange w:id="312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30" w:author="Miguel Centeno Muñoz" w:date="2014-07-27T13:18:00Z"/>
                <w:rFonts w:ascii="Arial" w:hAnsi="Arial" w:cs="Arial"/>
                <w:sz w:val="20"/>
                <w:szCs w:val="20"/>
              </w:rPr>
            </w:pPr>
            <w:ins w:id="3131"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13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33"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134" w:author="Miguel Centeno Muñoz" w:date="2014-07-27T13:12:00Z"/>
                <w:rFonts w:ascii="Arial" w:hAnsi="Arial" w:cs="Arial"/>
                <w:b/>
                <w:bCs/>
                <w:sz w:val="20"/>
                <w:szCs w:val="20"/>
              </w:rPr>
            </w:pPr>
            <w:ins w:id="3135" w:author="Miguel Centeno Muñoz" w:date="2014-07-27T13:13:00Z">
              <w:r w:rsidRPr="00D40919">
                <w:rPr>
                  <w:rFonts w:cstheme="minorBidi"/>
                  <w:color w:val="auto"/>
                  <w:rPrChange w:id="3136" w:author="Miguel Centeno Muñoz" w:date="2014-07-27T13:13:00Z">
                    <w:rPr>
                      <w:rStyle w:val="Hipervnculo"/>
                      <w:rFonts w:ascii="Arial" w:hAnsi="Arial" w:cs="Arial"/>
                      <w:b/>
                      <w:bCs/>
                      <w:sz w:val="20"/>
                      <w:szCs w:val="20"/>
                    </w:rPr>
                  </w:rPrChange>
                </w:rPr>
                <w:t>UC-0003</w:t>
              </w:r>
            </w:ins>
            <w:ins w:id="3137" w:author="Miguel Centeno Muñoz" w:date="2014-07-27T13:12:00Z">
              <w:r>
                <w:rPr>
                  <w:rFonts w:ascii="Arial" w:hAnsi="Arial" w:cs="Arial"/>
                  <w:b/>
                  <w:bCs/>
                  <w:sz w:val="20"/>
                  <w:szCs w:val="20"/>
                </w:rPr>
                <w:t xml:space="preserve"> </w:t>
              </w:r>
            </w:ins>
          </w:p>
        </w:tc>
        <w:tc>
          <w:tcPr>
            <w:tcW w:w="900" w:type="pct"/>
            <w:tcPrChange w:id="313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39" w:author="Miguel Centeno Muñoz" w:date="2014-07-27T13:18:00Z"/>
                <w:rFonts w:ascii="Arial" w:hAnsi="Arial" w:cs="Arial"/>
                <w:sz w:val="20"/>
                <w:szCs w:val="20"/>
              </w:rPr>
            </w:pPr>
            <w:ins w:id="3140" w:author="Miguel Centeno Muñoz" w:date="2014-07-27T13:18:00Z">
              <w:r>
                <w:rPr>
                  <w:rFonts w:ascii="Arial" w:hAnsi="Arial" w:cs="Arial"/>
                  <w:noProof/>
                  <w:color w:val="auto"/>
                  <w:sz w:val="20"/>
                  <w:szCs w:val="20"/>
                  <w:lang w:eastAsia="es-ES"/>
                  <w:rPrChange w:id="3141"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4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43" w:author="Miguel Centeno Muñoz" w:date="2014-07-27T13:18:00Z"/>
                <w:rFonts w:ascii="Arial" w:hAnsi="Arial" w:cs="Arial"/>
                <w:sz w:val="20"/>
                <w:szCs w:val="20"/>
              </w:rPr>
            </w:pPr>
            <w:ins w:id="3144" w:author="Miguel Centeno Muñoz" w:date="2014-07-27T13:18:00Z">
              <w:r>
                <w:rPr>
                  <w:rFonts w:ascii="Arial" w:hAnsi="Arial" w:cs="Arial"/>
                  <w:sz w:val="20"/>
                  <w:szCs w:val="20"/>
                </w:rPr>
                <w:t xml:space="preserve">- </w:t>
              </w:r>
            </w:ins>
          </w:p>
        </w:tc>
        <w:tc>
          <w:tcPr>
            <w:tcW w:w="900" w:type="pct"/>
            <w:tcPrChange w:id="314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46" w:author="Miguel Centeno Muñoz" w:date="2014-07-27T13:18:00Z"/>
                <w:rFonts w:ascii="Arial" w:hAnsi="Arial" w:cs="Arial"/>
                <w:sz w:val="20"/>
                <w:szCs w:val="20"/>
              </w:rPr>
            </w:pPr>
            <w:ins w:id="3147" w:author="Miguel Centeno Muñoz" w:date="2014-07-27T13:18:00Z">
              <w:r>
                <w:rPr>
                  <w:rFonts w:ascii="Arial" w:hAnsi="Arial" w:cs="Arial"/>
                  <w:sz w:val="20"/>
                  <w:szCs w:val="20"/>
                </w:rPr>
                <w:t xml:space="preserve">- </w:t>
              </w:r>
            </w:ins>
          </w:p>
        </w:tc>
        <w:tc>
          <w:tcPr>
            <w:tcW w:w="900" w:type="pct"/>
            <w:tcPrChange w:id="314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149" w:author="Miguel Centeno Muñoz" w:date="2014-07-27T13:18:00Z"/>
                <w:rFonts w:ascii="Arial" w:hAnsi="Arial" w:cs="Arial"/>
                <w:sz w:val="20"/>
                <w:szCs w:val="20"/>
              </w:rPr>
            </w:pPr>
            <w:ins w:id="3150" w:author="Miguel Centeno Muñoz" w:date="2014-07-30T23:43:00Z">
              <w:r>
                <w:rPr>
                  <w:rFonts w:ascii="Arial" w:hAnsi="Arial" w:cs="Arial"/>
                  <w:sz w:val="20"/>
                  <w:szCs w:val="20"/>
                </w:rPr>
                <w:t>-</w:t>
              </w:r>
            </w:ins>
          </w:p>
        </w:tc>
        <w:tc>
          <w:tcPr>
            <w:tcW w:w="900" w:type="pct"/>
            <w:tcPrChange w:id="315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52" w:author="Miguel Centeno Muñoz" w:date="2014-07-27T13:18:00Z"/>
                <w:rFonts w:ascii="Arial" w:hAnsi="Arial" w:cs="Arial"/>
                <w:sz w:val="20"/>
                <w:szCs w:val="20"/>
              </w:rPr>
            </w:pPr>
            <w:ins w:id="3153" w:author="Miguel Centeno Muñoz" w:date="2014-07-27T13:18:00Z">
              <w:r>
                <w:rPr>
                  <w:rFonts w:ascii="Arial" w:hAnsi="Arial" w:cs="Arial"/>
                  <w:sz w:val="20"/>
                  <w:szCs w:val="20"/>
                </w:rPr>
                <w:t xml:space="preserve">- </w:t>
              </w:r>
            </w:ins>
          </w:p>
        </w:tc>
      </w:tr>
      <w:tr w:rsidR="00AE0352" w:rsidTr="004B7C4A">
        <w:trPr>
          <w:ins w:id="315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55" w:author="Miguel Centeno Muñoz" w:date="2014-07-30T23:42:00Z">
              <w:tcPr>
                <w:tcW w:w="500" w:type="pct"/>
                <w:hideMark/>
              </w:tcPr>
            </w:tcPrChange>
          </w:tcPr>
          <w:p w:rsidR="00AE0352" w:rsidRDefault="00AE0352">
            <w:pPr>
              <w:rPr>
                <w:ins w:id="3156" w:author="Miguel Centeno Muñoz" w:date="2014-07-27T13:12:00Z"/>
                <w:rFonts w:ascii="Arial" w:hAnsi="Arial" w:cs="Arial"/>
                <w:b/>
                <w:bCs/>
                <w:sz w:val="20"/>
                <w:szCs w:val="20"/>
              </w:rPr>
            </w:pPr>
            <w:ins w:id="3157" w:author="Miguel Centeno Muñoz" w:date="2014-07-27T13:13:00Z">
              <w:r w:rsidRPr="00D40919">
                <w:rPr>
                  <w:rFonts w:cstheme="minorBidi"/>
                  <w:color w:val="auto"/>
                  <w:rPrChange w:id="3158" w:author="Miguel Centeno Muñoz" w:date="2014-07-27T13:13:00Z">
                    <w:rPr>
                      <w:rStyle w:val="Hipervnculo"/>
                      <w:rFonts w:ascii="Arial" w:hAnsi="Arial" w:cs="Arial"/>
                      <w:b/>
                      <w:bCs/>
                      <w:sz w:val="20"/>
                      <w:szCs w:val="20"/>
                    </w:rPr>
                  </w:rPrChange>
                </w:rPr>
                <w:t>UC-0004</w:t>
              </w:r>
            </w:ins>
            <w:ins w:id="3159" w:author="Miguel Centeno Muñoz" w:date="2014-07-27T13:12:00Z">
              <w:r>
                <w:rPr>
                  <w:rFonts w:ascii="Arial" w:hAnsi="Arial" w:cs="Arial"/>
                  <w:b/>
                  <w:bCs/>
                  <w:sz w:val="20"/>
                  <w:szCs w:val="20"/>
                </w:rPr>
                <w:t xml:space="preserve"> </w:t>
              </w:r>
            </w:ins>
          </w:p>
        </w:tc>
        <w:tc>
          <w:tcPr>
            <w:tcW w:w="900" w:type="pct"/>
            <w:tcPrChange w:id="3160"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161" w:author="Miguel Centeno Muñoz" w:date="2014-07-27T13:18:00Z"/>
                <w:rFonts w:ascii="Arial" w:hAnsi="Arial" w:cs="Arial"/>
                <w:noProof/>
                <w:sz w:val="20"/>
                <w:szCs w:val="20"/>
                <w:lang w:eastAsia="es-ES"/>
              </w:rPr>
            </w:pPr>
            <w:ins w:id="3162" w:author="Miguel Centeno Muñoz" w:date="2014-07-30T23:42:00Z">
              <w:r>
                <w:rPr>
                  <w:rFonts w:ascii="Arial" w:hAnsi="Arial" w:cs="Arial"/>
                  <w:noProof/>
                  <w:color w:val="auto"/>
                  <w:sz w:val="20"/>
                  <w:szCs w:val="20"/>
                  <w:lang w:eastAsia="es-ES"/>
                  <w:rPrChange w:id="3163"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64"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165" w:author="Miguel Centeno Muñoz" w:date="2014-07-27T13:18:00Z"/>
                <w:rFonts w:ascii="Arial" w:hAnsi="Arial" w:cs="Arial"/>
                <w:noProof/>
                <w:sz w:val="20"/>
                <w:szCs w:val="20"/>
                <w:lang w:eastAsia="es-ES"/>
              </w:rPr>
            </w:pPr>
            <w:ins w:id="3166" w:author="Miguel Centeno Muñoz" w:date="2014-07-30T23:43:00Z">
              <w:r>
                <w:rPr>
                  <w:rFonts w:ascii="Arial" w:hAnsi="Arial" w:cs="Arial"/>
                  <w:noProof/>
                  <w:sz w:val="20"/>
                  <w:szCs w:val="20"/>
                  <w:lang w:eastAsia="es-ES"/>
                </w:rPr>
                <w:t>-</w:t>
              </w:r>
            </w:ins>
          </w:p>
        </w:tc>
        <w:tc>
          <w:tcPr>
            <w:tcW w:w="900" w:type="pct"/>
            <w:tcPrChange w:id="316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68" w:author="Miguel Centeno Muñoz" w:date="2014-07-27T13:18:00Z"/>
                <w:rFonts w:ascii="Arial" w:hAnsi="Arial" w:cs="Arial"/>
                <w:noProof/>
                <w:sz w:val="20"/>
                <w:szCs w:val="20"/>
                <w:lang w:eastAsia="es-ES"/>
              </w:rPr>
            </w:pPr>
            <w:ins w:id="3169" w:author="Miguel Centeno Muñoz" w:date="2014-07-27T13:18:00Z">
              <w:r>
                <w:rPr>
                  <w:rFonts w:ascii="Arial" w:hAnsi="Arial" w:cs="Arial"/>
                  <w:sz w:val="20"/>
                  <w:szCs w:val="20"/>
                </w:rPr>
                <w:t xml:space="preserve">- </w:t>
              </w:r>
            </w:ins>
          </w:p>
        </w:tc>
        <w:tc>
          <w:tcPr>
            <w:tcW w:w="900" w:type="pct"/>
            <w:tcPrChange w:id="317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71" w:author="Miguel Centeno Muñoz" w:date="2014-07-27T13:18:00Z"/>
                <w:rFonts w:ascii="Arial" w:hAnsi="Arial" w:cs="Arial"/>
                <w:noProof/>
                <w:sz w:val="20"/>
                <w:szCs w:val="20"/>
                <w:lang w:eastAsia="es-ES"/>
              </w:rPr>
            </w:pPr>
            <w:ins w:id="3172" w:author="Miguel Centeno Muñoz" w:date="2014-07-27T13:18:00Z">
              <w:r>
                <w:rPr>
                  <w:rFonts w:ascii="Arial" w:hAnsi="Arial" w:cs="Arial"/>
                  <w:sz w:val="20"/>
                  <w:szCs w:val="20"/>
                </w:rPr>
                <w:t xml:space="preserve">- </w:t>
              </w:r>
            </w:ins>
          </w:p>
        </w:tc>
        <w:tc>
          <w:tcPr>
            <w:tcW w:w="900" w:type="pct"/>
            <w:tcPrChange w:id="317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74" w:author="Miguel Centeno Muñoz" w:date="2014-07-27T13:18:00Z"/>
                <w:rFonts w:ascii="Arial" w:hAnsi="Arial" w:cs="Arial"/>
                <w:noProof/>
                <w:sz w:val="20"/>
                <w:szCs w:val="20"/>
                <w:lang w:eastAsia="es-ES"/>
              </w:rPr>
            </w:pPr>
            <w:ins w:id="3175"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17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77"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178" w:author="Miguel Centeno Muñoz" w:date="2014-07-27T13:12:00Z"/>
                <w:rFonts w:ascii="Arial" w:hAnsi="Arial" w:cs="Arial"/>
                <w:b/>
                <w:bCs/>
                <w:sz w:val="20"/>
                <w:szCs w:val="20"/>
              </w:rPr>
            </w:pPr>
            <w:ins w:id="3179" w:author="Miguel Centeno Muñoz" w:date="2014-07-27T13:13:00Z">
              <w:r w:rsidRPr="00D40919">
                <w:rPr>
                  <w:rFonts w:cstheme="minorBidi"/>
                  <w:color w:val="auto"/>
                  <w:rPrChange w:id="3180" w:author="Miguel Centeno Muñoz" w:date="2014-07-27T13:13:00Z">
                    <w:rPr>
                      <w:rStyle w:val="Hipervnculo"/>
                      <w:rFonts w:ascii="Arial" w:hAnsi="Arial" w:cs="Arial"/>
                      <w:b/>
                      <w:bCs/>
                      <w:sz w:val="20"/>
                      <w:szCs w:val="20"/>
                    </w:rPr>
                  </w:rPrChange>
                </w:rPr>
                <w:t>UC-0005</w:t>
              </w:r>
            </w:ins>
            <w:ins w:id="3181" w:author="Miguel Centeno Muñoz" w:date="2014-07-27T13:12:00Z">
              <w:r>
                <w:rPr>
                  <w:rFonts w:ascii="Arial" w:hAnsi="Arial" w:cs="Arial"/>
                  <w:b/>
                  <w:bCs/>
                  <w:sz w:val="20"/>
                  <w:szCs w:val="20"/>
                </w:rPr>
                <w:t xml:space="preserve"> </w:t>
              </w:r>
            </w:ins>
          </w:p>
        </w:tc>
        <w:tc>
          <w:tcPr>
            <w:tcW w:w="900" w:type="pct"/>
            <w:tcPrChange w:id="318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183" w:author="Miguel Centeno Muñoz" w:date="2014-07-27T13:18:00Z"/>
                <w:rFonts w:ascii="Arial" w:hAnsi="Arial" w:cs="Arial"/>
                <w:sz w:val="20"/>
                <w:szCs w:val="20"/>
              </w:rPr>
            </w:pPr>
            <w:ins w:id="3184" w:author="Miguel Centeno Muñoz" w:date="2014-07-30T23:42:00Z">
              <w:r>
                <w:rPr>
                  <w:rFonts w:ascii="Arial" w:hAnsi="Arial" w:cs="Arial"/>
                  <w:noProof/>
                  <w:color w:val="auto"/>
                  <w:sz w:val="20"/>
                  <w:szCs w:val="20"/>
                  <w:lang w:eastAsia="es-ES"/>
                  <w:rPrChange w:id="3185"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186" w:author="Miguel Centeno Muñoz" w:date="2014-07-27T13:18:00Z">
              <w:r w:rsidR="00AE0352">
                <w:rPr>
                  <w:rFonts w:ascii="Arial" w:hAnsi="Arial" w:cs="Arial"/>
                  <w:sz w:val="20"/>
                  <w:szCs w:val="20"/>
                </w:rPr>
                <w:t xml:space="preserve"> </w:t>
              </w:r>
            </w:ins>
          </w:p>
        </w:tc>
        <w:tc>
          <w:tcPr>
            <w:tcW w:w="900" w:type="pct"/>
            <w:tcPrChange w:id="318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188" w:author="Miguel Centeno Muñoz" w:date="2014-07-27T13:18:00Z"/>
                <w:rFonts w:ascii="Arial" w:hAnsi="Arial" w:cs="Arial"/>
                <w:sz w:val="20"/>
                <w:szCs w:val="20"/>
              </w:rPr>
            </w:pPr>
            <w:ins w:id="3189" w:author="Miguel Centeno Muñoz" w:date="2014-07-30T23:43:00Z">
              <w:r>
                <w:rPr>
                  <w:rFonts w:ascii="Arial" w:hAnsi="Arial" w:cs="Arial"/>
                  <w:sz w:val="20"/>
                  <w:szCs w:val="20"/>
                </w:rPr>
                <w:t>-</w:t>
              </w:r>
            </w:ins>
          </w:p>
        </w:tc>
        <w:tc>
          <w:tcPr>
            <w:tcW w:w="900" w:type="pct"/>
            <w:tcPrChange w:id="319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91" w:author="Miguel Centeno Muñoz" w:date="2014-07-27T13:18:00Z"/>
                <w:rFonts w:ascii="Arial" w:hAnsi="Arial" w:cs="Arial"/>
                <w:sz w:val="20"/>
                <w:szCs w:val="20"/>
              </w:rPr>
            </w:pPr>
            <w:ins w:id="3192" w:author="Miguel Centeno Muñoz" w:date="2014-07-27T13:18:00Z">
              <w:r>
                <w:rPr>
                  <w:rFonts w:ascii="Arial" w:hAnsi="Arial" w:cs="Arial"/>
                  <w:sz w:val="20"/>
                  <w:szCs w:val="20"/>
                </w:rPr>
                <w:t xml:space="preserve">- </w:t>
              </w:r>
            </w:ins>
          </w:p>
        </w:tc>
        <w:tc>
          <w:tcPr>
            <w:tcW w:w="900" w:type="pct"/>
            <w:tcPrChange w:id="319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94" w:author="Miguel Centeno Muñoz" w:date="2014-07-27T13:18:00Z"/>
                <w:rFonts w:ascii="Arial" w:hAnsi="Arial" w:cs="Arial"/>
                <w:sz w:val="20"/>
                <w:szCs w:val="20"/>
              </w:rPr>
            </w:pPr>
            <w:ins w:id="3195" w:author="Miguel Centeno Muñoz" w:date="2014-07-27T13:18:00Z">
              <w:r>
                <w:rPr>
                  <w:rFonts w:ascii="Arial" w:hAnsi="Arial" w:cs="Arial"/>
                  <w:sz w:val="20"/>
                  <w:szCs w:val="20"/>
                </w:rPr>
                <w:t xml:space="preserve">- </w:t>
              </w:r>
            </w:ins>
          </w:p>
        </w:tc>
        <w:tc>
          <w:tcPr>
            <w:tcW w:w="900" w:type="pct"/>
            <w:tcPrChange w:id="319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97" w:author="Miguel Centeno Muñoz" w:date="2014-07-27T13:18:00Z"/>
                <w:rFonts w:ascii="Arial" w:hAnsi="Arial" w:cs="Arial"/>
                <w:sz w:val="20"/>
                <w:szCs w:val="20"/>
              </w:rPr>
            </w:pPr>
            <w:ins w:id="3198" w:author="Miguel Centeno Muñoz" w:date="2014-07-27T13:18:00Z">
              <w:r>
                <w:rPr>
                  <w:rFonts w:ascii="Arial" w:hAnsi="Arial" w:cs="Arial"/>
                  <w:sz w:val="20"/>
                  <w:szCs w:val="20"/>
                </w:rPr>
                <w:t xml:space="preserve">- </w:t>
              </w:r>
            </w:ins>
          </w:p>
        </w:tc>
      </w:tr>
      <w:tr w:rsidR="00AE0352" w:rsidTr="004B7C4A">
        <w:trPr>
          <w:ins w:id="319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00" w:author="Miguel Centeno Muñoz" w:date="2014-07-30T23:42:00Z">
              <w:tcPr>
                <w:tcW w:w="500" w:type="pct"/>
                <w:hideMark/>
              </w:tcPr>
            </w:tcPrChange>
          </w:tcPr>
          <w:p w:rsidR="00AE0352" w:rsidRDefault="00AE0352">
            <w:pPr>
              <w:rPr>
                <w:ins w:id="3201" w:author="Miguel Centeno Muñoz" w:date="2014-07-27T13:12:00Z"/>
                <w:rFonts w:ascii="Arial" w:hAnsi="Arial" w:cs="Arial"/>
                <w:b/>
                <w:bCs/>
                <w:sz w:val="20"/>
                <w:szCs w:val="20"/>
              </w:rPr>
            </w:pPr>
            <w:ins w:id="3202" w:author="Miguel Centeno Muñoz" w:date="2014-07-27T13:13:00Z">
              <w:r w:rsidRPr="00D40919">
                <w:rPr>
                  <w:rFonts w:cstheme="minorBidi"/>
                  <w:color w:val="auto"/>
                  <w:rPrChange w:id="3203" w:author="Miguel Centeno Muñoz" w:date="2014-07-27T13:13:00Z">
                    <w:rPr>
                      <w:rStyle w:val="Hipervnculo"/>
                      <w:rFonts w:ascii="Arial" w:hAnsi="Arial" w:cs="Arial"/>
                      <w:b/>
                      <w:bCs/>
                      <w:sz w:val="20"/>
                      <w:szCs w:val="20"/>
                    </w:rPr>
                  </w:rPrChange>
                </w:rPr>
                <w:t>UC-0006</w:t>
              </w:r>
            </w:ins>
            <w:ins w:id="3204" w:author="Miguel Centeno Muñoz" w:date="2014-07-27T13:12:00Z">
              <w:r>
                <w:rPr>
                  <w:rFonts w:ascii="Arial" w:hAnsi="Arial" w:cs="Arial"/>
                  <w:b/>
                  <w:bCs/>
                  <w:sz w:val="20"/>
                  <w:szCs w:val="20"/>
                </w:rPr>
                <w:t xml:space="preserve"> </w:t>
              </w:r>
            </w:ins>
          </w:p>
        </w:tc>
        <w:tc>
          <w:tcPr>
            <w:tcW w:w="900" w:type="pct"/>
            <w:tcPrChange w:id="320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06" w:author="Miguel Centeno Muñoz" w:date="2014-07-27T13:18:00Z"/>
                <w:rFonts w:ascii="Arial" w:hAnsi="Arial" w:cs="Arial"/>
                <w:sz w:val="20"/>
                <w:szCs w:val="20"/>
              </w:rPr>
            </w:pPr>
            <w:ins w:id="3207" w:author="Miguel Centeno Muñoz" w:date="2014-07-27T13:18:00Z">
              <w:r>
                <w:rPr>
                  <w:rFonts w:ascii="Arial" w:hAnsi="Arial" w:cs="Arial"/>
                  <w:sz w:val="20"/>
                  <w:szCs w:val="20"/>
                </w:rPr>
                <w:t xml:space="preserve">- </w:t>
              </w:r>
            </w:ins>
          </w:p>
        </w:tc>
        <w:tc>
          <w:tcPr>
            <w:tcW w:w="900" w:type="pct"/>
            <w:tcPrChange w:id="320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09" w:author="Miguel Centeno Muñoz" w:date="2014-07-27T13:18:00Z"/>
                <w:rFonts w:ascii="Arial" w:hAnsi="Arial" w:cs="Arial"/>
                <w:sz w:val="20"/>
                <w:szCs w:val="20"/>
              </w:rPr>
            </w:pPr>
            <w:ins w:id="3210" w:author="Miguel Centeno Muñoz" w:date="2014-07-27T13:18:00Z">
              <w:r>
                <w:rPr>
                  <w:rFonts w:ascii="Arial" w:hAnsi="Arial" w:cs="Arial"/>
                  <w:noProof/>
                  <w:color w:val="auto"/>
                  <w:sz w:val="20"/>
                  <w:szCs w:val="20"/>
                  <w:lang w:eastAsia="es-ES"/>
                  <w:rPrChange w:id="3211"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1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3" w:author="Miguel Centeno Muñoz" w:date="2014-07-27T13:18:00Z"/>
                <w:rFonts w:ascii="Arial" w:hAnsi="Arial" w:cs="Arial"/>
                <w:sz w:val="20"/>
                <w:szCs w:val="20"/>
              </w:rPr>
            </w:pPr>
            <w:ins w:id="3214" w:author="Miguel Centeno Muñoz" w:date="2014-07-27T13:18:00Z">
              <w:r>
                <w:rPr>
                  <w:rFonts w:ascii="Arial" w:hAnsi="Arial" w:cs="Arial"/>
                  <w:sz w:val="20"/>
                  <w:szCs w:val="20"/>
                </w:rPr>
                <w:t xml:space="preserve">- </w:t>
              </w:r>
            </w:ins>
          </w:p>
        </w:tc>
        <w:tc>
          <w:tcPr>
            <w:tcW w:w="900" w:type="pct"/>
            <w:tcPrChange w:id="321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6" w:author="Miguel Centeno Muñoz" w:date="2014-07-27T13:18:00Z"/>
                <w:rFonts w:ascii="Arial" w:hAnsi="Arial" w:cs="Arial"/>
                <w:sz w:val="20"/>
                <w:szCs w:val="20"/>
              </w:rPr>
            </w:pPr>
            <w:ins w:id="3217" w:author="Miguel Centeno Muñoz" w:date="2014-07-27T13:18:00Z">
              <w:r>
                <w:rPr>
                  <w:rFonts w:ascii="Arial" w:hAnsi="Arial" w:cs="Arial"/>
                  <w:sz w:val="20"/>
                  <w:szCs w:val="20"/>
                </w:rPr>
                <w:t xml:space="preserve">- </w:t>
              </w:r>
            </w:ins>
          </w:p>
        </w:tc>
        <w:tc>
          <w:tcPr>
            <w:tcW w:w="900" w:type="pct"/>
            <w:tcPrChange w:id="321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9" w:author="Miguel Centeno Muñoz" w:date="2014-07-27T13:18:00Z"/>
                <w:rFonts w:ascii="Arial" w:hAnsi="Arial" w:cs="Arial"/>
                <w:sz w:val="20"/>
                <w:szCs w:val="20"/>
              </w:rPr>
            </w:pPr>
            <w:ins w:id="3220"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2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22"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23" w:author="Miguel Centeno Muñoz" w:date="2014-07-27T13:12:00Z"/>
                <w:rFonts w:ascii="Arial" w:hAnsi="Arial" w:cs="Arial"/>
                <w:b/>
                <w:bCs/>
                <w:sz w:val="20"/>
                <w:szCs w:val="20"/>
              </w:rPr>
            </w:pPr>
            <w:ins w:id="3224" w:author="Miguel Centeno Muñoz" w:date="2014-07-27T13:13:00Z">
              <w:r w:rsidRPr="00D40919">
                <w:rPr>
                  <w:rFonts w:cstheme="minorBidi"/>
                  <w:color w:val="auto"/>
                  <w:rPrChange w:id="3225" w:author="Miguel Centeno Muñoz" w:date="2014-07-27T13:13:00Z">
                    <w:rPr>
                      <w:rStyle w:val="Hipervnculo"/>
                      <w:rFonts w:ascii="Arial" w:hAnsi="Arial" w:cs="Arial"/>
                      <w:b/>
                      <w:bCs/>
                      <w:sz w:val="20"/>
                      <w:szCs w:val="20"/>
                    </w:rPr>
                  </w:rPrChange>
                </w:rPr>
                <w:t>UC-0007</w:t>
              </w:r>
            </w:ins>
            <w:ins w:id="3226" w:author="Miguel Centeno Muñoz" w:date="2014-07-27T13:12:00Z">
              <w:r>
                <w:rPr>
                  <w:rFonts w:ascii="Arial" w:hAnsi="Arial" w:cs="Arial"/>
                  <w:b/>
                  <w:bCs/>
                  <w:sz w:val="20"/>
                  <w:szCs w:val="20"/>
                </w:rPr>
                <w:t xml:space="preserve"> </w:t>
              </w:r>
            </w:ins>
          </w:p>
        </w:tc>
        <w:tc>
          <w:tcPr>
            <w:tcW w:w="900" w:type="pct"/>
            <w:tcPrChange w:id="322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28" w:author="Miguel Centeno Muñoz" w:date="2014-07-27T13:18:00Z"/>
                <w:rFonts w:ascii="Arial" w:hAnsi="Arial" w:cs="Arial"/>
                <w:sz w:val="20"/>
                <w:szCs w:val="20"/>
              </w:rPr>
            </w:pPr>
            <w:ins w:id="3229" w:author="Miguel Centeno Muñoz" w:date="2014-07-27T13:18:00Z">
              <w:r>
                <w:rPr>
                  <w:rFonts w:ascii="Arial" w:hAnsi="Arial" w:cs="Arial"/>
                  <w:sz w:val="20"/>
                  <w:szCs w:val="20"/>
                </w:rPr>
                <w:t xml:space="preserve">- </w:t>
              </w:r>
            </w:ins>
          </w:p>
        </w:tc>
        <w:tc>
          <w:tcPr>
            <w:tcW w:w="900" w:type="pct"/>
            <w:tcPrChange w:id="323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31" w:author="Miguel Centeno Muñoz" w:date="2014-07-27T13:18:00Z"/>
                <w:rFonts w:ascii="Arial" w:hAnsi="Arial" w:cs="Arial"/>
                <w:sz w:val="20"/>
                <w:szCs w:val="20"/>
              </w:rPr>
            </w:pPr>
            <w:ins w:id="3232" w:author="Miguel Centeno Muñoz" w:date="2014-07-30T23:43:00Z">
              <w:r>
                <w:rPr>
                  <w:rFonts w:ascii="Arial" w:hAnsi="Arial" w:cs="Arial"/>
                  <w:noProof/>
                  <w:color w:val="auto"/>
                  <w:sz w:val="20"/>
                  <w:szCs w:val="20"/>
                  <w:lang w:eastAsia="es-ES"/>
                  <w:rPrChange w:id="3233"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34" w:author="Miguel Centeno Muñoz" w:date="2014-07-27T13:18:00Z">
              <w:r w:rsidR="00AE0352">
                <w:rPr>
                  <w:rFonts w:ascii="Arial" w:hAnsi="Arial" w:cs="Arial"/>
                  <w:sz w:val="20"/>
                  <w:szCs w:val="20"/>
                </w:rPr>
                <w:t xml:space="preserve"> </w:t>
              </w:r>
            </w:ins>
          </w:p>
        </w:tc>
        <w:tc>
          <w:tcPr>
            <w:tcW w:w="900" w:type="pct"/>
            <w:tcPrChange w:id="323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36" w:author="Miguel Centeno Muñoz" w:date="2014-07-27T13:18:00Z"/>
                <w:rFonts w:ascii="Arial" w:hAnsi="Arial" w:cs="Arial"/>
                <w:sz w:val="20"/>
                <w:szCs w:val="20"/>
              </w:rPr>
            </w:pPr>
            <w:ins w:id="3237" w:author="Miguel Centeno Muñoz" w:date="2014-07-27T13:18:00Z">
              <w:r>
                <w:rPr>
                  <w:rFonts w:ascii="Arial" w:hAnsi="Arial" w:cs="Arial"/>
                  <w:sz w:val="20"/>
                  <w:szCs w:val="20"/>
                </w:rPr>
                <w:t xml:space="preserve">- </w:t>
              </w:r>
            </w:ins>
          </w:p>
        </w:tc>
        <w:tc>
          <w:tcPr>
            <w:tcW w:w="900" w:type="pct"/>
            <w:tcPrChange w:id="323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39" w:author="Miguel Centeno Muñoz" w:date="2014-07-27T13:18:00Z"/>
                <w:rFonts w:ascii="Arial" w:hAnsi="Arial" w:cs="Arial"/>
                <w:sz w:val="20"/>
                <w:szCs w:val="20"/>
              </w:rPr>
            </w:pPr>
            <w:ins w:id="3240" w:author="Miguel Centeno Muñoz" w:date="2014-07-27T13:18:00Z">
              <w:r>
                <w:rPr>
                  <w:rFonts w:ascii="Arial" w:hAnsi="Arial" w:cs="Arial"/>
                  <w:sz w:val="20"/>
                  <w:szCs w:val="20"/>
                </w:rPr>
                <w:t xml:space="preserve">- </w:t>
              </w:r>
            </w:ins>
          </w:p>
        </w:tc>
        <w:tc>
          <w:tcPr>
            <w:tcW w:w="900" w:type="pct"/>
            <w:tcPrChange w:id="324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42" w:author="Miguel Centeno Muñoz" w:date="2014-07-27T13:18:00Z"/>
                <w:rFonts w:ascii="Arial" w:hAnsi="Arial" w:cs="Arial"/>
                <w:sz w:val="20"/>
                <w:szCs w:val="20"/>
              </w:rPr>
            </w:pPr>
            <w:ins w:id="3243" w:author="Miguel Centeno Muñoz" w:date="2014-07-27T13:18:00Z">
              <w:r>
                <w:rPr>
                  <w:rFonts w:ascii="Arial" w:hAnsi="Arial" w:cs="Arial"/>
                  <w:sz w:val="20"/>
                  <w:szCs w:val="20"/>
                </w:rPr>
                <w:t xml:space="preserve">- </w:t>
              </w:r>
            </w:ins>
          </w:p>
        </w:tc>
      </w:tr>
      <w:tr w:rsidR="00AE0352" w:rsidTr="004B7C4A">
        <w:trPr>
          <w:ins w:id="324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45" w:author="Miguel Centeno Muñoz" w:date="2014-07-30T23:42:00Z">
              <w:tcPr>
                <w:tcW w:w="500" w:type="pct"/>
                <w:hideMark/>
              </w:tcPr>
            </w:tcPrChange>
          </w:tcPr>
          <w:p w:rsidR="00AE0352" w:rsidRDefault="00AE0352">
            <w:pPr>
              <w:rPr>
                <w:ins w:id="3246" w:author="Miguel Centeno Muñoz" w:date="2014-07-27T13:12:00Z"/>
                <w:rFonts w:ascii="Arial" w:hAnsi="Arial" w:cs="Arial"/>
                <w:b/>
                <w:bCs/>
                <w:sz w:val="20"/>
                <w:szCs w:val="20"/>
              </w:rPr>
            </w:pPr>
            <w:ins w:id="3247" w:author="Miguel Centeno Muñoz" w:date="2014-07-27T13:13:00Z">
              <w:r w:rsidRPr="00D40919">
                <w:rPr>
                  <w:rFonts w:cstheme="minorBidi"/>
                  <w:color w:val="auto"/>
                  <w:rPrChange w:id="3248" w:author="Miguel Centeno Muñoz" w:date="2014-07-27T13:13:00Z">
                    <w:rPr>
                      <w:rStyle w:val="Hipervnculo"/>
                      <w:rFonts w:ascii="Arial" w:hAnsi="Arial" w:cs="Arial"/>
                      <w:b/>
                      <w:bCs/>
                      <w:sz w:val="20"/>
                      <w:szCs w:val="20"/>
                    </w:rPr>
                  </w:rPrChange>
                </w:rPr>
                <w:t>UC-0008</w:t>
              </w:r>
            </w:ins>
            <w:ins w:id="3249" w:author="Miguel Centeno Muñoz" w:date="2014-07-27T13:12:00Z">
              <w:r>
                <w:rPr>
                  <w:rFonts w:ascii="Arial" w:hAnsi="Arial" w:cs="Arial"/>
                  <w:b/>
                  <w:bCs/>
                  <w:sz w:val="20"/>
                  <w:szCs w:val="20"/>
                </w:rPr>
                <w:t xml:space="preserve"> </w:t>
              </w:r>
            </w:ins>
          </w:p>
        </w:tc>
        <w:tc>
          <w:tcPr>
            <w:tcW w:w="900" w:type="pct"/>
            <w:tcPrChange w:id="325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1" w:author="Miguel Centeno Muñoz" w:date="2014-07-27T13:18:00Z"/>
                <w:rFonts w:ascii="Arial" w:hAnsi="Arial" w:cs="Arial"/>
                <w:sz w:val="20"/>
                <w:szCs w:val="20"/>
              </w:rPr>
            </w:pPr>
            <w:ins w:id="3252" w:author="Miguel Centeno Muñoz" w:date="2014-07-27T13:18:00Z">
              <w:r>
                <w:rPr>
                  <w:rFonts w:ascii="Arial" w:hAnsi="Arial" w:cs="Arial"/>
                  <w:sz w:val="20"/>
                  <w:szCs w:val="20"/>
                </w:rPr>
                <w:t xml:space="preserve">- </w:t>
              </w:r>
            </w:ins>
          </w:p>
        </w:tc>
        <w:tc>
          <w:tcPr>
            <w:tcW w:w="900" w:type="pct"/>
            <w:tcPrChange w:id="3253"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54" w:author="Miguel Centeno Muñoz" w:date="2014-07-27T13:18:00Z"/>
                <w:rFonts w:ascii="Arial" w:hAnsi="Arial" w:cs="Arial"/>
                <w:sz w:val="20"/>
                <w:szCs w:val="20"/>
              </w:rPr>
            </w:pPr>
            <w:ins w:id="3255" w:author="Miguel Centeno Muñoz" w:date="2014-07-30T23:43:00Z">
              <w:r>
                <w:rPr>
                  <w:rFonts w:ascii="Arial" w:hAnsi="Arial" w:cs="Arial"/>
                  <w:noProof/>
                  <w:color w:val="auto"/>
                  <w:sz w:val="20"/>
                  <w:szCs w:val="20"/>
                  <w:lang w:eastAsia="es-ES"/>
                  <w:rPrChange w:id="3256"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57" w:author="Miguel Centeno Muñoz" w:date="2014-07-27T13:18:00Z">
              <w:r w:rsidR="00AE0352">
                <w:rPr>
                  <w:rFonts w:ascii="Arial" w:hAnsi="Arial" w:cs="Arial"/>
                  <w:sz w:val="20"/>
                  <w:szCs w:val="20"/>
                </w:rPr>
                <w:t xml:space="preserve"> </w:t>
              </w:r>
            </w:ins>
          </w:p>
        </w:tc>
        <w:tc>
          <w:tcPr>
            <w:tcW w:w="900" w:type="pct"/>
            <w:tcPrChange w:id="325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9" w:author="Miguel Centeno Muñoz" w:date="2014-07-27T13:18:00Z"/>
                <w:rFonts w:ascii="Arial" w:hAnsi="Arial" w:cs="Arial"/>
                <w:sz w:val="20"/>
                <w:szCs w:val="20"/>
              </w:rPr>
            </w:pPr>
            <w:ins w:id="3260" w:author="Miguel Centeno Muñoz" w:date="2014-07-27T13:18:00Z">
              <w:r>
                <w:rPr>
                  <w:rFonts w:ascii="Arial" w:hAnsi="Arial" w:cs="Arial"/>
                  <w:sz w:val="20"/>
                  <w:szCs w:val="20"/>
                </w:rPr>
                <w:t xml:space="preserve">- </w:t>
              </w:r>
            </w:ins>
          </w:p>
        </w:tc>
        <w:tc>
          <w:tcPr>
            <w:tcW w:w="900" w:type="pct"/>
            <w:tcPrChange w:id="326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62" w:author="Miguel Centeno Muñoz" w:date="2014-07-27T13:18:00Z"/>
                <w:rFonts w:ascii="Arial" w:hAnsi="Arial" w:cs="Arial"/>
                <w:sz w:val="20"/>
                <w:szCs w:val="20"/>
              </w:rPr>
            </w:pPr>
            <w:ins w:id="3263" w:author="Miguel Centeno Muñoz" w:date="2014-07-27T13:18:00Z">
              <w:r>
                <w:rPr>
                  <w:rFonts w:ascii="Arial" w:hAnsi="Arial" w:cs="Arial"/>
                  <w:sz w:val="20"/>
                  <w:szCs w:val="20"/>
                </w:rPr>
                <w:t xml:space="preserve">- </w:t>
              </w:r>
            </w:ins>
          </w:p>
        </w:tc>
        <w:tc>
          <w:tcPr>
            <w:tcW w:w="900" w:type="pct"/>
            <w:tcPrChange w:id="326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65" w:author="Miguel Centeno Muñoz" w:date="2014-07-27T13:18:00Z"/>
                <w:rFonts w:ascii="Arial" w:hAnsi="Arial" w:cs="Arial"/>
                <w:sz w:val="20"/>
                <w:szCs w:val="20"/>
              </w:rPr>
            </w:pPr>
            <w:ins w:id="3266"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6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6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69" w:author="Miguel Centeno Muñoz" w:date="2014-07-27T13:12:00Z"/>
                <w:rFonts w:ascii="Arial" w:hAnsi="Arial" w:cs="Arial"/>
                <w:b/>
                <w:bCs/>
                <w:sz w:val="20"/>
                <w:szCs w:val="20"/>
              </w:rPr>
            </w:pPr>
            <w:ins w:id="3270" w:author="Miguel Centeno Muñoz" w:date="2014-07-27T13:13:00Z">
              <w:r w:rsidRPr="00D40919">
                <w:rPr>
                  <w:rFonts w:cstheme="minorBidi"/>
                  <w:color w:val="auto"/>
                  <w:rPrChange w:id="3271" w:author="Miguel Centeno Muñoz" w:date="2014-07-27T13:13:00Z">
                    <w:rPr>
                      <w:rStyle w:val="Hipervnculo"/>
                      <w:rFonts w:ascii="Arial" w:hAnsi="Arial" w:cs="Arial"/>
                      <w:b/>
                      <w:bCs/>
                      <w:sz w:val="20"/>
                      <w:szCs w:val="20"/>
                    </w:rPr>
                  </w:rPrChange>
                </w:rPr>
                <w:t>UC-0009</w:t>
              </w:r>
            </w:ins>
            <w:ins w:id="3272" w:author="Miguel Centeno Muñoz" w:date="2014-07-27T13:12:00Z">
              <w:r>
                <w:rPr>
                  <w:rFonts w:ascii="Arial" w:hAnsi="Arial" w:cs="Arial"/>
                  <w:b/>
                  <w:bCs/>
                  <w:sz w:val="20"/>
                  <w:szCs w:val="20"/>
                </w:rPr>
                <w:t xml:space="preserve"> </w:t>
              </w:r>
            </w:ins>
          </w:p>
        </w:tc>
        <w:tc>
          <w:tcPr>
            <w:tcW w:w="900" w:type="pct"/>
            <w:tcPrChange w:id="327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74" w:author="Miguel Centeno Muñoz" w:date="2014-07-27T13:18:00Z"/>
                <w:rFonts w:ascii="Arial" w:hAnsi="Arial" w:cs="Arial"/>
                <w:sz w:val="20"/>
                <w:szCs w:val="20"/>
              </w:rPr>
            </w:pPr>
            <w:ins w:id="3275" w:author="Miguel Centeno Muñoz" w:date="2014-07-30T23:42:00Z">
              <w:r>
                <w:rPr>
                  <w:rFonts w:ascii="Arial" w:hAnsi="Arial" w:cs="Arial"/>
                  <w:sz w:val="20"/>
                  <w:szCs w:val="20"/>
                </w:rPr>
                <w:t>-</w:t>
              </w:r>
            </w:ins>
          </w:p>
        </w:tc>
        <w:tc>
          <w:tcPr>
            <w:tcW w:w="900" w:type="pct"/>
            <w:tcPrChange w:id="327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77" w:author="Miguel Centeno Muñoz" w:date="2014-07-27T13:18:00Z"/>
                <w:rFonts w:ascii="Arial" w:hAnsi="Arial" w:cs="Arial"/>
                <w:sz w:val="20"/>
                <w:szCs w:val="20"/>
              </w:rPr>
            </w:pPr>
            <w:ins w:id="3278" w:author="Miguel Centeno Muñoz" w:date="2014-07-27T13:18:00Z">
              <w:r>
                <w:rPr>
                  <w:rFonts w:ascii="Arial" w:hAnsi="Arial" w:cs="Arial"/>
                  <w:sz w:val="20"/>
                  <w:szCs w:val="20"/>
                </w:rPr>
                <w:t xml:space="preserve">- </w:t>
              </w:r>
            </w:ins>
          </w:p>
        </w:tc>
        <w:tc>
          <w:tcPr>
            <w:tcW w:w="900" w:type="pct"/>
            <w:tcPrChange w:id="327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80" w:author="Miguel Centeno Muñoz" w:date="2014-07-27T13:18:00Z"/>
                <w:rFonts w:ascii="Arial" w:hAnsi="Arial" w:cs="Arial"/>
                <w:sz w:val="20"/>
                <w:szCs w:val="20"/>
              </w:rPr>
            </w:pPr>
            <w:ins w:id="3281" w:author="Miguel Centeno Muñoz" w:date="2014-07-30T23:43:00Z">
              <w:r>
                <w:rPr>
                  <w:rFonts w:ascii="Arial" w:hAnsi="Arial" w:cs="Arial"/>
                  <w:noProof/>
                  <w:color w:val="auto"/>
                  <w:sz w:val="20"/>
                  <w:szCs w:val="20"/>
                  <w:lang w:eastAsia="es-ES"/>
                  <w:rPrChange w:id="3282"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83" w:author="Miguel Centeno Muñoz" w:date="2014-07-27T13:18:00Z">
              <w:r w:rsidR="00AE0352">
                <w:rPr>
                  <w:rFonts w:ascii="Arial" w:hAnsi="Arial" w:cs="Arial"/>
                  <w:sz w:val="20"/>
                  <w:szCs w:val="20"/>
                </w:rPr>
                <w:t xml:space="preserve"> </w:t>
              </w:r>
            </w:ins>
          </w:p>
        </w:tc>
        <w:tc>
          <w:tcPr>
            <w:tcW w:w="900" w:type="pct"/>
            <w:tcPrChange w:id="328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85" w:author="Miguel Centeno Muñoz" w:date="2014-07-27T13:18:00Z"/>
                <w:rFonts w:ascii="Arial" w:hAnsi="Arial" w:cs="Arial"/>
                <w:sz w:val="20"/>
                <w:szCs w:val="20"/>
              </w:rPr>
            </w:pPr>
            <w:ins w:id="3286" w:author="Miguel Centeno Muñoz" w:date="2014-07-27T13:18:00Z">
              <w:r>
                <w:rPr>
                  <w:rFonts w:ascii="Arial" w:hAnsi="Arial" w:cs="Arial"/>
                  <w:sz w:val="20"/>
                  <w:szCs w:val="20"/>
                </w:rPr>
                <w:t xml:space="preserve">- </w:t>
              </w:r>
            </w:ins>
          </w:p>
        </w:tc>
        <w:tc>
          <w:tcPr>
            <w:tcW w:w="900" w:type="pct"/>
            <w:tcPrChange w:id="328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88" w:author="Miguel Centeno Muñoz" w:date="2014-07-27T13:18:00Z"/>
                <w:rFonts w:ascii="Arial" w:hAnsi="Arial" w:cs="Arial"/>
                <w:sz w:val="20"/>
                <w:szCs w:val="20"/>
              </w:rPr>
            </w:pPr>
            <w:ins w:id="3289" w:author="Miguel Centeno Muñoz" w:date="2014-07-30T23:43:00Z">
              <w:r>
                <w:rPr>
                  <w:rFonts w:ascii="Arial" w:hAnsi="Arial" w:cs="Arial"/>
                  <w:sz w:val="20"/>
                  <w:szCs w:val="20"/>
                </w:rPr>
                <w:t>-</w:t>
              </w:r>
            </w:ins>
          </w:p>
        </w:tc>
      </w:tr>
      <w:tr w:rsidR="00AE0352" w:rsidTr="004B7C4A">
        <w:trPr>
          <w:ins w:id="329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91" w:author="Miguel Centeno Muñoz" w:date="2014-07-30T23:42:00Z">
              <w:tcPr>
                <w:tcW w:w="500" w:type="pct"/>
                <w:hideMark/>
              </w:tcPr>
            </w:tcPrChange>
          </w:tcPr>
          <w:p w:rsidR="00AE0352" w:rsidRDefault="00AE0352">
            <w:pPr>
              <w:rPr>
                <w:ins w:id="3292" w:author="Miguel Centeno Muñoz" w:date="2014-07-27T13:12:00Z"/>
                <w:rFonts w:ascii="Arial" w:hAnsi="Arial" w:cs="Arial"/>
                <w:b/>
                <w:bCs/>
                <w:sz w:val="20"/>
                <w:szCs w:val="20"/>
              </w:rPr>
            </w:pPr>
            <w:ins w:id="3293" w:author="Miguel Centeno Muñoz" w:date="2014-07-27T13:13:00Z">
              <w:r w:rsidRPr="00D40919">
                <w:rPr>
                  <w:rFonts w:cstheme="minorBidi"/>
                  <w:color w:val="auto"/>
                  <w:rPrChange w:id="3294" w:author="Miguel Centeno Muñoz" w:date="2014-07-27T13:13:00Z">
                    <w:rPr>
                      <w:rStyle w:val="Hipervnculo"/>
                      <w:rFonts w:ascii="Arial" w:hAnsi="Arial" w:cs="Arial"/>
                      <w:b/>
                      <w:bCs/>
                      <w:sz w:val="20"/>
                      <w:szCs w:val="20"/>
                    </w:rPr>
                  </w:rPrChange>
                </w:rPr>
                <w:t>UC-0010</w:t>
              </w:r>
            </w:ins>
            <w:ins w:id="3295" w:author="Miguel Centeno Muñoz" w:date="2014-07-27T13:12:00Z">
              <w:r>
                <w:rPr>
                  <w:rFonts w:ascii="Arial" w:hAnsi="Arial" w:cs="Arial"/>
                  <w:b/>
                  <w:bCs/>
                  <w:sz w:val="20"/>
                  <w:szCs w:val="20"/>
                </w:rPr>
                <w:t xml:space="preserve"> </w:t>
              </w:r>
            </w:ins>
          </w:p>
        </w:tc>
        <w:tc>
          <w:tcPr>
            <w:tcW w:w="900" w:type="pct"/>
            <w:tcPrChange w:id="329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97" w:author="Miguel Centeno Muñoz" w:date="2014-07-27T13:18:00Z"/>
                <w:rFonts w:ascii="Arial" w:hAnsi="Arial" w:cs="Arial"/>
                <w:sz w:val="20"/>
                <w:szCs w:val="20"/>
              </w:rPr>
            </w:pPr>
            <w:ins w:id="3298" w:author="Miguel Centeno Muñoz" w:date="2014-07-30T23:42:00Z">
              <w:r>
                <w:rPr>
                  <w:rFonts w:ascii="Arial" w:hAnsi="Arial" w:cs="Arial"/>
                  <w:sz w:val="20"/>
                  <w:szCs w:val="20"/>
                </w:rPr>
                <w:t>-</w:t>
              </w:r>
            </w:ins>
          </w:p>
        </w:tc>
        <w:tc>
          <w:tcPr>
            <w:tcW w:w="900" w:type="pct"/>
            <w:tcPrChange w:id="329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00" w:author="Miguel Centeno Muñoz" w:date="2014-07-27T13:18:00Z"/>
                <w:rFonts w:ascii="Arial" w:hAnsi="Arial" w:cs="Arial"/>
                <w:sz w:val="20"/>
                <w:szCs w:val="20"/>
              </w:rPr>
            </w:pPr>
            <w:ins w:id="3301" w:author="Miguel Centeno Muñoz" w:date="2014-07-27T13:18:00Z">
              <w:r>
                <w:rPr>
                  <w:rFonts w:ascii="Arial" w:hAnsi="Arial" w:cs="Arial"/>
                  <w:sz w:val="20"/>
                  <w:szCs w:val="20"/>
                </w:rPr>
                <w:t xml:space="preserve">- </w:t>
              </w:r>
            </w:ins>
          </w:p>
        </w:tc>
        <w:tc>
          <w:tcPr>
            <w:tcW w:w="900" w:type="pct"/>
            <w:tcPrChange w:id="330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303" w:author="Miguel Centeno Muñoz" w:date="2014-07-27T13:18:00Z"/>
                <w:rFonts w:ascii="Arial" w:hAnsi="Arial" w:cs="Arial"/>
                <w:sz w:val="20"/>
                <w:szCs w:val="20"/>
              </w:rPr>
            </w:pPr>
            <w:ins w:id="3304" w:author="Miguel Centeno Muñoz" w:date="2014-07-30T23:43:00Z">
              <w:r>
                <w:rPr>
                  <w:rFonts w:ascii="Arial" w:hAnsi="Arial" w:cs="Arial"/>
                  <w:sz w:val="20"/>
                  <w:szCs w:val="20"/>
                </w:rPr>
                <w:t>-</w:t>
              </w:r>
            </w:ins>
          </w:p>
        </w:tc>
        <w:tc>
          <w:tcPr>
            <w:tcW w:w="900" w:type="pct"/>
            <w:tcPrChange w:id="3305" w:author="Miguel Centeno Muñoz" w:date="2014-07-30T23:42:00Z">
              <w:tcPr>
                <w:tcW w:w="500" w:type="pct"/>
              </w:tcPr>
            </w:tcPrChange>
          </w:tcPr>
          <w:p w:rsidR="00AE0352" w:rsidRDefault="004B7C4A" w:rsidP="004B7C4A">
            <w:pPr>
              <w:jc w:val="center"/>
              <w:cnfStyle w:val="000000000000" w:firstRow="0" w:lastRow="0" w:firstColumn="0" w:lastColumn="0" w:oddVBand="0" w:evenVBand="0" w:oddHBand="0" w:evenHBand="0" w:firstRowFirstColumn="0" w:firstRowLastColumn="0" w:lastRowFirstColumn="0" w:lastRowLastColumn="0"/>
              <w:rPr>
                <w:ins w:id="3306" w:author="Miguel Centeno Muñoz" w:date="2014-07-27T13:18:00Z"/>
                <w:rFonts w:ascii="Arial" w:hAnsi="Arial" w:cs="Arial"/>
                <w:sz w:val="20"/>
                <w:szCs w:val="20"/>
              </w:rPr>
              <w:pPrChange w:id="3307" w:author="Miguel Centeno Muñoz" w:date="2014-07-30T23:43:00Z">
                <w:pPr>
                  <w:jc w:val="center"/>
                  <w:cnfStyle w:val="000000000000" w:firstRow="0" w:lastRow="0" w:firstColumn="0" w:lastColumn="0" w:oddVBand="0" w:evenVBand="0" w:oddHBand="0" w:evenHBand="0" w:firstRowFirstColumn="0" w:firstRowLastColumn="0" w:lastRowFirstColumn="0" w:lastRowLastColumn="0"/>
                </w:pPr>
              </w:pPrChange>
            </w:pPr>
            <w:ins w:id="3308" w:author="Miguel Centeno Muñoz" w:date="2014-07-30T23:43:00Z">
              <w:r>
                <w:rPr>
                  <w:rFonts w:ascii="Arial" w:hAnsi="Arial" w:cs="Arial"/>
                  <w:noProof/>
                  <w:color w:val="auto"/>
                  <w:sz w:val="20"/>
                  <w:szCs w:val="20"/>
                  <w:lang w:eastAsia="es-ES"/>
                  <w:rPrChange w:id="3309"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31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11" w:author="Miguel Centeno Muñoz" w:date="2014-07-27T13:18:00Z"/>
                <w:rFonts w:ascii="Arial" w:hAnsi="Arial" w:cs="Arial"/>
                <w:sz w:val="20"/>
                <w:szCs w:val="20"/>
              </w:rPr>
            </w:pPr>
            <w:ins w:id="331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313"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314"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315" w:author="Miguel Centeno Muñoz" w:date="2014-07-30T23:41:00Z"/>
                <w:rPrChange w:id="3316" w:author="Miguel Centeno Muñoz" w:date="2014-07-27T13:13:00Z">
                  <w:rPr>
                    <w:ins w:id="3317" w:author="Miguel Centeno Muñoz" w:date="2014-07-30T23:41:00Z"/>
                  </w:rPr>
                </w:rPrChange>
              </w:rPr>
            </w:pPr>
            <w:ins w:id="3318" w:author="Miguel Centeno Muñoz" w:date="2014-07-30T23:41:00Z">
              <w:r>
                <w:t>UC-0011</w:t>
              </w:r>
            </w:ins>
          </w:p>
        </w:tc>
        <w:tc>
          <w:tcPr>
            <w:tcW w:w="900" w:type="pct"/>
            <w:tcPrChange w:id="331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20" w:author="Miguel Centeno Muñoz" w:date="2014-07-30T23:41:00Z"/>
                <w:rFonts w:ascii="Arial" w:hAnsi="Arial" w:cs="Arial"/>
                <w:noProof/>
                <w:sz w:val="20"/>
                <w:szCs w:val="20"/>
                <w:lang w:eastAsia="es-ES"/>
                <w:rPrChange w:id="3321" w:author="Unknown">
                  <w:rPr>
                    <w:ins w:id="3322" w:author="Miguel Centeno Muñoz" w:date="2014-07-30T23:41:00Z"/>
                    <w:rFonts w:ascii="Arial" w:hAnsi="Arial" w:cs="Arial"/>
                    <w:noProof/>
                    <w:sz w:val="20"/>
                    <w:szCs w:val="20"/>
                    <w:lang w:eastAsia="es-ES"/>
                  </w:rPr>
                </w:rPrChange>
              </w:rPr>
            </w:pPr>
            <w:ins w:id="3323" w:author="Miguel Centeno Muñoz" w:date="2014-07-30T23:42:00Z">
              <w:r>
                <w:rPr>
                  <w:rFonts w:ascii="Arial" w:hAnsi="Arial" w:cs="Arial"/>
                  <w:noProof/>
                  <w:sz w:val="20"/>
                  <w:szCs w:val="20"/>
                  <w:lang w:eastAsia="es-ES"/>
                </w:rPr>
                <w:t>-</w:t>
              </w:r>
            </w:ins>
          </w:p>
        </w:tc>
        <w:tc>
          <w:tcPr>
            <w:tcW w:w="900" w:type="pct"/>
            <w:tcPrChange w:id="332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25" w:author="Miguel Centeno Muñoz" w:date="2014-07-30T23:41:00Z"/>
                <w:rFonts w:ascii="Arial" w:hAnsi="Arial" w:cs="Arial"/>
                <w:sz w:val="20"/>
                <w:szCs w:val="20"/>
              </w:rPr>
            </w:pPr>
            <w:ins w:id="3326" w:author="Miguel Centeno Muñoz" w:date="2014-07-30T23:42:00Z">
              <w:r>
                <w:rPr>
                  <w:rFonts w:ascii="Arial" w:hAnsi="Arial" w:cs="Arial"/>
                  <w:sz w:val="20"/>
                  <w:szCs w:val="20"/>
                </w:rPr>
                <w:t>-</w:t>
              </w:r>
            </w:ins>
          </w:p>
        </w:tc>
        <w:tc>
          <w:tcPr>
            <w:tcW w:w="900" w:type="pct"/>
            <w:tcPrChange w:id="332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28" w:author="Miguel Centeno Muñoz" w:date="2014-07-30T23:41:00Z"/>
                <w:rFonts w:ascii="Arial" w:hAnsi="Arial" w:cs="Arial"/>
                <w:noProof/>
                <w:sz w:val="20"/>
                <w:szCs w:val="20"/>
                <w:lang w:eastAsia="es-ES"/>
                <w:rPrChange w:id="3329" w:author="Unknown">
                  <w:rPr>
                    <w:ins w:id="3330" w:author="Miguel Centeno Muñoz" w:date="2014-07-30T23:41:00Z"/>
                    <w:rFonts w:ascii="Arial" w:hAnsi="Arial" w:cs="Arial"/>
                    <w:noProof/>
                    <w:sz w:val="20"/>
                    <w:szCs w:val="20"/>
                    <w:lang w:eastAsia="es-ES"/>
                  </w:rPr>
                </w:rPrChange>
              </w:rPr>
            </w:pPr>
            <w:ins w:id="3331" w:author="Miguel Centeno Muñoz" w:date="2014-07-30T23:42:00Z">
              <w:r>
                <w:rPr>
                  <w:rFonts w:ascii="Arial" w:hAnsi="Arial" w:cs="Arial"/>
                  <w:noProof/>
                  <w:sz w:val="20"/>
                  <w:szCs w:val="20"/>
                  <w:lang w:eastAsia="es-ES"/>
                </w:rPr>
                <w:t>-</w:t>
              </w:r>
            </w:ins>
          </w:p>
        </w:tc>
        <w:tc>
          <w:tcPr>
            <w:tcW w:w="900" w:type="pct"/>
            <w:tcPrChange w:id="333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33" w:author="Miguel Centeno Muñoz" w:date="2014-07-30T23:41:00Z"/>
                <w:rFonts w:ascii="Arial" w:hAnsi="Arial" w:cs="Arial"/>
                <w:sz w:val="20"/>
                <w:szCs w:val="20"/>
              </w:rPr>
            </w:pPr>
            <w:ins w:id="3334" w:author="Miguel Centeno Muñoz" w:date="2014-07-30T23:42:00Z">
              <w:r>
                <w:rPr>
                  <w:rFonts w:ascii="Arial" w:hAnsi="Arial" w:cs="Arial"/>
                  <w:sz w:val="20"/>
                  <w:szCs w:val="20"/>
                </w:rPr>
                <w:t>-</w:t>
              </w:r>
            </w:ins>
          </w:p>
        </w:tc>
        <w:tc>
          <w:tcPr>
            <w:tcW w:w="900" w:type="pct"/>
            <w:tcPrChange w:id="333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36" w:author="Miguel Centeno Muñoz" w:date="2014-07-30T23:41:00Z"/>
                <w:rFonts w:ascii="Arial" w:hAnsi="Arial" w:cs="Arial"/>
                <w:sz w:val="20"/>
                <w:szCs w:val="20"/>
              </w:rPr>
            </w:pPr>
            <w:ins w:id="3337" w:author="Miguel Centeno Muñoz" w:date="2014-07-30T23:42:00Z">
              <w:r>
                <w:rPr>
                  <w:rFonts w:ascii="Arial" w:hAnsi="Arial" w:cs="Arial"/>
                  <w:noProof/>
                  <w:color w:val="auto"/>
                  <w:sz w:val="20"/>
                  <w:szCs w:val="20"/>
                  <w:lang w:eastAsia="es-ES"/>
                  <w:rPrChange w:id="3338"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339" w:author="Miguel Centeno Muñoz" w:date="2014-07-27T13:22:00Z"/>
        </w:rPr>
        <w:pPrChange w:id="3340" w:author="Miguel Centeno Muñoz" w:date="2014-07-27T13:12:00Z">
          <w:pPr>
            <w:pStyle w:val="Ttulo3"/>
          </w:pPr>
        </w:pPrChange>
      </w:pPr>
    </w:p>
    <w:p w:rsidR="00D40919" w:rsidRDefault="00D40919">
      <w:pPr>
        <w:rPr>
          <w:ins w:id="3341" w:author="Miguel Centeno Muñoz" w:date="2014-07-27T13:22:00Z"/>
        </w:rPr>
        <w:pPrChange w:id="3342" w:author="Miguel Centeno Muñoz" w:date="2014-07-27T13:12:00Z">
          <w:pPr>
            <w:pStyle w:val="Ttulo3"/>
          </w:pPr>
        </w:pPrChange>
      </w:pPr>
    </w:p>
    <w:p w:rsidR="00D40919" w:rsidRDefault="00D40919">
      <w:pPr>
        <w:rPr>
          <w:ins w:id="3343" w:author="Miguel Centeno Muñoz" w:date="2014-07-27T13:22:00Z"/>
        </w:rPr>
        <w:pPrChange w:id="3344" w:author="Miguel Centeno Muñoz" w:date="2014-07-27T13:12:00Z">
          <w:pPr>
            <w:pStyle w:val="Ttulo3"/>
          </w:pPr>
        </w:pPrChange>
      </w:pPr>
    </w:p>
    <w:p w:rsidR="00D40919" w:rsidRDefault="00D40919">
      <w:pPr>
        <w:rPr>
          <w:ins w:id="3345" w:author="Miguel Centeno Muñoz" w:date="2014-07-27T13:22:00Z"/>
        </w:rPr>
        <w:pPrChange w:id="3346" w:author="Miguel Centeno Muñoz" w:date="2014-07-27T13:12:00Z">
          <w:pPr>
            <w:pStyle w:val="Ttulo3"/>
          </w:pPr>
        </w:pPrChange>
      </w:pPr>
    </w:p>
    <w:p w:rsidR="00D40919" w:rsidRDefault="00D40919">
      <w:pPr>
        <w:rPr>
          <w:ins w:id="3347" w:author="Miguel Centeno Muñoz" w:date="2014-07-27T16:53:00Z"/>
        </w:rPr>
        <w:pPrChange w:id="3348" w:author="Miguel Centeno Muñoz" w:date="2014-07-27T13:12:00Z">
          <w:pPr>
            <w:pStyle w:val="Ttulo3"/>
          </w:pPr>
        </w:pPrChange>
      </w:pPr>
    </w:p>
    <w:p w:rsidR="00F87E9D" w:rsidRDefault="00F87E9D">
      <w:pPr>
        <w:rPr>
          <w:ins w:id="3349" w:author="Miguel Centeno Muñoz" w:date="2014-07-27T16:53:00Z"/>
        </w:rPr>
        <w:pPrChange w:id="3350" w:author="Miguel Centeno Muñoz" w:date="2014-07-27T13:12:00Z">
          <w:pPr>
            <w:pStyle w:val="Ttulo3"/>
          </w:pPr>
        </w:pPrChange>
      </w:pPr>
    </w:p>
    <w:p w:rsidR="00F87E9D" w:rsidRDefault="00F87E9D">
      <w:pPr>
        <w:rPr>
          <w:ins w:id="3351" w:author="Miguel Centeno Muñoz" w:date="2014-07-27T16:53:00Z"/>
        </w:rPr>
        <w:pPrChange w:id="3352" w:author="Miguel Centeno Muñoz" w:date="2014-07-27T13:12:00Z">
          <w:pPr>
            <w:pStyle w:val="Ttulo3"/>
          </w:pPr>
        </w:pPrChange>
      </w:pPr>
    </w:p>
    <w:p w:rsidR="00F87E9D" w:rsidRDefault="00F87E9D">
      <w:pPr>
        <w:rPr>
          <w:ins w:id="3353" w:author="Miguel Centeno Muñoz" w:date="2014-07-27T16:53:00Z"/>
        </w:rPr>
        <w:pPrChange w:id="3354" w:author="Miguel Centeno Muñoz" w:date="2014-07-27T13:12:00Z">
          <w:pPr>
            <w:pStyle w:val="Ttulo3"/>
          </w:pPr>
        </w:pPrChange>
      </w:pPr>
    </w:p>
    <w:p w:rsidR="00F87E9D" w:rsidRDefault="00F87E9D">
      <w:pPr>
        <w:rPr>
          <w:ins w:id="3355" w:author="Miguel Centeno Muñoz" w:date="2014-07-27T16:53:00Z"/>
        </w:rPr>
        <w:pPrChange w:id="3356" w:author="Miguel Centeno Muñoz" w:date="2014-07-27T13:12:00Z">
          <w:pPr>
            <w:pStyle w:val="Ttulo3"/>
          </w:pPr>
        </w:pPrChange>
      </w:pPr>
    </w:p>
    <w:p w:rsidR="00F87E9D" w:rsidRDefault="00F87E9D">
      <w:pPr>
        <w:pStyle w:val="Ttulo2"/>
        <w:rPr>
          <w:ins w:id="3357" w:author="Miguel Centeno Muñoz" w:date="2014-07-27T16:54:00Z"/>
        </w:rPr>
        <w:pPrChange w:id="3358" w:author="Miguel Centeno Muñoz" w:date="2014-07-27T16:54:00Z">
          <w:pPr>
            <w:pStyle w:val="Ttulo3"/>
          </w:pPr>
        </w:pPrChange>
      </w:pPr>
      <w:bookmarkStart w:id="3359" w:name="_Toc394273380"/>
      <w:ins w:id="3360" w:author="Miguel Centeno Muñoz" w:date="2014-07-27T16:54:00Z">
        <w:r>
          <w:t>7.- Análisis de requisitos</w:t>
        </w:r>
        <w:bookmarkEnd w:id="3359"/>
      </w:ins>
    </w:p>
    <w:p w:rsidR="00F87E9D" w:rsidRDefault="00F87E9D" w:rsidP="00F87E9D">
      <w:pPr>
        <w:rPr>
          <w:ins w:id="3361" w:author="Miguel Centeno Muñoz" w:date="2014-07-27T16:54:00Z"/>
        </w:rPr>
      </w:pPr>
      <w:ins w:id="3362"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363" w:author="Miguel Centeno Muñoz" w:date="2014-07-27T16:53:00Z"/>
        </w:rPr>
      </w:pPr>
      <w:bookmarkStart w:id="3364" w:name="_Toc394273381"/>
      <w:ins w:id="3365" w:author="Miguel Centeno Muñoz" w:date="2014-07-27T16:54:00Z">
        <w:r>
          <w:t>7.1.- Modelo estático del sistema</w:t>
        </w:r>
      </w:ins>
      <w:bookmarkEnd w:id="3364"/>
    </w:p>
    <w:p w:rsidR="005900F0" w:rsidRDefault="00503DEB">
      <w:pPr>
        <w:rPr>
          <w:ins w:id="3366" w:author="Miguel Centeno Muñoz" w:date="2014-07-31T00:17:00Z"/>
        </w:rPr>
        <w:pPrChange w:id="3367" w:author="Miguel Centeno Muñoz" w:date="2014-07-27T13:12:00Z">
          <w:pPr>
            <w:pStyle w:val="Ttulo3"/>
          </w:pPr>
        </w:pPrChange>
      </w:pPr>
      <w:ins w:id="3368" w:author="Miguel Centeno Muñoz" w:date="2014-07-27T22:06:00Z">
        <w:r w:rsidRPr="00834472">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1176020</wp:posOffset>
              </wp:positionH>
              <wp:positionV relativeFrom="paragraph">
                <wp:posOffset>1113155</wp:posOffset>
              </wp:positionV>
              <wp:extent cx="2917190" cy="1317625"/>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9">
                        <a:extLst>
                          <a:ext uri="{28A0092B-C50C-407E-A947-70E740481C1C}">
                            <a14:useLocalDpi xmlns:a14="http://schemas.microsoft.com/office/drawing/2010/main" val="0"/>
                          </a:ext>
                        </a:extLst>
                      </a:blip>
                      <a:stretch>
                        <a:fillRect/>
                      </a:stretch>
                    </pic:blipFill>
                    <pic:spPr>
                      <a:xfrm>
                        <a:off x="0" y="0"/>
                        <a:ext cx="2917190" cy="1317625"/>
                      </a:xfrm>
                      <a:prstGeom prst="rect">
                        <a:avLst/>
                      </a:prstGeom>
                    </pic:spPr>
                  </pic:pic>
                </a:graphicData>
              </a:graphic>
              <wp14:sizeRelH relativeFrom="page">
                <wp14:pctWidth>0</wp14:pctWidth>
              </wp14:sizeRelH>
              <wp14:sizeRelV relativeFrom="page">
                <wp14:pctHeight>0</wp14:pctHeight>
              </wp14:sizeRelV>
            </wp:anchor>
          </w:drawing>
        </w:r>
      </w:ins>
      <w:ins w:id="3369" w:author="Miguel Centeno Muñoz" w:date="2014-07-27T17:21:00Z">
        <w:r w:rsidR="00D17659">
          <w:t>En este apartado se define el modelo estático del sistema</w:t>
        </w:r>
      </w:ins>
      <w:ins w:id="3370" w:author="Miguel Centeno Muñoz" w:date="2014-07-27T17:29:00Z">
        <w:r w:rsidR="00D17659">
          <w:t xml:space="preserve">. </w:t>
        </w:r>
      </w:ins>
      <w:ins w:id="3371" w:author="Miguel Centeno Muñoz" w:date="2014-07-27T17:30:00Z">
        <w:r w:rsidR="00D17659">
          <w:t>La función del modelo estático del sistema es definir un conjunto de tipos abstractos de datos y asociaciones entre estos que satisfagan los requisitos de informaci</w:t>
        </w:r>
      </w:ins>
      <w:ins w:id="3372" w:author="Miguel Centeno Muñoz" w:date="2014-07-27T17:31:00Z">
        <w:r w:rsidR="00D17659">
          <w:t xml:space="preserve">ón que se detectaron en la fase de Elicitación. </w:t>
        </w:r>
      </w:ins>
      <w:ins w:id="3373" w:author="Miguel Centeno Muñoz" w:date="2014-07-27T17:29:00Z">
        <w:r w:rsidR="00D17659">
          <w:t>Se divide el conjunto de tipos de datos y asociaciones en dos subsistemas cuyos diagramas se muestran a continuaci</w:t>
        </w:r>
      </w:ins>
      <w:ins w:id="3374" w:author="Miguel Centeno Muñoz" w:date="2014-07-27T17:30:00Z">
        <w:r w:rsidR="00D17659">
          <w:t>ón.</w:t>
        </w:r>
      </w:ins>
    </w:p>
    <w:p w:rsidR="002B1AC0" w:rsidRDefault="002B1AC0">
      <w:pPr>
        <w:rPr>
          <w:ins w:id="3375" w:author="Miguel Centeno Muñoz" w:date="2014-07-27T17:36:00Z"/>
        </w:rPr>
        <w:pPrChange w:id="3376" w:author="Miguel Centeno Muñoz" w:date="2014-07-27T13:12:00Z">
          <w:pPr>
            <w:pStyle w:val="Ttulo3"/>
          </w:pPr>
        </w:pPrChange>
      </w:pPr>
    </w:p>
    <w:p w:rsidR="005900F0" w:rsidRDefault="005900F0">
      <w:pPr>
        <w:pStyle w:val="Prrafodelista"/>
        <w:numPr>
          <w:ilvl w:val="0"/>
          <w:numId w:val="49"/>
        </w:numPr>
        <w:rPr>
          <w:ins w:id="3377" w:author="Miguel Centeno Muñoz" w:date="2014-07-27T17:36:00Z"/>
        </w:rPr>
        <w:pPrChange w:id="3378" w:author="Miguel Centeno Muñoz" w:date="2014-07-27T17:36:00Z">
          <w:pPr>
            <w:pStyle w:val="Ttulo3"/>
          </w:pPr>
        </w:pPrChange>
      </w:pPr>
      <w:ins w:id="3379"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3380" w:author="Miguel Centeno Muñoz" w:date="2014-07-27T21:31:00Z"/>
        </w:rPr>
        <w:pPrChange w:id="3381" w:author="Miguel Centeno Muñoz" w:date="2014-07-27T17:36:00Z">
          <w:pPr>
            <w:pStyle w:val="Ttulo3"/>
          </w:pPr>
        </w:pPrChange>
      </w:pPr>
      <w:ins w:id="3382" w:author="Miguel Centeno Muñoz" w:date="2014-07-27T17:36:00Z">
        <w:r>
          <w:rPr>
            <w:b/>
          </w:rPr>
          <w:t>Subsistema de Gesti</w:t>
        </w:r>
      </w:ins>
      <w:ins w:id="3383" w:author="Miguel Centeno Muñoz" w:date="2014-07-27T17:37:00Z">
        <w:r>
          <w:rPr>
            <w:b/>
          </w:rPr>
          <w:t>ón de rutas:</w:t>
        </w:r>
        <w:r>
          <w:t xml:space="preserve"> tipos y asociaciones relacionados con la relación de rutas, categorías de estas, su gestión y caracter</w:t>
        </w:r>
      </w:ins>
      <w:ins w:id="3384" w:author="Miguel Centeno Muñoz" w:date="2014-07-27T18:06:00Z">
        <w:r w:rsidR="00F75F49">
          <w:t>ísticas.</w:t>
        </w:r>
      </w:ins>
    </w:p>
    <w:p w:rsidR="002B1AC0" w:rsidRDefault="002B1AC0">
      <w:pPr>
        <w:pStyle w:val="Ttulo4"/>
        <w:ind w:firstLine="708"/>
        <w:rPr>
          <w:ins w:id="3385" w:author="Miguel Centeno Muñoz" w:date="2014-07-31T00:15:00Z"/>
        </w:rPr>
        <w:pPrChange w:id="3386" w:author="Miguel Centeno Muñoz" w:date="2014-07-27T21:33:00Z">
          <w:pPr>
            <w:pStyle w:val="Ttulo3"/>
          </w:pPr>
        </w:pPrChange>
      </w:pPr>
      <w:bookmarkStart w:id="3387" w:name="_Toc394273382"/>
    </w:p>
    <w:p w:rsidR="002B1AC0" w:rsidRDefault="002B1AC0">
      <w:pPr>
        <w:pStyle w:val="Ttulo4"/>
        <w:ind w:firstLine="708"/>
        <w:rPr>
          <w:ins w:id="3388" w:author="Miguel Centeno Muñoz" w:date="2014-07-31T00:15:00Z"/>
        </w:rPr>
        <w:pPrChange w:id="3389" w:author="Miguel Centeno Muñoz" w:date="2014-07-27T21:33:00Z">
          <w:pPr>
            <w:pStyle w:val="Ttulo3"/>
          </w:pPr>
        </w:pPrChange>
      </w:pPr>
    </w:p>
    <w:p w:rsidR="002B1AC0" w:rsidRDefault="002B1AC0">
      <w:pPr>
        <w:pStyle w:val="Ttulo4"/>
        <w:ind w:firstLine="708"/>
        <w:rPr>
          <w:ins w:id="3390" w:author="Miguel Centeno Muñoz" w:date="2014-07-31T00:15:00Z"/>
        </w:rPr>
        <w:pPrChange w:id="3391" w:author="Miguel Centeno Muñoz" w:date="2014-07-27T21:33:00Z">
          <w:pPr>
            <w:pStyle w:val="Ttulo3"/>
          </w:pPr>
        </w:pPrChange>
      </w:pPr>
    </w:p>
    <w:p w:rsidR="002B1AC0" w:rsidRDefault="002B1AC0">
      <w:pPr>
        <w:pStyle w:val="Ttulo4"/>
        <w:ind w:firstLine="708"/>
        <w:rPr>
          <w:ins w:id="3392" w:author="Miguel Centeno Muñoz" w:date="2014-07-31T00:15:00Z"/>
        </w:rPr>
        <w:pPrChange w:id="3393" w:author="Miguel Centeno Muñoz" w:date="2014-07-27T21:33:00Z">
          <w:pPr>
            <w:pStyle w:val="Ttulo3"/>
          </w:pPr>
        </w:pPrChange>
      </w:pPr>
    </w:p>
    <w:p w:rsidR="002B1AC0" w:rsidRDefault="002B1AC0">
      <w:pPr>
        <w:pStyle w:val="Ttulo4"/>
        <w:ind w:firstLine="708"/>
        <w:rPr>
          <w:ins w:id="3394" w:author="Miguel Centeno Muñoz" w:date="2014-07-31T00:15:00Z"/>
        </w:rPr>
        <w:pPrChange w:id="3395" w:author="Miguel Centeno Muñoz" w:date="2014-07-27T21:33:00Z">
          <w:pPr>
            <w:pStyle w:val="Ttulo3"/>
          </w:pPr>
        </w:pPrChange>
      </w:pPr>
    </w:p>
    <w:p w:rsidR="002B1AC0" w:rsidRDefault="002B1AC0">
      <w:pPr>
        <w:pStyle w:val="Ttulo4"/>
        <w:ind w:firstLine="708"/>
        <w:rPr>
          <w:ins w:id="3396" w:author="Miguel Centeno Muñoz" w:date="2014-07-31T00:15:00Z"/>
        </w:rPr>
        <w:pPrChange w:id="3397" w:author="Miguel Centeno Muñoz" w:date="2014-07-27T21:33:00Z">
          <w:pPr>
            <w:pStyle w:val="Ttulo3"/>
          </w:pPr>
        </w:pPrChange>
      </w:pPr>
    </w:p>
    <w:p w:rsidR="002B1AC0" w:rsidRDefault="002B1AC0" w:rsidP="002B1AC0">
      <w:pPr>
        <w:pStyle w:val="Ttulo4"/>
        <w:rPr>
          <w:ins w:id="3398" w:author="Miguel Centeno Muñoz" w:date="2014-07-31T00:15:00Z"/>
        </w:rPr>
        <w:pPrChange w:id="3399" w:author="Miguel Centeno Muñoz" w:date="2014-07-31T00:15:00Z">
          <w:pPr>
            <w:pStyle w:val="Ttulo3"/>
          </w:pPr>
        </w:pPrChange>
      </w:pPr>
    </w:p>
    <w:p w:rsidR="002B1AC0" w:rsidRDefault="002B1AC0" w:rsidP="002B1AC0">
      <w:pPr>
        <w:rPr>
          <w:ins w:id="3400" w:author="Miguel Centeno Muñoz" w:date="2014-07-31T00:15:00Z"/>
        </w:rPr>
        <w:pPrChange w:id="3401" w:author="Miguel Centeno Muñoz" w:date="2014-07-31T00:15:00Z">
          <w:pPr>
            <w:pStyle w:val="Ttulo3"/>
          </w:pPr>
        </w:pPrChange>
      </w:pPr>
    </w:p>
    <w:p w:rsidR="002B1AC0" w:rsidRDefault="002B1AC0" w:rsidP="002B1AC0">
      <w:pPr>
        <w:rPr>
          <w:ins w:id="3402" w:author="Miguel Centeno Muñoz" w:date="2014-07-31T00:15:00Z"/>
        </w:rPr>
        <w:pPrChange w:id="3403" w:author="Miguel Centeno Muñoz" w:date="2014-07-31T00:15:00Z">
          <w:pPr>
            <w:pStyle w:val="Ttulo3"/>
          </w:pPr>
        </w:pPrChange>
      </w:pPr>
    </w:p>
    <w:p w:rsidR="002B1AC0" w:rsidRPr="002B1AC0" w:rsidRDefault="002B1AC0" w:rsidP="002B1AC0">
      <w:pPr>
        <w:rPr>
          <w:ins w:id="3404" w:author="Miguel Centeno Muñoz" w:date="2014-07-31T00:15:00Z"/>
          <w:rPrChange w:id="3405" w:author="Miguel Centeno Muñoz" w:date="2014-07-31T00:15:00Z">
            <w:rPr>
              <w:ins w:id="3406" w:author="Miguel Centeno Muñoz" w:date="2014-07-31T00:15:00Z"/>
            </w:rPr>
          </w:rPrChange>
        </w:rPr>
        <w:pPrChange w:id="3407" w:author="Miguel Centeno Muñoz" w:date="2014-07-31T00:15:00Z">
          <w:pPr>
            <w:pStyle w:val="Ttulo3"/>
          </w:pPr>
        </w:pPrChange>
      </w:pPr>
    </w:p>
    <w:p w:rsidR="00F86589" w:rsidRDefault="00F86589">
      <w:pPr>
        <w:pStyle w:val="Ttulo4"/>
        <w:ind w:firstLine="708"/>
        <w:rPr>
          <w:ins w:id="3408" w:author="Miguel Centeno Muñoz" w:date="2014-07-27T21:31:00Z"/>
        </w:rPr>
        <w:pPrChange w:id="3409" w:author="Miguel Centeno Muñoz" w:date="2014-07-27T21:33:00Z">
          <w:pPr>
            <w:pStyle w:val="Ttulo3"/>
          </w:pPr>
        </w:pPrChange>
      </w:pPr>
      <w:ins w:id="3410" w:author="Miguel Centeno Muñoz" w:date="2014-07-27T21:31:00Z">
        <w:r>
          <w:lastRenderedPageBreak/>
          <w:t>7.1.1.- Diagramas de tipos</w:t>
        </w:r>
        <w:bookmarkEnd w:id="3387"/>
      </w:ins>
    </w:p>
    <w:p w:rsidR="00F86589" w:rsidRDefault="00F86589">
      <w:pPr>
        <w:rPr>
          <w:ins w:id="3411" w:author="Miguel Centeno Muñoz" w:date="2014-07-27T21:32:00Z"/>
        </w:rPr>
        <w:pPrChange w:id="3412" w:author="Miguel Centeno Muñoz" w:date="2014-07-27T21:31:00Z">
          <w:pPr>
            <w:pStyle w:val="Ttulo3"/>
          </w:pPr>
        </w:pPrChange>
      </w:pPr>
      <w:ins w:id="3413" w:author="Miguel Centeno Muñoz" w:date="2014-07-27T21:31:00Z">
        <w:r>
          <w:t>Aqu</w:t>
        </w:r>
      </w:ins>
      <w:ins w:id="3414" w:author="Miguel Centeno Muñoz" w:date="2014-07-27T21:32:00Z">
        <w:r>
          <w:t>í se muestran cada uno de los diagramas de tipos separados por subsistemas.</w:t>
        </w:r>
      </w:ins>
    </w:p>
    <w:p w:rsidR="00F86589" w:rsidRPr="00D0398E" w:rsidRDefault="002B1AC0">
      <w:pPr>
        <w:pStyle w:val="Ttulo5"/>
        <w:ind w:left="708" w:firstLine="708"/>
        <w:rPr>
          <w:ins w:id="3415" w:author="Miguel Centeno Muñoz" w:date="2014-07-27T16:53:00Z"/>
        </w:rPr>
        <w:pPrChange w:id="3416" w:author="Miguel Centeno Muñoz" w:date="2014-07-27T21:33:00Z">
          <w:pPr>
            <w:pStyle w:val="Ttulo3"/>
          </w:pPr>
        </w:pPrChange>
      </w:pPr>
      <w:ins w:id="3417" w:author="Miguel Centeno Muñoz" w:date="2014-07-27T22:06:00Z">
        <w:r w:rsidRPr="00834472">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981916</wp:posOffset>
              </wp:positionH>
              <wp:positionV relativeFrom="paragraph">
                <wp:posOffset>237490</wp:posOffset>
              </wp:positionV>
              <wp:extent cx="2934335" cy="3736975"/>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4335" cy="3736975"/>
                      </a:xfrm>
                      <a:prstGeom prst="rect">
                        <a:avLst/>
                      </a:prstGeom>
                    </pic:spPr>
                  </pic:pic>
                </a:graphicData>
              </a:graphic>
              <wp14:sizeRelH relativeFrom="page">
                <wp14:pctWidth>0</wp14:pctWidth>
              </wp14:sizeRelH>
              <wp14:sizeRelV relativeFrom="page">
                <wp14:pctHeight>0</wp14:pctHeight>
              </wp14:sizeRelV>
            </wp:anchor>
          </w:drawing>
        </w:r>
      </w:ins>
      <w:ins w:id="3418" w:author="Miguel Centeno Muñoz" w:date="2014-07-27T21:32:00Z">
        <w:r w:rsidR="00F86589">
          <w:t>7.1.1.1.- Subsistema de Gestión de Usuarios</w:t>
        </w:r>
      </w:ins>
    </w:p>
    <w:p w:rsidR="00F86589" w:rsidRDefault="00F86589">
      <w:pPr>
        <w:rPr>
          <w:ins w:id="3419" w:author="Miguel Centeno Muñoz" w:date="2014-07-31T00:16:00Z"/>
        </w:rPr>
        <w:pPrChange w:id="3420" w:author="Miguel Centeno Muñoz" w:date="2014-07-27T13:12:00Z">
          <w:pPr>
            <w:pStyle w:val="Ttulo3"/>
          </w:pPr>
        </w:pPrChange>
      </w:pPr>
    </w:p>
    <w:p w:rsidR="002B1AC0" w:rsidRDefault="002B1AC0">
      <w:pPr>
        <w:rPr>
          <w:ins w:id="3421" w:author="Miguel Centeno Muñoz" w:date="2014-07-31T00:16:00Z"/>
        </w:rPr>
        <w:pPrChange w:id="3422" w:author="Miguel Centeno Muñoz" w:date="2014-07-27T13:12:00Z">
          <w:pPr>
            <w:pStyle w:val="Ttulo3"/>
          </w:pPr>
        </w:pPrChange>
      </w:pPr>
    </w:p>
    <w:p w:rsidR="002B1AC0" w:rsidRDefault="002B1AC0">
      <w:pPr>
        <w:rPr>
          <w:ins w:id="3423" w:author="Miguel Centeno Muñoz" w:date="2014-07-31T00:16:00Z"/>
        </w:rPr>
        <w:pPrChange w:id="3424" w:author="Miguel Centeno Muñoz" w:date="2014-07-27T13:12:00Z">
          <w:pPr>
            <w:pStyle w:val="Ttulo3"/>
          </w:pPr>
        </w:pPrChange>
      </w:pPr>
    </w:p>
    <w:p w:rsidR="002B1AC0" w:rsidRDefault="002B1AC0">
      <w:pPr>
        <w:rPr>
          <w:ins w:id="3425" w:author="Miguel Centeno Muñoz" w:date="2014-07-31T00:16:00Z"/>
        </w:rPr>
        <w:pPrChange w:id="3426" w:author="Miguel Centeno Muñoz" w:date="2014-07-27T13:12:00Z">
          <w:pPr>
            <w:pStyle w:val="Ttulo3"/>
          </w:pPr>
        </w:pPrChange>
      </w:pPr>
    </w:p>
    <w:p w:rsidR="002B1AC0" w:rsidRDefault="002B1AC0">
      <w:pPr>
        <w:rPr>
          <w:ins w:id="3427" w:author="Miguel Centeno Muñoz" w:date="2014-07-31T00:16:00Z"/>
        </w:rPr>
        <w:pPrChange w:id="3428" w:author="Miguel Centeno Muñoz" w:date="2014-07-27T13:12:00Z">
          <w:pPr>
            <w:pStyle w:val="Ttulo3"/>
          </w:pPr>
        </w:pPrChange>
      </w:pPr>
    </w:p>
    <w:p w:rsidR="002B1AC0" w:rsidRDefault="002B1AC0">
      <w:pPr>
        <w:rPr>
          <w:ins w:id="3429" w:author="Miguel Centeno Muñoz" w:date="2014-07-31T00:18:00Z"/>
        </w:rPr>
        <w:pPrChange w:id="3430" w:author="Miguel Centeno Muñoz" w:date="2014-07-27T13:12:00Z">
          <w:pPr>
            <w:pStyle w:val="Ttulo3"/>
          </w:pPr>
        </w:pPrChange>
      </w:pPr>
    </w:p>
    <w:p w:rsidR="002B1AC0" w:rsidRDefault="002B1AC0">
      <w:pPr>
        <w:rPr>
          <w:ins w:id="3431" w:author="Miguel Centeno Muñoz" w:date="2014-07-31T00:18:00Z"/>
        </w:rPr>
        <w:pPrChange w:id="3432" w:author="Miguel Centeno Muñoz" w:date="2014-07-27T13:12:00Z">
          <w:pPr>
            <w:pStyle w:val="Ttulo3"/>
          </w:pPr>
        </w:pPrChange>
      </w:pPr>
    </w:p>
    <w:p w:rsidR="002B1AC0" w:rsidRDefault="002B1AC0">
      <w:pPr>
        <w:rPr>
          <w:ins w:id="3433" w:author="Miguel Centeno Muñoz" w:date="2014-07-31T00:18:00Z"/>
        </w:rPr>
        <w:pPrChange w:id="3434" w:author="Miguel Centeno Muñoz" w:date="2014-07-27T13:12:00Z">
          <w:pPr>
            <w:pStyle w:val="Ttulo3"/>
          </w:pPr>
        </w:pPrChange>
      </w:pPr>
    </w:p>
    <w:p w:rsidR="002B1AC0" w:rsidRDefault="002B1AC0">
      <w:pPr>
        <w:rPr>
          <w:ins w:id="3435" w:author="Miguel Centeno Muñoz" w:date="2014-07-31T00:18:00Z"/>
        </w:rPr>
        <w:pPrChange w:id="3436" w:author="Miguel Centeno Muñoz" w:date="2014-07-27T13:12:00Z">
          <w:pPr>
            <w:pStyle w:val="Ttulo3"/>
          </w:pPr>
        </w:pPrChange>
      </w:pPr>
    </w:p>
    <w:p w:rsidR="002B1AC0" w:rsidRDefault="002B1AC0">
      <w:pPr>
        <w:rPr>
          <w:ins w:id="3437" w:author="Miguel Centeno Muñoz" w:date="2014-07-31T00:18:00Z"/>
        </w:rPr>
        <w:pPrChange w:id="3438" w:author="Miguel Centeno Muñoz" w:date="2014-07-27T13:12:00Z">
          <w:pPr>
            <w:pStyle w:val="Ttulo3"/>
          </w:pPr>
        </w:pPrChange>
      </w:pPr>
    </w:p>
    <w:p w:rsidR="002B1AC0" w:rsidRDefault="002B1AC0">
      <w:pPr>
        <w:rPr>
          <w:ins w:id="3439" w:author="Miguel Centeno Muñoz" w:date="2014-07-31T00:16:00Z"/>
        </w:rPr>
        <w:pPrChange w:id="3440" w:author="Miguel Centeno Muñoz" w:date="2014-07-27T13:12:00Z">
          <w:pPr>
            <w:pStyle w:val="Ttulo3"/>
          </w:pPr>
        </w:pPrChange>
      </w:pPr>
    </w:p>
    <w:p w:rsidR="002B1AC0" w:rsidRDefault="002B1AC0">
      <w:pPr>
        <w:rPr>
          <w:ins w:id="3441" w:author="Miguel Centeno Muñoz" w:date="2014-07-27T21:32:00Z"/>
        </w:rPr>
        <w:pPrChange w:id="3442" w:author="Miguel Centeno Muñoz" w:date="2014-07-27T13:12:00Z">
          <w:pPr>
            <w:pStyle w:val="Ttulo3"/>
          </w:pPr>
        </w:pPrChange>
      </w:pPr>
    </w:p>
    <w:p w:rsidR="00F86589" w:rsidRDefault="002B1AC0">
      <w:pPr>
        <w:pStyle w:val="Ttulo5"/>
        <w:ind w:left="708" w:firstLine="708"/>
        <w:rPr>
          <w:ins w:id="3443" w:author="Miguel Centeno Muñoz" w:date="2014-07-27T21:33:00Z"/>
        </w:rPr>
        <w:pPrChange w:id="3444" w:author="Miguel Centeno Muñoz" w:date="2014-07-27T22:08:00Z">
          <w:pPr>
            <w:pStyle w:val="Ttulo3"/>
          </w:pPr>
        </w:pPrChange>
      </w:pPr>
      <w:ins w:id="3445" w:author="Miguel Centeno Muñoz" w:date="2014-07-27T22:06:00Z">
        <w:r w:rsidRPr="00834472">
          <w:rPr>
            <w:noProof/>
            <w:lang w:eastAsia="es-ES"/>
          </w:rPr>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3446" w:author="Miguel Centeno Muñoz" w:date="2014-07-27T21:32:00Z">
        <w:r w:rsidR="00F86589">
          <w:t>7.1.1.2.- Subsistema de Gestión de Rutas</w:t>
        </w:r>
      </w:ins>
    </w:p>
    <w:p w:rsidR="00503DEB" w:rsidRDefault="00503DEB">
      <w:pPr>
        <w:pStyle w:val="Ttulo4"/>
        <w:ind w:firstLine="708"/>
        <w:rPr>
          <w:ins w:id="3447" w:author="Miguel Centeno Muñoz" w:date="2014-07-27T22:08:00Z"/>
        </w:rPr>
        <w:pPrChange w:id="3448" w:author="Miguel Centeno Muñoz" w:date="2014-07-27T21:33:00Z">
          <w:pPr>
            <w:pStyle w:val="Ttulo3"/>
          </w:pPr>
        </w:pPrChange>
      </w:pPr>
    </w:p>
    <w:p w:rsidR="002B1AC0" w:rsidRDefault="002B1AC0">
      <w:pPr>
        <w:pStyle w:val="Ttulo4"/>
        <w:ind w:firstLine="708"/>
        <w:rPr>
          <w:ins w:id="3449" w:author="Miguel Centeno Muñoz" w:date="2014-07-31T00:18:00Z"/>
        </w:rPr>
        <w:pPrChange w:id="3450" w:author="Miguel Centeno Muñoz" w:date="2014-07-27T21:33:00Z">
          <w:pPr>
            <w:pStyle w:val="Ttulo3"/>
          </w:pPr>
        </w:pPrChange>
      </w:pPr>
      <w:bookmarkStart w:id="3451" w:name="_Toc394273383"/>
    </w:p>
    <w:p w:rsidR="002B1AC0" w:rsidRDefault="002B1AC0" w:rsidP="002B1AC0">
      <w:pPr>
        <w:rPr>
          <w:ins w:id="3452" w:author="Miguel Centeno Muñoz" w:date="2014-07-31T00:18:00Z"/>
        </w:rPr>
        <w:pPrChange w:id="3453" w:author="Miguel Centeno Muñoz" w:date="2014-07-31T00:18:00Z">
          <w:pPr>
            <w:pStyle w:val="Ttulo3"/>
          </w:pPr>
        </w:pPrChange>
      </w:pPr>
    </w:p>
    <w:p w:rsidR="002B1AC0" w:rsidRDefault="002B1AC0" w:rsidP="002B1AC0">
      <w:pPr>
        <w:rPr>
          <w:ins w:id="3454" w:author="Miguel Centeno Muñoz" w:date="2014-07-31T00:18:00Z"/>
        </w:rPr>
        <w:pPrChange w:id="3455" w:author="Miguel Centeno Muñoz" w:date="2014-07-31T00:18:00Z">
          <w:pPr>
            <w:pStyle w:val="Ttulo3"/>
          </w:pPr>
        </w:pPrChange>
      </w:pPr>
    </w:p>
    <w:p w:rsidR="002B1AC0" w:rsidRDefault="002B1AC0" w:rsidP="002B1AC0">
      <w:pPr>
        <w:rPr>
          <w:ins w:id="3456" w:author="Miguel Centeno Muñoz" w:date="2014-07-31T00:18:00Z"/>
        </w:rPr>
        <w:pPrChange w:id="3457" w:author="Miguel Centeno Muñoz" w:date="2014-07-31T00:18:00Z">
          <w:pPr>
            <w:pStyle w:val="Ttulo3"/>
          </w:pPr>
        </w:pPrChange>
      </w:pPr>
    </w:p>
    <w:p w:rsidR="002B1AC0" w:rsidRDefault="002B1AC0" w:rsidP="002B1AC0">
      <w:pPr>
        <w:rPr>
          <w:ins w:id="3458" w:author="Miguel Centeno Muñoz" w:date="2014-07-31T00:18:00Z"/>
        </w:rPr>
        <w:pPrChange w:id="3459" w:author="Miguel Centeno Muñoz" w:date="2014-07-31T00:18:00Z">
          <w:pPr>
            <w:pStyle w:val="Ttulo3"/>
          </w:pPr>
        </w:pPrChange>
      </w:pPr>
    </w:p>
    <w:p w:rsidR="002B1AC0" w:rsidRDefault="002B1AC0" w:rsidP="002B1AC0">
      <w:pPr>
        <w:rPr>
          <w:ins w:id="3460" w:author="Miguel Centeno Muñoz" w:date="2014-07-31T00:18:00Z"/>
        </w:rPr>
        <w:pPrChange w:id="3461" w:author="Miguel Centeno Muñoz" w:date="2014-07-31T00:18:00Z">
          <w:pPr>
            <w:pStyle w:val="Ttulo3"/>
          </w:pPr>
        </w:pPrChange>
      </w:pPr>
    </w:p>
    <w:p w:rsidR="002B1AC0" w:rsidRDefault="002B1AC0" w:rsidP="002B1AC0">
      <w:pPr>
        <w:rPr>
          <w:ins w:id="3462" w:author="Miguel Centeno Muñoz" w:date="2014-07-31T00:18:00Z"/>
        </w:rPr>
        <w:pPrChange w:id="3463" w:author="Miguel Centeno Muñoz" w:date="2014-07-31T00:18:00Z">
          <w:pPr>
            <w:pStyle w:val="Ttulo3"/>
          </w:pPr>
        </w:pPrChange>
      </w:pPr>
    </w:p>
    <w:p w:rsidR="002B1AC0" w:rsidRPr="002B1AC0" w:rsidRDefault="002B1AC0" w:rsidP="002B1AC0">
      <w:pPr>
        <w:rPr>
          <w:ins w:id="3464" w:author="Miguel Centeno Muñoz" w:date="2014-07-31T00:18:00Z"/>
          <w:rPrChange w:id="3465" w:author="Miguel Centeno Muñoz" w:date="2014-07-31T00:18:00Z">
            <w:rPr>
              <w:ins w:id="3466" w:author="Miguel Centeno Muñoz" w:date="2014-07-31T00:18:00Z"/>
            </w:rPr>
          </w:rPrChange>
        </w:rPr>
        <w:pPrChange w:id="3467" w:author="Miguel Centeno Muñoz" w:date="2014-07-31T00:18:00Z">
          <w:pPr>
            <w:pStyle w:val="Ttulo3"/>
          </w:pPr>
        </w:pPrChange>
      </w:pPr>
    </w:p>
    <w:p w:rsidR="002B1AC0" w:rsidRDefault="002B1AC0" w:rsidP="002B1AC0">
      <w:pPr>
        <w:rPr>
          <w:ins w:id="3468" w:author="Miguel Centeno Muñoz" w:date="2014-07-31T00:18:00Z"/>
        </w:rPr>
        <w:pPrChange w:id="3469" w:author="Miguel Centeno Muñoz" w:date="2014-07-31T00:18:00Z">
          <w:pPr>
            <w:pStyle w:val="Ttulo3"/>
          </w:pPr>
        </w:pPrChange>
      </w:pPr>
    </w:p>
    <w:p w:rsidR="002B1AC0" w:rsidRPr="002B1AC0" w:rsidRDefault="002B1AC0" w:rsidP="002B1AC0">
      <w:pPr>
        <w:rPr>
          <w:ins w:id="3470" w:author="Miguel Centeno Muñoz" w:date="2014-07-31T00:16:00Z"/>
          <w:rPrChange w:id="3471" w:author="Miguel Centeno Muñoz" w:date="2014-07-31T00:18:00Z">
            <w:rPr>
              <w:ins w:id="3472" w:author="Miguel Centeno Muñoz" w:date="2014-07-31T00:16:00Z"/>
            </w:rPr>
          </w:rPrChange>
        </w:rPr>
        <w:pPrChange w:id="3473" w:author="Miguel Centeno Muñoz" w:date="2014-07-31T00:18:00Z">
          <w:pPr>
            <w:pStyle w:val="Ttulo3"/>
          </w:pPr>
        </w:pPrChange>
      </w:pPr>
    </w:p>
    <w:p w:rsidR="00503DEB" w:rsidRDefault="002B1AC0">
      <w:pPr>
        <w:pStyle w:val="Ttulo4"/>
        <w:ind w:firstLine="708"/>
        <w:rPr>
          <w:ins w:id="3474" w:author="Miguel Centeno Muñoz" w:date="2014-07-27T22:31:00Z"/>
        </w:rPr>
        <w:pPrChange w:id="3475" w:author="Miguel Centeno Muñoz" w:date="2014-07-27T22:31:00Z">
          <w:pPr>
            <w:pStyle w:val="Ttulo3"/>
          </w:pPr>
        </w:pPrChange>
      </w:pPr>
      <w:bookmarkStart w:id="3476" w:name="_Toc394273384"/>
      <w:bookmarkEnd w:id="3451"/>
      <w:ins w:id="3477" w:author="Miguel Centeno Muñoz" w:date="2014-07-27T22:31:00Z">
        <w:r>
          <w:lastRenderedPageBreak/>
          <w:t>7.1.</w:t>
        </w:r>
      </w:ins>
      <w:ins w:id="3478" w:author="Miguel Centeno Muñoz" w:date="2014-07-31T00:16:00Z">
        <w:r>
          <w:t>2</w:t>
        </w:r>
      </w:ins>
      <w:ins w:id="3479" w:author="Miguel Centeno Muñoz" w:date="2014-07-27T22:31:00Z">
        <w:r w:rsidR="00865D3C">
          <w:t>.- Tipos</w:t>
        </w:r>
        <w:bookmarkEnd w:id="3476"/>
        <w:r w:rsidR="00865D3C">
          <w:t xml:space="preserve"> </w:t>
        </w:r>
      </w:ins>
    </w:p>
    <w:p w:rsidR="00865D3C" w:rsidRPr="00D0398E" w:rsidRDefault="002B1AC0">
      <w:pPr>
        <w:pStyle w:val="Ttulo5"/>
        <w:ind w:left="708" w:firstLine="708"/>
        <w:rPr>
          <w:ins w:id="3480" w:author="Miguel Centeno Muñoz" w:date="2014-07-27T22:06:00Z"/>
        </w:rPr>
        <w:pPrChange w:id="3481" w:author="Miguel Centeno Muñoz" w:date="2014-07-27T22:32:00Z">
          <w:pPr>
            <w:pStyle w:val="Ttulo3"/>
          </w:pPr>
        </w:pPrChange>
      </w:pPr>
      <w:ins w:id="3482" w:author="Miguel Centeno Muñoz" w:date="2014-07-27T22:32:00Z">
        <w:r>
          <w:t>7.1.</w:t>
        </w:r>
      </w:ins>
      <w:ins w:id="3483" w:author="Miguel Centeno Muñoz" w:date="2014-07-31T00:16:00Z">
        <w:r>
          <w:t>2</w:t>
        </w:r>
      </w:ins>
      <w:ins w:id="3484"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3485"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486">
          <w:tblGrid>
            <w:gridCol w:w="108"/>
            <w:gridCol w:w="1843"/>
            <w:gridCol w:w="817"/>
            <w:gridCol w:w="1766"/>
            <w:gridCol w:w="4535"/>
            <w:gridCol w:w="108"/>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3487" w:author="Miguel Centeno Muñoz" w:date="2014-07-27T22:11:00Z"/>
          <w:trPrChange w:id="3488" w:author="Miguel Centeno Muñoz" w:date="2014-07-27T22:38:00Z">
            <w:trPr>
              <w:gridAfter w:val="0"/>
            </w:trPr>
          </w:trPrChange>
        </w:trPr>
        <w:tc>
          <w:tcPr>
            <w:cnfStyle w:val="001000000100" w:firstRow="0" w:lastRow="0" w:firstColumn="1" w:lastColumn="0" w:oddVBand="0" w:evenVBand="0" w:oddHBand="0" w:evenHBand="0" w:firstRowFirstColumn="1" w:firstRowLastColumn="0" w:lastRowFirstColumn="0" w:lastRowLastColumn="0"/>
            <w:tcW w:w="2660" w:type="dxa"/>
            <w:tcPrChange w:id="3489" w:author="Miguel Centeno Muñoz" w:date="2014-07-27T22:38:00Z">
              <w:tcPr>
                <w:tcW w:w="4534" w:type="dxa"/>
                <w:gridSpan w:val="4"/>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490" w:author="Miguel Centeno Muñoz" w:date="2014-07-27T22:11:00Z"/>
                <w:b/>
                <w:rPrChange w:id="3491" w:author="Miguel Centeno Muñoz" w:date="2014-07-27T22:29:00Z">
                  <w:rPr>
                    <w:ins w:id="3492" w:author="Miguel Centeno Muñoz" w:date="2014-07-27T22:11:00Z"/>
                    <w:rFonts w:eastAsiaTheme="minorHAnsi" w:cstheme="minorBidi"/>
                    <w:color w:val="auto"/>
                    <w:sz w:val="22"/>
                    <w:szCs w:val="22"/>
                  </w:rPr>
                </w:rPrChange>
              </w:rPr>
            </w:pPr>
            <w:ins w:id="3493" w:author="Miguel Centeno Muñoz" w:date="2014-07-27T22:28:00Z">
              <w:r w:rsidRPr="00865D3C">
                <w:rPr>
                  <w:b/>
                  <w:color w:val="auto"/>
                  <w:sz w:val="22"/>
                  <w:rPrChange w:id="3494" w:author="Miguel Centeno Muñoz" w:date="2014-07-27T22:29:00Z">
                    <w:rPr>
                      <w:b/>
                      <w:bCs/>
                      <w:color w:val="C0504D" w:themeColor="accent2"/>
                      <w:sz w:val="32"/>
                    </w:rPr>
                  </w:rPrChange>
                </w:rPr>
                <w:t>TYP-0001</w:t>
              </w:r>
            </w:ins>
          </w:p>
        </w:tc>
        <w:tc>
          <w:tcPr>
            <w:tcW w:w="6409" w:type="dxa"/>
            <w:tcPrChange w:id="3495"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496" w:author="Miguel Centeno Muñoz" w:date="2014-07-27T22:11:00Z"/>
                <w:b/>
                <w:rPrChange w:id="3497" w:author="Miguel Centeno Muñoz" w:date="2014-07-27T22:29:00Z">
                  <w:rPr>
                    <w:ins w:id="3498" w:author="Miguel Centeno Muñoz" w:date="2014-07-27T22:11:00Z"/>
                    <w:rFonts w:eastAsiaTheme="minorHAnsi" w:cstheme="minorBidi"/>
                    <w:color w:val="auto"/>
                    <w:sz w:val="22"/>
                    <w:szCs w:val="22"/>
                  </w:rPr>
                </w:rPrChange>
              </w:rPr>
            </w:pPr>
            <w:ins w:id="3499" w:author="Miguel Centeno Muñoz" w:date="2014-07-27T22:29:00Z">
              <w:r w:rsidRPr="00865D3C">
                <w:rPr>
                  <w:b/>
                  <w:color w:val="auto"/>
                  <w:sz w:val="22"/>
                  <w:rPrChange w:id="3500"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3501" w:author="Miguel Centeno Muñoz" w:date="2014-07-27T22:11:00Z"/>
          <w:trPrChange w:id="3502"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03" w:author="Miguel Centeno Muñoz" w:date="2014-07-27T22:38:00Z">
              <w:tcPr>
                <w:tcW w:w="4534" w:type="dxa"/>
                <w:gridSpan w:val="4"/>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504" w:author="Miguel Centeno Muñoz" w:date="2014-07-27T22:11:00Z"/>
                <w:b/>
                <w:rPrChange w:id="3505" w:author="Miguel Centeno Muñoz" w:date="2014-07-27T22:29:00Z">
                  <w:rPr>
                    <w:ins w:id="3506" w:author="Miguel Centeno Muñoz" w:date="2014-07-27T22:11:00Z"/>
                    <w:rFonts w:eastAsiaTheme="minorHAnsi" w:cstheme="minorBidi"/>
                    <w:color w:val="auto"/>
                  </w:rPr>
                </w:rPrChange>
              </w:rPr>
            </w:pPr>
            <w:ins w:id="3507" w:author="Miguel Centeno Muñoz" w:date="2014-07-27T22:29:00Z">
              <w:r w:rsidRPr="00865D3C">
                <w:rPr>
                  <w:b/>
                  <w:color w:val="auto"/>
                  <w:rPrChange w:id="3508" w:author="Miguel Centeno Muñoz" w:date="2014-07-27T22:29:00Z">
                    <w:rPr>
                      <w:b/>
                      <w:bCs/>
                      <w:color w:val="C0504D" w:themeColor="accent2"/>
                      <w:sz w:val="32"/>
                    </w:rPr>
                  </w:rPrChange>
                </w:rPr>
                <w:t>Versión</w:t>
              </w:r>
            </w:ins>
          </w:p>
        </w:tc>
        <w:tc>
          <w:tcPr>
            <w:tcW w:w="6409" w:type="dxa"/>
            <w:tcPrChange w:id="3509"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3510" w:author="Miguel Centeno Muñoz" w:date="2014-07-27T22:11:00Z"/>
              </w:rPr>
            </w:pPr>
            <w:ins w:id="3511" w:author="Miguel Centeno Muñoz" w:date="2014-07-27T22:29:00Z">
              <w:r>
                <w:t>1.0(27/07/2014)</w:t>
              </w:r>
            </w:ins>
          </w:p>
        </w:tc>
      </w:tr>
      <w:tr w:rsidR="00865D3C" w:rsidTr="00865D3C">
        <w:tblPrEx>
          <w:tblPrExChange w:id="351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513" w:author="Miguel Centeno Muñoz" w:date="2014-07-27T22:29:00Z"/>
          <w:trPrChange w:id="3514"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15" w:author="Miguel Centeno Muñoz" w:date="2014-07-27T22:38:00Z">
              <w:tcPr>
                <w:tcW w:w="1951" w:type="dxa"/>
                <w:gridSpan w:val="2"/>
              </w:tcPr>
            </w:tcPrChange>
          </w:tcPr>
          <w:p w:rsidR="00865D3C" w:rsidRPr="00865D3C" w:rsidRDefault="00865D3C" w:rsidP="00D40919">
            <w:pPr>
              <w:spacing w:after="200" w:line="276" w:lineRule="auto"/>
              <w:rPr>
                <w:ins w:id="3516" w:author="Miguel Centeno Muñoz" w:date="2014-07-27T22:29:00Z"/>
                <w:b/>
                <w:rPrChange w:id="3517" w:author="Miguel Centeno Muñoz" w:date="2014-07-27T22:29:00Z">
                  <w:rPr>
                    <w:ins w:id="3518" w:author="Miguel Centeno Muñoz" w:date="2014-07-27T22:29:00Z"/>
                    <w:rFonts w:eastAsiaTheme="minorHAnsi" w:cstheme="minorBidi"/>
                    <w:b/>
                    <w:color w:val="auto"/>
                  </w:rPr>
                </w:rPrChange>
              </w:rPr>
            </w:pPr>
            <w:ins w:id="3519" w:author="Miguel Centeno Muñoz" w:date="2014-07-27T22:29:00Z">
              <w:r>
                <w:rPr>
                  <w:b/>
                </w:rPr>
                <w:t>Autores</w:t>
              </w:r>
            </w:ins>
          </w:p>
        </w:tc>
        <w:tc>
          <w:tcPr>
            <w:tcW w:w="6409" w:type="dxa"/>
            <w:tcPrChange w:id="3520"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521" w:author="Miguel Centeno Muñoz" w:date="2014-07-27T22:29:00Z"/>
              </w:rPr>
            </w:pPr>
            <w:ins w:id="3522" w:author="Miguel Centeno Muñoz" w:date="2014-07-27T22:30:00Z">
              <w:r>
                <w:t>Miguel Centeno Muñoz</w:t>
              </w:r>
            </w:ins>
          </w:p>
        </w:tc>
      </w:tr>
      <w:tr w:rsidR="00865D3C" w:rsidTr="00865D3C">
        <w:tblPrEx>
          <w:tblPrExChange w:id="3523"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3524" w:author="Miguel Centeno Muñoz" w:date="2014-07-27T22:30:00Z"/>
          <w:trPrChange w:id="3525"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26" w:author="Miguel Centeno Muñoz" w:date="2014-07-27T22:38:00Z">
              <w:tcPr>
                <w:tcW w:w="1951" w:type="dxa"/>
                <w:gridSpan w:val="2"/>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3527" w:author="Miguel Centeno Muñoz" w:date="2014-07-27T22:30:00Z"/>
                <w:b/>
              </w:rPr>
            </w:pPr>
            <w:ins w:id="3528" w:author="Miguel Centeno Muñoz" w:date="2014-07-27T22:30:00Z">
              <w:r>
                <w:rPr>
                  <w:b/>
                </w:rPr>
                <w:t>Dependencias</w:t>
              </w:r>
            </w:ins>
          </w:p>
        </w:tc>
        <w:tc>
          <w:tcPr>
            <w:tcW w:w="6409" w:type="dxa"/>
            <w:tcPrChange w:id="3529"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530" w:author="Miguel Centeno Muñoz" w:date="2014-07-27T22:30:00Z"/>
              </w:rPr>
            </w:pPr>
            <w:ins w:id="3531" w:author="Miguel Centeno Muñoz" w:date="2014-07-27T22:30:00Z">
              <w:r>
                <w:t>[OBJ-0</w:t>
              </w:r>
            </w:ins>
            <w:ins w:id="3532" w:author="Miguel Centeno Muñoz" w:date="2014-07-27T23:03:00Z">
              <w:r w:rsidR="00490FAF">
                <w:t>0</w:t>
              </w:r>
            </w:ins>
            <w:ins w:id="3533" w:author="Miguel Centeno Muñoz" w:date="2014-07-27T22:30:00Z">
              <w:r>
                <w:t>01] Gestión de Usuarios</w:t>
              </w:r>
            </w:ins>
          </w:p>
        </w:tc>
      </w:tr>
      <w:tr w:rsidR="00865D3C" w:rsidTr="00865D3C">
        <w:tblPrEx>
          <w:tblPrExChange w:id="3534"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535" w:author="Miguel Centeno Muñoz" w:date="2014-07-27T22:30:00Z"/>
          <w:trPrChange w:id="3536"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37" w:author="Miguel Centeno Muñoz" w:date="2014-07-27T22:38:00Z">
              <w:tcPr>
                <w:tcW w:w="1951" w:type="dxa"/>
                <w:gridSpan w:val="2"/>
              </w:tcPr>
            </w:tcPrChange>
          </w:tcPr>
          <w:p w:rsidR="00865D3C" w:rsidRDefault="00865D3C" w:rsidP="00D40919">
            <w:pPr>
              <w:rPr>
                <w:ins w:id="3538" w:author="Miguel Centeno Muñoz" w:date="2014-07-27T22:30:00Z"/>
                <w:b/>
              </w:rPr>
            </w:pPr>
            <w:ins w:id="3539" w:author="Miguel Centeno Muñoz" w:date="2014-07-27T22:30:00Z">
              <w:r>
                <w:rPr>
                  <w:b/>
                </w:rPr>
                <w:t>Descripción</w:t>
              </w:r>
            </w:ins>
          </w:p>
        </w:tc>
        <w:tc>
          <w:tcPr>
            <w:tcW w:w="6409" w:type="dxa"/>
            <w:tcPrChange w:id="3540"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541" w:author="Miguel Centeno Muñoz" w:date="2014-07-27T22:30:00Z"/>
                <w:i/>
                <w:rPrChange w:id="3542" w:author="Miguel Centeno Muñoz" w:date="2014-07-27T22:30:00Z">
                  <w:rPr>
                    <w:ins w:id="3543" w:author="Miguel Centeno Muñoz" w:date="2014-07-27T22:30:00Z"/>
                    <w:rFonts w:eastAsiaTheme="minorHAnsi" w:cstheme="minorBidi"/>
                    <w:color w:val="auto"/>
                  </w:rPr>
                </w:rPrChange>
              </w:rPr>
            </w:pPr>
            <w:ins w:id="3544"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3545"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3546" w:author="Miguel Centeno Muñoz" w:date="2014-07-27T22:59:00Z"/>
                <w:b/>
              </w:rPr>
            </w:pPr>
            <w:ins w:id="3547"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548" w:author="Miguel Centeno Muñoz" w:date="2014-07-27T22:59:00Z"/>
                <w:b/>
                <w:rPrChange w:id="3549" w:author="Miguel Centeno Muñoz" w:date="2014-07-27T23:00:00Z">
                  <w:rPr>
                    <w:ins w:id="3550" w:author="Miguel Centeno Muñoz" w:date="2014-07-27T22:59:00Z"/>
                    <w:rFonts w:eastAsiaTheme="minorHAnsi" w:cstheme="minorBidi"/>
                    <w:color w:val="auto"/>
                  </w:rPr>
                </w:rPrChange>
              </w:rPr>
            </w:pPr>
            <w:ins w:id="3551" w:author="Miguel Centeno Muñoz" w:date="2014-07-27T22:59:00Z">
              <w:r w:rsidRPr="00490FAF">
                <w:rPr>
                  <w:b/>
                  <w:color w:val="auto"/>
                  <w:rPrChange w:id="3552" w:author="Miguel Centeno Muñoz" w:date="2014-07-27T23:00:00Z">
                    <w:rPr>
                      <w:b/>
                      <w:bCs/>
                      <w:color w:val="C0504D" w:themeColor="accent2"/>
                      <w:sz w:val="32"/>
                    </w:rPr>
                  </w:rPrChange>
                </w:rPr>
                <w:t>Nombre                    Tipo                                    Multiplicidad</w:t>
              </w:r>
            </w:ins>
          </w:p>
        </w:tc>
      </w:tr>
      <w:tr w:rsidR="002B1AC0" w:rsidTr="00865D3C">
        <w:trPr>
          <w:ins w:id="3553"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3554"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3555" w:author="Miguel Centeno Muñoz" w:date="2014-07-27T22:59:00Z"/>
              </w:rPr>
            </w:pPr>
            <w:ins w:id="3556"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3557" w:author="Miguel Centeno Muñoz" w:date="2014-07-27T16:53:00Z"/>
        </w:rPr>
        <w:pPrChange w:id="3558" w:author="Miguel Centeno Muñoz" w:date="2014-07-27T13:12:00Z">
          <w:pPr>
            <w:pStyle w:val="Ttulo3"/>
          </w:pPr>
        </w:pPrChange>
      </w:pPr>
    </w:p>
    <w:tbl>
      <w:tblPr>
        <w:tblStyle w:val="Listamedia2-nfasis2"/>
        <w:tblW w:w="0" w:type="auto"/>
        <w:tblLook w:val="04A0" w:firstRow="1" w:lastRow="0" w:firstColumn="1" w:lastColumn="0" w:noHBand="0" w:noVBand="1"/>
        <w:tblPrChange w:id="3559"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560">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561"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3562"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563" w:author="Miguel Centeno Muñoz" w:date="2014-07-27T22:32:00Z"/>
                <w:b/>
                <w:rPrChange w:id="3564" w:author="Miguel Centeno Muñoz" w:date="2014-07-27T22:38:00Z">
                  <w:rPr>
                    <w:ins w:id="3565" w:author="Miguel Centeno Muñoz" w:date="2014-07-27T22:32:00Z"/>
                    <w:rFonts w:eastAsiaTheme="minorHAnsi" w:cstheme="minorBidi"/>
                    <w:color w:val="auto"/>
                    <w:sz w:val="22"/>
                    <w:szCs w:val="22"/>
                  </w:rPr>
                </w:rPrChange>
              </w:rPr>
            </w:pPr>
            <w:ins w:id="3566" w:author="Miguel Centeno Muñoz" w:date="2014-07-27T22:32:00Z">
              <w:r w:rsidRPr="00A1549B">
                <w:rPr>
                  <w:b/>
                  <w:color w:val="auto"/>
                  <w:sz w:val="22"/>
                  <w:rPrChange w:id="3567" w:author="Miguel Centeno Muñoz" w:date="2014-07-27T22:38:00Z">
                    <w:rPr>
                      <w:b/>
                      <w:bCs/>
                      <w:color w:val="C0504D" w:themeColor="accent2"/>
                      <w:sz w:val="32"/>
                    </w:rPr>
                  </w:rPrChange>
                </w:rPr>
                <w:t>Atributo variable</w:t>
              </w:r>
            </w:ins>
          </w:p>
        </w:tc>
        <w:tc>
          <w:tcPr>
            <w:tcW w:w="6409" w:type="dxa"/>
            <w:tcPrChange w:id="3568"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569" w:author="Miguel Centeno Muñoz" w:date="2014-07-27T22:32:00Z"/>
                <w:b/>
                <w:rPrChange w:id="3570" w:author="Miguel Centeno Muñoz" w:date="2014-07-27T22:38:00Z">
                  <w:rPr>
                    <w:ins w:id="3571" w:author="Miguel Centeno Muñoz" w:date="2014-07-27T22:32:00Z"/>
                    <w:rFonts w:eastAsiaTheme="minorHAnsi" w:cstheme="minorBidi"/>
                    <w:color w:val="auto"/>
                    <w:sz w:val="22"/>
                    <w:szCs w:val="22"/>
                  </w:rPr>
                </w:rPrChange>
              </w:rPr>
            </w:pPr>
            <w:ins w:id="3572" w:author="Miguel Centeno Muñoz" w:date="2014-07-27T22:32:00Z">
              <w:r w:rsidRPr="00A1549B">
                <w:rPr>
                  <w:b/>
                  <w:color w:val="auto"/>
                  <w:sz w:val="22"/>
                  <w:rPrChange w:id="3573" w:author="Miguel Centeno Muñoz" w:date="2014-07-27T22:38:00Z">
                    <w:rPr>
                      <w:b/>
                      <w:bCs/>
                      <w:color w:val="C0504D" w:themeColor="accent2"/>
                      <w:sz w:val="32"/>
                    </w:rPr>
                  </w:rPrChange>
                </w:rPr>
                <w:t>Usuario::</w:t>
              </w:r>
            </w:ins>
            <w:ins w:id="3574" w:author="Miguel Centeno Muñoz" w:date="2014-07-27T22:33:00Z">
              <w:r w:rsidRPr="00A1549B">
                <w:rPr>
                  <w:b/>
                  <w:color w:val="auto"/>
                  <w:sz w:val="22"/>
                  <w:rPrChange w:id="3575" w:author="Miguel Centeno Muñoz" w:date="2014-07-27T22:38:00Z">
                    <w:rPr>
                      <w:b/>
                      <w:bCs/>
                      <w:color w:val="C0504D" w:themeColor="accent2"/>
                      <w:sz w:val="32"/>
                    </w:rPr>
                  </w:rPrChange>
                </w:rPr>
                <w:t xml:space="preserve"> </w:t>
              </w:r>
            </w:ins>
            <w:proofErr w:type="spellStart"/>
            <w:ins w:id="3576" w:author="Miguel Centeno Muñoz" w:date="2014-07-27T22:32:00Z">
              <w:r w:rsidRPr="00A1549B">
                <w:rPr>
                  <w:b/>
                  <w:color w:val="auto"/>
                  <w:sz w:val="22"/>
                  <w:rPrChange w:id="3577" w:author="Miguel Centeno Muñoz" w:date="2014-07-27T22:38:00Z">
                    <w:rPr>
                      <w:b/>
                      <w:bCs/>
                      <w:color w:val="C0504D" w:themeColor="accent2"/>
                      <w:sz w:val="32"/>
                    </w:rPr>
                  </w:rPrChange>
                </w:rPr>
                <w:t>login</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578"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3579"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580" w:author="Miguel Centeno Muñoz" w:date="2014-07-27T22:32:00Z"/>
                <w:b/>
                <w:rPrChange w:id="3581" w:author="Miguel Centeno Muñoz" w:date="2014-07-27T22:38:00Z">
                  <w:rPr>
                    <w:ins w:id="3582" w:author="Miguel Centeno Muñoz" w:date="2014-07-27T22:32:00Z"/>
                    <w:rFonts w:eastAsiaTheme="minorHAnsi" w:cstheme="minorBidi"/>
                    <w:color w:val="auto"/>
                  </w:rPr>
                </w:rPrChange>
              </w:rPr>
            </w:pPr>
            <w:ins w:id="3583" w:author="Miguel Centeno Muñoz" w:date="2014-07-27T22:32:00Z">
              <w:r w:rsidRPr="00A1549B">
                <w:rPr>
                  <w:b/>
                  <w:color w:val="auto"/>
                  <w:rPrChange w:id="3584" w:author="Miguel Centeno Muñoz" w:date="2014-07-27T22:38:00Z">
                    <w:rPr>
                      <w:b/>
                      <w:bCs/>
                      <w:color w:val="C0504D" w:themeColor="accent2"/>
                      <w:sz w:val="32"/>
                    </w:rPr>
                  </w:rPrChange>
                </w:rPr>
                <w:t>Descripción</w:t>
              </w:r>
            </w:ins>
          </w:p>
        </w:tc>
        <w:tc>
          <w:tcPr>
            <w:tcW w:w="6409" w:type="dxa"/>
            <w:tcPrChange w:id="3585"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586" w:author="Miguel Centeno Muñoz" w:date="2014-07-27T22:32:00Z"/>
                <w:i/>
                <w:rPrChange w:id="3587" w:author="Miguel Centeno Muñoz" w:date="2014-07-27T22:32:00Z">
                  <w:rPr>
                    <w:ins w:id="3588" w:author="Miguel Centeno Muñoz" w:date="2014-07-27T22:32:00Z"/>
                    <w:rFonts w:eastAsiaTheme="minorHAnsi" w:cstheme="minorBidi"/>
                    <w:color w:val="auto"/>
                  </w:rPr>
                </w:rPrChange>
              </w:rPr>
            </w:pPr>
            <w:ins w:id="3589" w:author="Miguel Centeno Muñoz" w:date="2014-07-27T22:32:00Z">
              <w:r>
                <w:t xml:space="preserve">Este atributo representa </w:t>
              </w:r>
              <w:r>
                <w:rPr>
                  <w:i/>
                </w:rPr>
                <w:t>el nombre con el que el usuario acceder</w:t>
              </w:r>
            </w:ins>
            <w:ins w:id="3590" w:author="Miguel Centeno Muñoz" w:date="2014-07-27T22:33:00Z">
              <w:r>
                <w:rPr>
                  <w:i/>
                </w:rPr>
                <w:t>á a la aplicación</w:t>
              </w:r>
            </w:ins>
          </w:p>
        </w:tc>
      </w:tr>
      <w:tr w:rsidR="00865D3C" w:rsidTr="00865D3C">
        <w:trPr>
          <w:ins w:id="3591"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592" w:author="Miguel Centeno Muñoz" w:date="2014-07-27T22:38:00Z">
              <w:tcPr>
                <w:tcW w:w="4534" w:type="dxa"/>
              </w:tcPr>
            </w:tcPrChange>
          </w:tcPr>
          <w:p w:rsidR="00865D3C" w:rsidRPr="00A1549B" w:rsidRDefault="00865D3C" w:rsidP="00D40919">
            <w:pPr>
              <w:spacing w:after="200" w:line="276" w:lineRule="auto"/>
              <w:rPr>
                <w:ins w:id="3593" w:author="Miguel Centeno Muñoz" w:date="2014-07-27T22:33:00Z"/>
                <w:b/>
                <w:rPrChange w:id="3594" w:author="Miguel Centeno Muñoz" w:date="2014-07-27T22:38:00Z">
                  <w:rPr>
                    <w:ins w:id="3595" w:author="Miguel Centeno Muñoz" w:date="2014-07-27T22:33:00Z"/>
                    <w:rFonts w:eastAsiaTheme="minorHAnsi" w:cstheme="minorBidi"/>
                    <w:color w:val="auto"/>
                  </w:rPr>
                </w:rPrChange>
              </w:rPr>
            </w:pPr>
            <w:ins w:id="3596" w:author="Miguel Centeno Muñoz" w:date="2014-07-27T22:33:00Z">
              <w:r w:rsidRPr="00A1549B">
                <w:rPr>
                  <w:b/>
                  <w:color w:val="auto"/>
                  <w:rPrChange w:id="3597" w:author="Miguel Centeno Muñoz" w:date="2014-07-27T22:38:00Z">
                    <w:rPr>
                      <w:b/>
                      <w:bCs/>
                      <w:color w:val="C0504D" w:themeColor="accent2"/>
                      <w:sz w:val="32"/>
                    </w:rPr>
                  </w:rPrChange>
                </w:rPr>
                <w:t>Tipo</w:t>
              </w:r>
            </w:ins>
          </w:p>
        </w:tc>
        <w:tc>
          <w:tcPr>
            <w:tcW w:w="6409" w:type="dxa"/>
            <w:tcPrChange w:id="3598"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599" w:author="Miguel Centeno Muñoz" w:date="2014-07-27T22:33:00Z"/>
                <w:rFonts w:ascii="Courier New" w:hAnsi="Courier New" w:cs="Courier New"/>
                <w:rPrChange w:id="3600" w:author="Miguel Centeno Muñoz" w:date="2014-07-27T22:33:00Z">
                  <w:rPr>
                    <w:ins w:id="3601" w:author="Miguel Centeno Muñoz" w:date="2014-07-27T22:33:00Z"/>
                    <w:rFonts w:eastAsiaTheme="minorHAnsi" w:cstheme="minorBidi"/>
                    <w:color w:val="auto"/>
                  </w:rPr>
                </w:rPrChange>
              </w:rPr>
            </w:pPr>
            <w:proofErr w:type="spellStart"/>
            <w:ins w:id="3602" w:author="Miguel Centeno Muñoz" w:date="2014-07-27T22:33:00Z">
              <w:r w:rsidRPr="00865D3C">
                <w:rPr>
                  <w:rFonts w:ascii="Courier New" w:hAnsi="Courier New" w:cs="Courier New"/>
                  <w:color w:val="auto"/>
                  <w:rPrChange w:id="3603" w:author="Miguel Centeno Muñoz" w:date="2014-07-27T22:33:00Z">
                    <w:rPr>
                      <w:rFonts w:ascii="Consolas" w:hAnsi="Consolas" w:cs="Consolas"/>
                      <w:b/>
                      <w:bCs/>
                      <w:color w:val="C0504D" w:themeColor="accent2"/>
                      <w:sz w:val="32"/>
                    </w:rPr>
                  </w:rPrChange>
                </w:rPr>
                <w:t>String</w:t>
              </w:r>
              <w:proofErr w:type="spellEnd"/>
            </w:ins>
          </w:p>
        </w:tc>
      </w:tr>
    </w:tbl>
    <w:p w:rsidR="00F87E9D" w:rsidRDefault="00F87E9D">
      <w:pPr>
        <w:rPr>
          <w:ins w:id="3604" w:author="Miguel Centeno Muñoz" w:date="2014-07-27T16:53:00Z"/>
        </w:rPr>
        <w:pPrChange w:id="3605" w:author="Miguel Centeno Muñoz" w:date="2014-07-27T13:12:00Z">
          <w:pPr>
            <w:pStyle w:val="Ttulo3"/>
          </w:pPr>
        </w:pPrChange>
      </w:pPr>
    </w:p>
    <w:tbl>
      <w:tblPr>
        <w:tblStyle w:val="Listamedia2-nfasis2"/>
        <w:tblW w:w="0" w:type="auto"/>
        <w:tblLook w:val="04A0" w:firstRow="1" w:lastRow="0" w:firstColumn="1" w:lastColumn="0" w:noHBand="0" w:noVBand="1"/>
        <w:tblPrChange w:id="360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0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08"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360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10" w:author="Miguel Centeno Muñoz" w:date="2014-07-27T22:33:00Z"/>
                <w:b/>
                <w:rPrChange w:id="3611" w:author="Miguel Centeno Muñoz" w:date="2014-07-27T22:38:00Z">
                  <w:rPr>
                    <w:ins w:id="3612" w:author="Miguel Centeno Muñoz" w:date="2014-07-27T22:33:00Z"/>
                    <w:rFonts w:eastAsiaTheme="minorHAnsi" w:cstheme="minorBidi"/>
                    <w:color w:val="auto"/>
                    <w:sz w:val="22"/>
                    <w:szCs w:val="22"/>
                  </w:rPr>
                </w:rPrChange>
              </w:rPr>
            </w:pPr>
            <w:ins w:id="3613" w:author="Miguel Centeno Muñoz" w:date="2014-07-27T22:33:00Z">
              <w:r w:rsidRPr="00A1549B">
                <w:rPr>
                  <w:b/>
                  <w:color w:val="auto"/>
                  <w:sz w:val="22"/>
                  <w:rPrChange w:id="3614" w:author="Miguel Centeno Muñoz" w:date="2014-07-27T22:38:00Z">
                    <w:rPr>
                      <w:b/>
                      <w:bCs/>
                      <w:color w:val="C0504D" w:themeColor="accent2"/>
                      <w:sz w:val="32"/>
                    </w:rPr>
                  </w:rPrChange>
                </w:rPr>
                <w:t>Atributo variable</w:t>
              </w:r>
            </w:ins>
          </w:p>
        </w:tc>
        <w:tc>
          <w:tcPr>
            <w:tcW w:w="6409" w:type="dxa"/>
            <w:tcPrChange w:id="361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16" w:author="Miguel Centeno Muñoz" w:date="2014-07-27T22:33:00Z"/>
                <w:b/>
                <w:rPrChange w:id="3617" w:author="Miguel Centeno Muñoz" w:date="2014-07-27T22:38:00Z">
                  <w:rPr>
                    <w:ins w:id="3618" w:author="Miguel Centeno Muñoz" w:date="2014-07-27T22:33:00Z"/>
                    <w:rFonts w:eastAsiaTheme="minorHAnsi" w:cstheme="minorBidi"/>
                    <w:color w:val="auto"/>
                    <w:sz w:val="22"/>
                    <w:szCs w:val="22"/>
                  </w:rPr>
                </w:rPrChange>
              </w:rPr>
            </w:pPr>
            <w:ins w:id="3619" w:author="Miguel Centeno Muñoz" w:date="2014-07-27T22:33:00Z">
              <w:r w:rsidRPr="00A1549B">
                <w:rPr>
                  <w:b/>
                  <w:color w:val="auto"/>
                  <w:sz w:val="22"/>
                  <w:rPrChange w:id="3620" w:author="Miguel Centeno Muñoz" w:date="2014-07-27T22:38:00Z">
                    <w:rPr>
                      <w:b/>
                      <w:bCs/>
                      <w:color w:val="C0504D" w:themeColor="accent2"/>
                      <w:sz w:val="32"/>
                    </w:rPr>
                  </w:rPrChange>
                </w:rPr>
                <w:t>Usuario::</w:t>
              </w:r>
            </w:ins>
            <w:ins w:id="3621" w:author="Miguel Centeno Muñoz" w:date="2014-07-27T22:34:00Z">
              <w:r w:rsidRPr="00A1549B">
                <w:rPr>
                  <w:b/>
                  <w:color w:val="auto"/>
                  <w:sz w:val="22"/>
                  <w:rPrChange w:id="3622"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3623"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62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25" w:author="Miguel Centeno Muñoz" w:date="2014-07-27T22:33:00Z"/>
                <w:b/>
                <w:rPrChange w:id="3626" w:author="Miguel Centeno Muñoz" w:date="2014-07-27T22:38:00Z">
                  <w:rPr>
                    <w:ins w:id="3627" w:author="Miguel Centeno Muñoz" w:date="2014-07-27T22:33:00Z"/>
                    <w:rFonts w:eastAsiaTheme="minorHAnsi" w:cstheme="minorBidi"/>
                    <w:color w:val="auto"/>
                  </w:rPr>
                </w:rPrChange>
              </w:rPr>
            </w:pPr>
            <w:ins w:id="3628" w:author="Miguel Centeno Muñoz" w:date="2014-07-27T22:34:00Z">
              <w:r w:rsidRPr="00A1549B">
                <w:rPr>
                  <w:b/>
                  <w:color w:val="auto"/>
                  <w:rPrChange w:id="3629" w:author="Miguel Centeno Muñoz" w:date="2014-07-27T22:38:00Z">
                    <w:rPr>
                      <w:b/>
                      <w:bCs/>
                      <w:color w:val="C0504D" w:themeColor="accent2"/>
                      <w:sz w:val="32"/>
                    </w:rPr>
                  </w:rPrChange>
                </w:rPr>
                <w:t>Descripción</w:t>
              </w:r>
            </w:ins>
          </w:p>
        </w:tc>
        <w:tc>
          <w:tcPr>
            <w:tcW w:w="6409" w:type="dxa"/>
            <w:tcPrChange w:id="3630"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31" w:author="Miguel Centeno Muñoz" w:date="2014-07-27T22:33:00Z"/>
                <w:i/>
                <w:rPrChange w:id="3632" w:author="Miguel Centeno Muñoz" w:date="2014-07-27T22:34:00Z">
                  <w:rPr>
                    <w:ins w:id="3633" w:author="Miguel Centeno Muñoz" w:date="2014-07-27T22:33:00Z"/>
                    <w:rFonts w:eastAsiaTheme="minorHAnsi" w:cstheme="minorBidi"/>
                    <w:color w:val="auto"/>
                  </w:rPr>
                </w:rPrChange>
              </w:rPr>
            </w:pPr>
            <w:ins w:id="3634" w:author="Miguel Centeno Muñoz" w:date="2014-07-27T22:34:00Z">
              <w:r>
                <w:t xml:space="preserve">Este atributo representa </w:t>
              </w:r>
              <w:r>
                <w:rPr>
                  <w:i/>
                </w:rPr>
                <w:t xml:space="preserve">la contraseña del usuario para </w:t>
              </w:r>
              <w:proofErr w:type="spellStart"/>
              <w:r>
                <w:rPr>
                  <w:i/>
                </w:rPr>
                <w:t>accederal</w:t>
              </w:r>
              <w:proofErr w:type="spellEnd"/>
              <w:r>
                <w:rPr>
                  <w:i/>
                </w:rPr>
                <w:t xml:space="preserve"> sistema</w:t>
              </w:r>
            </w:ins>
          </w:p>
        </w:tc>
      </w:tr>
      <w:tr w:rsidR="00865D3C" w:rsidTr="00865D3C">
        <w:trPr>
          <w:ins w:id="363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636" w:author="Miguel Centeno Muñoz" w:date="2014-07-27T22:38:00Z">
              <w:tcPr>
                <w:tcW w:w="4534" w:type="dxa"/>
              </w:tcPr>
            </w:tcPrChange>
          </w:tcPr>
          <w:p w:rsidR="00865D3C" w:rsidRPr="00A1549B" w:rsidRDefault="00865D3C" w:rsidP="00D40919">
            <w:pPr>
              <w:spacing w:after="200" w:line="276" w:lineRule="auto"/>
              <w:rPr>
                <w:ins w:id="3637" w:author="Miguel Centeno Muñoz" w:date="2014-07-27T22:34:00Z"/>
                <w:b/>
                <w:rPrChange w:id="3638" w:author="Miguel Centeno Muñoz" w:date="2014-07-27T22:38:00Z">
                  <w:rPr>
                    <w:ins w:id="3639" w:author="Miguel Centeno Muñoz" w:date="2014-07-27T22:34:00Z"/>
                    <w:rFonts w:eastAsiaTheme="minorHAnsi" w:cstheme="minorBidi"/>
                    <w:color w:val="auto"/>
                  </w:rPr>
                </w:rPrChange>
              </w:rPr>
            </w:pPr>
            <w:ins w:id="3640" w:author="Miguel Centeno Muñoz" w:date="2014-07-27T22:34:00Z">
              <w:r w:rsidRPr="00A1549B">
                <w:rPr>
                  <w:b/>
                  <w:color w:val="auto"/>
                  <w:rPrChange w:id="3641" w:author="Miguel Centeno Muñoz" w:date="2014-07-27T22:38:00Z">
                    <w:rPr>
                      <w:b/>
                      <w:bCs/>
                      <w:color w:val="C0504D" w:themeColor="accent2"/>
                      <w:sz w:val="32"/>
                    </w:rPr>
                  </w:rPrChange>
                </w:rPr>
                <w:t xml:space="preserve">Tipo </w:t>
              </w:r>
            </w:ins>
          </w:p>
        </w:tc>
        <w:tc>
          <w:tcPr>
            <w:tcW w:w="6409" w:type="dxa"/>
            <w:tcPrChange w:id="364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43" w:author="Miguel Centeno Muñoz" w:date="2014-07-27T22:34:00Z"/>
                <w:rFonts w:ascii="Courier New" w:hAnsi="Courier New" w:cs="Courier New"/>
                <w:rPrChange w:id="3644" w:author="Miguel Centeno Muñoz" w:date="2014-07-27T22:39:00Z">
                  <w:rPr>
                    <w:ins w:id="3645" w:author="Miguel Centeno Muñoz" w:date="2014-07-27T22:34:00Z"/>
                    <w:rFonts w:eastAsiaTheme="minorHAnsi" w:cstheme="minorBidi"/>
                    <w:color w:val="auto"/>
                  </w:rPr>
                </w:rPrChange>
              </w:rPr>
            </w:pPr>
            <w:proofErr w:type="spellStart"/>
            <w:ins w:id="3646" w:author="Miguel Centeno Muñoz" w:date="2014-07-27T22:34:00Z">
              <w:r w:rsidRPr="007F6488">
                <w:rPr>
                  <w:rFonts w:ascii="Courier New" w:hAnsi="Courier New" w:cs="Courier New"/>
                  <w:color w:val="auto"/>
                  <w:rPrChange w:id="3647" w:author="Miguel Centeno Muñoz" w:date="2014-07-27T22:39:00Z">
                    <w:rPr>
                      <w:b/>
                      <w:bCs/>
                      <w:color w:val="C0504D" w:themeColor="accent2"/>
                      <w:sz w:val="32"/>
                    </w:rPr>
                  </w:rPrChange>
                </w:rPr>
                <w:t>String</w:t>
              </w:r>
              <w:proofErr w:type="spellEnd"/>
            </w:ins>
          </w:p>
        </w:tc>
      </w:tr>
    </w:tbl>
    <w:p w:rsidR="00F87E9D" w:rsidRDefault="00F87E9D">
      <w:pPr>
        <w:rPr>
          <w:ins w:id="3648" w:author="Miguel Centeno Muñoz" w:date="2014-07-27T16:53:00Z"/>
        </w:rPr>
        <w:pPrChange w:id="3649" w:author="Miguel Centeno Muñoz" w:date="2014-07-27T13:12:00Z">
          <w:pPr>
            <w:pStyle w:val="Ttulo3"/>
          </w:pPr>
        </w:pPrChange>
      </w:pPr>
    </w:p>
    <w:tbl>
      <w:tblPr>
        <w:tblStyle w:val="Listamedia2-nfasis2"/>
        <w:tblW w:w="0" w:type="auto"/>
        <w:tblLook w:val="04A0" w:firstRow="1" w:lastRow="0" w:firstColumn="1" w:lastColumn="0" w:noHBand="0" w:noVBand="1"/>
        <w:tblPrChange w:id="365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5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52"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365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54" w:author="Miguel Centeno Muñoz" w:date="2014-07-27T22:34:00Z"/>
                <w:b/>
                <w:rPrChange w:id="3655" w:author="Miguel Centeno Muñoz" w:date="2014-07-27T22:39:00Z">
                  <w:rPr>
                    <w:ins w:id="3656" w:author="Miguel Centeno Muñoz" w:date="2014-07-27T22:34:00Z"/>
                    <w:rFonts w:eastAsiaTheme="minorHAnsi" w:cstheme="minorBidi"/>
                    <w:color w:val="auto"/>
                    <w:sz w:val="22"/>
                    <w:szCs w:val="22"/>
                  </w:rPr>
                </w:rPrChange>
              </w:rPr>
            </w:pPr>
            <w:ins w:id="3657" w:author="Miguel Centeno Muñoz" w:date="2014-07-27T22:34:00Z">
              <w:r w:rsidRPr="00A1549B">
                <w:rPr>
                  <w:b/>
                  <w:color w:val="auto"/>
                  <w:sz w:val="22"/>
                  <w:rPrChange w:id="3658" w:author="Miguel Centeno Muñoz" w:date="2014-07-27T22:39:00Z">
                    <w:rPr>
                      <w:b/>
                      <w:bCs/>
                      <w:color w:val="C0504D" w:themeColor="accent2"/>
                      <w:sz w:val="32"/>
                    </w:rPr>
                  </w:rPrChange>
                </w:rPr>
                <w:t>Atributo Variable</w:t>
              </w:r>
            </w:ins>
          </w:p>
        </w:tc>
        <w:tc>
          <w:tcPr>
            <w:tcW w:w="6409" w:type="dxa"/>
            <w:tcPrChange w:id="3659"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60" w:author="Miguel Centeno Muñoz" w:date="2014-07-27T22:34:00Z"/>
                <w:b/>
                <w:rPrChange w:id="3661" w:author="Miguel Centeno Muñoz" w:date="2014-07-27T22:39:00Z">
                  <w:rPr>
                    <w:ins w:id="3662" w:author="Miguel Centeno Muñoz" w:date="2014-07-27T22:34:00Z"/>
                    <w:rFonts w:eastAsiaTheme="minorHAnsi" w:cstheme="minorBidi"/>
                    <w:color w:val="auto"/>
                    <w:sz w:val="22"/>
                    <w:szCs w:val="22"/>
                  </w:rPr>
                </w:rPrChange>
              </w:rPr>
            </w:pPr>
            <w:ins w:id="3663" w:author="Miguel Centeno Muñoz" w:date="2014-07-27T22:34:00Z">
              <w:r w:rsidRPr="00A1549B">
                <w:rPr>
                  <w:b/>
                  <w:color w:val="auto"/>
                  <w:sz w:val="22"/>
                  <w:rPrChange w:id="3664"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366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66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67" w:author="Miguel Centeno Muñoz" w:date="2014-07-27T22:34:00Z"/>
                <w:b/>
                <w:rPrChange w:id="3668" w:author="Miguel Centeno Muñoz" w:date="2014-07-27T22:39:00Z">
                  <w:rPr>
                    <w:ins w:id="3669" w:author="Miguel Centeno Muñoz" w:date="2014-07-27T22:34:00Z"/>
                    <w:rFonts w:eastAsiaTheme="minorHAnsi" w:cstheme="minorBidi"/>
                    <w:color w:val="auto"/>
                  </w:rPr>
                </w:rPrChange>
              </w:rPr>
            </w:pPr>
            <w:ins w:id="3670" w:author="Miguel Centeno Muñoz" w:date="2014-07-27T22:34:00Z">
              <w:r w:rsidRPr="00A1549B">
                <w:rPr>
                  <w:b/>
                  <w:color w:val="auto"/>
                  <w:rPrChange w:id="3671" w:author="Miguel Centeno Muñoz" w:date="2014-07-27T22:39:00Z">
                    <w:rPr>
                      <w:b/>
                      <w:bCs/>
                      <w:color w:val="C0504D" w:themeColor="accent2"/>
                      <w:sz w:val="32"/>
                    </w:rPr>
                  </w:rPrChange>
                </w:rPr>
                <w:t>Descripción</w:t>
              </w:r>
            </w:ins>
          </w:p>
        </w:tc>
        <w:tc>
          <w:tcPr>
            <w:tcW w:w="6409" w:type="dxa"/>
            <w:tcPrChange w:id="367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73" w:author="Miguel Centeno Muñoz" w:date="2014-07-27T22:34:00Z"/>
                <w:i/>
                <w:rPrChange w:id="3674" w:author="Miguel Centeno Muñoz" w:date="2014-07-27T22:35:00Z">
                  <w:rPr>
                    <w:ins w:id="3675" w:author="Miguel Centeno Muñoz" w:date="2014-07-27T22:34:00Z"/>
                    <w:rFonts w:eastAsiaTheme="minorHAnsi" w:cstheme="minorBidi"/>
                    <w:color w:val="auto"/>
                  </w:rPr>
                </w:rPrChange>
              </w:rPr>
            </w:pPr>
            <w:ins w:id="3676" w:author="Miguel Centeno Muñoz" w:date="2014-07-27T22:35:00Z">
              <w:r>
                <w:t xml:space="preserve">Este atributo representa </w:t>
              </w:r>
              <w:r>
                <w:rPr>
                  <w:i/>
                </w:rPr>
                <w:t>la dirección de correo electrónico del usuario</w:t>
              </w:r>
            </w:ins>
          </w:p>
        </w:tc>
      </w:tr>
      <w:tr w:rsidR="00865D3C" w:rsidTr="00865D3C">
        <w:trPr>
          <w:ins w:id="3677"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678" w:author="Miguel Centeno Muñoz" w:date="2014-07-27T22:38:00Z">
              <w:tcPr>
                <w:tcW w:w="4534" w:type="dxa"/>
              </w:tcPr>
            </w:tcPrChange>
          </w:tcPr>
          <w:p w:rsidR="00865D3C" w:rsidRPr="00A1549B" w:rsidRDefault="00865D3C" w:rsidP="00D40919">
            <w:pPr>
              <w:spacing w:after="200" w:line="276" w:lineRule="auto"/>
              <w:rPr>
                <w:ins w:id="3679" w:author="Miguel Centeno Muñoz" w:date="2014-07-27T22:35:00Z"/>
                <w:b/>
                <w:rPrChange w:id="3680" w:author="Miguel Centeno Muñoz" w:date="2014-07-27T22:39:00Z">
                  <w:rPr>
                    <w:ins w:id="3681" w:author="Miguel Centeno Muñoz" w:date="2014-07-27T22:35:00Z"/>
                    <w:rFonts w:eastAsiaTheme="minorHAnsi" w:cstheme="minorBidi"/>
                    <w:color w:val="auto"/>
                  </w:rPr>
                </w:rPrChange>
              </w:rPr>
            </w:pPr>
            <w:ins w:id="3682" w:author="Miguel Centeno Muñoz" w:date="2014-07-27T22:35:00Z">
              <w:r w:rsidRPr="00A1549B">
                <w:rPr>
                  <w:b/>
                  <w:color w:val="auto"/>
                  <w:rPrChange w:id="3683" w:author="Miguel Centeno Muñoz" w:date="2014-07-27T22:39:00Z">
                    <w:rPr>
                      <w:b/>
                      <w:bCs/>
                      <w:color w:val="C0504D" w:themeColor="accent2"/>
                      <w:sz w:val="32"/>
                    </w:rPr>
                  </w:rPrChange>
                </w:rPr>
                <w:t>Tipo</w:t>
              </w:r>
            </w:ins>
          </w:p>
        </w:tc>
        <w:tc>
          <w:tcPr>
            <w:tcW w:w="6409" w:type="dxa"/>
            <w:tcPrChange w:id="3684"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85" w:author="Miguel Centeno Muñoz" w:date="2014-07-27T22:35:00Z"/>
                <w:rFonts w:ascii="Courier New" w:hAnsi="Courier New" w:cs="Courier New"/>
                <w:rPrChange w:id="3686" w:author="Miguel Centeno Muñoz" w:date="2014-07-27T22:39:00Z">
                  <w:rPr>
                    <w:ins w:id="3687" w:author="Miguel Centeno Muñoz" w:date="2014-07-27T22:35:00Z"/>
                    <w:rFonts w:eastAsiaTheme="minorHAnsi" w:cstheme="minorBidi"/>
                    <w:color w:val="auto"/>
                  </w:rPr>
                </w:rPrChange>
              </w:rPr>
            </w:pPr>
            <w:proofErr w:type="spellStart"/>
            <w:ins w:id="3688" w:author="Miguel Centeno Muñoz" w:date="2014-07-27T22:35:00Z">
              <w:r w:rsidRPr="007F6488">
                <w:rPr>
                  <w:rFonts w:ascii="Courier New" w:hAnsi="Courier New" w:cs="Courier New"/>
                  <w:color w:val="auto"/>
                  <w:rPrChange w:id="3689" w:author="Miguel Centeno Muñoz" w:date="2014-07-27T22:39:00Z">
                    <w:rPr>
                      <w:b/>
                      <w:bCs/>
                      <w:color w:val="C0504D" w:themeColor="accent2"/>
                      <w:sz w:val="32"/>
                    </w:rPr>
                  </w:rPrChange>
                </w:rPr>
                <w:t>String</w:t>
              </w:r>
              <w:proofErr w:type="spellEnd"/>
            </w:ins>
          </w:p>
        </w:tc>
      </w:tr>
    </w:tbl>
    <w:p w:rsidR="00F87E9D" w:rsidRDefault="00F87E9D">
      <w:pPr>
        <w:rPr>
          <w:ins w:id="3690" w:author="Miguel Centeno Muñoz" w:date="2014-07-31T00:22:00Z"/>
        </w:rPr>
        <w:pPrChange w:id="3691" w:author="Miguel Centeno Muñoz" w:date="2014-07-27T13:12:00Z">
          <w:pPr>
            <w:pStyle w:val="Ttulo3"/>
          </w:pPr>
        </w:pPrChange>
      </w:pPr>
    </w:p>
    <w:p w:rsidR="002B1AC0" w:rsidRDefault="002B1AC0">
      <w:pPr>
        <w:rPr>
          <w:ins w:id="3692" w:author="Miguel Centeno Muñoz" w:date="2014-07-31T00:22:00Z"/>
        </w:rPr>
        <w:pPrChange w:id="3693" w:author="Miguel Centeno Muñoz" w:date="2014-07-27T13:12:00Z">
          <w:pPr>
            <w:pStyle w:val="Ttulo3"/>
          </w:pPr>
        </w:pPrChange>
      </w:pPr>
    </w:p>
    <w:p w:rsidR="002B1AC0" w:rsidRDefault="002B1AC0">
      <w:pPr>
        <w:rPr>
          <w:ins w:id="3694" w:author="Miguel Centeno Muñoz" w:date="2014-07-31T00:22:00Z"/>
        </w:rPr>
        <w:pPrChange w:id="3695" w:author="Miguel Centeno Muñoz" w:date="2014-07-27T13:12:00Z">
          <w:pPr>
            <w:pStyle w:val="Ttulo3"/>
          </w:pPr>
        </w:pPrChange>
      </w:pPr>
    </w:p>
    <w:p w:rsidR="002B1AC0" w:rsidRDefault="002B1AC0">
      <w:pPr>
        <w:rPr>
          <w:ins w:id="3696" w:author="Miguel Centeno Muñoz" w:date="2014-07-27T16:53:00Z"/>
        </w:rPr>
        <w:pPrChange w:id="3697" w:author="Miguel Centeno Muñoz" w:date="2014-07-27T13:12:00Z">
          <w:pPr>
            <w:pStyle w:val="Ttulo3"/>
          </w:pPr>
        </w:pPrChange>
      </w:pPr>
    </w:p>
    <w:tbl>
      <w:tblPr>
        <w:tblStyle w:val="Listamedia2-nfasis2"/>
        <w:tblW w:w="0" w:type="auto"/>
        <w:tblLook w:val="04A0" w:firstRow="1" w:lastRow="0" w:firstColumn="1" w:lastColumn="0" w:noHBand="0" w:noVBand="1"/>
        <w:tblPrChange w:id="369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9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00"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370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02" w:author="Miguel Centeno Muñoz" w:date="2014-07-27T22:35:00Z"/>
                <w:b/>
                <w:rPrChange w:id="3703" w:author="Miguel Centeno Muñoz" w:date="2014-07-27T22:39:00Z">
                  <w:rPr>
                    <w:ins w:id="3704" w:author="Miguel Centeno Muñoz" w:date="2014-07-27T22:35:00Z"/>
                    <w:rFonts w:eastAsiaTheme="minorHAnsi" w:cstheme="minorBidi"/>
                    <w:color w:val="auto"/>
                    <w:sz w:val="22"/>
                    <w:szCs w:val="22"/>
                  </w:rPr>
                </w:rPrChange>
              </w:rPr>
            </w:pPr>
            <w:ins w:id="3705" w:author="Miguel Centeno Muñoz" w:date="2014-07-27T22:35:00Z">
              <w:r w:rsidRPr="00A1549B">
                <w:rPr>
                  <w:b/>
                  <w:color w:val="auto"/>
                  <w:sz w:val="22"/>
                  <w:rPrChange w:id="3706" w:author="Miguel Centeno Muñoz" w:date="2014-07-27T22:39:00Z">
                    <w:rPr>
                      <w:b/>
                      <w:bCs/>
                      <w:color w:val="C0504D" w:themeColor="accent2"/>
                      <w:sz w:val="32"/>
                    </w:rPr>
                  </w:rPrChange>
                </w:rPr>
                <w:lastRenderedPageBreak/>
                <w:t>Atributo variable</w:t>
              </w:r>
            </w:ins>
          </w:p>
        </w:tc>
        <w:tc>
          <w:tcPr>
            <w:tcW w:w="6409" w:type="dxa"/>
            <w:tcPrChange w:id="3707"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08" w:author="Miguel Centeno Muñoz" w:date="2014-07-27T22:35:00Z"/>
                <w:b/>
                <w:rPrChange w:id="3709" w:author="Miguel Centeno Muñoz" w:date="2014-07-27T22:39:00Z">
                  <w:rPr>
                    <w:ins w:id="3710" w:author="Miguel Centeno Muñoz" w:date="2014-07-27T22:35:00Z"/>
                    <w:rFonts w:eastAsiaTheme="minorHAnsi" w:cstheme="minorBidi"/>
                    <w:color w:val="auto"/>
                    <w:sz w:val="22"/>
                    <w:szCs w:val="22"/>
                  </w:rPr>
                </w:rPrChange>
              </w:rPr>
            </w:pPr>
            <w:ins w:id="3711" w:author="Miguel Centeno Muñoz" w:date="2014-07-27T22:35:00Z">
              <w:r w:rsidRPr="00A1549B">
                <w:rPr>
                  <w:b/>
                  <w:color w:val="auto"/>
                  <w:sz w:val="22"/>
                  <w:rPrChange w:id="3712" w:author="Miguel Centeno Muñoz" w:date="2014-07-27T22:39:00Z">
                    <w:rPr>
                      <w:b/>
                      <w:bCs/>
                      <w:color w:val="C0504D" w:themeColor="accent2"/>
                      <w:sz w:val="32"/>
                    </w:rPr>
                  </w:rPrChange>
                </w:rPr>
                <w:t xml:space="preserve">Usuario:: </w:t>
              </w:r>
              <w:proofErr w:type="spellStart"/>
              <w:r w:rsidRPr="00A1549B">
                <w:rPr>
                  <w:b/>
                  <w:color w:val="auto"/>
                  <w:sz w:val="22"/>
                  <w:rPrChange w:id="3713" w:author="Miguel Centeno Muñoz" w:date="2014-07-27T22:39:00Z">
                    <w:rPr>
                      <w:b/>
                      <w:bCs/>
                      <w:color w:val="C0504D" w:themeColor="accent2"/>
                      <w:sz w:val="32"/>
                    </w:rPr>
                  </w:rPrChange>
                </w:rPr>
                <w:t>fecha_ingreso</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714"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71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16" w:author="Miguel Centeno Muñoz" w:date="2014-07-27T22:35:00Z"/>
                <w:b/>
                <w:rPrChange w:id="3717" w:author="Miguel Centeno Muñoz" w:date="2014-07-27T22:39:00Z">
                  <w:rPr>
                    <w:ins w:id="3718" w:author="Miguel Centeno Muñoz" w:date="2014-07-27T22:35:00Z"/>
                    <w:rFonts w:eastAsiaTheme="minorHAnsi" w:cstheme="minorBidi"/>
                    <w:color w:val="auto"/>
                  </w:rPr>
                </w:rPrChange>
              </w:rPr>
            </w:pPr>
            <w:ins w:id="3719" w:author="Miguel Centeno Muñoz" w:date="2014-07-27T22:35:00Z">
              <w:r w:rsidRPr="00A1549B">
                <w:rPr>
                  <w:b/>
                  <w:color w:val="auto"/>
                  <w:rPrChange w:id="3720" w:author="Miguel Centeno Muñoz" w:date="2014-07-27T22:39:00Z">
                    <w:rPr>
                      <w:b/>
                      <w:bCs/>
                      <w:color w:val="C0504D" w:themeColor="accent2"/>
                      <w:sz w:val="32"/>
                    </w:rPr>
                  </w:rPrChange>
                </w:rPr>
                <w:t>Descripción</w:t>
              </w:r>
            </w:ins>
          </w:p>
        </w:tc>
        <w:tc>
          <w:tcPr>
            <w:tcW w:w="6409" w:type="dxa"/>
            <w:tcPrChange w:id="3721"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22" w:author="Miguel Centeno Muñoz" w:date="2014-07-27T22:35:00Z"/>
                <w:i/>
                <w:rPrChange w:id="3723" w:author="Miguel Centeno Muñoz" w:date="2014-07-27T22:35:00Z">
                  <w:rPr>
                    <w:ins w:id="3724" w:author="Miguel Centeno Muñoz" w:date="2014-07-27T22:35:00Z"/>
                    <w:rFonts w:eastAsiaTheme="minorHAnsi" w:cstheme="minorBidi"/>
                    <w:color w:val="auto"/>
                  </w:rPr>
                </w:rPrChange>
              </w:rPr>
            </w:pPr>
            <w:ins w:id="3725" w:author="Miguel Centeno Muñoz" w:date="2014-07-27T22:35:00Z">
              <w:r>
                <w:t xml:space="preserve">Este atributo representa </w:t>
              </w:r>
            </w:ins>
            <w:ins w:id="3726" w:author="Miguel Centeno Muñoz" w:date="2014-07-27T22:36:00Z">
              <w:r>
                <w:rPr>
                  <w:i/>
                </w:rPr>
                <w:t>la fecha en la que el usuario fue registrado en el sistema</w:t>
              </w:r>
            </w:ins>
          </w:p>
        </w:tc>
      </w:tr>
      <w:tr w:rsidR="00865D3C" w:rsidTr="00865D3C">
        <w:trPr>
          <w:ins w:id="3727"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728" w:author="Miguel Centeno Muñoz" w:date="2014-07-27T22:38:00Z">
              <w:tcPr>
                <w:tcW w:w="4534" w:type="dxa"/>
              </w:tcPr>
            </w:tcPrChange>
          </w:tcPr>
          <w:p w:rsidR="00865D3C" w:rsidRPr="00A1549B" w:rsidRDefault="00865D3C" w:rsidP="00D40919">
            <w:pPr>
              <w:spacing w:after="200" w:line="276" w:lineRule="auto"/>
              <w:rPr>
                <w:ins w:id="3729" w:author="Miguel Centeno Muñoz" w:date="2014-07-27T22:36:00Z"/>
                <w:b/>
                <w:rPrChange w:id="3730" w:author="Miguel Centeno Muñoz" w:date="2014-07-27T22:39:00Z">
                  <w:rPr>
                    <w:ins w:id="3731" w:author="Miguel Centeno Muñoz" w:date="2014-07-27T22:36:00Z"/>
                    <w:rFonts w:eastAsiaTheme="minorHAnsi" w:cstheme="minorBidi"/>
                    <w:color w:val="auto"/>
                  </w:rPr>
                </w:rPrChange>
              </w:rPr>
            </w:pPr>
            <w:ins w:id="3732" w:author="Miguel Centeno Muñoz" w:date="2014-07-27T22:36:00Z">
              <w:r w:rsidRPr="00A1549B">
                <w:rPr>
                  <w:b/>
                  <w:color w:val="auto"/>
                  <w:rPrChange w:id="3733" w:author="Miguel Centeno Muñoz" w:date="2014-07-27T22:39:00Z">
                    <w:rPr>
                      <w:b/>
                      <w:bCs/>
                      <w:color w:val="C0504D" w:themeColor="accent2"/>
                      <w:sz w:val="32"/>
                    </w:rPr>
                  </w:rPrChange>
                </w:rPr>
                <w:t>Tipo</w:t>
              </w:r>
            </w:ins>
          </w:p>
        </w:tc>
        <w:tc>
          <w:tcPr>
            <w:tcW w:w="6409" w:type="dxa"/>
            <w:tcPrChange w:id="3734"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35" w:author="Miguel Centeno Muñoz" w:date="2014-07-27T22:36:00Z"/>
                <w:rFonts w:ascii="Courier New" w:hAnsi="Courier New" w:cs="Courier New"/>
                <w:rPrChange w:id="3736" w:author="Miguel Centeno Muñoz" w:date="2014-07-27T22:39:00Z">
                  <w:rPr>
                    <w:ins w:id="3737" w:author="Miguel Centeno Muñoz" w:date="2014-07-27T22:36:00Z"/>
                    <w:rFonts w:eastAsiaTheme="minorHAnsi" w:cstheme="minorBidi"/>
                    <w:color w:val="auto"/>
                  </w:rPr>
                </w:rPrChange>
              </w:rPr>
            </w:pPr>
            <w:ins w:id="3738" w:author="Miguel Centeno Muñoz" w:date="2014-07-27T22:36:00Z">
              <w:r w:rsidRPr="007F6488">
                <w:rPr>
                  <w:rFonts w:ascii="Courier New" w:hAnsi="Courier New" w:cs="Courier New"/>
                  <w:color w:val="auto"/>
                  <w:rPrChange w:id="3739" w:author="Miguel Centeno Muñoz" w:date="2014-07-27T22:39:00Z">
                    <w:rPr>
                      <w:b/>
                      <w:bCs/>
                      <w:color w:val="C0504D" w:themeColor="accent2"/>
                      <w:sz w:val="32"/>
                    </w:rPr>
                  </w:rPrChange>
                </w:rPr>
                <w:t>Date</w:t>
              </w:r>
            </w:ins>
          </w:p>
        </w:tc>
      </w:tr>
    </w:tbl>
    <w:p w:rsidR="00F87E9D" w:rsidRDefault="00F87E9D">
      <w:pPr>
        <w:rPr>
          <w:ins w:id="3740" w:author="Miguel Centeno Muñoz" w:date="2014-07-31T00:23:00Z"/>
        </w:rPr>
        <w:pPrChange w:id="374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412093">
        <w:trPr>
          <w:cnfStyle w:val="100000000000" w:firstRow="1" w:lastRow="0" w:firstColumn="0" w:lastColumn="0" w:oddVBand="0" w:evenVBand="0" w:oddHBand="0" w:evenHBand="0" w:firstRowFirstColumn="0" w:firstRowLastColumn="0" w:lastRowFirstColumn="0" w:lastRowLastColumn="0"/>
          <w:ins w:id="3742"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412093">
            <w:pPr>
              <w:spacing w:after="200" w:line="276" w:lineRule="auto"/>
              <w:rPr>
                <w:ins w:id="3743" w:author="Miguel Centeno Muñoz" w:date="2014-07-31T00:23:00Z"/>
                <w:b/>
              </w:rPr>
            </w:pPr>
            <w:ins w:id="3744" w:author="Miguel Centeno Muñoz" w:date="2014-07-31T00:23:00Z">
              <w:r w:rsidRPr="00412093">
                <w:rPr>
                  <w:b/>
                  <w:color w:val="auto"/>
                  <w:sz w:val="22"/>
                </w:rPr>
                <w:t>Atributo variable</w:t>
              </w:r>
            </w:ins>
          </w:p>
        </w:tc>
        <w:tc>
          <w:tcPr>
            <w:tcW w:w="6409" w:type="dxa"/>
          </w:tcPr>
          <w:p w:rsidR="002B1AC0" w:rsidRPr="00412093" w:rsidRDefault="002B1AC0" w:rsidP="002B1AC0">
            <w:pPr>
              <w:spacing w:after="200" w:line="276" w:lineRule="auto"/>
              <w:cnfStyle w:val="100000000000" w:firstRow="1" w:lastRow="0" w:firstColumn="0" w:lastColumn="0" w:oddVBand="0" w:evenVBand="0" w:oddHBand="0" w:evenHBand="0" w:firstRowFirstColumn="0" w:firstRowLastColumn="0" w:lastRowFirstColumn="0" w:lastRowLastColumn="0"/>
              <w:rPr>
                <w:ins w:id="3745" w:author="Miguel Centeno Muñoz" w:date="2014-07-31T00:23:00Z"/>
                <w:b/>
              </w:rPr>
              <w:pPrChange w:id="3746" w:author="Miguel Centeno Muñoz" w:date="2014-07-31T00:23: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747" w:author="Miguel Centeno Muñoz" w:date="2014-07-31T00:23:00Z">
              <w:r w:rsidRPr="00412093">
                <w:rPr>
                  <w:b/>
                  <w:color w:val="auto"/>
                  <w:sz w:val="22"/>
                </w:rPr>
                <w:t xml:space="preserve">Usuario:: </w:t>
              </w:r>
              <w:r>
                <w:rPr>
                  <w:b/>
                  <w:color w:val="auto"/>
                  <w:sz w:val="22"/>
                </w:rPr>
                <w:t>nombre</w:t>
              </w:r>
            </w:ins>
          </w:p>
        </w:tc>
      </w:tr>
      <w:tr w:rsidR="002B1AC0" w:rsidTr="00412093">
        <w:trPr>
          <w:cnfStyle w:val="000000100000" w:firstRow="0" w:lastRow="0" w:firstColumn="0" w:lastColumn="0" w:oddVBand="0" w:evenVBand="0" w:oddHBand="1" w:evenHBand="0" w:firstRowFirstColumn="0" w:firstRowLastColumn="0" w:lastRowFirstColumn="0" w:lastRowLastColumn="0"/>
          <w:ins w:id="3748"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412093">
            <w:pPr>
              <w:spacing w:after="200" w:line="276" w:lineRule="auto"/>
              <w:rPr>
                <w:ins w:id="3749" w:author="Miguel Centeno Muñoz" w:date="2014-07-31T00:23:00Z"/>
                <w:b/>
              </w:rPr>
            </w:pPr>
            <w:ins w:id="3750" w:author="Miguel Centeno Muñoz" w:date="2014-07-31T00:23:00Z">
              <w:r w:rsidRPr="00412093">
                <w:rPr>
                  <w:b/>
                  <w:color w:val="auto"/>
                </w:rPr>
                <w:t>Descripción</w:t>
              </w:r>
            </w:ins>
          </w:p>
        </w:tc>
        <w:tc>
          <w:tcPr>
            <w:tcW w:w="6409" w:type="dxa"/>
          </w:tcPr>
          <w:p w:rsidR="002B1AC0" w:rsidRPr="00412093" w:rsidRDefault="002B1AC0" w:rsidP="002B1AC0">
            <w:pPr>
              <w:spacing w:after="200" w:line="276" w:lineRule="auto"/>
              <w:cnfStyle w:val="000000100000" w:firstRow="0" w:lastRow="0" w:firstColumn="0" w:lastColumn="0" w:oddVBand="0" w:evenVBand="0" w:oddHBand="1" w:evenHBand="0" w:firstRowFirstColumn="0" w:firstRowLastColumn="0" w:lastRowFirstColumn="0" w:lastRowLastColumn="0"/>
              <w:rPr>
                <w:ins w:id="3751" w:author="Miguel Centeno Muñoz" w:date="2014-07-31T00:23:00Z"/>
                <w:i/>
              </w:rPr>
              <w:pPrChange w:id="3752" w:author="Miguel Centeno Muñoz" w:date="2014-07-31T00:23: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753" w:author="Miguel Centeno Muñoz" w:date="2014-07-31T00:23:00Z">
              <w:r>
                <w:t xml:space="preserve">Este atributo representa </w:t>
              </w:r>
              <w:r>
                <w:rPr>
                  <w:i/>
                </w:rPr>
                <w:t>el nombre real del usuario</w:t>
              </w:r>
            </w:ins>
          </w:p>
        </w:tc>
      </w:tr>
      <w:tr w:rsidR="002B1AC0" w:rsidTr="00412093">
        <w:trPr>
          <w:ins w:id="3754"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412093">
            <w:pPr>
              <w:spacing w:after="200" w:line="276" w:lineRule="auto"/>
              <w:rPr>
                <w:ins w:id="3755" w:author="Miguel Centeno Muñoz" w:date="2014-07-31T00:23:00Z"/>
                <w:b/>
              </w:rPr>
            </w:pPr>
            <w:ins w:id="3756" w:author="Miguel Centeno Muñoz" w:date="2014-07-31T00:23:00Z">
              <w:r w:rsidRPr="00412093">
                <w:rPr>
                  <w:b/>
                  <w:color w:val="auto"/>
                </w:rPr>
                <w:t>Tipo</w:t>
              </w:r>
            </w:ins>
          </w:p>
        </w:tc>
        <w:tc>
          <w:tcPr>
            <w:tcW w:w="6409" w:type="dxa"/>
          </w:tcPr>
          <w:p w:rsidR="002B1AC0" w:rsidRPr="00412093" w:rsidRDefault="002B1AC0"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757" w:author="Miguel Centeno Muñoz" w:date="2014-07-31T00:23:00Z"/>
                <w:rFonts w:ascii="Courier New" w:hAnsi="Courier New" w:cs="Courier New"/>
              </w:rPr>
            </w:pPr>
            <w:proofErr w:type="spellStart"/>
            <w:ins w:id="3758" w:author="Miguel Centeno Muñoz" w:date="2014-07-31T00:23:00Z">
              <w:r>
                <w:rPr>
                  <w:rFonts w:ascii="Courier New" w:hAnsi="Courier New" w:cs="Courier New"/>
                  <w:color w:val="auto"/>
                </w:rPr>
                <w:t>String</w:t>
              </w:r>
              <w:proofErr w:type="spellEnd"/>
            </w:ins>
          </w:p>
        </w:tc>
      </w:tr>
    </w:tbl>
    <w:p w:rsidR="002B1AC0" w:rsidRDefault="002B1AC0">
      <w:pPr>
        <w:rPr>
          <w:ins w:id="3759" w:author="Miguel Centeno Muñoz" w:date="2014-07-31T00:23:00Z"/>
        </w:rPr>
        <w:pPrChange w:id="376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412093">
        <w:trPr>
          <w:cnfStyle w:val="100000000000" w:firstRow="1" w:lastRow="0" w:firstColumn="0" w:lastColumn="0" w:oddVBand="0" w:evenVBand="0" w:oddHBand="0" w:evenHBand="0" w:firstRowFirstColumn="0" w:firstRowLastColumn="0" w:lastRowFirstColumn="0" w:lastRowLastColumn="0"/>
          <w:ins w:id="3761"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412093">
            <w:pPr>
              <w:spacing w:after="200" w:line="276" w:lineRule="auto"/>
              <w:rPr>
                <w:ins w:id="3762" w:author="Miguel Centeno Muñoz" w:date="2014-07-31T00:23:00Z"/>
                <w:b/>
              </w:rPr>
            </w:pPr>
            <w:ins w:id="3763" w:author="Miguel Centeno Muñoz" w:date="2014-07-31T00:23:00Z">
              <w:r w:rsidRPr="00412093">
                <w:rPr>
                  <w:b/>
                  <w:color w:val="auto"/>
                  <w:sz w:val="22"/>
                </w:rPr>
                <w:t>Atributo variable</w:t>
              </w:r>
            </w:ins>
          </w:p>
        </w:tc>
        <w:tc>
          <w:tcPr>
            <w:tcW w:w="6409" w:type="dxa"/>
          </w:tcPr>
          <w:p w:rsidR="002B1AC0" w:rsidRPr="00412093" w:rsidRDefault="002B1AC0" w:rsidP="002B1AC0">
            <w:pPr>
              <w:spacing w:after="200" w:line="276" w:lineRule="auto"/>
              <w:cnfStyle w:val="100000000000" w:firstRow="1" w:lastRow="0" w:firstColumn="0" w:lastColumn="0" w:oddVBand="0" w:evenVBand="0" w:oddHBand="0" w:evenHBand="0" w:firstRowFirstColumn="0" w:firstRowLastColumn="0" w:lastRowFirstColumn="0" w:lastRowLastColumn="0"/>
              <w:rPr>
                <w:ins w:id="3764" w:author="Miguel Centeno Muñoz" w:date="2014-07-31T00:23:00Z"/>
                <w:b/>
              </w:rPr>
              <w:pPrChange w:id="3765" w:author="Miguel Centeno Muñoz" w:date="2014-07-31T00:23: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766" w:author="Miguel Centeno Muñoz" w:date="2014-07-31T00:23:00Z">
              <w:r w:rsidRPr="00412093">
                <w:rPr>
                  <w:b/>
                  <w:color w:val="auto"/>
                  <w:sz w:val="22"/>
                </w:rPr>
                <w:t xml:space="preserve">Usuario:: </w:t>
              </w:r>
              <w:r>
                <w:rPr>
                  <w:b/>
                  <w:color w:val="auto"/>
                  <w:sz w:val="22"/>
                </w:rPr>
                <w:t>apellidos</w:t>
              </w:r>
            </w:ins>
          </w:p>
        </w:tc>
      </w:tr>
      <w:tr w:rsidR="002B1AC0" w:rsidTr="00412093">
        <w:trPr>
          <w:cnfStyle w:val="000000100000" w:firstRow="0" w:lastRow="0" w:firstColumn="0" w:lastColumn="0" w:oddVBand="0" w:evenVBand="0" w:oddHBand="1" w:evenHBand="0" w:firstRowFirstColumn="0" w:firstRowLastColumn="0" w:lastRowFirstColumn="0" w:lastRowLastColumn="0"/>
          <w:ins w:id="3767"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412093">
            <w:pPr>
              <w:spacing w:after="200" w:line="276" w:lineRule="auto"/>
              <w:rPr>
                <w:ins w:id="3768" w:author="Miguel Centeno Muñoz" w:date="2014-07-31T00:23:00Z"/>
                <w:b/>
              </w:rPr>
            </w:pPr>
            <w:ins w:id="3769" w:author="Miguel Centeno Muñoz" w:date="2014-07-31T00:23:00Z">
              <w:r w:rsidRPr="00412093">
                <w:rPr>
                  <w:b/>
                  <w:color w:val="auto"/>
                </w:rPr>
                <w:t>Descripción</w:t>
              </w:r>
            </w:ins>
          </w:p>
        </w:tc>
        <w:tc>
          <w:tcPr>
            <w:tcW w:w="6409" w:type="dxa"/>
          </w:tcPr>
          <w:p w:rsidR="002B1AC0" w:rsidRPr="00412093" w:rsidRDefault="002B1AC0" w:rsidP="002B1AC0">
            <w:pPr>
              <w:spacing w:after="200" w:line="276" w:lineRule="auto"/>
              <w:cnfStyle w:val="000000100000" w:firstRow="0" w:lastRow="0" w:firstColumn="0" w:lastColumn="0" w:oddVBand="0" w:evenVBand="0" w:oddHBand="1" w:evenHBand="0" w:firstRowFirstColumn="0" w:firstRowLastColumn="0" w:lastRowFirstColumn="0" w:lastRowLastColumn="0"/>
              <w:rPr>
                <w:ins w:id="3770" w:author="Miguel Centeno Muñoz" w:date="2014-07-31T00:23:00Z"/>
                <w:i/>
              </w:rPr>
              <w:pPrChange w:id="3771" w:author="Miguel Centeno Muñoz" w:date="2014-07-31T00:23: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772" w:author="Miguel Centeno Muñoz" w:date="2014-07-31T00:23:00Z">
              <w:r>
                <w:t xml:space="preserve">Este atributo representa </w:t>
              </w:r>
              <w:r>
                <w:rPr>
                  <w:i/>
                </w:rPr>
                <w:t>los apellidos del usuario</w:t>
              </w:r>
            </w:ins>
          </w:p>
        </w:tc>
      </w:tr>
      <w:tr w:rsidR="002B1AC0" w:rsidTr="00412093">
        <w:trPr>
          <w:ins w:id="3773"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412093">
            <w:pPr>
              <w:spacing w:after="200" w:line="276" w:lineRule="auto"/>
              <w:rPr>
                <w:ins w:id="3774" w:author="Miguel Centeno Muñoz" w:date="2014-07-31T00:23:00Z"/>
                <w:b/>
              </w:rPr>
            </w:pPr>
            <w:ins w:id="3775" w:author="Miguel Centeno Muñoz" w:date="2014-07-31T00:23:00Z">
              <w:r w:rsidRPr="00412093">
                <w:rPr>
                  <w:b/>
                  <w:color w:val="auto"/>
                </w:rPr>
                <w:t>Tipo</w:t>
              </w:r>
            </w:ins>
          </w:p>
        </w:tc>
        <w:tc>
          <w:tcPr>
            <w:tcW w:w="6409" w:type="dxa"/>
          </w:tcPr>
          <w:p w:rsidR="002B1AC0" w:rsidRPr="00412093" w:rsidRDefault="002B1AC0"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776" w:author="Miguel Centeno Muñoz" w:date="2014-07-31T00:23:00Z"/>
                <w:rFonts w:ascii="Courier New" w:hAnsi="Courier New" w:cs="Courier New"/>
              </w:rPr>
            </w:pPr>
            <w:proofErr w:type="spellStart"/>
            <w:ins w:id="3777" w:author="Miguel Centeno Muñoz" w:date="2014-07-31T00:23:00Z">
              <w:r>
                <w:rPr>
                  <w:rFonts w:ascii="Courier New" w:hAnsi="Courier New" w:cs="Courier New"/>
                  <w:color w:val="auto"/>
                </w:rPr>
                <w:t>String</w:t>
              </w:r>
              <w:proofErr w:type="spellEnd"/>
            </w:ins>
          </w:p>
        </w:tc>
      </w:tr>
    </w:tbl>
    <w:p w:rsidR="002B1AC0" w:rsidRDefault="002B1AC0">
      <w:pPr>
        <w:rPr>
          <w:ins w:id="3778" w:author="Miguel Centeno Muñoz" w:date="2014-07-31T00:24:00Z"/>
        </w:rPr>
        <w:pPrChange w:id="377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412093">
        <w:trPr>
          <w:cnfStyle w:val="100000000000" w:firstRow="1" w:lastRow="0" w:firstColumn="0" w:lastColumn="0" w:oddVBand="0" w:evenVBand="0" w:oddHBand="0" w:evenHBand="0" w:firstRowFirstColumn="0" w:firstRowLastColumn="0" w:lastRowFirstColumn="0" w:lastRowLastColumn="0"/>
          <w:ins w:id="3780"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412093">
            <w:pPr>
              <w:spacing w:after="200" w:line="276" w:lineRule="auto"/>
              <w:rPr>
                <w:ins w:id="3781" w:author="Miguel Centeno Muñoz" w:date="2014-07-31T00:24:00Z"/>
                <w:b/>
              </w:rPr>
            </w:pPr>
            <w:ins w:id="3782" w:author="Miguel Centeno Muñoz" w:date="2014-07-31T00:24:00Z">
              <w:r w:rsidRPr="00412093">
                <w:rPr>
                  <w:b/>
                  <w:color w:val="auto"/>
                  <w:sz w:val="22"/>
                </w:rPr>
                <w:t>Atributo variable</w:t>
              </w:r>
            </w:ins>
          </w:p>
        </w:tc>
        <w:tc>
          <w:tcPr>
            <w:tcW w:w="6409" w:type="dxa"/>
          </w:tcPr>
          <w:p w:rsidR="00FA7B5E" w:rsidRPr="00412093" w:rsidRDefault="00FA7B5E" w:rsidP="00FA7B5E">
            <w:pPr>
              <w:spacing w:after="200" w:line="276" w:lineRule="auto"/>
              <w:cnfStyle w:val="100000000000" w:firstRow="1" w:lastRow="0" w:firstColumn="0" w:lastColumn="0" w:oddVBand="0" w:evenVBand="0" w:oddHBand="0" w:evenHBand="0" w:firstRowFirstColumn="0" w:firstRowLastColumn="0" w:lastRowFirstColumn="0" w:lastRowLastColumn="0"/>
              <w:rPr>
                <w:ins w:id="3783" w:author="Miguel Centeno Muñoz" w:date="2014-07-31T00:24:00Z"/>
                <w:b/>
              </w:rPr>
              <w:pPrChange w:id="3784" w:author="Miguel Centeno Muñoz" w:date="2014-07-31T00:24: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785" w:author="Miguel Centeno Muñoz" w:date="2014-07-31T00:24:00Z">
              <w:r w:rsidRPr="00412093">
                <w:rPr>
                  <w:b/>
                  <w:color w:val="auto"/>
                  <w:sz w:val="22"/>
                </w:rPr>
                <w:t xml:space="preserve">Usuario:: </w:t>
              </w:r>
              <w:r>
                <w:rPr>
                  <w:b/>
                  <w:color w:val="auto"/>
                  <w:sz w:val="22"/>
                </w:rPr>
                <w:t>ciudad</w:t>
              </w:r>
            </w:ins>
          </w:p>
        </w:tc>
      </w:tr>
      <w:tr w:rsidR="00FA7B5E" w:rsidTr="00412093">
        <w:trPr>
          <w:cnfStyle w:val="000000100000" w:firstRow="0" w:lastRow="0" w:firstColumn="0" w:lastColumn="0" w:oddVBand="0" w:evenVBand="0" w:oddHBand="1" w:evenHBand="0" w:firstRowFirstColumn="0" w:firstRowLastColumn="0" w:lastRowFirstColumn="0" w:lastRowLastColumn="0"/>
          <w:ins w:id="3786"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787" w:author="Miguel Centeno Muñoz" w:date="2014-07-31T00:24:00Z"/>
                <w:b/>
              </w:rPr>
            </w:pPr>
            <w:ins w:id="3788" w:author="Miguel Centeno Muñoz" w:date="2014-07-31T00:24:00Z">
              <w:r w:rsidRPr="00412093">
                <w:rPr>
                  <w:b/>
                  <w:color w:val="auto"/>
                </w:rPr>
                <w:t>Descripción</w:t>
              </w:r>
            </w:ins>
          </w:p>
        </w:tc>
        <w:tc>
          <w:tcPr>
            <w:tcW w:w="6409" w:type="dxa"/>
          </w:tcPr>
          <w:p w:rsidR="00FA7B5E" w:rsidRPr="00412093" w:rsidRDefault="00FA7B5E" w:rsidP="00FA7B5E">
            <w:pPr>
              <w:spacing w:after="200" w:line="276" w:lineRule="auto"/>
              <w:cnfStyle w:val="000000100000" w:firstRow="0" w:lastRow="0" w:firstColumn="0" w:lastColumn="0" w:oddVBand="0" w:evenVBand="0" w:oddHBand="1" w:evenHBand="0" w:firstRowFirstColumn="0" w:firstRowLastColumn="0" w:lastRowFirstColumn="0" w:lastRowLastColumn="0"/>
              <w:rPr>
                <w:ins w:id="3789" w:author="Miguel Centeno Muñoz" w:date="2014-07-31T00:24:00Z"/>
                <w:i/>
              </w:rPr>
              <w:pPrChange w:id="3790" w:author="Miguel Centeno Muñoz" w:date="2014-07-31T00:24: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791" w:author="Miguel Centeno Muñoz" w:date="2014-07-31T00:24:00Z">
              <w:r>
                <w:t xml:space="preserve">Este atributo representa </w:t>
              </w:r>
              <w:r>
                <w:rPr>
                  <w:i/>
                </w:rPr>
                <w:t>la ciudad de origen del usuario</w:t>
              </w:r>
            </w:ins>
          </w:p>
        </w:tc>
      </w:tr>
      <w:tr w:rsidR="00FA7B5E" w:rsidTr="00412093">
        <w:trPr>
          <w:ins w:id="3792"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793" w:author="Miguel Centeno Muñoz" w:date="2014-07-31T00:24:00Z"/>
                <w:b/>
              </w:rPr>
            </w:pPr>
            <w:ins w:id="3794" w:author="Miguel Centeno Muñoz" w:date="2014-07-31T00:24:00Z">
              <w:r w:rsidRPr="00412093">
                <w:rPr>
                  <w:b/>
                  <w:color w:val="auto"/>
                </w:rPr>
                <w:t>Tipo</w:t>
              </w:r>
            </w:ins>
          </w:p>
        </w:tc>
        <w:tc>
          <w:tcPr>
            <w:tcW w:w="6409" w:type="dxa"/>
          </w:tcPr>
          <w:p w:rsidR="00FA7B5E" w:rsidRPr="00412093" w:rsidRDefault="00FA7B5E"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795" w:author="Miguel Centeno Muñoz" w:date="2014-07-31T00:24:00Z"/>
                <w:rFonts w:ascii="Courier New" w:hAnsi="Courier New" w:cs="Courier New"/>
              </w:rPr>
            </w:pPr>
            <w:proofErr w:type="spellStart"/>
            <w:ins w:id="3796" w:author="Miguel Centeno Muñoz" w:date="2014-07-31T00:24:00Z">
              <w:r>
                <w:rPr>
                  <w:rFonts w:ascii="Courier New" w:hAnsi="Courier New" w:cs="Courier New"/>
                  <w:color w:val="auto"/>
                </w:rPr>
                <w:t>String</w:t>
              </w:r>
              <w:proofErr w:type="spellEnd"/>
            </w:ins>
          </w:p>
        </w:tc>
      </w:tr>
    </w:tbl>
    <w:p w:rsidR="00FA7B5E" w:rsidRDefault="00FA7B5E">
      <w:pPr>
        <w:rPr>
          <w:ins w:id="3797" w:author="Miguel Centeno Muñoz" w:date="2014-07-31T00:24:00Z"/>
        </w:rPr>
        <w:pPrChange w:id="379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412093">
        <w:trPr>
          <w:cnfStyle w:val="100000000000" w:firstRow="1" w:lastRow="0" w:firstColumn="0" w:lastColumn="0" w:oddVBand="0" w:evenVBand="0" w:oddHBand="0" w:evenHBand="0" w:firstRowFirstColumn="0" w:firstRowLastColumn="0" w:lastRowFirstColumn="0" w:lastRowLastColumn="0"/>
          <w:ins w:id="3799"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412093">
            <w:pPr>
              <w:spacing w:after="200" w:line="276" w:lineRule="auto"/>
              <w:rPr>
                <w:ins w:id="3800" w:author="Miguel Centeno Muñoz" w:date="2014-07-31T00:24:00Z"/>
                <w:b/>
              </w:rPr>
            </w:pPr>
            <w:ins w:id="3801" w:author="Miguel Centeno Muñoz" w:date="2014-07-31T00:24:00Z">
              <w:r w:rsidRPr="00412093">
                <w:rPr>
                  <w:b/>
                  <w:color w:val="auto"/>
                  <w:sz w:val="22"/>
                </w:rPr>
                <w:t>Atributo variable</w:t>
              </w:r>
            </w:ins>
          </w:p>
        </w:tc>
        <w:tc>
          <w:tcPr>
            <w:tcW w:w="6409" w:type="dxa"/>
          </w:tcPr>
          <w:p w:rsidR="00FA7B5E" w:rsidRPr="00412093" w:rsidRDefault="00FA7B5E" w:rsidP="00FA7B5E">
            <w:pPr>
              <w:spacing w:after="200" w:line="276" w:lineRule="auto"/>
              <w:cnfStyle w:val="100000000000" w:firstRow="1" w:lastRow="0" w:firstColumn="0" w:lastColumn="0" w:oddVBand="0" w:evenVBand="0" w:oddHBand="0" w:evenHBand="0" w:firstRowFirstColumn="0" w:firstRowLastColumn="0" w:lastRowFirstColumn="0" w:lastRowLastColumn="0"/>
              <w:rPr>
                <w:ins w:id="3802" w:author="Miguel Centeno Muñoz" w:date="2014-07-31T00:24:00Z"/>
                <w:b/>
              </w:rPr>
              <w:pPrChange w:id="3803" w:author="Miguel Centeno Muñoz" w:date="2014-07-31T00:24: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804" w:author="Miguel Centeno Muñoz" w:date="2014-07-31T00:24:00Z">
              <w:r w:rsidRPr="00412093">
                <w:rPr>
                  <w:b/>
                  <w:color w:val="auto"/>
                  <w:sz w:val="22"/>
                </w:rPr>
                <w:t xml:space="preserve">Usuario:: </w:t>
              </w:r>
              <w:proofErr w:type="spellStart"/>
              <w:r>
                <w:rPr>
                  <w:b/>
                  <w:color w:val="auto"/>
                  <w:sz w:val="22"/>
                </w:rPr>
                <w:t>cod_postal</w:t>
              </w:r>
              <w:proofErr w:type="spellEnd"/>
            </w:ins>
          </w:p>
        </w:tc>
      </w:tr>
      <w:tr w:rsidR="00FA7B5E" w:rsidTr="00412093">
        <w:trPr>
          <w:cnfStyle w:val="000000100000" w:firstRow="0" w:lastRow="0" w:firstColumn="0" w:lastColumn="0" w:oddVBand="0" w:evenVBand="0" w:oddHBand="1" w:evenHBand="0" w:firstRowFirstColumn="0" w:firstRowLastColumn="0" w:lastRowFirstColumn="0" w:lastRowLastColumn="0"/>
          <w:ins w:id="3805"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06" w:author="Miguel Centeno Muñoz" w:date="2014-07-31T00:24:00Z"/>
                <w:b/>
              </w:rPr>
            </w:pPr>
            <w:ins w:id="3807" w:author="Miguel Centeno Muñoz" w:date="2014-07-31T00:24:00Z">
              <w:r w:rsidRPr="00412093">
                <w:rPr>
                  <w:b/>
                  <w:color w:val="auto"/>
                </w:rPr>
                <w:t>Descripción</w:t>
              </w:r>
            </w:ins>
          </w:p>
        </w:tc>
        <w:tc>
          <w:tcPr>
            <w:tcW w:w="6409" w:type="dxa"/>
          </w:tcPr>
          <w:p w:rsidR="00FA7B5E" w:rsidRPr="00412093" w:rsidRDefault="00FA7B5E" w:rsidP="00FA7B5E">
            <w:pPr>
              <w:spacing w:after="200" w:line="276" w:lineRule="auto"/>
              <w:cnfStyle w:val="000000100000" w:firstRow="0" w:lastRow="0" w:firstColumn="0" w:lastColumn="0" w:oddVBand="0" w:evenVBand="0" w:oddHBand="1" w:evenHBand="0" w:firstRowFirstColumn="0" w:firstRowLastColumn="0" w:lastRowFirstColumn="0" w:lastRowLastColumn="0"/>
              <w:rPr>
                <w:ins w:id="3808" w:author="Miguel Centeno Muñoz" w:date="2014-07-31T00:24:00Z"/>
                <w:i/>
              </w:rPr>
              <w:pPrChange w:id="3809" w:author="Miguel Centeno Muñoz" w:date="2014-07-31T00:24: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810" w:author="Miguel Centeno Muñoz" w:date="2014-07-31T00:24:00Z">
              <w:r>
                <w:t xml:space="preserve">Este atributo representa </w:t>
              </w:r>
              <w:r>
                <w:rPr>
                  <w:i/>
                </w:rPr>
                <w:t>el código postal del usuario</w:t>
              </w:r>
            </w:ins>
          </w:p>
        </w:tc>
      </w:tr>
      <w:tr w:rsidR="00FA7B5E" w:rsidTr="00412093">
        <w:trPr>
          <w:ins w:id="3811"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12" w:author="Miguel Centeno Muñoz" w:date="2014-07-31T00:24:00Z"/>
                <w:b/>
              </w:rPr>
            </w:pPr>
            <w:ins w:id="3813" w:author="Miguel Centeno Muñoz" w:date="2014-07-31T00:24:00Z">
              <w:r w:rsidRPr="00412093">
                <w:rPr>
                  <w:b/>
                  <w:color w:val="auto"/>
                </w:rPr>
                <w:t>Tipo</w:t>
              </w:r>
            </w:ins>
          </w:p>
        </w:tc>
        <w:tc>
          <w:tcPr>
            <w:tcW w:w="6409" w:type="dxa"/>
          </w:tcPr>
          <w:p w:rsidR="00FA7B5E" w:rsidRPr="00412093" w:rsidRDefault="00FA7B5E"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814" w:author="Miguel Centeno Muñoz" w:date="2014-07-31T00:24:00Z"/>
                <w:rFonts w:ascii="Courier New" w:hAnsi="Courier New" w:cs="Courier New"/>
              </w:rPr>
            </w:pPr>
            <w:proofErr w:type="spellStart"/>
            <w:ins w:id="3815" w:author="Miguel Centeno Muñoz" w:date="2014-07-31T00:24:00Z">
              <w:r>
                <w:rPr>
                  <w:rFonts w:ascii="Courier New" w:hAnsi="Courier New" w:cs="Courier New"/>
                  <w:color w:val="auto"/>
                </w:rPr>
                <w:t>String</w:t>
              </w:r>
              <w:proofErr w:type="spellEnd"/>
            </w:ins>
          </w:p>
        </w:tc>
      </w:tr>
    </w:tbl>
    <w:p w:rsidR="00FA7B5E" w:rsidRDefault="00FA7B5E">
      <w:pPr>
        <w:rPr>
          <w:ins w:id="3816" w:author="Miguel Centeno Muñoz" w:date="2014-07-31T00:25:00Z"/>
        </w:rPr>
        <w:pPrChange w:id="381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412093">
        <w:trPr>
          <w:cnfStyle w:val="100000000000" w:firstRow="1" w:lastRow="0" w:firstColumn="0" w:lastColumn="0" w:oddVBand="0" w:evenVBand="0" w:oddHBand="0" w:evenHBand="0" w:firstRowFirstColumn="0" w:firstRowLastColumn="0" w:lastRowFirstColumn="0" w:lastRowLastColumn="0"/>
          <w:ins w:id="3818"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412093">
            <w:pPr>
              <w:spacing w:after="200" w:line="276" w:lineRule="auto"/>
              <w:rPr>
                <w:ins w:id="3819" w:author="Miguel Centeno Muñoz" w:date="2014-07-31T00:26:00Z"/>
                <w:b/>
              </w:rPr>
            </w:pPr>
            <w:ins w:id="3820" w:author="Miguel Centeno Muñoz" w:date="2014-07-31T00:26:00Z">
              <w:r w:rsidRPr="00412093">
                <w:rPr>
                  <w:b/>
                  <w:color w:val="auto"/>
                  <w:sz w:val="22"/>
                </w:rPr>
                <w:t>Atributo variable</w:t>
              </w:r>
            </w:ins>
          </w:p>
        </w:tc>
        <w:tc>
          <w:tcPr>
            <w:tcW w:w="6409" w:type="dxa"/>
          </w:tcPr>
          <w:p w:rsidR="00FA7B5E" w:rsidRPr="00412093" w:rsidRDefault="00FA7B5E" w:rsidP="00FA7B5E">
            <w:pPr>
              <w:spacing w:after="200" w:line="276" w:lineRule="auto"/>
              <w:cnfStyle w:val="100000000000" w:firstRow="1" w:lastRow="0" w:firstColumn="0" w:lastColumn="0" w:oddVBand="0" w:evenVBand="0" w:oddHBand="0" w:evenHBand="0" w:firstRowFirstColumn="0" w:firstRowLastColumn="0" w:lastRowFirstColumn="0" w:lastRowLastColumn="0"/>
              <w:rPr>
                <w:ins w:id="3821" w:author="Miguel Centeno Muñoz" w:date="2014-07-31T00:26:00Z"/>
                <w:b/>
              </w:rPr>
              <w:pPrChange w:id="3822" w:author="Miguel Centeno Muñoz" w:date="2014-07-31T00:2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823" w:author="Miguel Centeno Muñoz" w:date="2014-07-31T00:26:00Z">
              <w:r w:rsidRPr="00412093">
                <w:rPr>
                  <w:b/>
                  <w:color w:val="auto"/>
                  <w:sz w:val="22"/>
                </w:rPr>
                <w:t xml:space="preserve">Usuario:: </w:t>
              </w:r>
              <w:proofErr w:type="spellStart"/>
              <w:r>
                <w:rPr>
                  <w:b/>
                  <w:color w:val="auto"/>
                  <w:sz w:val="22"/>
                </w:rPr>
                <w:t>pais</w:t>
              </w:r>
              <w:proofErr w:type="spellEnd"/>
            </w:ins>
          </w:p>
        </w:tc>
      </w:tr>
      <w:tr w:rsidR="00FA7B5E" w:rsidTr="00412093">
        <w:trPr>
          <w:cnfStyle w:val="000000100000" w:firstRow="0" w:lastRow="0" w:firstColumn="0" w:lastColumn="0" w:oddVBand="0" w:evenVBand="0" w:oddHBand="1" w:evenHBand="0" w:firstRowFirstColumn="0" w:firstRowLastColumn="0" w:lastRowFirstColumn="0" w:lastRowLastColumn="0"/>
          <w:ins w:id="3824"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25" w:author="Miguel Centeno Muñoz" w:date="2014-07-31T00:26:00Z"/>
                <w:b/>
              </w:rPr>
            </w:pPr>
            <w:ins w:id="3826" w:author="Miguel Centeno Muñoz" w:date="2014-07-31T00:26:00Z">
              <w:r w:rsidRPr="00412093">
                <w:rPr>
                  <w:b/>
                  <w:color w:val="auto"/>
                </w:rPr>
                <w:t>Descripción</w:t>
              </w:r>
            </w:ins>
          </w:p>
        </w:tc>
        <w:tc>
          <w:tcPr>
            <w:tcW w:w="6409" w:type="dxa"/>
          </w:tcPr>
          <w:p w:rsidR="00FA7B5E" w:rsidRPr="00412093" w:rsidRDefault="00FA7B5E" w:rsidP="00FA7B5E">
            <w:pPr>
              <w:spacing w:after="200" w:line="276" w:lineRule="auto"/>
              <w:cnfStyle w:val="000000100000" w:firstRow="0" w:lastRow="0" w:firstColumn="0" w:lastColumn="0" w:oddVBand="0" w:evenVBand="0" w:oddHBand="1" w:evenHBand="0" w:firstRowFirstColumn="0" w:firstRowLastColumn="0" w:lastRowFirstColumn="0" w:lastRowLastColumn="0"/>
              <w:rPr>
                <w:ins w:id="3827" w:author="Miguel Centeno Muñoz" w:date="2014-07-31T00:26:00Z"/>
                <w:i/>
              </w:rPr>
              <w:pPrChange w:id="3828" w:author="Miguel Centeno Muñoz" w:date="2014-07-31T00:26: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829" w:author="Miguel Centeno Muñoz" w:date="2014-07-31T00:26:00Z">
              <w:r>
                <w:t xml:space="preserve">Este atributo representa </w:t>
              </w:r>
              <w:r>
                <w:rPr>
                  <w:i/>
                </w:rPr>
                <w:t>el país de origen del usuario</w:t>
              </w:r>
            </w:ins>
          </w:p>
        </w:tc>
      </w:tr>
      <w:tr w:rsidR="00FA7B5E" w:rsidTr="00412093">
        <w:trPr>
          <w:ins w:id="3830"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31" w:author="Miguel Centeno Muñoz" w:date="2014-07-31T00:26:00Z"/>
                <w:b/>
              </w:rPr>
            </w:pPr>
            <w:ins w:id="3832" w:author="Miguel Centeno Muñoz" w:date="2014-07-31T00:26:00Z">
              <w:r w:rsidRPr="00412093">
                <w:rPr>
                  <w:b/>
                  <w:color w:val="auto"/>
                </w:rPr>
                <w:t>Tipo</w:t>
              </w:r>
            </w:ins>
          </w:p>
        </w:tc>
        <w:tc>
          <w:tcPr>
            <w:tcW w:w="6409" w:type="dxa"/>
          </w:tcPr>
          <w:p w:rsidR="00FA7B5E" w:rsidRPr="00412093" w:rsidRDefault="00FA7B5E"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833" w:author="Miguel Centeno Muñoz" w:date="2014-07-31T00:26:00Z"/>
                <w:rFonts w:ascii="Courier New" w:hAnsi="Courier New" w:cs="Courier New"/>
              </w:rPr>
            </w:pPr>
            <w:proofErr w:type="spellStart"/>
            <w:ins w:id="3834" w:author="Miguel Centeno Muñoz" w:date="2014-07-31T00:26:00Z">
              <w:r>
                <w:rPr>
                  <w:rFonts w:ascii="Courier New" w:hAnsi="Courier New" w:cs="Courier New"/>
                  <w:color w:val="auto"/>
                </w:rPr>
                <w:t>String</w:t>
              </w:r>
              <w:proofErr w:type="spellEnd"/>
            </w:ins>
          </w:p>
        </w:tc>
      </w:tr>
    </w:tbl>
    <w:p w:rsidR="00FA7B5E" w:rsidRDefault="00FA7B5E">
      <w:pPr>
        <w:rPr>
          <w:ins w:id="3835" w:author="Miguel Centeno Muñoz" w:date="2014-07-31T00:26:00Z"/>
        </w:rPr>
        <w:pPrChange w:id="3836" w:author="Miguel Centeno Muñoz" w:date="2014-07-27T13:12:00Z">
          <w:pPr>
            <w:pStyle w:val="Ttulo3"/>
          </w:pPr>
        </w:pPrChange>
      </w:pPr>
    </w:p>
    <w:p w:rsidR="00FA7B5E" w:rsidRDefault="00FA7B5E">
      <w:pPr>
        <w:rPr>
          <w:ins w:id="3837" w:author="Miguel Centeno Muñoz" w:date="2014-07-31T00:26:00Z"/>
        </w:rPr>
        <w:pPrChange w:id="3838" w:author="Miguel Centeno Muñoz" w:date="2014-07-27T13:12:00Z">
          <w:pPr>
            <w:pStyle w:val="Ttulo3"/>
          </w:pPr>
        </w:pPrChange>
      </w:pPr>
    </w:p>
    <w:p w:rsidR="00FA7B5E" w:rsidRDefault="00FA7B5E">
      <w:pPr>
        <w:rPr>
          <w:ins w:id="3839" w:author="Miguel Centeno Muñoz" w:date="2014-07-31T00:26:00Z"/>
        </w:rPr>
        <w:pPrChange w:id="384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412093">
        <w:trPr>
          <w:cnfStyle w:val="100000000000" w:firstRow="1" w:lastRow="0" w:firstColumn="0" w:lastColumn="0" w:oddVBand="0" w:evenVBand="0" w:oddHBand="0" w:evenHBand="0" w:firstRowFirstColumn="0" w:firstRowLastColumn="0" w:lastRowFirstColumn="0" w:lastRowLastColumn="0"/>
          <w:ins w:id="3841"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412093">
            <w:pPr>
              <w:spacing w:after="200" w:line="276" w:lineRule="auto"/>
              <w:rPr>
                <w:ins w:id="3842" w:author="Miguel Centeno Muñoz" w:date="2014-07-31T00:26:00Z"/>
                <w:b/>
              </w:rPr>
            </w:pPr>
            <w:ins w:id="3843" w:author="Miguel Centeno Muñoz" w:date="2014-07-31T00:26:00Z">
              <w:r w:rsidRPr="00412093">
                <w:rPr>
                  <w:b/>
                  <w:color w:val="auto"/>
                  <w:sz w:val="22"/>
                </w:rPr>
                <w:lastRenderedPageBreak/>
                <w:t>Atributo variable</w:t>
              </w:r>
            </w:ins>
          </w:p>
        </w:tc>
        <w:tc>
          <w:tcPr>
            <w:tcW w:w="6409" w:type="dxa"/>
          </w:tcPr>
          <w:p w:rsidR="00FA7B5E" w:rsidRPr="00412093" w:rsidRDefault="00FA7B5E" w:rsidP="00FA7B5E">
            <w:pPr>
              <w:spacing w:after="200" w:line="276" w:lineRule="auto"/>
              <w:cnfStyle w:val="100000000000" w:firstRow="1" w:lastRow="0" w:firstColumn="0" w:lastColumn="0" w:oddVBand="0" w:evenVBand="0" w:oddHBand="0" w:evenHBand="0" w:firstRowFirstColumn="0" w:firstRowLastColumn="0" w:lastRowFirstColumn="0" w:lastRowLastColumn="0"/>
              <w:rPr>
                <w:ins w:id="3844" w:author="Miguel Centeno Muñoz" w:date="2014-07-31T00:26:00Z"/>
                <w:b/>
              </w:rPr>
              <w:pPrChange w:id="3845" w:author="Miguel Centeno Muñoz" w:date="2014-07-31T00:2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846" w:author="Miguel Centeno Muñoz" w:date="2014-07-31T00:26:00Z">
              <w:r w:rsidRPr="00412093">
                <w:rPr>
                  <w:b/>
                  <w:color w:val="auto"/>
                  <w:sz w:val="22"/>
                </w:rPr>
                <w:t xml:space="preserve">Usuario:: </w:t>
              </w:r>
              <w:proofErr w:type="spellStart"/>
              <w:r>
                <w:rPr>
                  <w:b/>
                  <w:color w:val="auto"/>
                  <w:sz w:val="22"/>
                </w:rPr>
                <w:t>imagen_avatar</w:t>
              </w:r>
              <w:proofErr w:type="spellEnd"/>
            </w:ins>
          </w:p>
        </w:tc>
      </w:tr>
      <w:tr w:rsidR="00FA7B5E" w:rsidTr="00412093">
        <w:trPr>
          <w:cnfStyle w:val="000000100000" w:firstRow="0" w:lastRow="0" w:firstColumn="0" w:lastColumn="0" w:oddVBand="0" w:evenVBand="0" w:oddHBand="1" w:evenHBand="0" w:firstRowFirstColumn="0" w:firstRowLastColumn="0" w:lastRowFirstColumn="0" w:lastRowLastColumn="0"/>
          <w:ins w:id="3847"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48" w:author="Miguel Centeno Muñoz" w:date="2014-07-31T00:26:00Z"/>
                <w:b/>
              </w:rPr>
            </w:pPr>
            <w:ins w:id="3849" w:author="Miguel Centeno Muñoz" w:date="2014-07-31T00:26:00Z">
              <w:r w:rsidRPr="00412093">
                <w:rPr>
                  <w:b/>
                  <w:color w:val="auto"/>
                </w:rPr>
                <w:t>Descripción</w:t>
              </w:r>
            </w:ins>
          </w:p>
        </w:tc>
        <w:tc>
          <w:tcPr>
            <w:tcW w:w="6409" w:type="dxa"/>
          </w:tcPr>
          <w:p w:rsidR="00FA7B5E" w:rsidRPr="00412093" w:rsidRDefault="00FA7B5E" w:rsidP="00FA7B5E">
            <w:pPr>
              <w:spacing w:after="200" w:line="276" w:lineRule="auto"/>
              <w:cnfStyle w:val="000000100000" w:firstRow="0" w:lastRow="0" w:firstColumn="0" w:lastColumn="0" w:oddVBand="0" w:evenVBand="0" w:oddHBand="1" w:evenHBand="0" w:firstRowFirstColumn="0" w:firstRowLastColumn="0" w:lastRowFirstColumn="0" w:lastRowLastColumn="0"/>
              <w:rPr>
                <w:ins w:id="3850" w:author="Miguel Centeno Muñoz" w:date="2014-07-31T00:26:00Z"/>
                <w:i/>
              </w:rPr>
              <w:pPrChange w:id="3851" w:author="Miguel Centeno Muñoz" w:date="2014-07-31T00:26: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852" w:author="Miguel Centeno Muñoz" w:date="2014-07-31T00:26:00Z">
              <w:r>
                <w:t xml:space="preserve">Este atributo representa </w:t>
              </w:r>
              <w:r>
                <w:rPr>
                  <w:i/>
                </w:rPr>
                <w:t>el nombre del fichero de la imagen del cliente</w:t>
              </w:r>
            </w:ins>
          </w:p>
        </w:tc>
      </w:tr>
      <w:tr w:rsidR="00FA7B5E" w:rsidTr="00412093">
        <w:trPr>
          <w:ins w:id="3853"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412093">
            <w:pPr>
              <w:spacing w:after="200" w:line="276" w:lineRule="auto"/>
              <w:rPr>
                <w:ins w:id="3854" w:author="Miguel Centeno Muñoz" w:date="2014-07-31T00:26:00Z"/>
                <w:b/>
              </w:rPr>
            </w:pPr>
            <w:ins w:id="3855" w:author="Miguel Centeno Muñoz" w:date="2014-07-31T00:26:00Z">
              <w:r w:rsidRPr="00412093">
                <w:rPr>
                  <w:b/>
                  <w:color w:val="auto"/>
                </w:rPr>
                <w:t>Tipo</w:t>
              </w:r>
            </w:ins>
          </w:p>
        </w:tc>
        <w:tc>
          <w:tcPr>
            <w:tcW w:w="6409" w:type="dxa"/>
          </w:tcPr>
          <w:p w:rsidR="00FA7B5E" w:rsidRPr="00412093" w:rsidRDefault="00FA7B5E" w:rsidP="00412093">
            <w:pPr>
              <w:spacing w:after="200" w:line="276" w:lineRule="auto"/>
              <w:cnfStyle w:val="000000000000" w:firstRow="0" w:lastRow="0" w:firstColumn="0" w:lastColumn="0" w:oddVBand="0" w:evenVBand="0" w:oddHBand="0" w:evenHBand="0" w:firstRowFirstColumn="0" w:firstRowLastColumn="0" w:lastRowFirstColumn="0" w:lastRowLastColumn="0"/>
              <w:rPr>
                <w:ins w:id="3856" w:author="Miguel Centeno Muñoz" w:date="2014-07-31T00:26:00Z"/>
                <w:rFonts w:ascii="Courier New" w:hAnsi="Courier New" w:cs="Courier New"/>
              </w:rPr>
            </w:pPr>
            <w:proofErr w:type="spellStart"/>
            <w:ins w:id="3857" w:author="Miguel Centeno Muñoz" w:date="2014-07-31T00:26:00Z">
              <w:r>
                <w:rPr>
                  <w:rFonts w:ascii="Courier New" w:hAnsi="Courier New" w:cs="Courier New"/>
                  <w:color w:val="auto"/>
                </w:rPr>
                <w:t>String</w:t>
              </w:r>
              <w:proofErr w:type="spellEnd"/>
            </w:ins>
          </w:p>
        </w:tc>
      </w:tr>
    </w:tbl>
    <w:p w:rsidR="00FA7B5E" w:rsidRDefault="00FA7B5E">
      <w:pPr>
        <w:rPr>
          <w:ins w:id="3858" w:author="Miguel Centeno Muñoz" w:date="2014-07-27T16:53:00Z"/>
        </w:rPr>
        <w:pPrChange w:id="3859" w:author="Miguel Centeno Muñoz" w:date="2014-07-27T13:12:00Z">
          <w:pPr>
            <w:pStyle w:val="Ttulo3"/>
          </w:pPr>
        </w:pPrChange>
      </w:pPr>
    </w:p>
    <w:tbl>
      <w:tblPr>
        <w:tblStyle w:val="Listamedia2-nfasis2"/>
        <w:tblW w:w="0" w:type="auto"/>
        <w:tblLook w:val="04A0" w:firstRow="1" w:lastRow="0" w:firstColumn="1" w:lastColumn="0" w:noHBand="0" w:noVBand="1"/>
        <w:tblPrChange w:id="386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86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862"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386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64" w:author="Miguel Centeno Muñoz" w:date="2014-07-27T22:36:00Z"/>
                <w:b/>
                <w:rPrChange w:id="3865" w:author="Miguel Centeno Muñoz" w:date="2014-07-27T22:39:00Z">
                  <w:rPr>
                    <w:ins w:id="3866" w:author="Miguel Centeno Muñoz" w:date="2014-07-27T22:36:00Z"/>
                    <w:rFonts w:eastAsiaTheme="minorHAnsi" w:cstheme="minorBidi"/>
                    <w:color w:val="auto"/>
                    <w:sz w:val="22"/>
                    <w:szCs w:val="22"/>
                  </w:rPr>
                </w:rPrChange>
              </w:rPr>
            </w:pPr>
            <w:ins w:id="3867" w:author="Miguel Centeno Muñoz" w:date="2014-07-27T22:36:00Z">
              <w:r w:rsidRPr="00A1549B">
                <w:rPr>
                  <w:b/>
                  <w:color w:val="auto"/>
                  <w:sz w:val="22"/>
                  <w:rPrChange w:id="3868" w:author="Miguel Centeno Muñoz" w:date="2014-07-27T22:39:00Z">
                    <w:rPr>
                      <w:b/>
                      <w:bCs/>
                      <w:color w:val="C0504D" w:themeColor="accent2"/>
                      <w:sz w:val="32"/>
                    </w:rPr>
                  </w:rPrChange>
                </w:rPr>
                <w:t>Expresión de invariante</w:t>
              </w:r>
            </w:ins>
          </w:p>
        </w:tc>
        <w:tc>
          <w:tcPr>
            <w:tcW w:w="6409" w:type="dxa"/>
            <w:tcPrChange w:id="3869"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70" w:author="Miguel Centeno Muñoz" w:date="2014-07-27T22:36:00Z"/>
                <w:b/>
                <w:rPrChange w:id="3871" w:author="Miguel Centeno Muñoz" w:date="2014-07-27T22:39:00Z">
                  <w:rPr>
                    <w:ins w:id="3872" w:author="Miguel Centeno Muñoz" w:date="2014-07-27T22:36:00Z"/>
                    <w:rFonts w:eastAsiaTheme="minorHAnsi" w:cstheme="minorBidi"/>
                    <w:color w:val="auto"/>
                    <w:sz w:val="22"/>
                    <w:szCs w:val="22"/>
                  </w:rPr>
                </w:rPrChange>
              </w:rPr>
            </w:pPr>
            <w:ins w:id="3873" w:author="Miguel Centeno Muñoz" w:date="2014-07-27T22:36:00Z">
              <w:r w:rsidRPr="007F6488">
                <w:rPr>
                  <w:b/>
                  <w:color w:val="auto"/>
                  <w:sz w:val="22"/>
                  <w:rPrChange w:id="3874"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3875"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87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877" w:author="Miguel Centeno Muñoz" w:date="2014-07-27T22:36:00Z"/>
                <w:b/>
                <w:rPrChange w:id="3878" w:author="Miguel Centeno Muñoz" w:date="2014-07-27T22:39:00Z">
                  <w:rPr>
                    <w:ins w:id="3879" w:author="Miguel Centeno Muñoz" w:date="2014-07-27T22:36:00Z"/>
                    <w:rFonts w:eastAsiaTheme="minorHAnsi" w:cstheme="minorBidi"/>
                    <w:color w:val="auto"/>
                  </w:rPr>
                </w:rPrChange>
              </w:rPr>
            </w:pPr>
            <w:ins w:id="3880" w:author="Miguel Centeno Muñoz" w:date="2014-07-27T22:37:00Z">
              <w:r w:rsidRPr="00A1549B">
                <w:rPr>
                  <w:b/>
                  <w:color w:val="auto"/>
                  <w:rPrChange w:id="3881" w:author="Miguel Centeno Muñoz" w:date="2014-07-27T22:39:00Z">
                    <w:rPr>
                      <w:b/>
                      <w:bCs/>
                      <w:color w:val="C0504D" w:themeColor="accent2"/>
                      <w:sz w:val="32"/>
                    </w:rPr>
                  </w:rPrChange>
                </w:rPr>
                <w:t>Descripción</w:t>
              </w:r>
            </w:ins>
          </w:p>
        </w:tc>
        <w:tc>
          <w:tcPr>
            <w:tcW w:w="6409" w:type="dxa"/>
            <w:tcPrChange w:id="3882"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883" w:author="Miguel Centeno Muñoz" w:date="2014-07-27T22:36:00Z"/>
              </w:rPr>
            </w:pPr>
            <w:ins w:id="3884" w:author="Miguel Centeno Muñoz" w:date="2014-07-27T22:37:00Z">
              <w:r>
                <w:t xml:space="preserve">No pueden existir dos usuarios con el mismo </w:t>
              </w:r>
              <w:proofErr w:type="spellStart"/>
              <w:r>
                <w:t>login</w:t>
              </w:r>
            </w:ins>
            <w:proofErr w:type="spellEnd"/>
          </w:p>
        </w:tc>
      </w:tr>
      <w:tr w:rsidR="00865D3C" w:rsidTr="00865D3C">
        <w:trPr>
          <w:ins w:id="3885"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3886" w:author="Miguel Centeno Muñoz" w:date="2014-07-27T22:38:00Z">
              <w:tcPr>
                <w:tcW w:w="4534" w:type="dxa"/>
              </w:tcPr>
            </w:tcPrChange>
          </w:tcPr>
          <w:p w:rsidR="00865D3C" w:rsidRPr="00A1549B" w:rsidRDefault="00865D3C" w:rsidP="00D40919">
            <w:pPr>
              <w:spacing w:after="200" w:line="276" w:lineRule="auto"/>
              <w:rPr>
                <w:ins w:id="3887" w:author="Miguel Centeno Muñoz" w:date="2014-07-27T22:37:00Z"/>
                <w:b/>
                <w:rPrChange w:id="3888" w:author="Miguel Centeno Muñoz" w:date="2014-07-27T22:39:00Z">
                  <w:rPr>
                    <w:ins w:id="3889" w:author="Miguel Centeno Muñoz" w:date="2014-07-27T22:37:00Z"/>
                    <w:rFonts w:eastAsiaTheme="minorHAnsi" w:cstheme="minorBidi"/>
                    <w:color w:val="auto"/>
                  </w:rPr>
                </w:rPrChange>
              </w:rPr>
            </w:pPr>
            <w:ins w:id="3890" w:author="Miguel Centeno Muñoz" w:date="2014-07-27T22:37:00Z">
              <w:r w:rsidRPr="00A1549B">
                <w:rPr>
                  <w:b/>
                  <w:color w:val="auto"/>
                  <w:rPrChange w:id="3891" w:author="Miguel Centeno Muñoz" w:date="2014-07-27T22:39:00Z">
                    <w:rPr>
                      <w:b/>
                      <w:bCs/>
                      <w:color w:val="C0504D" w:themeColor="accent2"/>
                      <w:sz w:val="32"/>
                    </w:rPr>
                  </w:rPrChange>
                </w:rPr>
                <w:t>Comentarios</w:t>
              </w:r>
            </w:ins>
          </w:p>
        </w:tc>
        <w:tc>
          <w:tcPr>
            <w:tcW w:w="6409" w:type="dxa"/>
            <w:tcPrChange w:id="3892"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893" w:author="Miguel Centeno Muñoz" w:date="2014-07-27T22:37:00Z"/>
              </w:rPr>
            </w:pPr>
            <w:ins w:id="3894" w:author="Miguel Centeno Muñoz" w:date="2014-07-27T22:37:00Z">
              <w:r>
                <w:t xml:space="preserve">El nombre de usuario es el atributo </w:t>
              </w:r>
              <w:proofErr w:type="spellStart"/>
              <w:r>
                <w:t>login</w:t>
              </w:r>
              <w:proofErr w:type="spellEnd"/>
            </w:ins>
          </w:p>
        </w:tc>
      </w:tr>
    </w:tbl>
    <w:p w:rsidR="00F87E9D" w:rsidRDefault="00F87E9D">
      <w:pPr>
        <w:rPr>
          <w:ins w:id="3895" w:author="Miguel Centeno Muñoz" w:date="2014-07-27T16:53:00Z"/>
        </w:rPr>
        <w:pPrChange w:id="3896" w:author="Miguel Centeno Muñoz" w:date="2014-07-27T13:12:00Z">
          <w:pPr>
            <w:pStyle w:val="Ttulo3"/>
          </w:pPr>
        </w:pPrChange>
      </w:pPr>
    </w:p>
    <w:p w:rsidR="00F87E9D" w:rsidRDefault="00490FAF">
      <w:pPr>
        <w:pStyle w:val="Ttulo5"/>
        <w:ind w:left="708" w:firstLine="708"/>
        <w:rPr>
          <w:ins w:id="3897" w:author="Miguel Centeno Muñoz" w:date="2014-07-27T16:53:00Z"/>
        </w:rPr>
        <w:pPrChange w:id="3898" w:author="Miguel Centeno Muñoz" w:date="2014-07-27T23:08:00Z">
          <w:pPr>
            <w:pStyle w:val="Ttulo3"/>
          </w:pPr>
        </w:pPrChange>
      </w:pPr>
      <w:ins w:id="3899" w:author="Miguel Centeno Muñoz" w:date="2014-07-27T23:08:00Z">
        <w:r>
          <w:t>7.1.</w:t>
        </w:r>
      </w:ins>
      <w:ins w:id="3900" w:author="Miguel Centeno Muñoz" w:date="2014-07-31T00:16:00Z">
        <w:r w:rsidR="002B1AC0">
          <w:t>2</w:t>
        </w:r>
      </w:ins>
      <w:ins w:id="3901" w:author="Miguel Centeno Muñoz" w:date="2014-07-27T23:08:00Z">
        <w:r>
          <w:t>.2.- Subsistema de Gestión de Rutas</w:t>
        </w:r>
      </w:ins>
    </w:p>
    <w:tbl>
      <w:tblPr>
        <w:tblStyle w:val="Listamedia2-nfasis2"/>
        <w:tblW w:w="0" w:type="auto"/>
        <w:tblLook w:val="04A0" w:firstRow="1" w:lastRow="0" w:firstColumn="1" w:lastColumn="0" w:noHBand="0" w:noVBand="1"/>
        <w:tblPrChange w:id="3902"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3903">
          <w:tblGrid>
            <w:gridCol w:w="108"/>
            <w:gridCol w:w="2235"/>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3904" w:author="Miguel Centeno Muñoz" w:date="2014-07-27T23:09:00Z"/>
          <w:trPrChange w:id="3905"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3906" w:author="Miguel Centeno Muñoz" w:date="2014-07-31T00:29:00Z">
              <w:tcPr>
                <w:tcW w:w="4534" w:type="dxa"/>
                <w:gridSpan w:val="3"/>
              </w:tcPr>
            </w:tcPrChange>
          </w:tcPr>
          <w:p w:rsidR="00490FAF" w:rsidRPr="00FA7B5E" w:rsidRDefault="00FA7B5E" w:rsidP="00FA7B5E">
            <w:pPr>
              <w:cnfStyle w:val="101000000100" w:firstRow="1" w:lastRow="0" w:firstColumn="1" w:lastColumn="0" w:oddVBand="0" w:evenVBand="0" w:oddHBand="0" w:evenHBand="0" w:firstRowFirstColumn="1" w:firstRowLastColumn="0" w:lastRowFirstColumn="0" w:lastRowLastColumn="0"/>
              <w:rPr>
                <w:ins w:id="3907" w:author="Miguel Centeno Muñoz" w:date="2014-07-27T23:09:00Z"/>
                <w:b/>
                <w:rPrChange w:id="3908" w:author="Miguel Centeno Muñoz" w:date="2014-07-31T00:30:00Z">
                  <w:rPr>
                    <w:ins w:id="3909" w:author="Miguel Centeno Muñoz" w:date="2014-07-27T23:09:00Z"/>
                    <w:rFonts w:eastAsiaTheme="minorHAnsi" w:cstheme="minorBidi"/>
                    <w:color w:val="auto"/>
                    <w:sz w:val="22"/>
                    <w:szCs w:val="22"/>
                  </w:rPr>
                </w:rPrChange>
              </w:rPr>
              <w:pPrChange w:id="3910"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3911" w:author="Miguel Centeno Muñoz" w:date="2014-07-27T23:09:00Z">
              <w:r w:rsidRPr="00FA7B5E">
                <w:rPr>
                  <w:b/>
                  <w:rPrChange w:id="3912" w:author="Miguel Centeno Muñoz" w:date="2014-07-31T00:30:00Z">
                    <w:rPr/>
                  </w:rPrChange>
                </w:rPr>
                <w:t>TYP-000</w:t>
              </w:r>
            </w:ins>
            <w:ins w:id="3913" w:author="Miguel Centeno Muñoz" w:date="2014-07-31T00:25:00Z">
              <w:r w:rsidRPr="00FA7B5E">
                <w:rPr>
                  <w:b/>
                  <w:rPrChange w:id="3914" w:author="Miguel Centeno Muñoz" w:date="2014-07-31T00:30:00Z">
                    <w:rPr/>
                  </w:rPrChange>
                </w:rPr>
                <w:t>2</w:t>
              </w:r>
            </w:ins>
          </w:p>
        </w:tc>
        <w:tc>
          <w:tcPr>
            <w:tcW w:w="6834" w:type="dxa"/>
            <w:tcPrChange w:id="3915" w:author="Miguel Centeno Muñoz" w:date="2014-07-31T00:29:00Z">
              <w:tcPr>
                <w:tcW w:w="4535" w:type="dxa"/>
              </w:tcPr>
            </w:tcPrChange>
          </w:tcPr>
          <w:p w:rsidR="00490FAF" w:rsidRPr="00FA7B5E" w:rsidRDefault="00F11A39" w:rsidP="00FA7B5E">
            <w:pPr>
              <w:cnfStyle w:val="100000000000" w:firstRow="1" w:lastRow="0" w:firstColumn="0" w:lastColumn="0" w:oddVBand="0" w:evenVBand="0" w:oddHBand="0" w:evenHBand="0" w:firstRowFirstColumn="0" w:firstRowLastColumn="0" w:lastRowFirstColumn="0" w:lastRowLastColumn="0"/>
              <w:rPr>
                <w:ins w:id="3916" w:author="Miguel Centeno Muñoz" w:date="2014-07-27T23:09:00Z"/>
                <w:b/>
                <w:rPrChange w:id="3917" w:author="Miguel Centeno Muñoz" w:date="2014-07-31T00:30:00Z">
                  <w:rPr>
                    <w:ins w:id="3918" w:author="Miguel Centeno Muñoz" w:date="2014-07-27T23:09:00Z"/>
                    <w:rFonts w:eastAsiaTheme="minorHAnsi" w:cstheme="minorBidi"/>
                    <w:color w:val="auto"/>
                    <w:sz w:val="22"/>
                    <w:szCs w:val="22"/>
                  </w:rPr>
                </w:rPrChange>
              </w:rPr>
              <w:pPrChange w:id="3919"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920" w:author="Miguel Centeno Muñoz" w:date="2014-07-27T23:13:00Z">
              <w:r w:rsidRPr="00FA7B5E">
                <w:rPr>
                  <w:b/>
                  <w:rPrChange w:id="3921"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3922" w:author="Miguel Centeno Muñoz" w:date="2014-07-27T23:09:00Z"/>
          <w:trPrChange w:id="3923"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24" w:author="Miguel Centeno Muñoz" w:date="2014-07-31T00:29:00Z">
              <w:tcPr>
                <w:tcW w:w="4534" w:type="dxa"/>
                <w:gridSpan w:val="3"/>
              </w:tcPr>
            </w:tcPrChange>
          </w:tcPr>
          <w:p w:rsidR="009860E8" w:rsidRPr="00FA7B5E" w:rsidRDefault="009860E8" w:rsidP="00FA7B5E">
            <w:pPr>
              <w:cnfStyle w:val="001000100000" w:firstRow="0" w:lastRow="0" w:firstColumn="1" w:lastColumn="0" w:oddVBand="0" w:evenVBand="0" w:oddHBand="1" w:evenHBand="0" w:firstRowFirstColumn="0" w:firstRowLastColumn="0" w:lastRowFirstColumn="0" w:lastRowLastColumn="0"/>
              <w:rPr>
                <w:ins w:id="3925" w:author="Miguel Centeno Muñoz" w:date="2014-07-27T23:09:00Z"/>
                <w:b/>
                <w:rPrChange w:id="3926" w:author="Miguel Centeno Muñoz" w:date="2014-07-31T00:30:00Z">
                  <w:rPr>
                    <w:ins w:id="3927" w:author="Miguel Centeno Muñoz" w:date="2014-07-27T23:09:00Z"/>
                    <w:rFonts w:eastAsiaTheme="minorHAnsi" w:cstheme="minorBidi"/>
                    <w:color w:val="auto"/>
                  </w:rPr>
                </w:rPrChange>
              </w:rPr>
              <w:pPrChange w:id="3928"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29" w:author="Miguel Centeno Muñoz" w:date="2014-07-27T23:13:00Z">
              <w:r w:rsidRPr="00FA7B5E">
                <w:rPr>
                  <w:b/>
                  <w:rPrChange w:id="3930" w:author="Miguel Centeno Muñoz" w:date="2014-07-31T00:30:00Z">
                    <w:rPr>
                      <w:b/>
                      <w:bCs/>
                      <w:color w:val="C0504D" w:themeColor="accent2"/>
                      <w:sz w:val="32"/>
                    </w:rPr>
                  </w:rPrChange>
                </w:rPr>
                <w:t>Versión</w:t>
              </w:r>
            </w:ins>
          </w:p>
        </w:tc>
        <w:tc>
          <w:tcPr>
            <w:tcW w:w="6834" w:type="dxa"/>
            <w:tcPrChange w:id="3931" w:author="Miguel Centeno Muñoz" w:date="2014-07-31T00:29:00Z">
              <w:tcPr>
                <w:tcW w:w="4535" w:type="dxa"/>
              </w:tcPr>
            </w:tcPrChange>
          </w:tcPr>
          <w:p w:rsidR="009860E8" w:rsidRDefault="009860E8" w:rsidP="00FA7B5E">
            <w:pPr>
              <w:cnfStyle w:val="000000100000" w:firstRow="0" w:lastRow="0" w:firstColumn="0" w:lastColumn="0" w:oddVBand="0" w:evenVBand="0" w:oddHBand="1" w:evenHBand="0" w:firstRowFirstColumn="0" w:firstRowLastColumn="0" w:lastRowFirstColumn="0" w:lastRowLastColumn="0"/>
              <w:rPr>
                <w:ins w:id="3932" w:author="Miguel Centeno Muñoz" w:date="2014-07-27T23:09:00Z"/>
              </w:rPr>
              <w:pPrChange w:id="3933" w:author="Miguel Centeno Muñoz" w:date="2014-07-31T00:30:00Z">
                <w:pPr>
                  <w:cnfStyle w:val="000000100000" w:firstRow="0" w:lastRow="0" w:firstColumn="0" w:lastColumn="0" w:oddVBand="0" w:evenVBand="0" w:oddHBand="1" w:evenHBand="0" w:firstRowFirstColumn="0" w:firstRowLastColumn="0" w:lastRowFirstColumn="0" w:lastRowLastColumn="0"/>
                </w:pPr>
              </w:pPrChange>
            </w:pPr>
            <w:ins w:id="3934" w:author="Miguel Centeno Muñoz" w:date="2014-07-27T23:22:00Z">
              <w:r>
                <w:t>1.0(27/07/2014)</w:t>
              </w:r>
            </w:ins>
          </w:p>
        </w:tc>
      </w:tr>
      <w:tr w:rsidR="00FA7B5E" w:rsidTr="00FA7B5E">
        <w:trPr>
          <w:ins w:id="3935"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rsidP="00FA7B5E">
            <w:pPr>
              <w:rPr>
                <w:ins w:id="3936" w:author="Miguel Centeno Muñoz" w:date="2014-07-27T23:13:00Z"/>
                <w:b/>
                <w:rPrChange w:id="3937" w:author="Miguel Centeno Muñoz" w:date="2014-07-31T00:30:00Z">
                  <w:rPr>
                    <w:ins w:id="3938" w:author="Miguel Centeno Muñoz" w:date="2014-07-27T23:13:00Z"/>
                    <w:rFonts w:eastAsiaTheme="minorHAnsi" w:cstheme="minorBidi"/>
                    <w:color w:val="auto"/>
                  </w:rPr>
                </w:rPrChange>
              </w:rPr>
              <w:pPrChange w:id="3939" w:author="Miguel Centeno Muñoz" w:date="2014-07-31T00:30:00Z">
                <w:pPr>
                  <w:spacing w:after="200" w:line="276" w:lineRule="auto"/>
                </w:pPr>
              </w:pPrChange>
            </w:pPr>
            <w:ins w:id="3940" w:author="Miguel Centeno Muñoz" w:date="2014-07-27T23:13:00Z">
              <w:r w:rsidRPr="00FA7B5E">
                <w:rPr>
                  <w:b/>
                  <w:rPrChange w:id="3941" w:author="Miguel Centeno Muñoz" w:date="2014-07-31T00:30:00Z">
                    <w:rPr>
                      <w:b/>
                      <w:bCs/>
                      <w:color w:val="C0504D" w:themeColor="accent2"/>
                      <w:sz w:val="32"/>
                    </w:rPr>
                  </w:rPrChange>
                </w:rPr>
                <w:t>Autores</w:t>
              </w:r>
            </w:ins>
          </w:p>
        </w:tc>
        <w:tc>
          <w:tcPr>
            <w:tcW w:w="6834" w:type="dxa"/>
          </w:tcPr>
          <w:p w:rsidR="009860E8" w:rsidRDefault="009860E8" w:rsidP="00FA7B5E">
            <w:pPr>
              <w:cnfStyle w:val="000000000000" w:firstRow="0" w:lastRow="0" w:firstColumn="0" w:lastColumn="0" w:oddVBand="0" w:evenVBand="0" w:oddHBand="0" w:evenHBand="0" w:firstRowFirstColumn="0" w:firstRowLastColumn="0" w:lastRowFirstColumn="0" w:lastRowLastColumn="0"/>
              <w:rPr>
                <w:ins w:id="3942" w:author="Miguel Centeno Muñoz" w:date="2014-07-27T23:13:00Z"/>
              </w:rPr>
              <w:pPrChange w:id="3943" w:author="Miguel Centeno Muñoz" w:date="2014-07-31T00:30:00Z">
                <w:pPr>
                  <w:cnfStyle w:val="000000000000" w:firstRow="0" w:lastRow="0" w:firstColumn="0" w:lastColumn="0" w:oddVBand="0" w:evenVBand="0" w:oddHBand="0" w:evenHBand="0" w:firstRowFirstColumn="0" w:firstRowLastColumn="0" w:lastRowFirstColumn="0" w:lastRowLastColumn="0"/>
                </w:pPr>
              </w:pPrChange>
            </w:pPr>
            <w:ins w:id="3944"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3945" w:author="Miguel Centeno Muñoz" w:date="2014-07-27T23:13:00Z"/>
          <w:trPrChange w:id="3946"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47" w:author="Miguel Centeno Muñoz" w:date="2014-07-31T00:29:00Z">
              <w:tcPr>
                <w:tcW w:w="4534" w:type="dxa"/>
                <w:gridSpan w:val="3"/>
              </w:tcPr>
            </w:tcPrChange>
          </w:tcPr>
          <w:p w:rsidR="009860E8" w:rsidRPr="00FA7B5E" w:rsidRDefault="009860E8" w:rsidP="00FA7B5E">
            <w:pPr>
              <w:cnfStyle w:val="001000100000" w:firstRow="0" w:lastRow="0" w:firstColumn="1" w:lastColumn="0" w:oddVBand="0" w:evenVBand="0" w:oddHBand="1" w:evenHBand="0" w:firstRowFirstColumn="0" w:firstRowLastColumn="0" w:lastRowFirstColumn="0" w:lastRowLastColumn="0"/>
              <w:rPr>
                <w:ins w:id="3948" w:author="Miguel Centeno Muñoz" w:date="2014-07-27T23:13:00Z"/>
                <w:b/>
                <w:rPrChange w:id="3949" w:author="Miguel Centeno Muñoz" w:date="2014-07-31T00:30:00Z">
                  <w:rPr>
                    <w:ins w:id="3950" w:author="Miguel Centeno Muñoz" w:date="2014-07-27T23:13:00Z"/>
                    <w:rFonts w:eastAsiaTheme="minorHAnsi" w:cstheme="minorBidi"/>
                    <w:color w:val="auto"/>
                  </w:rPr>
                </w:rPrChange>
              </w:rPr>
              <w:pPrChange w:id="3951"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52" w:author="Miguel Centeno Muñoz" w:date="2014-07-27T23:13:00Z">
              <w:r w:rsidRPr="00FA7B5E">
                <w:rPr>
                  <w:b/>
                  <w:rPrChange w:id="3953" w:author="Miguel Centeno Muñoz" w:date="2014-07-31T00:30:00Z">
                    <w:rPr>
                      <w:b/>
                      <w:bCs/>
                      <w:color w:val="C0504D" w:themeColor="accent2"/>
                      <w:sz w:val="32"/>
                    </w:rPr>
                  </w:rPrChange>
                </w:rPr>
                <w:t>Dependencias</w:t>
              </w:r>
            </w:ins>
          </w:p>
        </w:tc>
        <w:tc>
          <w:tcPr>
            <w:tcW w:w="6834" w:type="dxa"/>
            <w:tcPrChange w:id="3954" w:author="Miguel Centeno Muñoz" w:date="2014-07-31T00:29:00Z">
              <w:tcPr>
                <w:tcW w:w="4535" w:type="dxa"/>
              </w:tcPr>
            </w:tcPrChange>
          </w:tcPr>
          <w:p w:rsidR="009860E8" w:rsidRDefault="009860E8" w:rsidP="00FA7B5E">
            <w:pPr>
              <w:cnfStyle w:val="000000100000" w:firstRow="0" w:lastRow="0" w:firstColumn="0" w:lastColumn="0" w:oddVBand="0" w:evenVBand="0" w:oddHBand="1" w:evenHBand="0" w:firstRowFirstColumn="0" w:firstRowLastColumn="0" w:lastRowFirstColumn="0" w:lastRowLastColumn="0"/>
              <w:rPr>
                <w:ins w:id="3955" w:author="Miguel Centeno Muñoz" w:date="2014-07-31T00:32:00Z"/>
              </w:rPr>
              <w:pPrChange w:id="3956" w:author="Miguel Centeno Muñoz" w:date="2014-07-31T00:30:00Z">
                <w:pPr>
                  <w:cnfStyle w:val="000000100000" w:firstRow="0" w:lastRow="0" w:firstColumn="0" w:lastColumn="0" w:oddVBand="0" w:evenVBand="0" w:oddHBand="1" w:evenHBand="0" w:firstRowFirstColumn="0" w:firstRowLastColumn="0" w:lastRowFirstColumn="0" w:lastRowLastColumn="0"/>
                </w:pPr>
              </w:pPrChange>
            </w:pPr>
            <w:ins w:id="3957" w:author="Miguel Centeno Muñoz" w:date="2014-07-27T23:21:00Z">
              <w:r>
                <w:t>[OBJ-0002] Gestión de Rutas</w:t>
              </w:r>
            </w:ins>
          </w:p>
          <w:p w:rsidR="00FA7B5E" w:rsidRDefault="00FA7B5E" w:rsidP="00FA7B5E">
            <w:pPr>
              <w:cnfStyle w:val="000000100000" w:firstRow="0" w:lastRow="0" w:firstColumn="0" w:lastColumn="0" w:oddVBand="0" w:evenVBand="0" w:oddHBand="1" w:evenHBand="0" w:firstRowFirstColumn="0" w:firstRowLastColumn="0" w:lastRowFirstColumn="0" w:lastRowLastColumn="0"/>
              <w:rPr>
                <w:ins w:id="3958" w:author="Miguel Centeno Muñoz" w:date="2014-07-27T23:13:00Z"/>
              </w:rPr>
              <w:pPrChange w:id="3959" w:author="Miguel Centeno Muñoz" w:date="2014-07-31T00:30:00Z">
                <w:pPr>
                  <w:cnfStyle w:val="000000100000" w:firstRow="0" w:lastRow="0" w:firstColumn="0" w:lastColumn="0" w:oddVBand="0" w:evenVBand="0" w:oddHBand="1" w:evenHBand="0" w:firstRowFirstColumn="0" w:firstRowLastColumn="0" w:lastRowFirstColumn="0" w:lastRowLastColumn="0"/>
                </w:pPr>
              </w:pPrChange>
            </w:pPr>
            <w:ins w:id="3960" w:author="Miguel Centeno Muñoz" w:date="2014-07-31T00:32:00Z">
              <w:r>
                <w:t>[OBJ-0005]</w:t>
              </w:r>
            </w:ins>
            <w:ins w:id="3961" w:author="Miguel Centeno Muñoz" w:date="2014-07-31T00:33:00Z">
              <w:r>
                <w:t xml:space="preserve"> Gestión Búsqueda Rutas</w:t>
              </w:r>
            </w:ins>
          </w:p>
        </w:tc>
      </w:tr>
      <w:tr w:rsidR="00FA7B5E" w:rsidTr="00FA7B5E">
        <w:trPr>
          <w:ins w:id="3962"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rsidP="00FA7B5E">
            <w:pPr>
              <w:rPr>
                <w:ins w:id="3963" w:author="Miguel Centeno Muñoz" w:date="2014-07-27T23:13:00Z"/>
                <w:b/>
                <w:rPrChange w:id="3964" w:author="Miguel Centeno Muñoz" w:date="2014-07-31T00:30:00Z">
                  <w:rPr>
                    <w:ins w:id="3965" w:author="Miguel Centeno Muñoz" w:date="2014-07-27T23:13:00Z"/>
                    <w:rFonts w:eastAsiaTheme="minorHAnsi" w:cstheme="minorBidi"/>
                    <w:color w:val="auto"/>
                  </w:rPr>
                </w:rPrChange>
              </w:rPr>
              <w:pPrChange w:id="3966" w:author="Miguel Centeno Muñoz" w:date="2014-07-31T00:30:00Z">
                <w:pPr>
                  <w:spacing w:after="200" w:line="276" w:lineRule="auto"/>
                </w:pPr>
              </w:pPrChange>
            </w:pPr>
            <w:ins w:id="3967" w:author="Miguel Centeno Muñoz" w:date="2014-07-27T23:13:00Z">
              <w:r w:rsidRPr="00FA7B5E">
                <w:rPr>
                  <w:b/>
                  <w:rPrChange w:id="3968" w:author="Miguel Centeno Muñoz" w:date="2014-07-31T00:30:00Z">
                    <w:rPr>
                      <w:b/>
                      <w:bCs/>
                      <w:color w:val="C0504D" w:themeColor="accent2"/>
                      <w:sz w:val="32"/>
                    </w:rPr>
                  </w:rPrChange>
                </w:rPr>
                <w:t>Descripción</w:t>
              </w:r>
            </w:ins>
          </w:p>
        </w:tc>
        <w:tc>
          <w:tcPr>
            <w:tcW w:w="6834" w:type="dxa"/>
          </w:tcPr>
          <w:p w:rsidR="009860E8" w:rsidRPr="00F11A39" w:rsidRDefault="009860E8" w:rsidP="00FA7B5E">
            <w:pPr>
              <w:cnfStyle w:val="000000000000" w:firstRow="0" w:lastRow="0" w:firstColumn="0" w:lastColumn="0" w:oddVBand="0" w:evenVBand="0" w:oddHBand="0" w:evenHBand="0" w:firstRowFirstColumn="0" w:firstRowLastColumn="0" w:lastRowFirstColumn="0" w:lastRowLastColumn="0"/>
              <w:rPr>
                <w:ins w:id="3969" w:author="Miguel Centeno Muñoz" w:date="2014-07-27T23:13:00Z"/>
                <w:i/>
                <w:rPrChange w:id="3970" w:author="Miguel Centeno Muñoz" w:date="2014-07-27T23:13:00Z">
                  <w:rPr>
                    <w:ins w:id="3971" w:author="Miguel Centeno Muñoz" w:date="2014-07-27T23:13:00Z"/>
                    <w:rFonts w:eastAsiaTheme="minorHAnsi" w:cstheme="minorBidi"/>
                    <w:color w:val="auto"/>
                  </w:rPr>
                </w:rPrChange>
              </w:rPr>
              <w:pPrChange w:id="3972"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973"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3974" w:author="Miguel Centeno Muñoz" w:date="2014-07-27T23:13:00Z"/>
          <w:trPrChange w:id="3975"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76" w:author="Miguel Centeno Muñoz" w:date="2014-07-31T00:29:00Z">
              <w:tcPr>
                <w:tcW w:w="4534" w:type="dxa"/>
                <w:gridSpan w:val="3"/>
              </w:tcPr>
            </w:tcPrChange>
          </w:tcPr>
          <w:p w:rsidR="009860E8" w:rsidRPr="00FA7B5E" w:rsidRDefault="009860E8" w:rsidP="00FA7B5E">
            <w:pPr>
              <w:cnfStyle w:val="001000100000" w:firstRow="0" w:lastRow="0" w:firstColumn="1" w:lastColumn="0" w:oddVBand="0" w:evenVBand="0" w:oddHBand="1" w:evenHBand="0" w:firstRowFirstColumn="0" w:firstRowLastColumn="0" w:lastRowFirstColumn="0" w:lastRowLastColumn="0"/>
              <w:rPr>
                <w:ins w:id="3977" w:author="Miguel Centeno Muñoz" w:date="2014-07-27T23:13:00Z"/>
                <w:b/>
                <w:rPrChange w:id="3978" w:author="Miguel Centeno Muñoz" w:date="2014-07-31T00:30:00Z">
                  <w:rPr>
                    <w:ins w:id="3979" w:author="Miguel Centeno Muñoz" w:date="2014-07-27T23:13:00Z"/>
                    <w:rFonts w:eastAsiaTheme="minorHAnsi" w:cstheme="minorBidi"/>
                    <w:color w:val="auto"/>
                  </w:rPr>
                </w:rPrChange>
              </w:rPr>
              <w:pPrChange w:id="3980"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81" w:author="Miguel Centeno Muñoz" w:date="2014-07-27T23:13:00Z">
              <w:r w:rsidRPr="00FA7B5E">
                <w:rPr>
                  <w:b/>
                  <w:rPrChange w:id="3982" w:author="Miguel Centeno Muñoz" w:date="2014-07-31T00:30:00Z">
                    <w:rPr>
                      <w:b/>
                      <w:bCs/>
                      <w:color w:val="C0504D" w:themeColor="accent2"/>
                      <w:sz w:val="32"/>
                    </w:rPr>
                  </w:rPrChange>
                </w:rPr>
                <w:t>Componentes</w:t>
              </w:r>
            </w:ins>
          </w:p>
        </w:tc>
        <w:tc>
          <w:tcPr>
            <w:tcW w:w="6834" w:type="dxa"/>
            <w:tcPrChange w:id="3983" w:author="Miguel Centeno Muñoz" w:date="2014-07-31T00:29:00Z">
              <w:tcPr>
                <w:tcW w:w="4535" w:type="dxa"/>
              </w:tcPr>
            </w:tcPrChange>
          </w:tcPr>
          <w:p w:rsidR="009860E8" w:rsidRPr="00FA7B5E" w:rsidRDefault="009860E8" w:rsidP="00FA7B5E">
            <w:pPr>
              <w:cnfStyle w:val="000000100000" w:firstRow="0" w:lastRow="0" w:firstColumn="0" w:lastColumn="0" w:oddVBand="0" w:evenVBand="0" w:oddHBand="1" w:evenHBand="0" w:firstRowFirstColumn="0" w:firstRowLastColumn="0" w:lastRowFirstColumn="0" w:lastRowLastColumn="0"/>
              <w:rPr>
                <w:ins w:id="3984" w:author="Miguel Centeno Muñoz" w:date="2014-07-27T23:13:00Z"/>
                <w:b/>
                <w:rPrChange w:id="3985" w:author="Miguel Centeno Muñoz" w:date="2014-07-31T00:32:00Z">
                  <w:rPr>
                    <w:ins w:id="3986" w:author="Miguel Centeno Muñoz" w:date="2014-07-27T23:13:00Z"/>
                    <w:rFonts w:eastAsiaTheme="minorHAnsi" w:cstheme="minorBidi"/>
                    <w:color w:val="auto"/>
                  </w:rPr>
                </w:rPrChange>
              </w:rPr>
              <w:pPrChange w:id="3987"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988" w:author="Miguel Centeno Muñoz" w:date="2014-07-27T23:14:00Z">
              <w:r w:rsidRPr="00FA7B5E">
                <w:rPr>
                  <w:b/>
                  <w:rPrChange w:id="3989" w:author="Miguel Centeno Muñoz" w:date="2014-07-31T00:32:00Z">
                    <w:rPr>
                      <w:b/>
                      <w:bCs/>
                      <w:color w:val="C0504D" w:themeColor="accent2"/>
                      <w:sz w:val="32"/>
                    </w:rPr>
                  </w:rPrChange>
                </w:rPr>
                <w:t>Nombre                  Tipo                             Multiplicidad</w:t>
              </w:r>
            </w:ins>
          </w:p>
        </w:tc>
      </w:tr>
      <w:tr w:rsidR="00FA7B5E" w:rsidTr="00FA7B5E">
        <w:tblPrEx>
          <w:tblPrExChange w:id="3990"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991" w:author="Miguel Centeno Muñoz" w:date="2014-07-27T23:15:00Z"/>
          <w:trPrChange w:id="3992"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Borders>
              <w:bottom w:val="none" w:sz="0" w:space="0" w:color="auto"/>
            </w:tcBorders>
            <w:tcPrChange w:id="3993" w:author="Miguel Centeno Muñoz" w:date="2014-07-31T00:31:00Z">
              <w:tcPr>
                <w:tcW w:w="2235" w:type="dxa"/>
              </w:tcPr>
            </w:tcPrChange>
          </w:tcPr>
          <w:p w:rsidR="009860E8" w:rsidRPr="00FA7B5E" w:rsidRDefault="009860E8" w:rsidP="00FA7B5E">
            <w:pPr>
              <w:rPr>
                <w:ins w:id="3994" w:author="Miguel Centeno Muñoz" w:date="2014-07-27T23:15:00Z"/>
                <w:b/>
                <w:rPrChange w:id="3995" w:author="Miguel Centeno Muñoz" w:date="2014-07-31T00:30:00Z">
                  <w:rPr>
                    <w:ins w:id="3996" w:author="Miguel Centeno Muñoz" w:date="2014-07-27T23:15:00Z"/>
                    <w:rFonts w:eastAsiaTheme="minorHAnsi" w:cstheme="minorBidi"/>
                    <w:color w:val="auto"/>
                  </w:rPr>
                </w:rPrChange>
              </w:rPr>
              <w:pPrChange w:id="3997" w:author="Miguel Centeno Muñoz" w:date="2014-07-31T00:30:00Z">
                <w:pPr>
                  <w:spacing w:after="200" w:line="276" w:lineRule="auto"/>
                </w:pPr>
              </w:pPrChange>
            </w:pPr>
          </w:p>
        </w:tc>
        <w:tc>
          <w:tcPr>
            <w:tcW w:w="6834" w:type="dxa"/>
            <w:tcPrChange w:id="3998" w:author="Miguel Centeno Muñoz" w:date="2014-07-31T00:31:00Z">
              <w:tcPr>
                <w:tcW w:w="6834" w:type="dxa"/>
                <w:gridSpan w:val="3"/>
              </w:tcPr>
            </w:tcPrChange>
          </w:tcPr>
          <w:p w:rsidR="009860E8" w:rsidRDefault="009860E8" w:rsidP="00FA7B5E">
            <w:pPr>
              <w:cnfStyle w:val="000000000000" w:firstRow="0" w:lastRow="0" w:firstColumn="0" w:lastColumn="0" w:oddVBand="0" w:evenVBand="0" w:oddHBand="0" w:evenHBand="0" w:firstRowFirstColumn="0" w:firstRowLastColumn="0" w:lastRowFirstColumn="0" w:lastRowLastColumn="0"/>
              <w:rPr>
                <w:ins w:id="3999" w:author="Miguel Centeno Muñoz" w:date="2014-07-27T23:15:00Z"/>
              </w:rPr>
              <w:pPrChange w:id="4000" w:author="Miguel Centeno Muñoz" w:date="2014-07-31T00:30:00Z">
                <w:pPr>
                  <w:cnfStyle w:val="000000000000" w:firstRow="0" w:lastRow="0" w:firstColumn="0" w:lastColumn="0" w:oddVBand="0" w:evenVBand="0" w:oddHBand="0" w:evenHBand="0" w:firstRowFirstColumn="0" w:firstRowLastColumn="0" w:lastRowFirstColumn="0" w:lastRowLastColumn="0"/>
                </w:pPr>
              </w:pPrChange>
            </w:pPr>
            <w:ins w:id="4001" w:author="Miguel Centeno Muñoz" w:date="2014-07-27T23:15:00Z">
              <w:r>
                <w:t xml:space="preserve">mapa                   </w:t>
              </w:r>
            </w:ins>
            <w:ins w:id="4002" w:author="Miguel Centeno Muñoz" w:date="2014-07-31T00:22:00Z">
              <w:r w:rsidR="002B1AC0">
                <w:t xml:space="preserve"> </w:t>
              </w:r>
            </w:ins>
            <w:ins w:id="4003" w:author="Miguel Centeno Muñoz" w:date="2014-07-27T23:15:00Z">
              <w:r>
                <w:t xml:space="preserve"> </w:t>
              </w:r>
            </w:ins>
            <w:ins w:id="4004" w:author="Miguel Centeno Muñoz" w:date="2014-07-31T00:22:00Z">
              <w:r w:rsidR="002B1AC0">
                <w:t xml:space="preserve"> </w:t>
              </w:r>
            </w:ins>
            <w:ins w:id="4005" w:author="Miguel Centeno Muñoz" w:date="2014-07-27T23:15:00Z">
              <w:r>
                <w:t xml:space="preserve">  </w:t>
              </w:r>
              <w:proofErr w:type="spellStart"/>
              <w:r w:rsidRPr="00F11A39">
                <w:rPr>
                  <w:rFonts w:ascii="Courier New" w:hAnsi="Courier New" w:cs="Courier New"/>
                  <w:rPrChange w:id="4006" w:author="Miguel Centeno Muñoz" w:date="2014-07-27T23:15:00Z">
                    <w:rPr>
                      <w:b/>
                      <w:bCs/>
                      <w:color w:val="C0504D" w:themeColor="accent2"/>
                      <w:sz w:val="32"/>
                    </w:rPr>
                  </w:rPrChange>
                </w:rPr>
                <w:t>Mapa</w:t>
              </w:r>
              <w:proofErr w:type="spellEnd"/>
              <w:r>
                <w:t xml:space="preserve">                       </w:t>
              </w:r>
            </w:ins>
            <w:ins w:id="4007" w:author="Miguel Centeno Muñoz" w:date="2014-07-31T00:22:00Z">
              <w:r w:rsidR="002B1AC0">
                <w:t xml:space="preserve">    </w:t>
              </w:r>
            </w:ins>
            <w:ins w:id="4008" w:author="Miguel Centeno Muñoz" w:date="2014-07-27T23:15:00Z">
              <w:r>
                <w:t xml:space="preserve">    1</w:t>
              </w:r>
            </w:ins>
          </w:p>
        </w:tc>
      </w:tr>
      <w:tr w:rsidR="00FA7B5E" w:rsidTr="00FA7B5E">
        <w:tblPrEx>
          <w:tblPrExChange w:id="4009"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010" w:author="Miguel Centeno Muñoz" w:date="2014-07-31T00:31:00Z"/>
          <w:trPrChange w:id="4011"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Borders>
              <w:bottom w:val="none" w:sz="0" w:space="0" w:color="auto"/>
            </w:tcBorders>
            <w:tcPrChange w:id="4012" w:author="Miguel Centeno Muñoz" w:date="2014-07-31T00:31:00Z">
              <w:tcPr>
                <w:tcW w:w="2235" w:type="dxa"/>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013" w:author="Miguel Centeno Muñoz" w:date="2014-07-31T00:31:00Z"/>
                <w:b/>
                <w:rPrChange w:id="4014" w:author="Miguel Centeno Muñoz" w:date="2014-07-31T00:30:00Z">
                  <w:rPr>
                    <w:ins w:id="4015" w:author="Miguel Centeno Muñoz" w:date="2014-07-31T00:31:00Z"/>
                    <w:b/>
                  </w:rPr>
                </w:rPrChange>
              </w:rPr>
            </w:pPr>
          </w:p>
        </w:tc>
        <w:tc>
          <w:tcPr>
            <w:tcW w:w="6834" w:type="dxa"/>
            <w:tcPrChange w:id="4016"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017" w:author="Miguel Centeno Muñoz" w:date="2014-07-31T00:31:00Z"/>
              </w:rPr>
            </w:pPr>
            <w:proofErr w:type="spellStart"/>
            <w:ins w:id="4018" w:author="Miguel Centeno Muñoz" w:date="2014-07-31T00:31:00Z">
              <w:r>
                <w:t>categoria_ruta</w:t>
              </w:r>
              <w:proofErr w:type="spellEnd"/>
              <w:r>
                <w:t xml:space="preserve">       </w:t>
              </w:r>
              <w:proofErr w:type="spellStart"/>
              <w:r w:rsidRPr="00412093">
                <w:rPr>
                  <w:rFonts w:ascii="Courier New" w:hAnsi="Courier New" w:cs="Courier New"/>
                </w:rPr>
                <w:t>CategoriaRuta</w:t>
              </w:r>
              <w:proofErr w:type="spellEnd"/>
              <w:r>
                <w:t xml:space="preserve">       </w:t>
              </w:r>
            </w:ins>
            <w:ins w:id="4019" w:author="Miguel Centeno Muñoz" w:date="2014-07-31T00:32:00Z">
              <w:r>
                <w:t xml:space="preserve"> </w:t>
              </w:r>
            </w:ins>
            <w:ins w:id="4020" w:author="Miguel Centeno Muñoz" w:date="2014-07-31T00:31:00Z">
              <w:r>
                <w:t>1</w:t>
              </w:r>
            </w:ins>
          </w:p>
        </w:tc>
      </w:tr>
      <w:tr w:rsidR="00FA7B5E" w:rsidTr="00FA7B5E">
        <w:tblPrEx>
          <w:tblPrExChange w:id="402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022" w:author="Miguel Centeno Muñoz" w:date="2014-07-31T00:31:00Z"/>
          <w:trPrChange w:id="402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Borders>
              <w:bottom w:val="none" w:sz="0" w:space="0" w:color="auto"/>
            </w:tcBorders>
            <w:tcPrChange w:id="4024" w:author="Miguel Centeno Muñoz" w:date="2014-07-31T00:31:00Z">
              <w:tcPr>
                <w:tcW w:w="2235" w:type="dxa"/>
              </w:tcPr>
            </w:tcPrChange>
          </w:tcPr>
          <w:p w:rsidR="00FA7B5E" w:rsidRPr="00FA7B5E" w:rsidRDefault="00FA7B5E" w:rsidP="00FA7B5E">
            <w:pPr>
              <w:rPr>
                <w:ins w:id="4025" w:author="Miguel Centeno Muñoz" w:date="2014-07-31T00:31:00Z"/>
                <w:b/>
                <w:rPrChange w:id="4026" w:author="Miguel Centeno Muñoz" w:date="2014-07-31T00:30:00Z">
                  <w:rPr>
                    <w:ins w:id="4027" w:author="Miguel Centeno Muñoz" w:date="2014-07-31T00:31:00Z"/>
                    <w:b/>
                  </w:rPr>
                </w:rPrChange>
              </w:rPr>
            </w:pPr>
          </w:p>
        </w:tc>
        <w:tc>
          <w:tcPr>
            <w:tcW w:w="6834" w:type="dxa"/>
            <w:tcPrChange w:id="4028"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029" w:author="Miguel Centeno Muñoz" w:date="2014-07-31T00:31:00Z"/>
              </w:rPr>
            </w:pPr>
            <w:ins w:id="4030" w:author="Miguel Centeno Muñoz" w:date="2014-07-31T00:31:00Z">
              <w:r>
                <w:t xml:space="preserve">comentarios           </w:t>
              </w:r>
              <w:r w:rsidRPr="00FA7B5E">
                <w:rPr>
                  <w:rFonts w:ascii="Courier New" w:hAnsi="Courier New" w:cs="Courier New"/>
                  <w:rPrChange w:id="4031" w:author="Miguel Centeno Muñoz" w:date="2014-07-31T00:32:00Z">
                    <w:rPr/>
                  </w:rPrChange>
                </w:rPr>
                <w:t>Set&lt;Comentario&gt;</w:t>
              </w:r>
              <w:r>
                <w:t xml:space="preserve">   0..</w:t>
              </w:r>
            </w:ins>
            <w:ins w:id="4032"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033"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034" w:author="Miguel Centeno Muñoz" w:date="2014-07-31T00:31:00Z"/>
                <w:b/>
                <w:rPrChange w:id="4035" w:author="Miguel Centeno Muñoz" w:date="2014-07-31T00:30:00Z">
                  <w:rPr>
                    <w:ins w:id="4036" w:author="Miguel Centeno Muñoz" w:date="2014-07-31T00:31:00Z"/>
                    <w:b/>
                  </w:rPr>
                </w:rPrChange>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037" w:author="Miguel Centeno Muñoz" w:date="2014-07-31T00:31:00Z"/>
              </w:rPr>
            </w:pPr>
            <w:ins w:id="4038" w:author="Miguel Centeno Muñoz" w:date="2014-07-31T00:34:00Z">
              <w:r>
                <w:t>v</w:t>
              </w:r>
            </w:ins>
            <w:ins w:id="4039" w:author="Miguel Centeno Muñoz" w:date="2014-07-31T00:33:00Z">
              <w:r w:rsidR="00FA7B5E">
                <w:t>aloración</w:t>
              </w:r>
            </w:ins>
            <w:ins w:id="4040" w:author="Miguel Centeno Muñoz" w:date="2014-07-31T00:34:00Z">
              <w:r>
                <w:t xml:space="preserve">              </w:t>
              </w:r>
              <w:proofErr w:type="spellStart"/>
              <w:r>
                <w:t>Valoracion</w:t>
              </w:r>
              <w:proofErr w:type="spellEnd"/>
              <w:r>
                <w:t xml:space="preserve">                        1</w:t>
              </w:r>
            </w:ins>
          </w:p>
        </w:tc>
      </w:tr>
    </w:tbl>
    <w:p w:rsidR="00F87E9D" w:rsidRDefault="00F87E9D">
      <w:pPr>
        <w:rPr>
          <w:ins w:id="4041" w:author="Miguel Centeno Muñoz" w:date="2014-07-27T16:53:00Z"/>
        </w:rPr>
        <w:pPrChange w:id="404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043"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FA7B5E">
            <w:pPr>
              <w:rPr>
                <w:ins w:id="4044" w:author="Miguel Centeno Muñoz" w:date="2014-07-27T23:16:00Z"/>
                <w:b/>
                <w:sz w:val="22"/>
                <w:szCs w:val="22"/>
                <w:rPrChange w:id="4045" w:author="Miguel Centeno Muñoz" w:date="2014-07-31T00:28:00Z">
                  <w:rPr>
                    <w:ins w:id="4046" w:author="Miguel Centeno Muñoz" w:date="2014-07-27T23:16:00Z"/>
                  </w:rPr>
                </w:rPrChange>
              </w:rPr>
              <w:pPrChange w:id="4047" w:author="Miguel Centeno Muñoz" w:date="2014-07-31T00:27:00Z">
                <w:pPr/>
              </w:pPrChange>
            </w:pPr>
            <w:ins w:id="4048" w:author="Miguel Centeno Muñoz" w:date="2014-07-27T23:16:00Z">
              <w:r w:rsidRPr="00FA7B5E">
                <w:rPr>
                  <w:b/>
                  <w:sz w:val="22"/>
                  <w:szCs w:val="22"/>
                  <w:rPrChange w:id="4049" w:author="Miguel Centeno Muñoz" w:date="2014-07-31T00:28:00Z">
                    <w:rPr/>
                  </w:rPrChange>
                </w:rPr>
                <w:t>Atributo variable</w:t>
              </w:r>
            </w:ins>
          </w:p>
        </w:tc>
        <w:tc>
          <w:tcPr>
            <w:tcW w:w="6409" w:type="dxa"/>
          </w:tcPr>
          <w:p w:rsidR="00F11A39" w:rsidRPr="00FA7B5E" w:rsidRDefault="00F11A39" w:rsidP="00FA7B5E">
            <w:pPr>
              <w:cnfStyle w:val="100000000000" w:firstRow="1" w:lastRow="0" w:firstColumn="0" w:lastColumn="0" w:oddVBand="0" w:evenVBand="0" w:oddHBand="0" w:evenHBand="0" w:firstRowFirstColumn="0" w:firstRowLastColumn="0" w:lastRowFirstColumn="0" w:lastRowLastColumn="0"/>
              <w:rPr>
                <w:ins w:id="4050" w:author="Miguel Centeno Muñoz" w:date="2014-07-27T23:16:00Z"/>
                <w:rFonts w:eastAsiaTheme="minorHAnsi" w:cstheme="minorBidi"/>
                <w:b/>
                <w:color w:val="auto"/>
                <w:sz w:val="22"/>
                <w:szCs w:val="22"/>
                <w:rPrChange w:id="4051" w:author="Miguel Centeno Muñoz" w:date="2014-07-31T00:28:00Z">
                  <w:rPr>
                    <w:ins w:id="4052" w:author="Miguel Centeno Muñoz" w:date="2014-07-27T23:16:00Z"/>
                    <w:rFonts w:eastAsiaTheme="minorHAnsi" w:cstheme="minorBidi"/>
                    <w:color w:val="auto"/>
                    <w:sz w:val="22"/>
                    <w:szCs w:val="22"/>
                  </w:rPr>
                </w:rPrChange>
              </w:rPr>
              <w:pPrChange w:id="4053"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54" w:author="Miguel Centeno Muñoz" w:date="2014-07-27T23:16:00Z">
              <w:r w:rsidRPr="00FA7B5E">
                <w:rPr>
                  <w:b/>
                  <w:sz w:val="22"/>
                  <w:szCs w:val="22"/>
                  <w:rPrChange w:id="4055" w:author="Miguel Centeno Muñoz" w:date="2014-07-31T00:28:00Z">
                    <w:rPr/>
                  </w:rPrChange>
                </w:rPr>
                <w:t xml:space="preserve">Ruta:: </w:t>
              </w:r>
              <w:proofErr w:type="spellStart"/>
              <w:r w:rsidRPr="00FA7B5E">
                <w:rPr>
                  <w:b/>
                  <w:sz w:val="22"/>
                  <w:szCs w:val="22"/>
                  <w:rPrChange w:id="4056" w:author="Miguel Centeno Muñoz" w:date="2014-07-31T00:28:00Z">
                    <w:rPr/>
                  </w:rPrChange>
                </w:rPr>
                <w:t>nombre</w:t>
              </w:r>
            </w:ins>
            <w:ins w:id="4057" w:author="Miguel Centeno Muñoz" w:date="2014-07-31T00:27:00Z">
              <w:r w:rsidR="00FA7B5E" w:rsidRPr="00FA7B5E">
                <w:rPr>
                  <w:b/>
                  <w:sz w:val="22"/>
                  <w:szCs w:val="22"/>
                  <w:rPrChange w:id="4058" w:author="Miguel Centeno Muñoz" w:date="2014-07-31T00:28:00Z">
                    <w:rPr>
                      <w:sz w:val="22"/>
                      <w:szCs w:val="22"/>
                    </w:rPr>
                  </w:rPrChange>
                </w:rPr>
                <w:t>_ruta</w:t>
              </w:r>
            </w:ins>
            <w:proofErr w:type="spellEnd"/>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059"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FA7B5E">
            <w:pPr>
              <w:rPr>
                <w:ins w:id="4060" w:author="Miguel Centeno Muñoz" w:date="2014-07-27T23:16:00Z"/>
                <w:b/>
                <w:rPrChange w:id="4061" w:author="Miguel Centeno Muñoz" w:date="2014-07-31T00:28:00Z">
                  <w:rPr>
                    <w:ins w:id="4062" w:author="Miguel Centeno Muñoz" w:date="2014-07-27T23:16:00Z"/>
                  </w:rPr>
                </w:rPrChange>
              </w:rPr>
              <w:pPrChange w:id="4063" w:author="Miguel Centeno Muñoz" w:date="2014-07-31T00:27:00Z">
                <w:pPr/>
              </w:pPrChange>
            </w:pPr>
            <w:ins w:id="4064" w:author="Miguel Centeno Muñoz" w:date="2014-07-27T23:16:00Z">
              <w:r w:rsidRPr="00FA7B5E">
                <w:rPr>
                  <w:b/>
                  <w:rPrChange w:id="4065" w:author="Miguel Centeno Muñoz" w:date="2014-07-31T00:28:00Z">
                    <w:rPr/>
                  </w:rPrChange>
                </w:rPr>
                <w:t>Descripción</w:t>
              </w:r>
            </w:ins>
          </w:p>
        </w:tc>
        <w:tc>
          <w:tcPr>
            <w:tcW w:w="6409" w:type="dxa"/>
          </w:tcPr>
          <w:p w:rsidR="00F11A39" w:rsidRPr="00FA7B5E" w:rsidRDefault="00F11A39" w:rsidP="00FA7B5E">
            <w:pPr>
              <w:cnfStyle w:val="000000100000" w:firstRow="0" w:lastRow="0" w:firstColumn="0" w:lastColumn="0" w:oddVBand="0" w:evenVBand="0" w:oddHBand="1" w:evenHBand="0" w:firstRowFirstColumn="0" w:firstRowLastColumn="0" w:lastRowFirstColumn="0" w:lastRowLastColumn="0"/>
              <w:rPr>
                <w:ins w:id="4066" w:author="Miguel Centeno Muñoz" w:date="2014-07-27T23:16:00Z"/>
                <w:rFonts w:eastAsiaTheme="minorHAnsi" w:cstheme="minorBidi"/>
                <w:i/>
                <w:color w:val="auto"/>
                <w:rPrChange w:id="4067" w:author="Miguel Centeno Muñoz" w:date="2014-07-31T00:27:00Z">
                  <w:rPr>
                    <w:ins w:id="4068" w:author="Miguel Centeno Muñoz" w:date="2014-07-27T23:16:00Z"/>
                    <w:rFonts w:eastAsiaTheme="minorHAnsi" w:cstheme="minorBidi"/>
                    <w:i/>
                    <w:color w:val="auto"/>
                  </w:rPr>
                </w:rPrChange>
              </w:rPr>
              <w:pPrChange w:id="4069"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70" w:author="Miguel Centeno Muñoz" w:date="2014-07-27T23:16:00Z">
              <w:r w:rsidRPr="00FA7B5E">
                <w:rPr>
                  <w:rPrChange w:id="4071" w:author="Miguel Centeno Muñoz" w:date="2014-07-31T00:27:00Z">
                    <w:rPr/>
                  </w:rPrChange>
                </w:rPr>
                <w:t xml:space="preserve">Este atributo representa </w:t>
              </w:r>
              <w:r w:rsidRPr="00FA7B5E">
                <w:rPr>
                  <w:i/>
                  <w:rPrChange w:id="4072" w:author="Miguel Centeno Muñoz" w:date="2014-07-31T00:27:00Z">
                    <w:rPr>
                      <w:i/>
                    </w:rPr>
                  </w:rPrChange>
                </w:rPr>
                <w:t xml:space="preserve">el nombre con el que </w:t>
              </w:r>
            </w:ins>
            <w:ins w:id="4073" w:author="Miguel Centeno Muñoz" w:date="2014-07-27T23:20:00Z">
              <w:r w:rsidRPr="00FA7B5E">
                <w:rPr>
                  <w:i/>
                  <w:rPrChange w:id="4074" w:author="Miguel Centeno Muñoz" w:date="2014-07-31T00:27:00Z">
                    <w:rPr>
                      <w:i/>
                    </w:rPr>
                  </w:rPrChange>
                </w:rPr>
                <w:t>la ruta fue registrada</w:t>
              </w:r>
            </w:ins>
          </w:p>
        </w:tc>
      </w:tr>
      <w:tr w:rsidR="00F11A39" w:rsidRPr="00FA7B5E" w:rsidTr="00CF5B4C">
        <w:trPr>
          <w:ins w:id="407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FA7B5E">
            <w:pPr>
              <w:rPr>
                <w:ins w:id="4076" w:author="Miguel Centeno Muñoz" w:date="2014-07-27T23:16:00Z"/>
                <w:b/>
                <w:rPrChange w:id="4077" w:author="Miguel Centeno Muñoz" w:date="2014-07-31T00:28:00Z">
                  <w:rPr>
                    <w:ins w:id="4078" w:author="Miguel Centeno Muñoz" w:date="2014-07-27T23:16:00Z"/>
                  </w:rPr>
                </w:rPrChange>
              </w:rPr>
              <w:pPrChange w:id="4079" w:author="Miguel Centeno Muñoz" w:date="2014-07-31T00:27:00Z">
                <w:pPr/>
              </w:pPrChange>
            </w:pPr>
            <w:ins w:id="4080" w:author="Miguel Centeno Muñoz" w:date="2014-07-27T23:16:00Z">
              <w:r w:rsidRPr="00FA7B5E">
                <w:rPr>
                  <w:b/>
                  <w:rPrChange w:id="4081" w:author="Miguel Centeno Muñoz" w:date="2014-07-31T00:28:00Z">
                    <w:rPr/>
                  </w:rPrChange>
                </w:rPr>
                <w:t>Tipo</w:t>
              </w:r>
            </w:ins>
          </w:p>
        </w:tc>
        <w:tc>
          <w:tcPr>
            <w:tcW w:w="6409" w:type="dxa"/>
          </w:tcPr>
          <w:p w:rsidR="00F11A39" w:rsidRPr="00FA7B5E" w:rsidRDefault="00F11A39" w:rsidP="00FA7B5E">
            <w:pPr>
              <w:cnfStyle w:val="000000000000" w:firstRow="0" w:lastRow="0" w:firstColumn="0" w:lastColumn="0" w:oddVBand="0" w:evenVBand="0" w:oddHBand="0" w:evenHBand="0" w:firstRowFirstColumn="0" w:firstRowLastColumn="0" w:lastRowFirstColumn="0" w:lastRowLastColumn="0"/>
              <w:rPr>
                <w:ins w:id="4082" w:author="Miguel Centeno Muñoz" w:date="2014-07-27T23:16:00Z"/>
                <w:rFonts w:ascii="Courier New" w:hAnsi="Courier New" w:cs="Courier New"/>
                <w:rPrChange w:id="4083" w:author="Miguel Centeno Muñoz" w:date="2014-07-31T00:27:00Z">
                  <w:rPr>
                    <w:ins w:id="4084" w:author="Miguel Centeno Muñoz" w:date="2014-07-27T23:16:00Z"/>
                    <w:rFonts w:ascii="Courier New" w:hAnsi="Courier New" w:cs="Courier New"/>
                  </w:rPr>
                </w:rPrChange>
              </w:rPr>
              <w:pPrChange w:id="4085" w:author="Miguel Centeno Muñoz" w:date="2014-07-31T00:27:00Z">
                <w:pPr>
                  <w:cnfStyle w:val="000000000000" w:firstRow="0" w:lastRow="0" w:firstColumn="0" w:lastColumn="0" w:oddVBand="0" w:evenVBand="0" w:oddHBand="0" w:evenHBand="0" w:firstRowFirstColumn="0" w:firstRowLastColumn="0" w:lastRowFirstColumn="0" w:lastRowLastColumn="0"/>
                </w:pPr>
              </w:pPrChange>
            </w:pPr>
            <w:proofErr w:type="spellStart"/>
            <w:ins w:id="4086" w:author="Miguel Centeno Muñoz" w:date="2014-07-27T23:16:00Z">
              <w:r w:rsidRPr="00FA7B5E">
                <w:rPr>
                  <w:rFonts w:ascii="Courier New" w:hAnsi="Courier New" w:cs="Courier New"/>
                  <w:rPrChange w:id="4087" w:author="Miguel Centeno Muñoz" w:date="2014-07-31T00:27:00Z">
                    <w:rPr>
                      <w:rFonts w:ascii="Courier New" w:hAnsi="Courier New" w:cs="Courier New"/>
                    </w:rPr>
                  </w:rPrChange>
                </w:rPr>
                <w:t>String</w:t>
              </w:r>
              <w:proofErr w:type="spellEnd"/>
            </w:ins>
          </w:p>
        </w:tc>
      </w:tr>
    </w:tbl>
    <w:p w:rsidR="00F87E9D" w:rsidRDefault="00F87E9D">
      <w:pPr>
        <w:rPr>
          <w:ins w:id="4088" w:author="Miguel Centeno Muñoz" w:date="2014-07-28T00:38:00Z"/>
        </w:rPr>
        <w:pPrChange w:id="408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090"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rPr>
                <w:ins w:id="4091" w:author="Miguel Centeno Muñoz" w:date="2014-07-28T00:38:00Z"/>
                <w:b/>
                <w:sz w:val="22"/>
                <w:szCs w:val="22"/>
                <w:rPrChange w:id="4092" w:author="Miguel Centeno Muñoz" w:date="2014-07-31T00:28:00Z">
                  <w:rPr>
                    <w:ins w:id="4093" w:author="Miguel Centeno Muñoz" w:date="2014-07-28T00:38:00Z"/>
                    <w:b/>
                  </w:rPr>
                </w:rPrChange>
              </w:rPr>
            </w:pPr>
            <w:ins w:id="4094" w:author="Miguel Centeno Muñoz" w:date="2014-07-28T00:38:00Z">
              <w:r w:rsidRPr="00FA7B5E">
                <w:rPr>
                  <w:b/>
                  <w:sz w:val="22"/>
                  <w:szCs w:val="22"/>
                  <w:rPrChange w:id="4095" w:author="Miguel Centeno Muñoz" w:date="2014-07-31T00:28:00Z">
                    <w:rPr>
                      <w:b/>
                    </w:rPr>
                  </w:rPrChange>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096" w:author="Miguel Centeno Muñoz" w:date="2014-07-28T00:38:00Z"/>
                <w:rFonts w:eastAsiaTheme="minorHAnsi" w:cstheme="minorBidi"/>
                <w:b/>
                <w:color w:val="auto"/>
                <w:sz w:val="22"/>
                <w:szCs w:val="22"/>
                <w:rPrChange w:id="4097" w:author="Miguel Centeno Muñoz" w:date="2014-07-31T00:28:00Z">
                  <w:rPr>
                    <w:ins w:id="4098" w:author="Miguel Centeno Muñoz" w:date="2014-07-28T00:38:00Z"/>
                    <w:rFonts w:eastAsiaTheme="minorHAnsi" w:cstheme="minorBidi"/>
                    <w:b/>
                    <w:color w:val="auto"/>
                    <w:sz w:val="22"/>
                    <w:szCs w:val="22"/>
                  </w:rPr>
                </w:rPrChange>
              </w:rPr>
              <w:pPrChange w:id="4099"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00" w:author="Miguel Centeno Muñoz" w:date="2014-07-28T00:38:00Z">
              <w:r w:rsidRPr="00FA7B5E">
                <w:rPr>
                  <w:b/>
                  <w:sz w:val="22"/>
                  <w:szCs w:val="22"/>
                  <w:rPrChange w:id="4101" w:author="Miguel Centeno Muñoz" w:date="2014-07-31T00:28:00Z">
                    <w:rPr>
                      <w:b/>
                    </w:rPr>
                  </w:rPrChange>
                </w:rPr>
                <w:t xml:space="preserve">Ruta:: </w:t>
              </w:r>
            </w:ins>
            <w:proofErr w:type="spellStart"/>
            <w:ins w:id="4102" w:author="Miguel Centeno Muñoz" w:date="2014-07-31T00:27:00Z">
              <w:r w:rsidR="00FA7B5E" w:rsidRPr="00FA7B5E">
                <w:rPr>
                  <w:b/>
                  <w:sz w:val="22"/>
                  <w:szCs w:val="22"/>
                  <w:rPrChange w:id="4103" w:author="Miguel Centeno Muñoz" w:date="2014-07-31T00:28:00Z">
                    <w:rPr>
                      <w:b/>
                    </w:rPr>
                  </w:rPrChange>
                </w:rPr>
                <w:t>texto_</w:t>
              </w:r>
            </w:ins>
            <w:ins w:id="4104" w:author="Miguel Centeno Muñoz" w:date="2014-07-28T00:38:00Z">
              <w:r w:rsidRPr="00FA7B5E">
                <w:rPr>
                  <w:b/>
                  <w:sz w:val="22"/>
                  <w:szCs w:val="22"/>
                  <w:rPrChange w:id="4105" w:author="Miguel Centeno Muñoz" w:date="2014-07-31T00:28:00Z">
                    <w:rPr>
                      <w:b/>
                    </w:rPr>
                  </w:rPrChange>
                </w:rPr>
                <w:t>descripcion</w:t>
              </w:r>
              <w:proofErr w:type="spellEnd"/>
            </w:ins>
          </w:p>
        </w:tc>
      </w:tr>
      <w:tr w:rsidR="00CF5B4C" w:rsidTr="00CF5B4C">
        <w:trPr>
          <w:cnfStyle w:val="000000100000" w:firstRow="0" w:lastRow="0" w:firstColumn="0" w:lastColumn="0" w:oddVBand="0" w:evenVBand="0" w:oddHBand="1" w:evenHBand="0" w:firstRowFirstColumn="0" w:firstRowLastColumn="0" w:lastRowFirstColumn="0" w:lastRowLastColumn="0"/>
          <w:ins w:id="4106"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107" w:author="Miguel Centeno Muñoz" w:date="2014-07-28T00:38:00Z"/>
                <w:b/>
                <w:rPrChange w:id="4108" w:author="Miguel Centeno Muñoz" w:date="2014-07-31T00:28:00Z">
                  <w:rPr>
                    <w:ins w:id="4109" w:author="Miguel Centeno Muñoz" w:date="2014-07-28T00:38:00Z"/>
                    <w:b/>
                  </w:rPr>
                </w:rPrChange>
              </w:rPr>
            </w:pPr>
            <w:ins w:id="4110" w:author="Miguel Centeno Muñoz" w:date="2014-07-28T00:38:00Z">
              <w:r w:rsidRPr="00FA7B5E">
                <w:rPr>
                  <w:b/>
                  <w:rPrChange w:id="4111" w:author="Miguel Centeno Muñoz" w:date="2014-07-31T00:28:00Z">
                    <w:rPr>
                      <w:b/>
                    </w:rPr>
                  </w:rPrChange>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112" w:author="Miguel Centeno Muñoz" w:date="2014-07-28T00:38:00Z"/>
                <w:rFonts w:eastAsiaTheme="minorHAnsi" w:cstheme="minorBidi"/>
                <w:i/>
                <w:color w:val="auto"/>
                <w:rPrChange w:id="4113" w:author="Miguel Centeno Muñoz" w:date="2014-07-31T00:28:00Z">
                  <w:rPr>
                    <w:ins w:id="4114" w:author="Miguel Centeno Muñoz" w:date="2014-07-28T00:38:00Z"/>
                    <w:rFonts w:eastAsiaTheme="minorHAnsi" w:cstheme="minorBidi"/>
                    <w:i/>
                    <w:color w:val="auto"/>
                  </w:rPr>
                </w:rPrChange>
              </w:rPr>
              <w:pPrChange w:id="4115"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16" w:author="Miguel Centeno Muñoz" w:date="2014-07-28T00:38:00Z">
              <w:r w:rsidRPr="00FA7B5E">
                <w:rPr>
                  <w:rPrChange w:id="4117" w:author="Miguel Centeno Muñoz" w:date="2014-07-31T00:28:00Z">
                    <w:rPr/>
                  </w:rPrChange>
                </w:rPr>
                <w:t xml:space="preserve">Este atributo representa </w:t>
              </w:r>
              <w:r w:rsidRPr="00FA7B5E">
                <w:rPr>
                  <w:i/>
                  <w:rPrChange w:id="4118" w:author="Miguel Centeno Muñoz" w:date="2014-07-31T00:28:00Z">
                    <w:rPr>
                      <w:i/>
                    </w:rPr>
                  </w:rPrChange>
                </w:rPr>
                <w:t>la descripción que el usuario hace de la ruta</w:t>
              </w:r>
            </w:ins>
          </w:p>
        </w:tc>
      </w:tr>
      <w:tr w:rsidR="00CF5B4C" w:rsidTr="00CF5B4C">
        <w:trPr>
          <w:ins w:id="4119"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120" w:author="Miguel Centeno Muñoz" w:date="2014-07-28T00:38:00Z"/>
                <w:b/>
                <w:rPrChange w:id="4121" w:author="Miguel Centeno Muñoz" w:date="2014-07-31T00:28:00Z">
                  <w:rPr>
                    <w:ins w:id="4122" w:author="Miguel Centeno Muñoz" w:date="2014-07-28T00:38:00Z"/>
                    <w:b/>
                  </w:rPr>
                </w:rPrChange>
              </w:rPr>
            </w:pPr>
            <w:ins w:id="4123" w:author="Miguel Centeno Muñoz" w:date="2014-07-28T00:38:00Z">
              <w:r w:rsidRPr="00FA7B5E">
                <w:rPr>
                  <w:b/>
                  <w:rPrChange w:id="4124" w:author="Miguel Centeno Muñoz" w:date="2014-07-31T00:28:00Z">
                    <w:rPr>
                      <w:b/>
                    </w:rPr>
                  </w:rPrChange>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125" w:author="Miguel Centeno Muñoz" w:date="2014-07-28T00:38:00Z"/>
                <w:rFonts w:ascii="Courier New" w:hAnsi="Courier New" w:cs="Courier New"/>
              </w:rPr>
            </w:pPr>
            <w:proofErr w:type="spellStart"/>
            <w:ins w:id="4126" w:author="Miguel Centeno Muñoz" w:date="2014-07-28T00:38:00Z">
              <w:r w:rsidRPr="006B268B">
                <w:rPr>
                  <w:rFonts w:ascii="Courier New" w:hAnsi="Courier New" w:cs="Courier New"/>
                </w:rPr>
                <w:t>String</w:t>
              </w:r>
              <w:proofErr w:type="spellEnd"/>
            </w:ins>
          </w:p>
        </w:tc>
      </w:tr>
    </w:tbl>
    <w:p w:rsidR="00CF5B4C" w:rsidRDefault="00CF5B4C">
      <w:pPr>
        <w:rPr>
          <w:ins w:id="4127" w:author="Miguel Centeno Muñoz" w:date="2014-07-27T16:53:00Z"/>
        </w:rPr>
        <w:pPrChange w:id="412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129"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rPr>
                <w:ins w:id="4130" w:author="Miguel Centeno Muñoz" w:date="2014-07-27T23:16:00Z"/>
                <w:b/>
                <w:sz w:val="22"/>
                <w:szCs w:val="22"/>
                <w:rPrChange w:id="4131" w:author="Miguel Centeno Muñoz" w:date="2014-07-31T00:28:00Z">
                  <w:rPr>
                    <w:ins w:id="4132" w:author="Miguel Centeno Muñoz" w:date="2014-07-27T23:16:00Z"/>
                    <w:b/>
                  </w:rPr>
                </w:rPrChange>
              </w:rPr>
            </w:pPr>
            <w:ins w:id="4133" w:author="Miguel Centeno Muñoz" w:date="2014-07-27T23:16:00Z">
              <w:r w:rsidRPr="00FA7B5E">
                <w:rPr>
                  <w:b/>
                  <w:sz w:val="22"/>
                  <w:szCs w:val="22"/>
                  <w:rPrChange w:id="4134" w:author="Miguel Centeno Muñoz" w:date="2014-07-31T00:28:00Z">
                    <w:rPr>
                      <w:b/>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135" w:author="Miguel Centeno Muñoz" w:date="2014-07-27T23:16:00Z"/>
                <w:rFonts w:eastAsiaTheme="minorHAnsi" w:cstheme="minorBidi"/>
                <w:b/>
                <w:color w:val="auto"/>
                <w:sz w:val="22"/>
                <w:szCs w:val="22"/>
                <w:rPrChange w:id="4136" w:author="Miguel Centeno Muñoz" w:date="2014-07-31T00:28:00Z">
                  <w:rPr>
                    <w:ins w:id="4137" w:author="Miguel Centeno Muñoz" w:date="2014-07-27T23:16:00Z"/>
                    <w:rFonts w:eastAsiaTheme="minorHAnsi" w:cstheme="minorBidi"/>
                    <w:b/>
                    <w:color w:val="auto"/>
                    <w:sz w:val="22"/>
                    <w:szCs w:val="22"/>
                  </w:rPr>
                </w:rPrChange>
              </w:rPr>
              <w:pPrChange w:id="4138"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39" w:author="Miguel Centeno Muñoz" w:date="2014-07-27T23:16:00Z">
              <w:r w:rsidRPr="00FA7B5E">
                <w:rPr>
                  <w:b/>
                  <w:sz w:val="22"/>
                  <w:szCs w:val="22"/>
                  <w:rPrChange w:id="4140" w:author="Miguel Centeno Muñoz" w:date="2014-07-31T00:28:00Z">
                    <w:rPr>
                      <w:b/>
                    </w:rPr>
                  </w:rPrChange>
                </w:rPr>
                <w:t xml:space="preserve">Ruta:: </w:t>
              </w:r>
              <w:proofErr w:type="spellStart"/>
              <w:r w:rsidRPr="00FA7B5E">
                <w:rPr>
                  <w:b/>
                  <w:sz w:val="22"/>
                  <w:szCs w:val="22"/>
                  <w:rPrChange w:id="4141" w:author="Miguel Centeno Muñoz" w:date="2014-07-31T00:28:00Z">
                    <w:rPr>
                      <w:b/>
                    </w:rPr>
                  </w:rPrChange>
                </w:rPr>
                <w:t>fecha_creacion</w:t>
              </w:r>
              <w:proofErr w:type="spellEnd"/>
            </w:ins>
          </w:p>
        </w:tc>
      </w:tr>
      <w:tr w:rsidR="00F11A39" w:rsidTr="00CF5B4C">
        <w:trPr>
          <w:cnfStyle w:val="000000100000" w:firstRow="0" w:lastRow="0" w:firstColumn="0" w:lastColumn="0" w:oddVBand="0" w:evenVBand="0" w:oddHBand="1" w:evenHBand="0" w:firstRowFirstColumn="0" w:firstRowLastColumn="0" w:lastRowFirstColumn="0" w:lastRowLastColumn="0"/>
          <w:ins w:id="4142"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143" w:author="Miguel Centeno Muñoz" w:date="2014-07-27T23:16:00Z"/>
                <w:b/>
                <w:rPrChange w:id="4144" w:author="Miguel Centeno Muñoz" w:date="2014-07-31T00:28:00Z">
                  <w:rPr>
                    <w:ins w:id="4145" w:author="Miguel Centeno Muñoz" w:date="2014-07-27T23:16:00Z"/>
                    <w:b/>
                  </w:rPr>
                </w:rPrChange>
              </w:rPr>
            </w:pPr>
            <w:ins w:id="4146" w:author="Miguel Centeno Muñoz" w:date="2014-07-27T23:16:00Z">
              <w:r w:rsidRPr="00FA7B5E">
                <w:rPr>
                  <w:b/>
                  <w:rPrChange w:id="4147" w:author="Miguel Centeno Muñoz" w:date="2014-07-31T00:28:00Z">
                    <w:rPr>
                      <w:b/>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148" w:author="Miguel Centeno Muñoz" w:date="2014-07-27T23:16:00Z"/>
                <w:rFonts w:eastAsiaTheme="minorHAnsi" w:cstheme="minorBidi"/>
                <w:i/>
                <w:color w:val="auto"/>
                <w:rPrChange w:id="4149" w:author="Miguel Centeno Muñoz" w:date="2014-07-31T00:28:00Z">
                  <w:rPr>
                    <w:ins w:id="4150" w:author="Miguel Centeno Muñoz" w:date="2014-07-27T23:16:00Z"/>
                    <w:rFonts w:eastAsiaTheme="minorHAnsi" w:cstheme="minorBidi"/>
                    <w:i/>
                    <w:color w:val="auto"/>
                  </w:rPr>
                </w:rPrChange>
              </w:rPr>
              <w:pPrChange w:id="4151"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52" w:author="Miguel Centeno Muñoz" w:date="2014-07-27T23:16:00Z">
              <w:r w:rsidRPr="00FA7B5E">
                <w:rPr>
                  <w:rPrChange w:id="4153" w:author="Miguel Centeno Muñoz" w:date="2014-07-31T00:28:00Z">
                    <w:rPr/>
                  </w:rPrChange>
                </w:rPr>
                <w:t xml:space="preserve">Este atributo representa </w:t>
              </w:r>
            </w:ins>
            <w:ins w:id="4154" w:author="Miguel Centeno Muñoz" w:date="2014-07-27T23:20:00Z">
              <w:r w:rsidRPr="00FA7B5E">
                <w:rPr>
                  <w:i/>
                  <w:rPrChange w:id="4155" w:author="Miguel Centeno Muñoz" w:date="2014-07-31T00:28:00Z">
                    <w:rPr>
                      <w:i/>
                    </w:rPr>
                  </w:rPrChange>
                </w:rPr>
                <w:t>la fecha en la que la ruta fue creada</w:t>
              </w:r>
            </w:ins>
          </w:p>
        </w:tc>
      </w:tr>
      <w:tr w:rsidR="00F11A39" w:rsidTr="00CF5B4C">
        <w:trPr>
          <w:ins w:id="4156"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157" w:author="Miguel Centeno Muñoz" w:date="2014-07-27T23:16:00Z"/>
                <w:b/>
                <w:rPrChange w:id="4158" w:author="Miguel Centeno Muñoz" w:date="2014-07-31T00:28:00Z">
                  <w:rPr>
                    <w:ins w:id="4159" w:author="Miguel Centeno Muñoz" w:date="2014-07-27T23:16:00Z"/>
                    <w:b/>
                  </w:rPr>
                </w:rPrChange>
              </w:rPr>
            </w:pPr>
            <w:ins w:id="4160" w:author="Miguel Centeno Muñoz" w:date="2014-07-27T23:16:00Z">
              <w:r w:rsidRPr="00FA7B5E">
                <w:rPr>
                  <w:b/>
                  <w:rPrChange w:id="4161" w:author="Miguel Centeno Muñoz" w:date="2014-07-31T00:28:00Z">
                    <w:rPr>
                      <w:b/>
                    </w:rPr>
                  </w:rPrChange>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162" w:author="Miguel Centeno Muñoz" w:date="2014-07-27T23:16:00Z"/>
                <w:rFonts w:ascii="Courier New" w:hAnsi="Courier New" w:cs="Courier New"/>
              </w:rPr>
            </w:pPr>
            <w:ins w:id="4163" w:author="Miguel Centeno Muñoz" w:date="2014-07-27T23:19:00Z">
              <w:r>
                <w:rPr>
                  <w:rFonts w:ascii="Courier New" w:hAnsi="Courier New" w:cs="Courier New"/>
                </w:rPr>
                <w:t>Date</w:t>
              </w:r>
            </w:ins>
          </w:p>
        </w:tc>
      </w:tr>
    </w:tbl>
    <w:p w:rsidR="00F87E9D" w:rsidRDefault="00F87E9D">
      <w:pPr>
        <w:rPr>
          <w:ins w:id="4164" w:author="Miguel Centeno Muñoz" w:date="2014-07-27T16:53:00Z"/>
        </w:rPr>
        <w:pPrChange w:id="416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412093">
        <w:trPr>
          <w:cnfStyle w:val="100000000000" w:firstRow="1" w:lastRow="0" w:firstColumn="0" w:lastColumn="0" w:oddVBand="0" w:evenVBand="0" w:oddHBand="0" w:evenHBand="0" w:firstRowFirstColumn="0" w:firstRowLastColumn="0" w:lastRowFirstColumn="0" w:lastRowLastColumn="0"/>
          <w:ins w:id="4166"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412093">
            <w:pPr>
              <w:spacing w:after="200" w:line="276" w:lineRule="auto"/>
              <w:rPr>
                <w:ins w:id="4167" w:author="Miguel Centeno Muñoz" w:date="2014-07-31T00:36:00Z"/>
                <w:b/>
              </w:rPr>
            </w:pPr>
            <w:ins w:id="4168" w:author="Miguel Centeno Muñoz" w:date="2014-07-31T00:36:00Z">
              <w:r w:rsidRPr="00412093">
                <w:rPr>
                  <w:b/>
                  <w:color w:val="auto"/>
                  <w:sz w:val="22"/>
                </w:rPr>
                <w:t>Expresión de invariante</w:t>
              </w:r>
            </w:ins>
          </w:p>
        </w:tc>
        <w:tc>
          <w:tcPr>
            <w:tcW w:w="6409" w:type="dxa"/>
          </w:tcPr>
          <w:p w:rsidR="001C26F7" w:rsidRPr="00412093" w:rsidRDefault="001C26F7" w:rsidP="00412093">
            <w:pPr>
              <w:spacing w:after="200" w:line="276" w:lineRule="auto"/>
              <w:cnfStyle w:val="100000000000" w:firstRow="1" w:lastRow="0" w:firstColumn="0" w:lastColumn="0" w:oddVBand="0" w:evenVBand="0" w:oddHBand="0" w:evenHBand="0" w:firstRowFirstColumn="0" w:firstRowLastColumn="0" w:lastRowFirstColumn="0" w:lastRowLastColumn="0"/>
              <w:rPr>
                <w:ins w:id="4169" w:author="Miguel Centeno Muñoz" w:date="2014-07-31T00:36:00Z"/>
                <w:b/>
              </w:rPr>
            </w:pPr>
            <w:ins w:id="4170" w:author="Miguel Centeno Muñoz" w:date="2014-07-31T00:36:00Z">
              <w:r w:rsidRPr="00412093">
                <w:rPr>
                  <w:b/>
                  <w:color w:val="auto"/>
                  <w:sz w:val="22"/>
                </w:rPr>
                <w:t>Usuario:: Unicidad de los nombres de usuario</w:t>
              </w:r>
            </w:ins>
          </w:p>
        </w:tc>
      </w:tr>
      <w:tr w:rsidR="001C26F7" w:rsidTr="00412093">
        <w:trPr>
          <w:cnfStyle w:val="000000100000" w:firstRow="0" w:lastRow="0" w:firstColumn="0" w:lastColumn="0" w:oddVBand="0" w:evenVBand="0" w:oddHBand="1" w:evenHBand="0" w:firstRowFirstColumn="0" w:firstRowLastColumn="0" w:lastRowFirstColumn="0" w:lastRowLastColumn="0"/>
          <w:ins w:id="4171"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412093">
            <w:pPr>
              <w:spacing w:after="200" w:line="276" w:lineRule="auto"/>
              <w:rPr>
                <w:ins w:id="4172" w:author="Miguel Centeno Muñoz" w:date="2014-07-31T00:36:00Z"/>
                <w:b/>
              </w:rPr>
            </w:pPr>
            <w:ins w:id="4173" w:author="Miguel Centeno Muñoz" w:date="2014-07-31T00:36:00Z">
              <w:r w:rsidRPr="00412093">
                <w:rPr>
                  <w:b/>
                  <w:color w:val="auto"/>
                </w:rPr>
                <w:t>Descripción</w:t>
              </w:r>
            </w:ins>
          </w:p>
        </w:tc>
        <w:tc>
          <w:tcPr>
            <w:tcW w:w="6409" w:type="dxa"/>
          </w:tcPr>
          <w:p w:rsidR="001C26F7" w:rsidRDefault="001C26F7" w:rsidP="001C26F7">
            <w:pPr>
              <w:cnfStyle w:val="000000100000" w:firstRow="0" w:lastRow="0" w:firstColumn="0" w:lastColumn="0" w:oddVBand="0" w:evenVBand="0" w:oddHBand="1" w:evenHBand="0" w:firstRowFirstColumn="0" w:firstRowLastColumn="0" w:lastRowFirstColumn="0" w:lastRowLastColumn="0"/>
              <w:rPr>
                <w:ins w:id="4174" w:author="Miguel Centeno Muñoz" w:date="2014-07-31T00:36:00Z"/>
              </w:rPr>
              <w:pPrChange w:id="4175" w:author="Miguel Centeno Muñoz" w:date="2014-07-31T00:36:00Z">
                <w:pPr>
                  <w:cnfStyle w:val="000000100000" w:firstRow="0" w:lastRow="0" w:firstColumn="0" w:lastColumn="0" w:oddVBand="0" w:evenVBand="0" w:oddHBand="1" w:evenHBand="0" w:firstRowFirstColumn="0" w:firstRowLastColumn="0" w:lastRowFirstColumn="0" w:lastRowLastColumn="0"/>
                </w:pPr>
              </w:pPrChange>
            </w:pPr>
            <w:ins w:id="4176" w:author="Miguel Centeno Muñoz" w:date="2014-07-31T00:36:00Z">
              <w:r>
                <w:t xml:space="preserve">No pueden existir dos </w:t>
              </w:r>
              <w:r>
                <w:t>rutas con el mismo nombre</w:t>
              </w:r>
            </w:ins>
          </w:p>
        </w:tc>
      </w:tr>
    </w:tbl>
    <w:p w:rsidR="001C26F7" w:rsidRDefault="001C26F7">
      <w:pPr>
        <w:rPr>
          <w:ins w:id="4177" w:author="Miguel Centeno Muñoz" w:date="2014-07-27T16:53:00Z"/>
        </w:rPr>
        <w:pPrChange w:id="417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179"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180" w:author="Miguel Centeno Muñoz" w:date="2014-07-27T23:23:00Z"/>
                <w:b/>
                <w:rPrChange w:id="4181" w:author="Miguel Centeno Muñoz" w:date="2014-07-27T23:24:00Z">
                  <w:rPr>
                    <w:ins w:id="4182" w:author="Miguel Centeno Muñoz" w:date="2014-07-27T23:23:00Z"/>
                    <w:rFonts w:eastAsiaTheme="minorHAnsi" w:cstheme="minorBidi"/>
                    <w:color w:val="auto"/>
                    <w:sz w:val="22"/>
                    <w:szCs w:val="22"/>
                  </w:rPr>
                </w:rPrChange>
              </w:rPr>
            </w:pPr>
            <w:ins w:id="4183" w:author="Miguel Centeno Muñoz" w:date="2014-07-27T23:23:00Z">
              <w:r>
                <w:rPr>
                  <w:b/>
                  <w:color w:val="auto"/>
                  <w:sz w:val="22"/>
                  <w:rPrChange w:id="4184" w:author="Miguel Centeno Muñoz" w:date="2014-07-27T23:24:00Z">
                    <w:rPr>
                      <w:b/>
                      <w:bCs/>
                      <w:color w:val="C0504D" w:themeColor="accent2"/>
                      <w:sz w:val="32"/>
                    </w:rPr>
                  </w:rPrChange>
                </w:rPr>
                <w:t>TYP-000</w:t>
              </w:r>
            </w:ins>
            <w:ins w:id="4185"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186" w:author="Miguel Centeno Muñoz" w:date="2014-07-27T23:23:00Z"/>
                <w:b/>
                <w:rPrChange w:id="4187" w:author="Miguel Centeno Muñoz" w:date="2014-07-27T23:24:00Z">
                  <w:rPr>
                    <w:ins w:id="4188" w:author="Miguel Centeno Muñoz" w:date="2014-07-27T23:23:00Z"/>
                    <w:rFonts w:eastAsiaTheme="minorHAnsi" w:cstheme="minorBidi"/>
                    <w:color w:val="auto"/>
                    <w:sz w:val="22"/>
                    <w:szCs w:val="22"/>
                  </w:rPr>
                </w:rPrChange>
              </w:rPr>
            </w:pPr>
            <w:ins w:id="4189"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19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91" w:author="Miguel Centeno Muñoz" w:date="2014-07-27T23:23:00Z"/>
                <w:b/>
                <w:rPrChange w:id="4192" w:author="Miguel Centeno Muñoz" w:date="2014-07-27T23:24:00Z">
                  <w:rPr>
                    <w:ins w:id="4193" w:author="Miguel Centeno Muñoz" w:date="2014-07-27T23:23:00Z"/>
                    <w:rFonts w:eastAsiaTheme="minorHAnsi" w:cstheme="minorBidi"/>
                    <w:color w:val="auto"/>
                  </w:rPr>
                </w:rPrChange>
              </w:rPr>
            </w:pPr>
            <w:ins w:id="4194" w:author="Miguel Centeno Muñoz" w:date="2014-07-27T23:23:00Z">
              <w:r w:rsidRPr="00CC5297">
                <w:rPr>
                  <w:b/>
                  <w:color w:val="auto"/>
                  <w:rPrChange w:id="4195"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196" w:author="Miguel Centeno Muñoz" w:date="2014-07-27T23:23:00Z"/>
              </w:rPr>
            </w:pPr>
            <w:ins w:id="4197" w:author="Miguel Centeno Muñoz" w:date="2014-07-27T23:23:00Z">
              <w:r>
                <w:t>1.0(27/07/2014)</w:t>
              </w:r>
            </w:ins>
          </w:p>
        </w:tc>
      </w:tr>
      <w:tr w:rsidR="00CC5297" w:rsidTr="00CF5B4C">
        <w:trPr>
          <w:ins w:id="4198"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99" w:author="Miguel Centeno Muñoz" w:date="2014-07-27T23:23:00Z"/>
                <w:b/>
                <w:rPrChange w:id="4200" w:author="Miguel Centeno Muñoz" w:date="2014-07-27T23:24:00Z">
                  <w:rPr>
                    <w:ins w:id="4201" w:author="Miguel Centeno Muñoz" w:date="2014-07-27T23:23:00Z"/>
                    <w:rFonts w:eastAsiaTheme="minorHAnsi" w:cstheme="minorBidi"/>
                    <w:color w:val="auto"/>
                  </w:rPr>
                </w:rPrChange>
              </w:rPr>
            </w:pPr>
            <w:ins w:id="4202" w:author="Miguel Centeno Muñoz" w:date="2014-07-27T23:23:00Z">
              <w:r w:rsidRPr="00CC5297">
                <w:rPr>
                  <w:b/>
                  <w:color w:val="auto"/>
                  <w:rPrChange w:id="4203"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204" w:author="Miguel Centeno Muñoz" w:date="2014-07-27T23:23:00Z"/>
              </w:rPr>
            </w:pPr>
            <w:ins w:id="4205"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20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07" w:author="Miguel Centeno Muñoz" w:date="2014-07-27T23:23:00Z"/>
                <w:b/>
                <w:rPrChange w:id="4208" w:author="Miguel Centeno Muñoz" w:date="2014-07-27T23:24:00Z">
                  <w:rPr>
                    <w:ins w:id="4209" w:author="Miguel Centeno Muñoz" w:date="2014-07-27T23:23:00Z"/>
                    <w:rFonts w:eastAsiaTheme="minorHAnsi" w:cstheme="minorBidi"/>
                    <w:color w:val="auto"/>
                  </w:rPr>
                </w:rPrChange>
              </w:rPr>
            </w:pPr>
            <w:ins w:id="4210" w:author="Miguel Centeno Muñoz" w:date="2014-07-27T23:23:00Z">
              <w:r w:rsidRPr="00CC5297">
                <w:rPr>
                  <w:b/>
                  <w:color w:val="auto"/>
                  <w:rPrChange w:id="4211"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12" w:author="Miguel Centeno Muñoz" w:date="2014-07-27T23:23:00Z"/>
              </w:rPr>
            </w:pPr>
            <w:ins w:id="4213" w:author="Miguel Centeno Muñoz" w:date="2014-07-27T23:23:00Z">
              <w:r>
                <w:t>[OBJ-0002] Gestión de Rutas</w:t>
              </w:r>
            </w:ins>
          </w:p>
        </w:tc>
      </w:tr>
      <w:tr w:rsidR="00CC5297" w:rsidTr="00CF5B4C">
        <w:trPr>
          <w:ins w:id="4214"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15" w:author="Miguel Centeno Muñoz" w:date="2014-07-27T23:23:00Z"/>
                <w:b/>
                <w:rPrChange w:id="4216" w:author="Miguel Centeno Muñoz" w:date="2014-07-27T23:24:00Z">
                  <w:rPr>
                    <w:ins w:id="4217" w:author="Miguel Centeno Muñoz" w:date="2014-07-27T23:23:00Z"/>
                    <w:rFonts w:eastAsiaTheme="minorHAnsi" w:cstheme="minorBidi"/>
                    <w:color w:val="auto"/>
                  </w:rPr>
                </w:rPrChange>
              </w:rPr>
            </w:pPr>
            <w:ins w:id="4218" w:author="Miguel Centeno Muñoz" w:date="2014-07-27T23:23:00Z">
              <w:r w:rsidRPr="00CC5297">
                <w:rPr>
                  <w:b/>
                  <w:color w:val="auto"/>
                  <w:rPrChange w:id="4219"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220" w:author="Miguel Centeno Muñoz" w:date="2014-07-27T23:23:00Z"/>
                <w:rFonts w:eastAsiaTheme="minorHAnsi" w:cstheme="minorBidi"/>
                <w:i/>
                <w:color w:val="auto"/>
              </w:rPr>
              <w:pPrChange w:id="4221"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222" w:author="Miguel Centeno Muñoz" w:date="2014-07-27T23:23:00Z">
              <w:r>
                <w:t xml:space="preserve">Este tipo de objetos representa </w:t>
              </w:r>
            </w:ins>
            <w:ins w:id="4223"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224"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25" w:author="Miguel Centeno Muñoz" w:date="2014-07-27T23:23:00Z"/>
                <w:b/>
                <w:rPrChange w:id="4226" w:author="Miguel Centeno Muñoz" w:date="2014-07-27T23:24:00Z">
                  <w:rPr>
                    <w:ins w:id="4227" w:author="Miguel Centeno Muñoz" w:date="2014-07-27T23:23:00Z"/>
                    <w:rFonts w:eastAsiaTheme="minorHAnsi" w:cstheme="minorBidi"/>
                    <w:color w:val="auto"/>
                  </w:rPr>
                </w:rPrChange>
              </w:rPr>
            </w:pPr>
            <w:ins w:id="4228" w:author="Miguel Centeno Muñoz" w:date="2014-07-27T23:23:00Z">
              <w:r w:rsidRPr="00CC5297">
                <w:rPr>
                  <w:b/>
                  <w:rPrChange w:id="4229"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230" w:author="Miguel Centeno Muñoz" w:date="2014-07-27T23:23:00Z"/>
                <w:b/>
                <w:rPrChange w:id="4231" w:author="Miguel Centeno Muñoz" w:date="2014-07-27T23:25:00Z">
                  <w:rPr>
                    <w:ins w:id="4232" w:author="Miguel Centeno Muñoz" w:date="2014-07-27T23:23:00Z"/>
                    <w:rFonts w:eastAsiaTheme="minorHAnsi" w:cstheme="minorBidi"/>
                    <w:color w:val="auto"/>
                  </w:rPr>
                </w:rPrChange>
              </w:rPr>
            </w:pPr>
            <w:ins w:id="4233" w:author="Miguel Centeno Muñoz" w:date="2014-07-27T23:23:00Z">
              <w:r w:rsidRPr="00CC5297">
                <w:rPr>
                  <w:b/>
                  <w:rPrChange w:id="4234" w:author="Miguel Centeno Muñoz" w:date="2014-07-27T23:25:00Z">
                    <w:rPr/>
                  </w:rPrChange>
                </w:rPr>
                <w:t>Nombre                  Tipo                             Multiplicidad</w:t>
              </w:r>
            </w:ins>
          </w:p>
        </w:tc>
      </w:tr>
      <w:tr w:rsidR="00CC5297" w:rsidTr="00CF5B4C">
        <w:trPr>
          <w:ins w:id="423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36" w:author="Miguel Centeno Muñoz" w:date="2014-07-27T23:23:00Z"/>
                <w:b/>
                <w:rPrChange w:id="4237" w:author="Miguel Centeno Muñoz" w:date="2014-07-27T23:24:00Z">
                  <w:rPr>
                    <w:ins w:id="4238" w:author="Miguel Centeno Muñoz" w:date="2014-07-27T23:23:00Z"/>
                    <w:rFonts w:eastAsiaTheme="minorHAnsi" w:cstheme="minorBidi"/>
                    <w:color w:val="auto"/>
                  </w:rPr>
                </w:rPrChange>
              </w:rPr>
            </w:pPr>
          </w:p>
        </w:tc>
        <w:tc>
          <w:tcPr>
            <w:tcW w:w="6834" w:type="dxa"/>
          </w:tcPr>
          <w:p w:rsidR="00CC5297" w:rsidRDefault="001C26F7" w:rsidP="001C26F7">
            <w:pPr>
              <w:cnfStyle w:val="000000000000" w:firstRow="0" w:lastRow="0" w:firstColumn="0" w:lastColumn="0" w:oddVBand="0" w:evenVBand="0" w:oddHBand="0" w:evenHBand="0" w:firstRowFirstColumn="0" w:firstRowLastColumn="0" w:lastRowFirstColumn="0" w:lastRowLastColumn="0"/>
              <w:rPr>
                <w:ins w:id="4239" w:author="Miguel Centeno Muñoz" w:date="2014-07-27T23:23:00Z"/>
                <w:rFonts w:eastAsiaTheme="minorHAnsi" w:cstheme="minorBidi"/>
                <w:color w:val="auto"/>
              </w:rPr>
              <w:pPrChange w:id="4240"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proofErr w:type="spellStart"/>
            <w:ins w:id="4241" w:author="Miguel Centeno Muñoz" w:date="2014-07-31T00:36:00Z">
              <w:r>
                <w:t>t</w:t>
              </w:r>
            </w:ins>
            <w:ins w:id="4242" w:author="Miguel Centeno Muñoz" w:date="2014-07-27T23:24:00Z">
              <w:r w:rsidR="00CC5297">
                <w:t>ipo_</w:t>
              </w:r>
            </w:ins>
            <w:ins w:id="4243" w:author="Miguel Centeno Muñoz" w:date="2014-07-31T00:37:00Z">
              <w:r>
                <w:t>fichero</w:t>
              </w:r>
            </w:ins>
            <w:proofErr w:type="spellEnd"/>
            <w:ins w:id="4244" w:author="Miguel Centeno Muñoz" w:date="2014-07-27T23:23:00Z">
              <w:r>
                <w:t xml:space="preserve">           </w:t>
              </w:r>
              <w:r w:rsidR="00CC5297">
                <w:t xml:space="preserve"> </w:t>
              </w:r>
            </w:ins>
            <w:proofErr w:type="spellStart"/>
            <w:ins w:id="4245" w:author="Miguel Centeno Muñoz" w:date="2014-07-27T23:25:00Z">
              <w:r w:rsidR="00CC5297">
                <w:t>TiposMapa</w:t>
              </w:r>
            </w:ins>
            <w:proofErr w:type="spellEnd"/>
            <w:ins w:id="4246" w:author="Miguel Centeno Muñoz" w:date="2014-07-27T23:23:00Z">
              <w:r>
                <w:t xml:space="preserve">   </w:t>
              </w:r>
              <w:r w:rsidR="00CC5297">
                <w:t xml:space="preserve">              1</w:t>
              </w:r>
            </w:ins>
          </w:p>
        </w:tc>
      </w:tr>
    </w:tbl>
    <w:p w:rsidR="00F87E9D" w:rsidRDefault="00F87E9D">
      <w:pPr>
        <w:rPr>
          <w:ins w:id="4247" w:author="Miguel Centeno Muñoz" w:date="2014-07-27T23:26:00Z"/>
        </w:rPr>
        <w:pPrChange w:id="424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49"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50" w:author="Miguel Centeno Muñoz" w:date="2014-07-27T23:26:00Z"/>
                <w:b/>
              </w:rPr>
            </w:pPr>
            <w:ins w:id="4251" w:author="Miguel Centeno Muñoz" w:date="2014-07-27T23:26:00Z">
              <w:r w:rsidRPr="006B268B">
                <w:rPr>
                  <w:b/>
                </w:rPr>
                <w:t>Atributo variable</w:t>
              </w:r>
            </w:ins>
          </w:p>
        </w:tc>
        <w:tc>
          <w:tcPr>
            <w:tcW w:w="6409" w:type="dxa"/>
          </w:tcPr>
          <w:p w:rsidR="00CC5297" w:rsidRPr="006B268B" w:rsidRDefault="00CC5297" w:rsidP="001C26F7">
            <w:pPr>
              <w:cnfStyle w:val="100000000000" w:firstRow="1" w:lastRow="0" w:firstColumn="0" w:lastColumn="0" w:oddVBand="0" w:evenVBand="0" w:oddHBand="0" w:evenHBand="0" w:firstRowFirstColumn="0" w:firstRowLastColumn="0" w:lastRowFirstColumn="0" w:lastRowLastColumn="0"/>
              <w:rPr>
                <w:ins w:id="4252" w:author="Miguel Centeno Muñoz" w:date="2014-07-27T23:26:00Z"/>
                <w:rFonts w:eastAsiaTheme="minorHAnsi" w:cstheme="minorBidi"/>
                <w:b/>
                <w:color w:val="auto"/>
                <w:sz w:val="22"/>
                <w:szCs w:val="22"/>
              </w:rPr>
              <w:pPrChange w:id="4253"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254" w:author="Miguel Centeno Muñoz" w:date="2014-07-27T23:28:00Z">
              <w:r>
                <w:rPr>
                  <w:b/>
                </w:rPr>
                <w:t>Mapa</w:t>
              </w:r>
            </w:ins>
            <w:ins w:id="4255" w:author="Miguel Centeno Muñoz" w:date="2014-07-27T23:26:00Z">
              <w:r w:rsidRPr="006B268B">
                <w:rPr>
                  <w:b/>
                </w:rPr>
                <w:t xml:space="preserve">:: </w:t>
              </w:r>
            </w:ins>
            <w:proofErr w:type="spellStart"/>
            <w:ins w:id="4256" w:author="Miguel Centeno Muñoz" w:date="2014-07-31T00:37:00Z">
              <w:r w:rsidR="001C26F7">
                <w:rPr>
                  <w:b/>
                </w:rPr>
                <w:t>imagen_mapa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257"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58" w:author="Miguel Centeno Muñoz" w:date="2014-07-27T23:26:00Z"/>
                <w:b/>
              </w:rPr>
            </w:pPr>
            <w:ins w:id="4259"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60" w:author="Miguel Centeno Muñoz" w:date="2014-07-27T23:26:00Z"/>
                <w:rFonts w:eastAsiaTheme="minorHAnsi" w:cstheme="minorBidi"/>
                <w:i/>
                <w:color w:val="auto"/>
              </w:rPr>
              <w:pPrChange w:id="4261"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62" w:author="Miguel Centeno Muñoz" w:date="2014-07-27T23:26:00Z">
              <w:r>
                <w:t xml:space="preserve">Este atributo representa </w:t>
              </w:r>
            </w:ins>
            <w:ins w:id="4263" w:author="Miguel Centeno Muñoz" w:date="2014-07-27T23:28:00Z">
              <w:r>
                <w:rPr>
                  <w:i/>
                </w:rPr>
                <w:t>el nombre el fichero del mapa</w:t>
              </w:r>
            </w:ins>
          </w:p>
        </w:tc>
      </w:tr>
      <w:tr w:rsidR="00CC5297" w:rsidTr="00CF5B4C">
        <w:trPr>
          <w:ins w:id="4264"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65" w:author="Miguel Centeno Muñoz" w:date="2014-07-27T23:26:00Z"/>
                <w:b/>
              </w:rPr>
            </w:pPr>
            <w:ins w:id="4266"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67" w:author="Miguel Centeno Muñoz" w:date="2014-07-27T23:26:00Z"/>
                <w:rFonts w:ascii="Courier New" w:hAnsi="Courier New" w:cs="Courier New"/>
              </w:rPr>
            </w:pPr>
            <w:proofErr w:type="spellStart"/>
            <w:ins w:id="4268" w:author="Miguel Centeno Muñoz" w:date="2014-07-27T23:28:00Z">
              <w:r>
                <w:rPr>
                  <w:rFonts w:ascii="Courier New" w:hAnsi="Courier New" w:cs="Courier New"/>
                </w:rPr>
                <w:t>String</w:t>
              </w:r>
            </w:ins>
            <w:proofErr w:type="spellEnd"/>
          </w:p>
        </w:tc>
      </w:tr>
    </w:tbl>
    <w:p w:rsidR="00CF5B4C" w:rsidRDefault="00CF5B4C">
      <w:pPr>
        <w:rPr>
          <w:ins w:id="4269" w:author="Miguel Centeno Muñoz" w:date="2014-07-27T16:53:00Z"/>
        </w:rPr>
        <w:pPrChange w:id="427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271"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272" w:author="Miguel Centeno Muñoz" w:date="2014-07-27T23:24:00Z"/>
                <w:b/>
              </w:rPr>
            </w:pPr>
            <w:ins w:id="4273" w:author="Miguel Centeno Muñoz" w:date="2014-07-27T23:24:00Z">
              <w:r>
                <w:rPr>
                  <w:b/>
                </w:rPr>
                <w:t>TYP-000</w:t>
              </w:r>
            </w:ins>
            <w:ins w:id="4274"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275" w:author="Miguel Centeno Muñoz" w:date="2014-07-27T23:24:00Z"/>
                <w:b/>
              </w:rPr>
            </w:pPr>
            <w:proofErr w:type="spellStart"/>
            <w:ins w:id="4276" w:author="Miguel Centeno Muñoz" w:date="2014-07-27T23:26:00Z">
              <w:r>
                <w:rPr>
                  <w:b/>
                </w:rPr>
                <w:t>CategoriaRuta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277"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78" w:author="Miguel Centeno Muñoz" w:date="2014-07-27T23:24:00Z"/>
                <w:b/>
              </w:rPr>
            </w:pPr>
            <w:ins w:id="4279"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80" w:author="Miguel Centeno Muñoz" w:date="2014-07-27T23:24:00Z"/>
              </w:rPr>
            </w:pPr>
            <w:ins w:id="4281" w:author="Miguel Centeno Muñoz" w:date="2014-07-27T23:24:00Z">
              <w:r>
                <w:t>1.0(27/07/2014)</w:t>
              </w:r>
            </w:ins>
          </w:p>
        </w:tc>
      </w:tr>
      <w:tr w:rsidR="00CC5297" w:rsidTr="00CF5B4C">
        <w:trPr>
          <w:ins w:id="4282"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83" w:author="Miguel Centeno Muñoz" w:date="2014-07-27T23:24:00Z"/>
                <w:b/>
              </w:rPr>
            </w:pPr>
            <w:ins w:id="4284"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285" w:author="Miguel Centeno Muñoz" w:date="2014-07-27T23:24:00Z"/>
              </w:rPr>
            </w:pPr>
            <w:ins w:id="4286"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287"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88" w:author="Miguel Centeno Muñoz" w:date="2014-07-27T23:24:00Z"/>
                <w:b/>
              </w:rPr>
            </w:pPr>
            <w:ins w:id="4289"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90" w:author="Miguel Centeno Muñoz" w:date="2014-07-31T00:37:00Z"/>
              </w:rPr>
            </w:pPr>
            <w:ins w:id="4291"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292" w:author="Miguel Centeno Muñoz" w:date="2014-07-27T23:24:00Z"/>
              </w:rPr>
            </w:pPr>
            <w:ins w:id="4293" w:author="Miguel Centeno Muñoz" w:date="2014-07-31T00:37:00Z">
              <w:r>
                <w:t>[OBJ-0005] Gesti</w:t>
              </w:r>
            </w:ins>
            <w:ins w:id="4294" w:author="Miguel Centeno Muñoz" w:date="2014-07-31T00:38:00Z">
              <w:r>
                <w:t>ón búsqueda rutas</w:t>
              </w:r>
            </w:ins>
          </w:p>
        </w:tc>
      </w:tr>
      <w:tr w:rsidR="00CC5297" w:rsidTr="00CF5B4C">
        <w:trPr>
          <w:ins w:id="4295"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96" w:author="Miguel Centeno Muñoz" w:date="2014-07-27T23:24:00Z"/>
                <w:b/>
              </w:rPr>
            </w:pPr>
            <w:ins w:id="4297"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298" w:author="Miguel Centeno Muñoz" w:date="2014-07-27T23:24:00Z"/>
                <w:rFonts w:eastAsiaTheme="minorHAnsi" w:cstheme="minorBidi"/>
                <w:i/>
                <w:color w:val="auto"/>
              </w:rPr>
              <w:pPrChange w:id="4299"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300" w:author="Miguel Centeno Muñoz" w:date="2014-07-27T23:24:00Z">
              <w:r>
                <w:t xml:space="preserve">Este tipo de objetos representa </w:t>
              </w:r>
            </w:ins>
            <w:ins w:id="4301" w:author="Miguel Centeno Muñoz" w:date="2014-07-27T23:26:00Z">
              <w:r>
                <w:rPr>
                  <w:i/>
                </w:rPr>
                <w:t>la categoría a la que pertenece la ruta</w:t>
              </w:r>
            </w:ins>
          </w:p>
        </w:tc>
      </w:tr>
    </w:tbl>
    <w:p w:rsidR="00F87E9D" w:rsidRDefault="00F87E9D">
      <w:pPr>
        <w:rPr>
          <w:ins w:id="4302" w:author="Miguel Centeno Muñoz" w:date="2014-07-27T16:53:00Z"/>
        </w:rPr>
        <w:pPrChange w:id="430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304"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305" w:author="Miguel Centeno Muñoz" w:date="2014-07-27T23:31:00Z"/>
                <w:b/>
              </w:rPr>
            </w:pPr>
            <w:ins w:id="4306"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307" w:author="Miguel Centeno Muñoz" w:date="2014-07-27T23:31:00Z"/>
                <w:rFonts w:eastAsiaTheme="minorHAnsi" w:cstheme="minorBidi"/>
                <w:b/>
                <w:color w:val="auto"/>
                <w:sz w:val="22"/>
                <w:szCs w:val="22"/>
              </w:rPr>
              <w:pPrChange w:id="4308"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309" w:author="Miguel Centeno Muñoz" w:date="2014-07-27T23:31:00Z">
              <w:r>
                <w:rPr>
                  <w:b/>
                </w:rPr>
                <w:t>CategoriaRuta</w:t>
              </w:r>
              <w:proofErr w:type="spellEnd"/>
              <w:r w:rsidRPr="006B268B">
                <w:rPr>
                  <w:b/>
                </w:rPr>
                <w:t xml:space="preserve">:: </w:t>
              </w:r>
              <w:proofErr w:type="spellStart"/>
              <w:r>
                <w:rPr>
                  <w:b/>
                </w:rPr>
                <w:t>nombre</w:t>
              </w:r>
            </w:ins>
            <w:ins w:id="4310" w:author="Miguel Centeno Muñoz" w:date="2014-07-31T00:38:00Z">
              <w:r w:rsidR="001C26F7">
                <w:rPr>
                  <w:b/>
                </w:rPr>
                <w:t>_categoria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31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12" w:author="Miguel Centeno Muñoz" w:date="2014-07-27T23:31:00Z"/>
                <w:b/>
              </w:rPr>
            </w:pPr>
            <w:ins w:id="4313"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314" w:author="Miguel Centeno Muñoz" w:date="2014-07-27T23:31:00Z"/>
                <w:rFonts w:eastAsiaTheme="minorHAnsi" w:cstheme="minorBidi"/>
                <w:i/>
                <w:color w:val="auto"/>
              </w:rPr>
              <w:pPrChange w:id="4315"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316" w:author="Miguel Centeno Muñoz" w:date="2014-07-27T23:31:00Z">
              <w:r>
                <w:t xml:space="preserve">Este atributo representa </w:t>
              </w:r>
              <w:r>
                <w:rPr>
                  <w:i/>
                </w:rPr>
                <w:t xml:space="preserve">el </w:t>
              </w:r>
            </w:ins>
            <w:ins w:id="4317" w:author="Miguel Centeno Muñoz" w:date="2014-07-27T23:32:00Z">
              <w:r>
                <w:rPr>
                  <w:i/>
                </w:rPr>
                <w:t>nombre de la categoría de la ruta</w:t>
              </w:r>
            </w:ins>
          </w:p>
        </w:tc>
      </w:tr>
      <w:tr w:rsidR="00CC5297" w:rsidTr="00CF5B4C">
        <w:trPr>
          <w:ins w:id="431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19" w:author="Miguel Centeno Muñoz" w:date="2014-07-27T23:31:00Z"/>
                <w:b/>
              </w:rPr>
            </w:pPr>
            <w:ins w:id="4320"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21" w:author="Miguel Centeno Muñoz" w:date="2014-07-27T23:31:00Z"/>
                <w:rFonts w:ascii="Courier New" w:hAnsi="Courier New" w:cs="Courier New"/>
              </w:rPr>
            </w:pPr>
            <w:proofErr w:type="spellStart"/>
            <w:ins w:id="4322" w:author="Miguel Centeno Muñoz" w:date="2014-07-27T23:31:00Z">
              <w:r>
                <w:rPr>
                  <w:rFonts w:ascii="Courier New" w:hAnsi="Courier New" w:cs="Courier New"/>
                </w:rPr>
                <w:t>String</w:t>
              </w:r>
              <w:proofErr w:type="spellEnd"/>
            </w:ins>
          </w:p>
        </w:tc>
      </w:tr>
    </w:tbl>
    <w:p w:rsidR="00F87E9D" w:rsidRDefault="00F87E9D">
      <w:pPr>
        <w:rPr>
          <w:ins w:id="4323" w:author="Miguel Centeno Muñoz" w:date="2014-07-27T16:53:00Z"/>
        </w:rPr>
        <w:pPrChange w:id="432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325"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326" w:author="Miguel Centeno Muñoz" w:date="2014-07-27T23:31:00Z"/>
                <w:b/>
              </w:rPr>
            </w:pPr>
            <w:ins w:id="4327"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328" w:author="Miguel Centeno Muñoz" w:date="2014-07-27T23:31:00Z"/>
                <w:rFonts w:eastAsiaTheme="minorHAnsi" w:cstheme="minorBidi"/>
                <w:b/>
                <w:color w:val="auto"/>
                <w:sz w:val="22"/>
                <w:szCs w:val="22"/>
              </w:rPr>
              <w:pPrChange w:id="4329"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330" w:author="Miguel Centeno Muñoz" w:date="2014-07-27T23:31:00Z">
              <w:r>
                <w:rPr>
                  <w:b/>
                </w:rPr>
                <w:t>CategoriaRuta</w:t>
              </w:r>
              <w:proofErr w:type="spellEnd"/>
              <w:r w:rsidRPr="006B268B">
                <w:rPr>
                  <w:b/>
                </w:rPr>
                <w:t xml:space="preserve">:: </w:t>
              </w:r>
              <w:proofErr w:type="spellStart"/>
              <w:r>
                <w:rPr>
                  <w:b/>
                </w:rPr>
                <w:t>imagen_categoria</w:t>
              </w:r>
              <w:proofErr w:type="spellEnd"/>
            </w:ins>
          </w:p>
        </w:tc>
      </w:tr>
      <w:tr w:rsidR="00CC5297" w:rsidTr="00CF5B4C">
        <w:trPr>
          <w:cnfStyle w:val="000000100000" w:firstRow="0" w:lastRow="0" w:firstColumn="0" w:lastColumn="0" w:oddVBand="0" w:evenVBand="0" w:oddHBand="1" w:evenHBand="0" w:firstRowFirstColumn="0" w:firstRowLastColumn="0" w:lastRowFirstColumn="0" w:lastRowLastColumn="0"/>
          <w:ins w:id="433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32" w:author="Miguel Centeno Muñoz" w:date="2014-07-27T23:31:00Z"/>
                <w:b/>
              </w:rPr>
            </w:pPr>
            <w:ins w:id="4333"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334" w:author="Miguel Centeno Muñoz" w:date="2014-07-27T23:31:00Z"/>
                <w:rFonts w:eastAsiaTheme="minorHAnsi" w:cstheme="minorBidi"/>
                <w:i/>
                <w:color w:val="auto"/>
              </w:rPr>
              <w:pPrChange w:id="4335"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336" w:author="Miguel Centeno Muñoz" w:date="2014-07-27T23:31:00Z">
              <w:r>
                <w:t xml:space="preserve">Este atributo representa </w:t>
              </w:r>
            </w:ins>
            <w:ins w:id="4337" w:author="Miguel Centeno Muñoz" w:date="2014-07-27T23:32:00Z">
              <w:r>
                <w:rPr>
                  <w:i/>
                </w:rPr>
                <w:t>la imagen representativa de la categoría</w:t>
              </w:r>
            </w:ins>
          </w:p>
        </w:tc>
      </w:tr>
      <w:tr w:rsidR="00CC5297" w:rsidTr="00CF5B4C">
        <w:trPr>
          <w:ins w:id="433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39" w:author="Miguel Centeno Muñoz" w:date="2014-07-27T23:31:00Z"/>
                <w:b/>
              </w:rPr>
            </w:pPr>
            <w:ins w:id="4340"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41" w:author="Miguel Centeno Muñoz" w:date="2014-07-27T23:31:00Z"/>
                <w:rFonts w:ascii="Courier New" w:hAnsi="Courier New" w:cs="Courier New"/>
              </w:rPr>
            </w:pPr>
            <w:proofErr w:type="spellStart"/>
            <w:ins w:id="4342" w:author="Miguel Centeno Muñoz" w:date="2014-07-27T23:31:00Z">
              <w:r>
                <w:rPr>
                  <w:rFonts w:ascii="Courier New" w:hAnsi="Courier New" w:cs="Courier New"/>
                </w:rPr>
                <w:t>String</w:t>
              </w:r>
              <w:proofErr w:type="spellEnd"/>
            </w:ins>
          </w:p>
        </w:tc>
      </w:tr>
    </w:tbl>
    <w:p w:rsidR="00F87E9D" w:rsidRDefault="00F87E9D">
      <w:pPr>
        <w:rPr>
          <w:ins w:id="4343" w:author="Miguel Centeno Muñoz" w:date="2014-07-31T00:38:00Z"/>
        </w:rPr>
        <w:pPrChange w:id="434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412093">
        <w:trPr>
          <w:cnfStyle w:val="100000000000" w:firstRow="1" w:lastRow="0" w:firstColumn="0" w:lastColumn="0" w:oddVBand="0" w:evenVBand="0" w:oddHBand="0" w:evenHBand="0" w:firstRowFirstColumn="0" w:firstRowLastColumn="0" w:lastRowFirstColumn="0" w:lastRowLastColumn="0"/>
          <w:ins w:id="4345"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412093">
            <w:pPr>
              <w:rPr>
                <w:ins w:id="4346" w:author="Miguel Centeno Muñoz" w:date="2014-07-31T00:38:00Z"/>
                <w:b/>
              </w:rPr>
            </w:pPr>
            <w:ins w:id="4347" w:author="Miguel Centeno Muñoz" w:date="2014-07-31T00:38:00Z">
              <w:r>
                <w:rPr>
                  <w:b/>
                </w:rPr>
                <w:t>TYP-000</w:t>
              </w:r>
            </w:ins>
            <w:ins w:id="4348" w:author="Miguel Centeno Muñoz" w:date="2014-07-31T00:39:00Z">
              <w:r>
                <w:rPr>
                  <w:b/>
                </w:rPr>
                <w:t>5</w:t>
              </w:r>
            </w:ins>
          </w:p>
        </w:tc>
        <w:tc>
          <w:tcPr>
            <w:tcW w:w="6834" w:type="dxa"/>
          </w:tcPr>
          <w:p w:rsidR="001C26F7" w:rsidRPr="006B268B" w:rsidRDefault="001C26F7" w:rsidP="00412093">
            <w:pPr>
              <w:cnfStyle w:val="100000000000" w:firstRow="1" w:lastRow="0" w:firstColumn="0" w:lastColumn="0" w:oddVBand="0" w:evenVBand="0" w:oddHBand="0" w:evenHBand="0" w:firstRowFirstColumn="0" w:firstRowLastColumn="0" w:lastRowFirstColumn="0" w:lastRowLastColumn="0"/>
              <w:rPr>
                <w:ins w:id="4349" w:author="Miguel Centeno Muñoz" w:date="2014-07-31T00:38:00Z"/>
                <w:b/>
              </w:rPr>
            </w:pPr>
            <w:proofErr w:type="spellStart"/>
            <w:ins w:id="4350" w:author="Miguel Centeno Muñoz" w:date="2014-07-31T00:39:00Z">
              <w:r>
                <w:rPr>
                  <w:b/>
                </w:rPr>
                <w:t>Valoracion</w:t>
              </w:r>
            </w:ins>
            <w:proofErr w:type="spellEnd"/>
          </w:p>
        </w:tc>
      </w:tr>
      <w:tr w:rsidR="001C26F7" w:rsidTr="00412093">
        <w:trPr>
          <w:cnfStyle w:val="000000100000" w:firstRow="0" w:lastRow="0" w:firstColumn="0" w:lastColumn="0" w:oddVBand="0" w:evenVBand="0" w:oddHBand="1" w:evenHBand="0" w:firstRowFirstColumn="0" w:firstRowLastColumn="0" w:lastRowFirstColumn="0" w:lastRowLastColumn="0"/>
          <w:ins w:id="4351"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352" w:author="Miguel Centeno Muñoz" w:date="2014-07-31T00:38:00Z"/>
                <w:b/>
              </w:rPr>
            </w:pPr>
            <w:ins w:id="4353" w:author="Miguel Centeno Muñoz" w:date="2014-07-31T00:38:00Z">
              <w:r w:rsidRPr="006B268B">
                <w:rPr>
                  <w:b/>
                </w:rPr>
                <w:t>Versión</w:t>
              </w:r>
            </w:ins>
          </w:p>
        </w:tc>
        <w:tc>
          <w:tcPr>
            <w:tcW w:w="6834" w:type="dxa"/>
          </w:tcPr>
          <w:p w:rsidR="001C26F7" w:rsidRDefault="001C26F7" w:rsidP="00412093">
            <w:pPr>
              <w:cnfStyle w:val="000000100000" w:firstRow="0" w:lastRow="0" w:firstColumn="0" w:lastColumn="0" w:oddVBand="0" w:evenVBand="0" w:oddHBand="1" w:evenHBand="0" w:firstRowFirstColumn="0" w:firstRowLastColumn="0" w:lastRowFirstColumn="0" w:lastRowLastColumn="0"/>
              <w:rPr>
                <w:ins w:id="4354" w:author="Miguel Centeno Muñoz" w:date="2014-07-31T00:38:00Z"/>
              </w:rPr>
            </w:pPr>
            <w:ins w:id="4355" w:author="Miguel Centeno Muñoz" w:date="2014-07-31T00:38:00Z">
              <w:r>
                <w:t>1.0(27/07/2014)</w:t>
              </w:r>
            </w:ins>
          </w:p>
        </w:tc>
      </w:tr>
      <w:tr w:rsidR="001C26F7" w:rsidTr="00412093">
        <w:trPr>
          <w:ins w:id="4356"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357" w:author="Miguel Centeno Muñoz" w:date="2014-07-31T00:38:00Z"/>
                <w:b/>
              </w:rPr>
            </w:pPr>
            <w:ins w:id="4358" w:author="Miguel Centeno Muñoz" w:date="2014-07-31T00:38:00Z">
              <w:r w:rsidRPr="006B268B">
                <w:rPr>
                  <w:b/>
                </w:rPr>
                <w:t>Autores</w:t>
              </w:r>
            </w:ins>
          </w:p>
        </w:tc>
        <w:tc>
          <w:tcPr>
            <w:tcW w:w="6834" w:type="dxa"/>
          </w:tcPr>
          <w:p w:rsidR="001C26F7" w:rsidRDefault="001C26F7" w:rsidP="00412093">
            <w:pPr>
              <w:cnfStyle w:val="000000000000" w:firstRow="0" w:lastRow="0" w:firstColumn="0" w:lastColumn="0" w:oddVBand="0" w:evenVBand="0" w:oddHBand="0" w:evenHBand="0" w:firstRowFirstColumn="0" w:firstRowLastColumn="0" w:lastRowFirstColumn="0" w:lastRowLastColumn="0"/>
              <w:rPr>
                <w:ins w:id="4359" w:author="Miguel Centeno Muñoz" w:date="2014-07-31T00:38:00Z"/>
              </w:rPr>
            </w:pPr>
            <w:ins w:id="4360" w:author="Miguel Centeno Muñoz" w:date="2014-07-31T00:38:00Z">
              <w:r>
                <w:t>Miguel Centeno Muñoz</w:t>
              </w:r>
            </w:ins>
          </w:p>
        </w:tc>
      </w:tr>
      <w:tr w:rsidR="001C26F7" w:rsidTr="00412093">
        <w:trPr>
          <w:cnfStyle w:val="000000100000" w:firstRow="0" w:lastRow="0" w:firstColumn="0" w:lastColumn="0" w:oddVBand="0" w:evenVBand="0" w:oddHBand="1" w:evenHBand="0" w:firstRowFirstColumn="0" w:firstRowLastColumn="0" w:lastRowFirstColumn="0" w:lastRowLastColumn="0"/>
          <w:ins w:id="4361"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362" w:author="Miguel Centeno Muñoz" w:date="2014-07-31T00:38:00Z"/>
                <w:b/>
              </w:rPr>
            </w:pPr>
            <w:ins w:id="4363" w:author="Miguel Centeno Muñoz" w:date="2014-07-31T00:38:00Z">
              <w:r w:rsidRPr="006B268B">
                <w:rPr>
                  <w:b/>
                </w:rPr>
                <w:t>Dependencias</w:t>
              </w:r>
            </w:ins>
          </w:p>
        </w:tc>
        <w:tc>
          <w:tcPr>
            <w:tcW w:w="6834" w:type="dxa"/>
          </w:tcPr>
          <w:p w:rsidR="001C26F7" w:rsidRDefault="001C26F7" w:rsidP="001C26F7">
            <w:pPr>
              <w:cnfStyle w:val="000000100000" w:firstRow="0" w:lastRow="0" w:firstColumn="0" w:lastColumn="0" w:oddVBand="0" w:evenVBand="0" w:oddHBand="1" w:evenHBand="0" w:firstRowFirstColumn="0" w:firstRowLastColumn="0" w:lastRowFirstColumn="0" w:lastRowLastColumn="0"/>
              <w:rPr>
                <w:ins w:id="4364" w:author="Miguel Centeno Muñoz" w:date="2014-07-31T00:38:00Z"/>
              </w:rPr>
              <w:pPrChange w:id="4365" w:author="Miguel Centeno Muñoz" w:date="2014-07-31T00:39:00Z">
                <w:pPr>
                  <w:cnfStyle w:val="000000100000" w:firstRow="0" w:lastRow="0" w:firstColumn="0" w:lastColumn="0" w:oddVBand="0" w:evenVBand="0" w:oddHBand="1" w:evenHBand="0" w:firstRowFirstColumn="0" w:firstRowLastColumn="0" w:lastRowFirstColumn="0" w:lastRowLastColumn="0"/>
                </w:pPr>
              </w:pPrChange>
            </w:pPr>
            <w:ins w:id="4366" w:author="Miguel Centeno Muñoz" w:date="2014-07-31T00:38:00Z">
              <w:r>
                <w:t>[OBJ-000</w:t>
              </w:r>
            </w:ins>
            <w:ins w:id="4367" w:author="Miguel Centeno Muñoz" w:date="2014-07-31T00:39:00Z">
              <w:r>
                <w:t>3</w:t>
              </w:r>
            </w:ins>
            <w:ins w:id="4368" w:author="Miguel Centeno Muñoz" w:date="2014-07-31T00:38:00Z">
              <w:r>
                <w:t xml:space="preserve">] Gestión </w:t>
              </w:r>
            </w:ins>
            <w:ins w:id="4369" w:author="Miguel Centeno Muñoz" w:date="2014-07-31T00:39:00Z">
              <w:r>
                <w:t>Valoraci</w:t>
              </w:r>
            </w:ins>
            <w:ins w:id="4370" w:author="Miguel Centeno Muñoz" w:date="2014-07-31T00:40:00Z">
              <w:r>
                <w:t>ón Rutas</w:t>
              </w:r>
            </w:ins>
          </w:p>
        </w:tc>
      </w:tr>
      <w:tr w:rsidR="001C26F7" w:rsidTr="00412093">
        <w:trPr>
          <w:ins w:id="4371"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372" w:author="Miguel Centeno Muñoz" w:date="2014-07-31T00:38:00Z"/>
                <w:b/>
              </w:rPr>
            </w:pPr>
            <w:ins w:id="4373" w:author="Miguel Centeno Muñoz" w:date="2014-07-31T00:38:00Z">
              <w:r w:rsidRPr="006B268B">
                <w:rPr>
                  <w:b/>
                </w:rPr>
                <w:t>Descripción</w:t>
              </w:r>
            </w:ins>
          </w:p>
        </w:tc>
        <w:tc>
          <w:tcPr>
            <w:tcW w:w="6834" w:type="dxa"/>
          </w:tcPr>
          <w:p w:rsidR="001C26F7" w:rsidRPr="006B268B" w:rsidRDefault="001C26F7" w:rsidP="001C26F7">
            <w:pPr>
              <w:cnfStyle w:val="000000000000" w:firstRow="0" w:lastRow="0" w:firstColumn="0" w:lastColumn="0" w:oddVBand="0" w:evenVBand="0" w:oddHBand="0" w:evenHBand="0" w:firstRowFirstColumn="0" w:firstRowLastColumn="0" w:lastRowFirstColumn="0" w:lastRowLastColumn="0"/>
              <w:rPr>
                <w:ins w:id="4374" w:author="Miguel Centeno Muñoz" w:date="2014-07-31T00:38:00Z"/>
                <w:rFonts w:eastAsiaTheme="minorHAnsi" w:cstheme="minorBidi"/>
                <w:i/>
                <w:color w:val="auto"/>
              </w:rPr>
              <w:pPrChange w:id="4375" w:author="Miguel Centeno Muñoz" w:date="2014-07-31T00:40:00Z">
                <w:pPr>
                  <w:cnfStyle w:val="000000000000" w:firstRow="0" w:lastRow="0" w:firstColumn="0" w:lastColumn="0" w:oddVBand="0" w:evenVBand="0" w:oddHBand="0" w:evenHBand="0" w:firstRowFirstColumn="0" w:firstRowLastColumn="0" w:lastRowFirstColumn="0" w:lastRowLastColumn="0"/>
                </w:pPr>
              </w:pPrChange>
            </w:pPr>
            <w:ins w:id="4376" w:author="Miguel Centeno Muñoz" w:date="2014-07-31T00:38:00Z">
              <w:r>
                <w:t xml:space="preserve">Este tipo de objetos representa </w:t>
              </w:r>
              <w:r>
                <w:rPr>
                  <w:i/>
                </w:rPr>
                <w:t xml:space="preserve">la </w:t>
              </w:r>
            </w:ins>
            <w:ins w:id="4377" w:author="Miguel Centeno Muñoz" w:date="2014-07-31T00:40:00Z">
              <w:r>
                <w:rPr>
                  <w:i/>
                </w:rPr>
                <w:t>valoración que tiene la ruta</w:t>
              </w:r>
            </w:ins>
          </w:p>
        </w:tc>
      </w:tr>
    </w:tbl>
    <w:p w:rsidR="001C26F7" w:rsidRDefault="001C26F7">
      <w:pPr>
        <w:rPr>
          <w:ins w:id="4378" w:author="Miguel Centeno Muñoz" w:date="2014-07-31T00:40:00Z"/>
        </w:rPr>
        <w:pPrChange w:id="437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412093">
        <w:trPr>
          <w:cnfStyle w:val="100000000000" w:firstRow="1" w:lastRow="0" w:firstColumn="0" w:lastColumn="0" w:oddVBand="0" w:evenVBand="0" w:oddHBand="0" w:evenHBand="0" w:firstRowFirstColumn="0" w:firstRowLastColumn="0" w:lastRowFirstColumn="0" w:lastRowLastColumn="0"/>
          <w:ins w:id="4380"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412093">
            <w:pPr>
              <w:rPr>
                <w:ins w:id="4381" w:author="Miguel Centeno Muñoz" w:date="2014-07-31T00:40:00Z"/>
                <w:b/>
              </w:rPr>
            </w:pPr>
            <w:ins w:id="4382" w:author="Miguel Centeno Muñoz" w:date="2014-07-31T00:40:00Z">
              <w:r w:rsidRPr="006B268B">
                <w:rPr>
                  <w:b/>
                </w:rPr>
                <w:t>Atributo variable</w:t>
              </w:r>
            </w:ins>
          </w:p>
        </w:tc>
        <w:tc>
          <w:tcPr>
            <w:tcW w:w="6409" w:type="dxa"/>
          </w:tcPr>
          <w:p w:rsidR="001C26F7" w:rsidRPr="006B268B" w:rsidRDefault="001C26F7" w:rsidP="001C26F7">
            <w:pPr>
              <w:cnfStyle w:val="100000000000" w:firstRow="1" w:lastRow="0" w:firstColumn="0" w:lastColumn="0" w:oddVBand="0" w:evenVBand="0" w:oddHBand="0" w:evenHBand="0" w:firstRowFirstColumn="0" w:firstRowLastColumn="0" w:lastRowFirstColumn="0" w:lastRowLastColumn="0"/>
              <w:rPr>
                <w:ins w:id="4383" w:author="Miguel Centeno Muñoz" w:date="2014-07-31T00:40:00Z"/>
                <w:rFonts w:eastAsiaTheme="minorHAnsi" w:cstheme="minorBidi"/>
                <w:b/>
                <w:color w:val="auto"/>
                <w:sz w:val="22"/>
                <w:szCs w:val="22"/>
              </w:rPr>
              <w:pPrChange w:id="4384" w:author="Miguel Centeno Muñoz" w:date="2014-07-31T00:40:00Z">
                <w:pPr>
                  <w:cnfStyle w:val="100000000000" w:firstRow="1" w:lastRow="0" w:firstColumn="0" w:lastColumn="0" w:oddVBand="0" w:evenVBand="0" w:oddHBand="0" w:evenHBand="0" w:firstRowFirstColumn="0" w:firstRowLastColumn="0" w:lastRowFirstColumn="0" w:lastRowLastColumn="0"/>
                </w:pPr>
              </w:pPrChange>
            </w:pPr>
            <w:proofErr w:type="spellStart"/>
            <w:ins w:id="4385" w:author="Miguel Centeno Muñoz" w:date="2014-07-31T00:40:00Z">
              <w:r>
                <w:rPr>
                  <w:b/>
                </w:rPr>
                <w:t>Va</w:t>
              </w:r>
            </w:ins>
            <w:ins w:id="4386" w:author="Miguel Centeno Muñoz" w:date="2014-07-31T00:41:00Z">
              <w:r>
                <w:rPr>
                  <w:b/>
                </w:rPr>
                <w:t>l</w:t>
              </w:r>
            </w:ins>
            <w:ins w:id="4387" w:author="Miguel Centeno Muñoz" w:date="2014-07-31T00:40:00Z">
              <w:r>
                <w:rPr>
                  <w:b/>
                </w:rPr>
                <w:t>oracion</w:t>
              </w:r>
              <w:proofErr w:type="spellEnd"/>
              <w:r w:rsidRPr="006B268B">
                <w:rPr>
                  <w:b/>
                </w:rPr>
                <w:t xml:space="preserve">:: </w:t>
              </w:r>
              <w:proofErr w:type="spellStart"/>
              <w:r>
                <w:rPr>
                  <w:b/>
                </w:rPr>
                <w:t>valoración_total</w:t>
              </w:r>
              <w:proofErr w:type="spellEnd"/>
            </w:ins>
          </w:p>
        </w:tc>
      </w:tr>
      <w:tr w:rsidR="001C26F7" w:rsidTr="00412093">
        <w:trPr>
          <w:cnfStyle w:val="000000100000" w:firstRow="0" w:lastRow="0" w:firstColumn="0" w:lastColumn="0" w:oddVBand="0" w:evenVBand="0" w:oddHBand="1" w:evenHBand="0" w:firstRowFirstColumn="0" w:firstRowLastColumn="0" w:lastRowFirstColumn="0" w:lastRowLastColumn="0"/>
          <w:ins w:id="4388"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389" w:author="Miguel Centeno Muñoz" w:date="2014-07-31T00:40:00Z"/>
                <w:b/>
              </w:rPr>
            </w:pPr>
            <w:ins w:id="4390" w:author="Miguel Centeno Muñoz" w:date="2014-07-31T00:40:00Z">
              <w:r w:rsidRPr="006B268B">
                <w:rPr>
                  <w:b/>
                </w:rPr>
                <w:t>Descripción</w:t>
              </w:r>
            </w:ins>
          </w:p>
        </w:tc>
        <w:tc>
          <w:tcPr>
            <w:tcW w:w="6409" w:type="dxa"/>
          </w:tcPr>
          <w:p w:rsidR="001C26F7" w:rsidRPr="006B268B" w:rsidRDefault="001C26F7" w:rsidP="001C26F7">
            <w:pPr>
              <w:cnfStyle w:val="000000100000" w:firstRow="0" w:lastRow="0" w:firstColumn="0" w:lastColumn="0" w:oddVBand="0" w:evenVBand="0" w:oddHBand="1" w:evenHBand="0" w:firstRowFirstColumn="0" w:firstRowLastColumn="0" w:lastRowFirstColumn="0" w:lastRowLastColumn="0"/>
              <w:rPr>
                <w:ins w:id="4391" w:author="Miguel Centeno Muñoz" w:date="2014-07-31T00:40:00Z"/>
                <w:rFonts w:eastAsiaTheme="minorHAnsi" w:cstheme="minorBidi"/>
                <w:i/>
                <w:color w:val="auto"/>
              </w:rPr>
              <w:pPrChange w:id="4392" w:author="Miguel Centeno Muñoz" w:date="2014-07-31T00:40:00Z">
                <w:pPr>
                  <w:cnfStyle w:val="000000100000" w:firstRow="0" w:lastRow="0" w:firstColumn="0" w:lastColumn="0" w:oddVBand="0" w:evenVBand="0" w:oddHBand="1" w:evenHBand="0" w:firstRowFirstColumn="0" w:firstRowLastColumn="0" w:lastRowFirstColumn="0" w:lastRowLastColumn="0"/>
                </w:pPr>
              </w:pPrChange>
            </w:pPr>
            <w:ins w:id="4393" w:author="Miguel Centeno Muñoz" w:date="2014-07-31T00:40:00Z">
              <w:r>
                <w:t xml:space="preserve">Este atributo representa </w:t>
              </w:r>
              <w:r>
                <w:rPr>
                  <w:i/>
                </w:rPr>
                <w:t>la valoraci</w:t>
              </w:r>
            </w:ins>
            <w:ins w:id="4394" w:author="Miguel Centeno Muñoz" w:date="2014-07-31T00:41:00Z">
              <w:r>
                <w:rPr>
                  <w:i/>
                </w:rPr>
                <w:t xml:space="preserve">ón total o suma de las </w:t>
              </w:r>
              <w:r>
                <w:rPr>
                  <w:i/>
                </w:rPr>
                <w:lastRenderedPageBreak/>
                <w:t>valoraciones que tiene hasta el momento</w:t>
              </w:r>
            </w:ins>
          </w:p>
        </w:tc>
      </w:tr>
      <w:tr w:rsidR="001C26F7" w:rsidTr="00412093">
        <w:trPr>
          <w:ins w:id="4395"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396" w:author="Miguel Centeno Muñoz" w:date="2014-07-31T00:40:00Z"/>
                <w:b/>
              </w:rPr>
            </w:pPr>
            <w:ins w:id="4397" w:author="Miguel Centeno Muñoz" w:date="2014-07-31T00:40:00Z">
              <w:r w:rsidRPr="006B268B">
                <w:rPr>
                  <w:b/>
                </w:rPr>
                <w:lastRenderedPageBreak/>
                <w:t>Tipo</w:t>
              </w:r>
            </w:ins>
          </w:p>
        </w:tc>
        <w:tc>
          <w:tcPr>
            <w:tcW w:w="6409" w:type="dxa"/>
          </w:tcPr>
          <w:p w:rsidR="001C26F7" w:rsidRPr="006B268B" w:rsidRDefault="001C26F7" w:rsidP="00412093">
            <w:pPr>
              <w:cnfStyle w:val="000000000000" w:firstRow="0" w:lastRow="0" w:firstColumn="0" w:lastColumn="0" w:oddVBand="0" w:evenVBand="0" w:oddHBand="0" w:evenHBand="0" w:firstRowFirstColumn="0" w:firstRowLastColumn="0" w:lastRowFirstColumn="0" w:lastRowLastColumn="0"/>
              <w:rPr>
                <w:ins w:id="4398" w:author="Miguel Centeno Muñoz" w:date="2014-07-31T00:40:00Z"/>
                <w:rFonts w:ascii="Courier New" w:hAnsi="Courier New" w:cs="Courier New"/>
              </w:rPr>
            </w:pPr>
            <w:proofErr w:type="spellStart"/>
            <w:ins w:id="4399" w:author="Miguel Centeno Muñoz" w:date="2014-07-31T00:40:00Z">
              <w:r>
                <w:rPr>
                  <w:rFonts w:ascii="Courier New" w:hAnsi="Courier New" w:cs="Courier New"/>
                </w:rPr>
                <w:t>String</w:t>
              </w:r>
              <w:proofErr w:type="spellEnd"/>
            </w:ins>
          </w:p>
        </w:tc>
      </w:tr>
    </w:tbl>
    <w:p w:rsidR="001C26F7" w:rsidRDefault="001C26F7">
      <w:pPr>
        <w:rPr>
          <w:ins w:id="4400" w:author="Miguel Centeno Muñoz" w:date="2014-07-31T00:41:00Z"/>
        </w:rPr>
        <w:pPrChange w:id="440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412093">
        <w:trPr>
          <w:cnfStyle w:val="100000000000" w:firstRow="1" w:lastRow="0" w:firstColumn="0" w:lastColumn="0" w:oddVBand="0" w:evenVBand="0" w:oddHBand="0" w:evenHBand="0" w:firstRowFirstColumn="0" w:firstRowLastColumn="0" w:lastRowFirstColumn="0" w:lastRowLastColumn="0"/>
          <w:ins w:id="4402"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412093">
            <w:pPr>
              <w:rPr>
                <w:ins w:id="4403" w:author="Miguel Centeno Muñoz" w:date="2014-07-31T00:41:00Z"/>
                <w:b/>
              </w:rPr>
            </w:pPr>
            <w:ins w:id="4404" w:author="Miguel Centeno Muñoz" w:date="2014-07-31T00:41:00Z">
              <w:r w:rsidRPr="006B268B">
                <w:rPr>
                  <w:b/>
                </w:rPr>
                <w:t>Atributo variable</w:t>
              </w:r>
            </w:ins>
          </w:p>
        </w:tc>
        <w:tc>
          <w:tcPr>
            <w:tcW w:w="6409" w:type="dxa"/>
          </w:tcPr>
          <w:p w:rsidR="001C26F7" w:rsidRPr="006B268B" w:rsidRDefault="001C26F7" w:rsidP="001C26F7">
            <w:pPr>
              <w:cnfStyle w:val="100000000000" w:firstRow="1" w:lastRow="0" w:firstColumn="0" w:lastColumn="0" w:oddVBand="0" w:evenVBand="0" w:oddHBand="0" w:evenHBand="0" w:firstRowFirstColumn="0" w:firstRowLastColumn="0" w:lastRowFirstColumn="0" w:lastRowLastColumn="0"/>
              <w:rPr>
                <w:ins w:id="4405" w:author="Miguel Centeno Muñoz" w:date="2014-07-31T00:41:00Z"/>
                <w:rFonts w:eastAsiaTheme="minorHAnsi" w:cstheme="minorBidi"/>
                <w:b/>
                <w:color w:val="auto"/>
                <w:sz w:val="22"/>
                <w:szCs w:val="22"/>
              </w:rPr>
              <w:pPrChange w:id="4406" w:author="Miguel Centeno Muñoz" w:date="2014-07-31T00:41:00Z">
                <w:pPr>
                  <w:cnfStyle w:val="100000000000" w:firstRow="1" w:lastRow="0" w:firstColumn="0" w:lastColumn="0" w:oddVBand="0" w:evenVBand="0" w:oddHBand="0" w:evenHBand="0" w:firstRowFirstColumn="0" w:firstRowLastColumn="0" w:lastRowFirstColumn="0" w:lastRowLastColumn="0"/>
                </w:pPr>
              </w:pPrChange>
            </w:pPr>
            <w:proofErr w:type="spellStart"/>
            <w:ins w:id="4407" w:author="Miguel Centeno Muñoz" w:date="2014-07-31T00:41:00Z">
              <w:r>
                <w:rPr>
                  <w:b/>
                </w:rPr>
                <w:t>Va</w:t>
              </w:r>
              <w:r>
                <w:rPr>
                  <w:b/>
                </w:rPr>
                <w:t>l</w:t>
              </w:r>
              <w:r>
                <w:rPr>
                  <w:b/>
                </w:rPr>
                <w:t>oracion</w:t>
              </w:r>
              <w:proofErr w:type="spellEnd"/>
              <w:r w:rsidRPr="006B268B">
                <w:rPr>
                  <w:b/>
                </w:rPr>
                <w:t xml:space="preserve">:: </w:t>
              </w:r>
              <w:proofErr w:type="spellStart"/>
              <w:r>
                <w:rPr>
                  <w:b/>
                </w:rPr>
                <w:t>cuenta_valoraciones</w:t>
              </w:r>
              <w:proofErr w:type="spellEnd"/>
            </w:ins>
          </w:p>
        </w:tc>
      </w:tr>
      <w:tr w:rsidR="001C26F7" w:rsidTr="00412093">
        <w:trPr>
          <w:cnfStyle w:val="000000100000" w:firstRow="0" w:lastRow="0" w:firstColumn="0" w:lastColumn="0" w:oddVBand="0" w:evenVBand="0" w:oddHBand="1" w:evenHBand="0" w:firstRowFirstColumn="0" w:firstRowLastColumn="0" w:lastRowFirstColumn="0" w:lastRowLastColumn="0"/>
          <w:ins w:id="4408"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409" w:author="Miguel Centeno Muñoz" w:date="2014-07-31T00:41:00Z"/>
                <w:b/>
              </w:rPr>
            </w:pPr>
            <w:ins w:id="4410" w:author="Miguel Centeno Muñoz" w:date="2014-07-31T00:41:00Z">
              <w:r w:rsidRPr="006B268B">
                <w:rPr>
                  <w:b/>
                </w:rPr>
                <w:t>Descripción</w:t>
              </w:r>
            </w:ins>
          </w:p>
        </w:tc>
        <w:tc>
          <w:tcPr>
            <w:tcW w:w="6409" w:type="dxa"/>
          </w:tcPr>
          <w:p w:rsidR="001C26F7" w:rsidRPr="006B268B" w:rsidRDefault="001C26F7" w:rsidP="001C26F7">
            <w:pPr>
              <w:cnfStyle w:val="000000100000" w:firstRow="0" w:lastRow="0" w:firstColumn="0" w:lastColumn="0" w:oddVBand="0" w:evenVBand="0" w:oddHBand="1" w:evenHBand="0" w:firstRowFirstColumn="0" w:firstRowLastColumn="0" w:lastRowFirstColumn="0" w:lastRowLastColumn="0"/>
              <w:rPr>
                <w:ins w:id="4411" w:author="Miguel Centeno Muñoz" w:date="2014-07-31T00:41:00Z"/>
                <w:rFonts w:eastAsiaTheme="minorHAnsi" w:cstheme="minorBidi"/>
                <w:i/>
                <w:color w:val="auto"/>
              </w:rPr>
              <w:pPrChange w:id="4412" w:author="Miguel Centeno Muñoz" w:date="2014-07-31T00:41:00Z">
                <w:pPr>
                  <w:cnfStyle w:val="000000100000" w:firstRow="0" w:lastRow="0" w:firstColumn="0" w:lastColumn="0" w:oddVBand="0" w:evenVBand="0" w:oddHBand="1" w:evenHBand="0" w:firstRowFirstColumn="0" w:firstRowLastColumn="0" w:lastRowFirstColumn="0" w:lastRowLastColumn="0"/>
                </w:pPr>
              </w:pPrChange>
            </w:pPr>
            <w:ins w:id="4413" w:author="Miguel Centeno Muñoz" w:date="2014-07-31T00:41:00Z">
              <w:r>
                <w:t xml:space="preserve">Este atributo representa </w:t>
              </w:r>
              <w:r>
                <w:rPr>
                  <w:i/>
                </w:rPr>
                <w:t>el número de veces que la ruta ha sido valorada</w:t>
              </w:r>
            </w:ins>
          </w:p>
        </w:tc>
      </w:tr>
      <w:tr w:rsidR="001C26F7" w:rsidTr="00412093">
        <w:trPr>
          <w:ins w:id="4414"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415" w:author="Miguel Centeno Muñoz" w:date="2014-07-31T00:41:00Z"/>
                <w:b/>
              </w:rPr>
            </w:pPr>
            <w:ins w:id="4416" w:author="Miguel Centeno Muñoz" w:date="2014-07-31T00:41:00Z">
              <w:r w:rsidRPr="006B268B">
                <w:rPr>
                  <w:b/>
                </w:rPr>
                <w:t>Tipo</w:t>
              </w:r>
            </w:ins>
          </w:p>
        </w:tc>
        <w:tc>
          <w:tcPr>
            <w:tcW w:w="6409" w:type="dxa"/>
          </w:tcPr>
          <w:p w:rsidR="001C26F7" w:rsidRPr="006B268B" w:rsidRDefault="001C26F7" w:rsidP="00412093">
            <w:pPr>
              <w:cnfStyle w:val="000000000000" w:firstRow="0" w:lastRow="0" w:firstColumn="0" w:lastColumn="0" w:oddVBand="0" w:evenVBand="0" w:oddHBand="0" w:evenHBand="0" w:firstRowFirstColumn="0" w:firstRowLastColumn="0" w:lastRowFirstColumn="0" w:lastRowLastColumn="0"/>
              <w:rPr>
                <w:ins w:id="4417" w:author="Miguel Centeno Muñoz" w:date="2014-07-31T00:41:00Z"/>
                <w:rFonts w:ascii="Courier New" w:hAnsi="Courier New" w:cs="Courier New"/>
              </w:rPr>
            </w:pPr>
            <w:proofErr w:type="spellStart"/>
            <w:ins w:id="4418" w:author="Miguel Centeno Muñoz" w:date="2014-07-31T00:41:00Z">
              <w:r>
                <w:rPr>
                  <w:rFonts w:ascii="Courier New" w:hAnsi="Courier New" w:cs="Courier New"/>
                </w:rPr>
                <w:t>String</w:t>
              </w:r>
              <w:proofErr w:type="spellEnd"/>
            </w:ins>
          </w:p>
        </w:tc>
      </w:tr>
    </w:tbl>
    <w:p w:rsidR="001C26F7" w:rsidRDefault="001C26F7">
      <w:pPr>
        <w:rPr>
          <w:ins w:id="4419" w:author="Miguel Centeno Muñoz" w:date="2014-07-31T00:42:00Z"/>
        </w:rPr>
        <w:pPrChange w:id="442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412093">
        <w:trPr>
          <w:cnfStyle w:val="100000000000" w:firstRow="1" w:lastRow="0" w:firstColumn="0" w:lastColumn="0" w:oddVBand="0" w:evenVBand="0" w:oddHBand="0" w:evenHBand="0" w:firstRowFirstColumn="0" w:firstRowLastColumn="0" w:lastRowFirstColumn="0" w:lastRowLastColumn="0"/>
          <w:ins w:id="4421"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412093">
            <w:pPr>
              <w:rPr>
                <w:ins w:id="4422" w:author="Miguel Centeno Muñoz" w:date="2014-07-31T00:42:00Z"/>
                <w:b/>
              </w:rPr>
            </w:pPr>
            <w:ins w:id="4423" w:author="Miguel Centeno Muñoz" w:date="2014-07-31T00:42:00Z">
              <w:r>
                <w:rPr>
                  <w:b/>
                </w:rPr>
                <w:t>TYP-000</w:t>
              </w:r>
              <w:r>
                <w:rPr>
                  <w:b/>
                </w:rPr>
                <w:t>6</w:t>
              </w:r>
            </w:ins>
          </w:p>
        </w:tc>
        <w:tc>
          <w:tcPr>
            <w:tcW w:w="6834" w:type="dxa"/>
          </w:tcPr>
          <w:p w:rsidR="001C26F7" w:rsidRPr="006B268B" w:rsidRDefault="001C26F7" w:rsidP="00412093">
            <w:pPr>
              <w:cnfStyle w:val="100000000000" w:firstRow="1" w:lastRow="0" w:firstColumn="0" w:lastColumn="0" w:oddVBand="0" w:evenVBand="0" w:oddHBand="0" w:evenHBand="0" w:firstRowFirstColumn="0" w:firstRowLastColumn="0" w:lastRowFirstColumn="0" w:lastRowLastColumn="0"/>
              <w:rPr>
                <w:ins w:id="4424" w:author="Miguel Centeno Muñoz" w:date="2014-07-31T00:42:00Z"/>
                <w:b/>
              </w:rPr>
            </w:pPr>
            <w:ins w:id="4425" w:author="Miguel Centeno Muñoz" w:date="2014-07-31T00:42:00Z">
              <w:r>
                <w:rPr>
                  <w:b/>
                </w:rPr>
                <w:t>Comentario</w:t>
              </w:r>
            </w:ins>
          </w:p>
        </w:tc>
      </w:tr>
      <w:tr w:rsidR="001C26F7" w:rsidTr="00412093">
        <w:trPr>
          <w:cnfStyle w:val="000000100000" w:firstRow="0" w:lastRow="0" w:firstColumn="0" w:lastColumn="0" w:oddVBand="0" w:evenVBand="0" w:oddHBand="1" w:evenHBand="0" w:firstRowFirstColumn="0" w:firstRowLastColumn="0" w:lastRowFirstColumn="0" w:lastRowLastColumn="0"/>
          <w:ins w:id="4426"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427" w:author="Miguel Centeno Muñoz" w:date="2014-07-31T00:42:00Z"/>
                <w:b/>
              </w:rPr>
            </w:pPr>
            <w:ins w:id="4428" w:author="Miguel Centeno Muñoz" w:date="2014-07-31T00:42:00Z">
              <w:r w:rsidRPr="006B268B">
                <w:rPr>
                  <w:b/>
                </w:rPr>
                <w:t>Versión</w:t>
              </w:r>
            </w:ins>
          </w:p>
        </w:tc>
        <w:tc>
          <w:tcPr>
            <w:tcW w:w="6834" w:type="dxa"/>
          </w:tcPr>
          <w:p w:rsidR="001C26F7" w:rsidRDefault="001C26F7" w:rsidP="00412093">
            <w:pPr>
              <w:cnfStyle w:val="000000100000" w:firstRow="0" w:lastRow="0" w:firstColumn="0" w:lastColumn="0" w:oddVBand="0" w:evenVBand="0" w:oddHBand="1" w:evenHBand="0" w:firstRowFirstColumn="0" w:firstRowLastColumn="0" w:lastRowFirstColumn="0" w:lastRowLastColumn="0"/>
              <w:rPr>
                <w:ins w:id="4429" w:author="Miguel Centeno Muñoz" w:date="2014-07-31T00:42:00Z"/>
              </w:rPr>
            </w:pPr>
            <w:ins w:id="4430" w:author="Miguel Centeno Muñoz" w:date="2014-07-31T00:42:00Z">
              <w:r>
                <w:t>1.0(27/07/2014)</w:t>
              </w:r>
            </w:ins>
          </w:p>
        </w:tc>
      </w:tr>
      <w:tr w:rsidR="001C26F7" w:rsidTr="00412093">
        <w:trPr>
          <w:ins w:id="4431"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432" w:author="Miguel Centeno Muñoz" w:date="2014-07-31T00:42:00Z"/>
                <w:b/>
              </w:rPr>
            </w:pPr>
            <w:ins w:id="4433" w:author="Miguel Centeno Muñoz" w:date="2014-07-31T00:42:00Z">
              <w:r w:rsidRPr="006B268B">
                <w:rPr>
                  <w:b/>
                </w:rPr>
                <w:t>Autores</w:t>
              </w:r>
            </w:ins>
          </w:p>
        </w:tc>
        <w:tc>
          <w:tcPr>
            <w:tcW w:w="6834" w:type="dxa"/>
          </w:tcPr>
          <w:p w:rsidR="001C26F7" w:rsidRDefault="001C26F7" w:rsidP="00412093">
            <w:pPr>
              <w:cnfStyle w:val="000000000000" w:firstRow="0" w:lastRow="0" w:firstColumn="0" w:lastColumn="0" w:oddVBand="0" w:evenVBand="0" w:oddHBand="0" w:evenHBand="0" w:firstRowFirstColumn="0" w:firstRowLastColumn="0" w:lastRowFirstColumn="0" w:lastRowLastColumn="0"/>
              <w:rPr>
                <w:ins w:id="4434" w:author="Miguel Centeno Muñoz" w:date="2014-07-31T00:42:00Z"/>
              </w:rPr>
            </w:pPr>
            <w:ins w:id="4435" w:author="Miguel Centeno Muñoz" w:date="2014-07-31T00:42:00Z">
              <w:r>
                <w:t>Miguel Centeno Muñoz</w:t>
              </w:r>
            </w:ins>
          </w:p>
        </w:tc>
      </w:tr>
      <w:tr w:rsidR="001C26F7" w:rsidTr="00412093">
        <w:trPr>
          <w:cnfStyle w:val="000000100000" w:firstRow="0" w:lastRow="0" w:firstColumn="0" w:lastColumn="0" w:oddVBand="0" w:evenVBand="0" w:oddHBand="1" w:evenHBand="0" w:firstRowFirstColumn="0" w:firstRowLastColumn="0" w:lastRowFirstColumn="0" w:lastRowLastColumn="0"/>
          <w:ins w:id="4436"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437" w:author="Miguel Centeno Muñoz" w:date="2014-07-31T00:42:00Z"/>
                <w:b/>
              </w:rPr>
            </w:pPr>
            <w:ins w:id="4438" w:author="Miguel Centeno Muñoz" w:date="2014-07-31T00:42:00Z">
              <w:r w:rsidRPr="006B268B">
                <w:rPr>
                  <w:b/>
                </w:rPr>
                <w:t>Dependencias</w:t>
              </w:r>
            </w:ins>
          </w:p>
        </w:tc>
        <w:tc>
          <w:tcPr>
            <w:tcW w:w="6834" w:type="dxa"/>
          </w:tcPr>
          <w:p w:rsidR="001C26F7" w:rsidRDefault="001C26F7" w:rsidP="001C26F7">
            <w:pPr>
              <w:cnfStyle w:val="000000100000" w:firstRow="0" w:lastRow="0" w:firstColumn="0" w:lastColumn="0" w:oddVBand="0" w:evenVBand="0" w:oddHBand="1" w:evenHBand="0" w:firstRowFirstColumn="0" w:firstRowLastColumn="0" w:lastRowFirstColumn="0" w:lastRowLastColumn="0"/>
              <w:rPr>
                <w:ins w:id="4439" w:author="Miguel Centeno Muñoz" w:date="2014-07-31T00:42:00Z"/>
              </w:rPr>
              <w:pPrChange w:id="4440" w:author="Miguel Centeno Muñoz" w:date="2014-07-31T00:42:00Z">
                <w:pPr>
                  <w:cnfStyle w:val="000000100000" w:firstRow="0" w:lastRow="0" w:firstColumn="0" w:lastColumn="0" w:oddVBand="0" w:evenVBand="0" w:oddHBand="1" w:evenHBand="0" w:firstRowFirstColumn="0" w:firstRowLastColumn="0" w:lastRowFirstColumn="0" w:lastRowLastColumn="0"/>
                </w:pPr>
              </w:pPrChange>
            </w:pPr>
            <w:ins w:id="4441" w:author="Miguel Centeno Muñoz" w:date="2014-07-31T00:42:00Z">
              <w:r>
                <w:t>[OBJ-000</w:t>
              </w:r>
              <w:r>
                <w:t>4</w:t>
              </w:r>
              <w:r>
                <w:t xml:space="preserve">] </w:t>
              </w:r>
              <w:r>
                <w:t>Gestión Comentarios Rutas</w:t>
              </w:r>
            </w:ins>
          </w:p>
        </w:tc>
      </w:tr>
      <w:tr w:rsidR="001C26F7" w:rsidTr="00412093">
        <w:trPr>
          <w:ins w:id="4442"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412093">
            <w:pPr>
              <w:rPr>
                <w:ins w:id="4443" w:author="Miguel Centeno Muñoz" w:date="2014-07-31T00:42:00Z"/>
                <w:b/>
              </w:rPr>
            </w:pPr>
            <w:ins w:id="4444" w:author="Miguel Centeno Muñoz" w:date="2014-07-31T00:42:00Z">
              <w:r w:rsidRPr="006B268B">
                <w:rPr>
                  <w:b/>
                </w:rPr>
                <w:t>Descripción</w:t>
              </w:r>
            </w:ins>
          </w:p>
        </w:tc>
        <w:tc>
          <w:tcPr>
            <w:tcW w:w="6834" w:type="dxa"/>
          </w:tcPr>
          <w:p w:rsidR="001C26F7" w:rsidRPr="006B268B" w:rsidRDefault="001C26F7" w:rsidP="001C26F7">
            <w:pPr>
              <w:cnfStyle w:val="000000000000" w:firstRow="0" w:lastRow="0" w:firstColumn="0" w:lastColumn="0" w:oddVBand="0" w:evenVBand="0" w:oddHBand="0" w:evenHBand="0" w:firstRowFirstColumn="0" w:firstRowLastColumn="0" w:lastRowFirstColumn="0" w:lastRowLastColumn="0"/>
              <w:rPr>
                <w:ins w:id="4445" w:author="Miguel Centeno Muñoz" w:date="2014-07-31T00:42:00Z"/>
                <w:rFonts w:eastAsiaTheme="minorHAnsi" w:cstheme="minorBidi"/>
                <w:i/>
                <w:color w:val="auto"/>
              </w:rPr>
              <w:pPrChange w:id="4446" w:author="Miguel Centeno Muñoz" w:date="2014-07-31T00:43:00Z">
                <w:pPr>
                  <w:cnfStyle w:val="000000000000" w:firstRow="0" w:lastRow="0" w:firstColumn="0" w:lastColumn="0" w:oddVBand="0" w:evenVBand="0" w:oddHBand="0" w:evenHBand="0" w:firstRowFirstColumn="0" w:firstRowLastColumn="0" w:lastRowFirstColumn="0" w:lastRowLastColumn="0"/>
                </w:pPr>
              </w:pPrChange>
            </w:pPr>
            <w:ins w:id="4447" w:author="Miguel Centeno Muñoz" w:date="2014-07-31T00:42:00Z">
              <w:r>
                <w:t xml:space="preserve">Este tipo de objetos representa </w:t>
              </w:r>
            </w:ins>
            <w:ins w:id="4448" w:author="Miguel Centeno Muñoz" w:date="2014-07-31T00:43:00Z">
              <w:r>
                <w:rPr>
                  <w:i/>
                </w:rPr>
                <w:t>los comentarios recibidos por las rutas</w:t>
              </w:r>
            </w:ins>
          </w:p>
        </w:tc>
      </w:tr>
    </w:tbl>
    <w:p w:rsidR="001C26F7" w:rsidRDefault="001C26F7">
      <w:pPr>
        <w:rPr>
          <w:ins w:id="4449" w:author="Miguel Centeno Muñoz" w:date="2014-07-31T00:42:00Z"/>
        </w:rPr>
        <w:pPrChange w:id="445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412093">
        <w:trPr>
          <w:cnfStyle w:val="100000000000" w:firstRow="1" w:lastRow="0" w:firstColumn="0" w:lastColumn="0" w:oddVBand="0" w:evenVBand="0" w:oddHBand="0" w:evenHBand="0" w:firstRowFirstColumn="0" w:firstRowLastColumn="0" w:lastRowFirstColumn="0" w:lastRowLastColumn="0"/>
          <w:ins w:id="4451"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412093">
            <w:pPr>
              <w:rPr>
                <w:ins w:id="4452" w:author="Miguel Centeno Muñoz" w:date="2014-07-31T00:43:00Z"/>
                <w:b/>
              </w:rPr>
            </w:pPr>
            <w:ins w:id="4453" w:author="Miguel Centeno Muñoz" w:date="2014-07-31T00:43:00Z">
              <w:r w:rsidRPr="006B268B">
                <w:rPr>
                  <w:b/>
                </w:rPr>
                <w:t>Atributo variable</w:t>
              </w:r>
            </w:ins>
          </w:p>
        </w:tc>
        <w:tc>
          <w:tcPr>
            <w:tcW w:w="6409" w:type="dxa"/>
          </w:tcPr>
          <w:p w:rsidR="001C26F7" w:rsidRPr="006B268B" w:rsidRDefault="001C26F7" w:rsidP="001C26F7">
            <w:pPr>
              <w:cnfStyle w:val="100000000000" w:firstRow="1" w:lastRow="0" w:firstColumn="0" w:lastColumn="0" w:oddVBand="0" w:evenVBand="0" w:oddHBand="0" w:evenHBand="0" w:firstRowFirstColumn="0" w:firstRowLastColumn="0" w:lastRowFirstColumn="0" w:lastRowLastColumn="0"/>
              <w:rPr>
                <w:ins w:id="4454" w:author="Miguel Centeno Muñoz" w:date="2014-07-31T00:43:00Z"/>
                <w:rFonts w:eastAsiaTheme="minorHAnsi" w:cstheme="minorBidi"/>
                <w:b/>
                <w:color w:val="auto"/>
                <w:sz w:val="22"/>
                <w:szCs w:val="22"/>
              </w:rPr>
              <w:pPrChange w:id="4455" w:author="Miguel Centeno Muñoz" w:date="2014-07-31T00:43:00Z">
                <w:pPr>
                  <w:cnfStyle w:val="100000000000" w:firstRow="1" w:lastRow="0" w:firstColumn="0" w:lastColumn="0" w:oddVBand="0" w:evenVBand="0" w:oddHBand="0" w:evenHBand="0" w:firstRowFirstColumn="0" w:firstRowLastColumn="0" w:lastRowFirstColumn="0" w:lastRowLastColumn="0"/>
                </w:pPr>
              </w:pPrChange>
            </w:pPr>
            <w:ins w:id="4456" w:author="Miguel Centeno Muñoz" w:date="2014-07-31T00:43:00Z">
              <w:r>
                <w:rPr>
                  <w:b/>
                </w:rPr>
                <w:t>Comentario</w:t>
              </w:r>
              <w:r w:rsidRPr="006B268B">
                <w:rPr>
                  <w:b/>
                </w:rPr>
                <w:t xml:space="preserve">:: </w:t>
              </w:r>
              <w:r>
                <w:rPr>
                  <w:b/>
                </w:rPr>
                <w:t>texto_comentario</w:t>
              </w:r>
            </w:ins>
          </w:p>
        </w:tc>
      </w:tr>
      <w:tr w:rsidR="001C26F7" w:rsidTr="00412093">
        <w:trPr>
          <w:cnfStyle w:val="000000100000" w:firstRow="0" w:lastRow="0" w:firstColumn="0" w:lastColumn="0" w:oddVBand="0" w:evenVBand="0" w:oddHBand="1" w:evenHBand="0" w:firstRowFirstColumn="0" w:firstRowLastColumn="0" w:lastRowFirstColumn="0" w:lastRowLastColumn="0"/>
          <w:ins w:id="4457"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458" w:author="Miguel Centeno Muñoz" w:date="2014-07-31T00:43:00Z"/>
                <w:b/>
              </w:rPr>
            </w:pPr>
            <w:ins w:id="4459" w:author="Miguel Centeno Muñoz" w:date="2014-07-31T00:43:00Z">
              <w:r w:rsidRPr="006B268B">
                <w:rPr>
                  <w:b/>
                </w:rPr>
                <w:t>Descripción</w:t>
              </w:r>
            </w:ins>
          </w:p>
        </w:tc>
        <w:tc>
          <w:tcPr>
            <w:tcW w:w="6409" w:type="dxa"/>
          </w:tcPr>
          <w:p w:rsidR="001C26F7" w:rsidRPr="006B268B" w:rsidRDefault="001C26F7" w:rsidP="001C26F7">
            <w:pPr>
              <w:cnfStyle w:val="000000100000" w:firstRow="0" w:lastRow="0" w:firstColumn="0" w:lastColumn="0" w:oddVBand="0" w:evenVBand="0" w:oddHBand="1" w:evenHBand="0" w:firstRowFirstColumn="0" w:firstRowLastColumn="0" w:lastRowFirstColumn="0" w:lastRowLastColumn="0"/>
              <w:rPr>
                <w:ins w:id="4460" w:author="Miguel Centeno Muñoz" w:date="2014-07-31T00:43:00Z"/>
                <w:rFonts w:eastAsiaTheme="minorHAnsi" w:cstheme="minorBidi"/>
                <w:i/>
                <w:color w:val="auto"/>
              </w:rPr>
              <w:pPrChange w:id="4461" w:author="Miguel Centeno Muñoz" w:date="2014-07-31T00:43:00Z">
                <w:pPr>
                  <w:cnfStyle w:val="000000100000" w:firstRow="0" w:lastRow="0" w:firstColumn="0" w:lastColumn="0" w:oddVBand="0" w:evenVBand="0" w:oddHBand="1" w:evenHBand="0" w:firstRowFirstColumn="0" w:firstRowLastColumn="0" w:lastRowFirstColumn="0" w:lastRowLastColumn="0"/>
                </w:pPr>
              </w:pPrChange>
            </w:pPr>
            <w:ins w:id="4462" w:author="Miguel Centeno Muñoz" w:date="2014-07-31T00:43:00Z">
              <w:r>
                <w:t xml:space="preserve">Este atributo representa </w:t>
              </w:r>
              <w:r>
                <w:rPr>
                  <w:i/>
                </w:rPr>
                <w:t>el texto del comentario que un usuario hace sobre una ruta</w:t>
              </w:r>
            </w:ins>
          </w:p>
        </w:tc>
      </w:tr>
      <w:tr w:rsidR="001C26F7" w:rsidTr="00412093">
        <w:trPr>
          <w:ins w:id="4463"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412093">
            <w:pPr>
              <w:rPr>
                <w:ins w:id="4464" w:author="Miguel Centeno Muñoz" w:date="2014-07-31T00:43:00Z"/>
                <w:b/>
              </w:rPr>
            </w:pPr>
            <w:ins w:id="4465" w:author="Miguel Centeno Muñoz" w:date="2014-07-31T00:43:00Z">
              <w:r w:rsidRPr="006B268B">
                <w:rPr>
                  <w:b/>
                </w:rPr>
                <w:t>Tipo</w:t>
              </w:r>
            </w:ins>
          </w:p>
        </w:tc>
        <w:tc>
          <w:tcPr>
            <w:tcW w:w="6409" w:type="dxa"/>
          </w:tcPr>
          <w:p w:rsidR="001C26F7" w:rsidRPr="006B268B" w:rsidRDefault="001C26F7" w:rsidP="00412093">
            <w:pPr>
              <w:cnfStyle w:val="000000000000" w:firstRow="0" w:lastRow="0" w:firstColumn="0" w:lastColumn="0" w:oddVBand="0" w:evenVBand="0" w:oddHBand="0" w:evenHBand="0" w:firstRowFirstColumn="0" w:firstRowLastColumn="0" w:lastRowFirstColumn="0" w:lastRowLastColumn="0"/>
              <w:rPr>
                <w:ins w:id="4466" w:author="Miguel Centeno Muñoz" w:date="2014-07-31T00:43:00Z"/>
                <w:rFonts w:ascii="Courier New" w:hAnsi="Courier New" w:cs="Courier New"/>
              </w:rPr>
            </w:pPr>
            <w:proofErr w:type="spellStart"/>
            <w:ins w:id="4467" w:author="Miguel Centeno Muñoz" w:date="2014-07-31T00:43:00Z">
              <w:r>
                <w:rPr>
                  <w:rFonts w:ascii="Courier New" w:hAnsi="Courier New" w:cs="Courier New"/>
                </w:rPr>
                <w:t>String</w:t>
              </w:r>
              <w:proofErr w:type="spellEnd"/>
            </w:ins>
          </w:p>
        </w:tc>
      </w:tr>
    </w:tbl>
    <w:p w:rsidR="001C26F7" w:rsidRDefault="001C26F7">
      <w:pPr>
        <w:rPr>
          <w:ins w:id="4468" w:author="Miguel Centeno Muñoz" w:date="2014-07-27T16:53:00Z"/>
        </w:rPr>
        <w:pPrChange w:id="446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4470"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4471" w:author="Miguel Centeno Muñoz" w:date="2014-07-27T23:33:00Z"/>
                <w:b/>
              </w:rPr>
            </w:pPr>
            <w:ins w:id="4472" w:author="Miguel Centeno Muñoz" w:date="2014-07-27T23:33:00Z">
              <w:r>
                <w:rPr>
                  <w:b/>
                </w:rPr>
                <w:t>TYP-000</w:t>
              </w:r>
            </w:ins>
            <w:ins w:id="4473"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4474" w:author="Miguel Centeno Muñoz" w:date="2014-07-27T23:33:00Z"/>
                <w:b/>
              </w:rPr>
            </w:pPr>
            <w:proofErr w:type="spellStart"/>
            <w:ins w:id="4475" w:author="Miguel Centeno Muñoz" w:date="2014-07-27T23:33:00Z">
              <w:r>
                <w:rPr>
                  <w:b/>
                </w:rPr>
                <w:t>TiposMapa</w:t>
              </w:r>
              <w:proofErr w:type="spellEnd"/>
            </w:ins>
          </w:p>
        </w:tc>
      </w:tr>
      <w:tr w:rsidR="00C43EC0" w:rsidTr="00CF5B4C">
        <w:trPr>
          <w:cnfStyle w:val="000000100000" w:firstRow="0" w:lastRow="0" w:firstColumn="0" w:lastColumn="0" w:oddVBand="0" w:evenVBand="0" w:oddHBand="1" w:evenHBand="0" w:firstRowFirstColumn="0" w:firstRowLastColumn="0" w:lastRowFirstColumn="0" w:lastRowLastColumn="0"/>
          <w:ins w:id="447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77" w:author="Miguel Centeno Muñoz" w:date="2014-07-27T23:33:00Z"/>
                <w:b/>
              </w:rPr>
            </w:pPr>
            <w:ins w:id="4478"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479" w:author="Miguel Centeno Muñoz" w:date="2014-07-27T23:33:00Z"/>
              </w:rPr>
            </w:pPr>
            <w:ins w:id="4480" w:author="Miguel Centeno Muñoz" w:date="2014-07-27T23:33:00Z">
              <w:r>
                <w:t>1.0(27/07/2014)</w:t>
              </w:r>
            </w:ins>
          </w:p>
        </w:tc>
      </w:tr>
      <w:tr w:rsidR="00C43EC0" w:rsidTr="00CF5B4C">
        <w:trPr>
          <w:ins w:id="448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82" w:author="Miguel Centeno Muñoz" w:date="2014-07-27T23:33:00Z"/>
                <w:b/>
              </w:rPr>
            </w:pPr>
            <w:ins w:id="4483"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4484" w:author="Miguel Centeno Muñoz" w:date="2014-07-27T23:33:00Z"/>
              </w:rPr>
            </w:pPr>
            <w:ins w:id="4485"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448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87" w:author="Miguel Centeno Muñoz" w:date="2014-07-27T23:33:00Z"/>
                <w:b/>
              </w:rPr>
            </w:pPr>
            <w:ins w:id="4488"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489" w:author="Miguel Centeno Muñoz" w:date="2014-07-27T23:33:00Z"/>
              </w:rPr>
            </w:pPr>
            <w:ins w:id="4490" w:author="Miguel Centeno Muñoz" w:date="2014-07-27T23:33:00Z">
              <w:r>
                <w:t>[OBJ-0002] Gestión de Rutas</w:t>
              </w:r>
            </w:ins>
          </w:p>
        </w:tc>
      </w:tr>
      <w:tr w:rsidR="00C43EC0" w:rsidTr="00CF5B4C">
        <w:trPr>
          <w:ins w:id="449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92" w:author="Miguel Centeno Muñoz" w:date="2014-07-27T23:33:00Z"/>
                <w:b/>
              </w:rPr>
            </w:pPr>
            <w:ins w:id="4493"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4494" w:author="Miguel Centeno Muñoz" w:date="2014-07-27T23:33:00Z"/>
                <w:rFonts w:eastAsiaTheme="minorHAnsi" w:cstheme="minorBidi"/>
                <w:i/>
                <w:color w:val="auto"/>
              </w:rPr>
              <w:pPrChange w:id="4495"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496" w:author="Miguel Centeno Muñoz" w:date="2014-07-27T23:33:00Z">
              <w:r>
                <w:t xml:space="preserve">Este tipo de objetos representa </w:t>
              </w:r>
            </w:ins>
            <w:ins w:id="4497"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498"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99" w:author="Miguel Centeno Muñoz" w:date="2014-07-27T23:34:00Z"/>
                <w:b/>
              </w:rPr>
            </w:pPr>
            <w:ins w:id="4500"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4501" w:author="Miguel Centeno Muñoz" w:date="2014-07-27T23:34:00Z"/>
              </w:rPr>
            </w:pPr>
            <w:ins w:id="4502" w:author="Miguel Centeno Muñoz" w:date="2014-07-27T23:34:00Z">
              <w:r>
                <w:t>Enumerado de los tipos de mapa</w:t>
              </w:r>
            </w:ins>
          </w:p>
        </w:tc>
      </w:tr>
    </w:tbl>
    <w:p w:rsidR="00F87E9D" w:rsidRDefault="00F87E9D">
      <w:pPr>
        <w:rPr>
          <w:ins w:id="4503" w:author="Miguel Centeno Muñoz" w:date="2014-07-27T16:53:00Z"/>
        </w:rPr>
        <w:pPrChange w:id="4504" w:author="Miguel Centeno Muñoz" w:date="2014-07-27T13:12:00Z">
          <w:pPr>
            <w:pStyle w:val="Ttulo3"/>
          </w:pPr>
        </w:pPrChange>
      </w:pPr>
    </w:p>
    <w:p w:rsidR="00F87E9D" w:rsidRDefault="00F87E9D">
      <w:pPr>
        <w:rPr>
          <w:ins w:id="4505" w:author="Miguel Centeno Muñoz" w:date="2014-07-28T00:27:00Z"/>
        </w:rPr>
        <w:pPrChange w:id="4506" w:author="Miguel Centeno Muñoz" w:date="2014-07-27T13:12:00Z">
          <w:pPr>
            <w:pStyle w:val="Ttulo3"/>
          </w:pPr>
        </w:pPrChange>
      </w:pPr>
    </w:p>
    <w:p w:rsidR="0007275F" w:rsidRDefault="0007275F">
      <w:pPr>
        <w:rPr>
          <w:ins w:id="4507" w:author="Miguel Centeno Muñoz" w:date="2014-07-28T00:27:00Z"/>
        </w:rPr>
        <w:pPrChange w:id="4508" w:author="Miguel Centeno Muñoz" w:date="2014-07-27T13:12:00Z">
          <w:pPr>
            <w:pStyle w:val="Ttulo3"/>
          </w:pPr>
        </w:pPrChange>
      </w:pPr>
    </w:p>
    <w:p w:rsidR="0007275F" w:rsidRDefault="0007275F">
      <w:pPr>
        <w:rPr>
          <w:ins w:id="4509" w:author="Miguel Centeno Muñoz" w:date="2014-07-28T00:27:00Z"/>
        </w:rPr>
        <w:pPrChange w:id="4510" w:author="Miguel Centeno Muñoz" w:date="2014-07-27T13:12:00Z">
          <w:pPr>
            <w:pStyle w:val="Ttulo3"/>
          </w:pPr>
        </w:pPrChange>
      </w:pPr>
    </w:p>
    <w:p w:rsidR="0007275F" w:rsidRDefault="0007275F">
      <w:pPr>
        <w:rPr>
          <w:ins w:id="4511" w:author="Miguel Centeno Muñoz" w:date="2014-07-28T00:28:00Z"/>
        </w:rPr>
        <w:pPrChange w:id="4512" w:author="Miguel Centeno Muñoz" w:date="2014-07-27T13:12:00Z">
          <w:pPr>
            <w:pStyle w:val="Ttulo3"/>
          </w:pPr>
        </w:pPrChange>
      </w:pPr>
    </w:p>
    <w:p w:rsidR="0007275F" w:rsidRDefault="0007275F">
      <w:pPr>
        <w:rPr>
          <w:ins w:id="4513" w:author="Miguel Centeno Muñoz" w:date="2014-07-28T00:27:00Z"/>
        </w:rPr>
        <w:pPrChange w:id="4514" w:author="Miguel Centeno Muñoz" w:date="2014-07-27T13:12:00Z">
          <w:pPr>
            <w:pStyle w:val="Ttulo3"/>
          </w:pPr>
        </w:pPrChange>
      </w:pPr>
    </w:p>
    <w:p w:rsidR="0007275F" w:rsidRDefault="0007275F">
      <w:pPr>
        <w:rPr>
          <w:ins w:id="4515" w:author="Miguel Centeno Muñoz" w:date="2014-07-28T00:27:00Z"/>
        </w:rPr>
        <w:pPrChange w:id="4516" w:author="Miguel Centeno Muñoz" w:date="2014-07-27T13:12:00Z">
          <w:pPr>
            <w:pStyle w:val="Ttulo3"/>
          </w:pPr>
        </w:pPrChange>
      </w:pPr>
    </w:p>
    <w:p w:rsidR="0007275F" w:rsidRDefault="0007275F">
      <w:pPr>
        <w:rPr>
          <w:ins w:id="4517" w:author="Miguel Centeno Muñoz" w:date="2014-07-28T00:27:00Z"/>
        </w:rPr>
        <w:pPrChange w:id="4518" w:author="Miguel Centeno Muñoz" w:date="2014-07-27T13:12:00Z">
          <w:pPr>
            <w:pStyle w:val="Ttulo3"/>
          </w:pPr>
        </w:pPrChange>
      </w:pPr>
    </w:p>
    <w:p w:rsidR="0007275F" w:rsidRDefault="0007275F">
      <w:pPr>
        <w:rPr>
          <w:ins w:id="4519" w:author="Miguel Centeno Muñoz" w:date="2014-07-28T00:27:00Z"/>
        </w:rPr>
        <w:pPrChange w:id="4520" w:author="Miguel Centeno Muñoz" w:date="2014-07-27T13:12:00Z">
          <w:pPr>
            <w:pStyle w:val="Ttulo3"/>
          </w:pPr>
        </w:pPrChange>
      </w:pPr>
    </w:p>
    <w:p w:rsidR="0007275F" w:rsidRDefault="0007275F">
      <w:pPr>
        <w:rPr>
          <w:ins w:id="4521" w:author="Miguel Centeno Muñoz" w:date="2014-07-28T00:27:00Z"/>
        </w:rPr>
        <w:pPrChange w:id="4522" w:author="Miguel Centeno Muñoz" w:date="2014-07-27T13:12:00Z">
          <w:pPr>
            <w:pStyle w:val="Ttulo3"/>
          </w:pPr>
        </w:pPrChange>
      </w:pPr>
    </w:p>
    <w:p w:rsidR="0007275F" w:rsidRDefault="0007275F">
      <w:pPr>
        <w:rPr>
          <w:ins w:id="4523" w:author="Miguel Centeno Muñoz" w:date="2014-07-28T00:27:00Z"/>
        </w:rPr>
        <w:pPrChange w:id="4524" w:author="Miguel Centeno Muñoz" w:date="2014-07-27T13:12:00Z">
          <w:pPr>
            <w:pStyle w:val="Ttulo3"/>
          </w:pPr>
        </w:pPrChange>
      </w:pPr>
    </w:p>
    <w:p w:rsidR="0007275F" w:rsidRDefault="0007275F">
      <w:pPr>
        <w:rPr>
          <w:ins w:id="4525" w:author="Miguel Centeno Muñoz" w:date="2014-07-28T00:27:00Z"/>
        </w:rPr>
        <w:pPrChange w:id="4526" w:author="Miguel Centeno Muñoz" w:date="2014-07-27T13:12:00Z">
          <w:pPr>
            <w:pStyle w:val="Ttulo3"/>
          </w:pPr>
        </w:pPrChange>
      </w:pPr>
    </w:p>
    <w:p w:rsidR="0007275F" w:rsidRDefault="0007275F">
      <w:pPr>
        <w:rPr>
          <w:ins w:id="4527" w:author="Miguel Centeno Muñoz" w:date="2014-07-28T00:27:00Z"/>
        </w:rPr>
        <w:pPrChange w:id="4528" w:author="Miguel Centeno Muñoz" w:date="2014-07-27T13:12:00Z">
          <w:pPr>
            <w:pStyle w:val="Ttulo3"/>
          </w:pPr>
        </w:pPrChange>
      </w:pPr>
    </w:p>
    <w:p w:rsidR="0007275F" w:rsidRDefault="0007275F">
      <w:pPr>
        <w:rPr>
          <w:ins w:id="4529" w:author="Miguel Centeno Muñoz" w:date="2014-07-28T00:27:00Z"/>
        </w:rPr>
        <w:pPrChange w:id="4530" w:author="Miguel Centeno Muñoz" w:date="2014-07-27T13:12:00Z">
          <w:pPr>
            <w:pStyle w:val="Ttulo3"/>
          </w:pPr>
        </w:pPrChange>
      </w:pPr>
    </w:p>
    <w:p w:rsidR="0007275F" w:rsidRDefault="0007275F">
      <w:pPr>
        <w:rPr>
          <w:ins w:id="4531" w:author="Miguel Centeno Muñoz" w:date="2014-07-27T16:53:00Z"/>
        </w:rPr>
        <w:pPrChange w:id="4532" w:author="Miguel Centeno Muñoz" w:date="2014-07-27T13:12:00Z">
          <w:pPr>
            <w:pStyle w:val="Ttulo3"/>
          </w:pPr>
        </w:pPrChange>
      </w:pPr>
    </w:p>
    <w:p w:rsidR="00F87E9D" w:rsidRDefault="00F87E9D">
      <w:pPr>
        <w:rPr>
          <w:ins w:id="4533" w:author="Miguel Centeno Muñoz" w:date="2014-07-27T16:53:00Z"/>
        </w:rPr>
        <w:pPrChange w:id="4534" w:author="Miguel Centeno Muñoz" w:date="2014-07-27T13:12:00Z">
          <w:pPr>
            <w:pStyle w:val="Ttulo3"/>
          </w:pPr>
        </w:pPrChange>
      </w:pPr>
    </w:p>
    <w:p w:rsidR="00F87E9D" w:rsidRDefault="00F87E9D">
      <w:pPr>
        <w:rPr>
          <w:ins w:id="4535" w:author="Miguel Centeno Muñoz" w:date="2014-07-27T16:53:00Z"/>
        </w:rPr>
        <w:pPrChange w:id="4536" w:author="Miguel Centeno Muñoz" w:date="2014-07-27T13:12:00Z">
          <w:pPr>
            <w:pStyle w:val="Ttulo3"/>
          </w:pPr>
        </w:pPrChange>
      </w:pPr>
    </w:p>
    <w:p w:rsidR="00D40919" w:rsidRPr="00D0398E" w:rsidDel="00CC5297" w:rsidRDefault="00D40919">
      <w:pPr>
        <w:rPr>
          <w:del w:id="4537" w:author="Miguel Centeno Muñoz" w:date="2014-07-27T23:30:00Z"/>
        </w:rPr>
        <w:pPrChange w:id="4538" w:author="Miguel Centeno Muñoz" w:date="2014-07-27T13:12:00Z">
          <w:pPr>
            <w:pStyle w:val="Ttulo3"/>
          </w:pPr>
        </w:pPrChange>
      </w:pPr>
    </w:p>
    <w:p w:rsidR="00D40919" w:rsidDel="00F87E9D" w:rsidRDefault="00131968">
      <w:pPr>
        <w:rPr>
          <w:del w:id="4539" w:author="Miguel Centeno Muñoz" w:date="2014-07-27T16:52:00Z"/>
        </w:rPr>
        <w:pPrChange w:id="4540" w:author="Miguel Centeno Muñoz" w:date="2014-07-27T16:54:00Z">
          <w:pPr>
            <w:pStyle w:val="Ttulo3"/>
          </w:pPr>
        </w:pPrChange>
      </w:pPr>
      <w:del w:id="4541" w:author="Miguel Centeno Muñoz" w:date="2014-07-27T23:30:00Z">
        <w:r w:rsidDel="00CC5297">
          <w:delText>7.- Análisis de requisitos</w:delText>
        </w:r>
      </w:del>
    </w:p>
    <w:p w:rsidR="00131968" w:rsidDel="00CC5297" w:rsidRDefault="00131968">
      <w:pPr>
        <w:pStyle w:val="Ttulo3"/>
        <w:rPr>
          <w:del w:id="4542" w:author="Miguel Centeno Muñoz" w:date="2014-07-27T23:30:00Z"/>
        </w:rPr>
      </w:pPr>
      <w:del w:id="4543" w:author="Miguel Centeno Muñoz" w:date="2014-07-27T23:30:00Z">
        <w:r w:rsidDel="00CC5297">
          <w:delText>7.1.- Modelo estático del sistema</w:delText>
        </w:r>
      </w:del>
    </w:p>
    <w:p w:rsidR="00131968" w:rsidDel="00CC5297" w:rsidRDefault="00D723A7" w:rsidP="00131968">
      <w:pPr>
        <w:pStyle w:val="Ttulo4"/>
        <w:rPr>
          <w:del w:id="4544" w:author="Miguel Centeno Muñoz" w:date="2014-07-27T23:30:00Z"/>
        </w:rPr>
      </w:pPr>
      <w:del w:id="4545" w:author="Miguel Centeno Muñoz" w:date="2014-07-27T23:30:00Z">
        <w:r w:rsidDel="00CC5297">
          <w:tab/>
        </w:r>
        <w:r w:rsidR="00131968" w:rsidDel="00CC5297">
          <w:delText>7.1.1.- Diagramas de tipos</w:delText>
        </w:r>
      </w:del>
    </w:p>
    <w:p w:rsidR="00131968" w:rsidDel="00CC5297" w:rsidRDefault="00D723A7" w:rsidP="00131968">
      <w:pPr>
        <w:pStyle w:val="Ttulo5"/>
        <w:rPr>
          <w:del w:id="4546" w:author="Miguel Centeno Muñoz" w:date="2014-07-27T23:30:00Z"/>
        </w:rPr>
      </w:pPr>
      <w:del w:id="4547"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4548" w:author="Miguel Centeno Muñoz" w:date="2014-07-27T23:30:00Z"/>
        </w:rPr>
      </w:pPr>
      <w:del w:id="4549" w:author="Miguel Centeno Muñoz" w:date="2014-07-27T23:30:00Z">
        <w:r w:rsidDel="00CC5297">
          <w:tab/>
        </w:r>
        <w:r w:rsidDel="00CC5297">
          <w:tab/>
          <w:delText>7.1.1.2.- Subsistema de gestión de rutas</w:delText>
        </w:r>
      </w:del>
    </w:p>
    <w:p w:rsidR="00131968" w:rsidDel="00CC5297" w:rsidRDefault="00D723A7" w:rsidP="00131968">
      <w:pPr>
        <w:pStyle w:val="Ttulo4"/>
        <w:rPr>
          <w:del w:id="4550" w:author="Miguel Centeno Muñoz" w:date="2014-07-27T23:30:00Z"/>
        </w:rPr>
      </w:pPr>
      <w:del w:id="4551" w:author="Miguel Centeno Muñoz" w:date="2014-07-27T23:30:00Z">
        <w:r w:rsidDel="00CC5297">
          <w:tab/>
        </w:r>
        <w:r w:rsidR="00131968" w:rsidDel="00CC5297">
          <w:delText>7.1.2.- Escenario de prueba</w:delText>
        </w:r>
      </w:del>
    </w:p>
    <w:p w:rsidR="00131968" w:rsidDel="00CC5297" w:rsidRDefault="00D723A7" w:rsidP="00131968">
      <w:pPr>
        <w:pStyle w:val="Ttulo4"/>
        <w:rPr>
          <w:del w:id="4552" w:author="Miguel Centeno Muñoz" w:date="2014-07-27T23:30:00Z"/>
        </w:rPr>
      </w:pPr>
      <w:del w:id="4553" w:author="Miguel Centeno Muñoz" w:date="2014-07-27T23:30:00Z">
        <w:r w:rsidDel="00CC5297">
          <w:tab/>
        </w:r>
        <w:r w:rsidR="00131968" w:rsidDel="00CC5297">
          <w:delText>7.1.3.- Tipos</w:delText>
        </w:r>
      </w:del>
    </w:p>
    <w:p w:rsidR="00131968" w:rsidDel="00CC5297" w:rsidRDefault="00131968" w:rsidP="00131968">
      <w:pPr>
        <w:pStyle w:val="Ttulo5"/>
        <w:rPr>
          <w:del w:id="4554" w:author="Miguel Centeno Muñoz" w:date="2014-07-27T23:30:00Z"/>
        </w:rPr>
      </w:pPr>
      <w:del w:id="4555"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4556" w:author="Miguel Centeno Muñoz" w:date="2014-07-27T23:30:00Z"/>
        </w:rPr>
      </w:pPr>
      <w:del w:id="4557" w:author="Miguel Centeno Muñoz" w:date="2014-07-27T23:30:00Z">
        <w:r w:rsidDel="00CC5297">
          <w:tab/>
        </w:r>
        <w:r w:rsidDel="00CC5297">
          <w:tab/>
          <w:delText>7.1.3.2.- Subsistema de gestión de rutas</w:delText>
        </w:r>
      </w:del>
    </w:p>
    <w:p w:rsidR="00131968" w:rsidRDefault="00131968" w:rsidP="00D723A7">
      <w:pPr>
        <w:pStyle w:val="Ttulo3"/>
      </w:pPr>
      <w:bookmarkStart w:id="4558" w:name="_Toc394273385"/>
      <w:r>
        <w:t>7.2.- Modelo dinámico del sistema</w:t>
      </w:r>
      <w:bookmarkEnd w:id="4558"/>
    </w:p>
    <w:p w:rsidR="00131968" w:rsidRDefault="00D723A7" w:rsidP="00131968">
      <w:pPr>
        <w:pStyle w:val="Ttulo4"/>
      </w:pPr>
      <w:r>
        <w:tab/>
      </w:r>
      <w:bookmarkStart w:id="4559" w:name="_Toc394273386"/>
      <w:r w:rsidR="00131968">
        <w:t>7.2.1.- Subsistema de gestión de usuarios</w:t>
      </w:r>
      <w:bookmarkEnd w:id="4559"/>
    </w:p>
    <w:p w:rsidR="00134F5E" w:rsidRDefault="0007275F" w:rsidP="00131968">
      <w:pPr>
        <w:pStyle w:val="Ttulo4"/>
        <w:rPr>
          <w:ins w:id="4560" w:author="Miguel Centeno Muñoz" w:date="2014-07-28T00:25:00Z"/>
        </w:rPr>
      </w:pPr>
      <w:bookmarkStart w:id="4561" w:name="_Toc394273387"/>
      <w:ins w:id="4562" w:author="Miguel Centeno Muñoz" w:date="2014-07-28T00:27:00Z">
        <w:r>
          <w:rPr>
            <w:noProof/>
            <w:lang w:eastAsia="es-ES"/>
            <w:rPrChange w:id="4563" w:author="Unknown">
              <w:rPr>
                <w:rFonts w:asciiTheme="minorHAnsi" w:hAnsiTheme="minorHAnsi"/>
                <w:i w:val="0"/>
                <w:iCs w:val="0"/>
                <w:noProof/>
                <w:sz w:val="32"/>
                <w:lang w:eastAsia="es-ES"/>
              </w:rPr>
            </w:rPrChange>
          </w:rPr>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32">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564"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33">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4561"/>
      <w:r w:rsidR="00D723A7">
        <w:tab/>
      </w:r>
    </w:p>
    <w:p w:rsidR="00134F5E" w:rsidRDefault="0007275F" w:rsidP="00131968">
      <w:pPr>
        <w:pStyle w:val="Ttulo4"/>
        <w:rPr>
          <w:ins w:id="4565" w:author="Miguel Centeno Muñoz" w:date="2014-07-28T00:25:00Z"/>
        </w:rPr>
      </w:pPr>
      <w:bookmarkStart w:id="4566" w:name="_Toc394273388"/>
      <w:ins w:id="4567" w:author="Miguel Centeno Muñoz" w:date="2014-07-28T00:27:00Z">
        <w:r>
          <w:rPr>
            <w:noProof/>
            <w:lang w:eastAsia="es-ES"/>
            <w:rPrChange w:id="4568"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4">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4566"/>
    </w:p>
    <w:p w:rsidR="00134F5E" w:rsidRDefault="00134F5E" w:rsidP="00131968">
      <w:pPr>
        <w:pStyle w:val="Ttulo4"/>
        <w:rPr>
          <w:ins w:id="4569" w:author="Miguel Centeno Muñoz" w:date="2014-07-31T00:56:00Z"/>
        </w:rPr>
      </w:pPr>
    </w:p>
    <w:p w:rsidR="00F575D6" w:rsidRPr="00F575D6" w:rsidRDefault="00F575D6" w:rsidP="00F575D6">
      <w:pPr>
        <w:rPr>
          <w:ins w:id="4570" w:author="Miguel Centeno Muñoz" w:date="2014-07-28T00:25:00Z"/>
          <w:rPrChange w:id="4571" w:author="Miguel Centeno Muñoz" w:date="2014-07-31T00:56:00Z">
            <w:rPr>
              <w:ins w:id="4572" w:author="Miguel Centeno Muñoz" w:date="2014-07-28T00:25:00Z"/>
            </w:rPr>
          </w:rPrChange>
        </w:rPr>
        <w:pPrChange w:id="4573" w:author="Miguel Centeno Muñoz" w:date="2014-07-31T00:56:00Z">
          <w:pPr>
            <w:pStyle w:val="Ttulo4"/>
          </w:pPr>
        </w:pPrChange>
      </w:pPr>
      <w:bookmarkStart w:id="4574" w:name="_GoBack"/>
      <w:bookmarkEnd w:id="4574"/>
      <w:ins w:id="4575" w:author="Miguel Centeno Muñoz" w:date="2014-07-31T00:57:00Z">
        <w:r>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5">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07275F" w:rsidP="00131968">
      <w:pPr>
        <w:pStyle w:val="Ttulo4"/>
        <w:rPr>
          <w:ins w:id="4576" w:author="Miguel Centeno Muñoz" w:date="2014-07-28T00:25:00Z"/>
        </w:rPr>
      </w:pPr>
      <w:bookmarkStart w:id="4577" w:name="_Toc394273389"/>
      <w:ins w:id="4578" w:author="Miguel Centeno Muñoz" w:date="2014-07-28T00:27:00Z">
        <w:r>
          <w:rPr>
            <w:noProof/>
            <w:lang w:eastAsia="es-ES"/>
            <w:rPrChange w:id="4579" w:author="Unknown">
              <w:rPr>
                <w:rFonts w:asciiTheme="minorHAnsi" w:hAnsiTheme="minorHAnsi"/>
                <w:i w:val="0"/>
                <w:iCs w:val="0"/>
                <w:noProof/>
                <w:sz w:val="32"/>
                <w:lang w:eastAsia="es-ES"/>
              </w:rPr>
            </w:rPrChange>
          </w:rPr>
          <w:lastRenderedPageBreak/>
          <w:drawing>
            <wp:anchor distT="0" distB="0" distL="114300" distR="114300" simplePos="0" relativeHeight="251692032" behindDoc="0" locked="0" layoutInCell="1" allowOverlap="1" wp14:anchorId="7F1FB349" wp14:editId="7E2DF5EC">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bookmarkEnd w:id="4577"/>
    </w:p>
    <w:p w:rsidR="00134F5E" w:rsidRDefault="00134F5E" w:rsidP="00131968">
      <w:pPr>
        <w:pStyle w:val="Ttulo4"/>
        <w:rPr>
          <w:ins w:id="4580" w:author="Miguel Centeno Muñoz" w:date="2014-07-28T00:25:00Z"/>
        </w:rPr>
      </w:pPr>
    </w:p>
    <w:p w:rsidR="00131968" w:rsidRDefault="00195ACE">
      <w:pPr>
        <w:pStyle w:val="Ttulo4"/>
        <w:ind w:firstLine="708"/>
        <w:pPrChange w:id="4581" w:author="Miguel Centeno Muñoz" w:date="2014-07-28T00:31:00Z">
          <w:pPr>
            <w:pStyle w:val="Ttulo4"/>
          </w:pPr>
        </w:pPrChange>
      </w:pPr>
      <w:bookmarkStart w:id="4582" w:name="_Toc394273390"/>
      <w:ins w:id="4583" w:author="Miguel Centeno Muñoz" w:date="2014-07-28T01:11:00Z">
        <w:r>
          <w:rPr>
            <w:noProof/>
            <w:lang w:eastAsia="es-ES"/>
          </w:rPr>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7">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8">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4582"/>
    </w:p>
    <w:p w:rsidR="00D40919" w:rsidRDefault="00195ACE" w:rsidP="00131968">
      <w:pPr>
        <w:pStyle w:val="Ttulo3"/>
        <w:rPr>
          <w:ins w:id="4584" w:author="Miguel Centeno Muñoz" w:date="2014-07-27T13:20:00Z"/>
        </w:rPr>
      </w:pPr>
      <w:bookmarkStart w:id="4585" w:name="_Toc394273391"/>
      <w:ins w:id="4586" w:author="Miguel Centeno Muñoz" w:date="2014-07-28T01:11:00Z">
        <w:r>
          <w:rPr>
            <w:noProof/>
            <w:lang w:eastAsia="es-ES"/>
            <w:rPrChange w:id="4587"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9">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588"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40">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4585"/>
    </w:p>
    <w:p w:rsidR="00D40919" w:rsidRDefault="00D40919" w:rsidP="00131968">
      <w:pPr>
        <w:pStyle w:val="Ttulo3"/>
        <w:rPr>
          <w:ins w:id="4589" w:author="Miguel Centeno Muñoz" w:date="2014-07-27T13:20:00Z"/>
        </w:rPr>
      </w:pPr>
    </w:p>
    <w:p w:rsidR="00D40919" w:rsidRDefault="00D40919" w:rsidP="00131968">
      <w:pPr>
        <w:pStyle w:val="Ttulo3"/>
        <w:rPr>
          <w:ins w:id="4590" w:author="Miguel Centeno Muñoz" w:date="2014-07-27T13:20:00Z"/>
        </w:rPr>
      </w:pPr>
    </w:p>
    <w:p w:rsidR="00D40919" w:rsidRDefault="00D40919" w:rsidP="00131968">
      <w:pPr>
        <w:pStyle w:val="Ttulo3"/>
        <w:rPr>
          <w:ins w:id="4591" w:author="Miguel Centeno Muñoz" w:date="2014-07-27T13:20:00Z"/>
        </w:rPr>
      </w:pPr>
    </w:p>
    <w:p w:rsidR="00D40919" w:rsidRDefault="00D40919" w:rsidP="00131968">
      <w:pPr>
        <w:pStyle w:val="Ttulo3"/>
        <w:rPr>
          <w:ins w:id="4592" w:author="Miguel Centeno Muñoz" w:date="2014-07-27T13:20:00Z"/>
        </w:rPr>
      </w:pPr>
    </w:p>
    <w:p w:rsidR="00D40919" w:rsidRDefault="00195ACE" w:rsidP="00131968">
      <w:pPr>
        <w:pStyle w:val="Ttulo3"/>
        <w:rPr>
          <w:ins w:id="4593" w:author="Miguel Centeno Muñoz" w:date="2014-07-27T13:20:00Z"/>
        </w:rPr>
      </w:pPr>
      <w:bookmarkStart w:id="4594" w:name="_Toc394273392"/>
      <w:ins w:id="4595" w:author="Miguel Centeno Muñoz" w:date="2014-07-28T01:12:00Z">
        <w:r>
          <w:rPr>
            <w:noProof/>
            <w:lang w:eastAsia="es-ES"/>
            <w:rPrChange w:id="4596"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41">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4594"/>
    </w:p>
    <w:p w:rsidR="00D40919" w:rsidRDefault="00D40919" w:rsidP="00131968">
      <w:pPr>
        <w:pStyle w:val="Ttulo3"/>
        <w:rPr>
          <w:ins w:id="4597" w:author="Miguel Centeno Muñoz" w:date="2014-07-31T00:53:00Z"/>
        </w:rPr>
      </w:pPr>
    </w:p>
    <w:p w:rsidR="00AA39B0" w:rsidRDefault="00AA39B0" w:rsidP="00AA39B0">
      <w:pPr>
        <w:rPr>
          <w:ins w:id="4598" w:author="Miguel Centeno Muñoz" w:date="2014-07-31T00:53:00Z"/>
        </w:rPr>
        <w:pPrChange w:id="4599" w:author="Miguel Centeno Muñoz" w:date="2014-07-31T00:53:00Z">
          <w:pPr>
            <w:pStyle w:val="Ttulo3"/>
          </w:pPr>
        </w:pPrChange>
      </w:pPr>
    </w:p>
    <w:p w:rsidR="00AA39B0" w:rsidRDefault="00AA39B0" w:rsidP="00AA39B0">
      <w:pPr>
        <w:rPr>
          <w:ins w:id="4600" w:author="Miguel Centeno Muñoz" w:date="2014-07-31T00:53:00Z"/>
        </w:rPr>
        <w:pPrChange w:id="4601" w:author="Miguel Centeno Muñoz" w:date="2014-07-31T00:53:00Z">
          <w:pPr>
            <w:pStyle w:val="Ttulo3"/>
          </w:pPr>
        </w:pPrChange>
      </w:pPr>
    </w:p>
    <w:p w:rsidR="00AA39B0" w:rsidRDefault="00AA39B0" w:rsidP="00AA39B0">
      <w:pPr>
        <w:rPr>
          <w:ins w:id="4602" w:author="Miguel Centeno Muñoz" w:date="2014-07-31T00:53:00Z"/>
        </w:rPr>
        <w:pPrChange w:id="4603" w:author="Miguel Centeno Muñoz" w:date="2014-07-31T00:53:00Z">
          <w:pPr>
            <w:pStyle w:val="Ttulo3"/>
          </w:pPr>
        </w:pPrChange>
      </w:pPr>
      <w:ins w:id="4604" w:author="Miguel Centeno Muñoz" w:date="2014-07-31T00:55:00Z">
        <w:r>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42">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rsidP="00AA39B0">
      <w:pPr>
        <w:rPr>
          <w:ins w:id="4605" w:author="Miguel Centeno Muñoz" w:date="2014-07-31T00:53:00Z"/>
        </w:rPr>
        <w:pPrChange w:id="4606" w:author="Miguel Centeno Muñoz" w:date="2014-07-31T00:53:00Z">
          <w:pPr>
            <w:pStyle w:val="Ttulo3"/>
          </w:pPr>
        </w:pPrChange>
      </w:pPr>
    </w:p>
    <w:p w:rsidR="00AA39B0" w:rsidRDefault="00AA39B0" w:rsidP="00AA39B0">
      <w:pPr>
        <w:rPr>
          <w:ins w:id="4607" w:author="Miguel Centeno Muñoz" w:date="2014-07-31T00:53:00Z"/>
        </w:rPr>
        <w:pPrChange w:id="4608" w:author="Miguel Centeno Muñoz" w:date="2014-07-31T00:53:00Z">
          <w:pPr>
            <w:pStyle w:val="Ttulo3"/>
          </w:pPr>
        </w:pPrChange>
      </w:pPr>
    </w:p>
    <w:p w:rsidR="00AA39B0" w:rsidRDefault="00AA39B0" w:rsidP="00AA39B0">
      <w:pPr>
        <w:rPr>
          <w:ins w:id="4609" w:author="Miguel Centeno Muñoz" w:date="2014-07-31T00:53:00Z"/>
        </w:rPr>
        <w:pPrChange w:id="4610" w:author="Miguel Centeno Muñoz" w:date="2014-07-31T00:53:00Z">
          <w:pPr>
            <w:pStyle w:val="Ttulo3"/>
          </w:pPr>
        </w:pPrChange>
      </w:pPr>
    </w:p>
    <w:p w:rsidR="00AA39B0" w:rsidRDefault="00AA39B0" w:rsidP="00AA39B0">
      <w:pPr>
        <w:rPr>
          <w:ins w:id="4611" w:author="Miguel Centeno Muñoz" w:date="2014-07-31T00:53:00Z"/>
        </w:rPr>
        <w:pPrChange w:id="4612" w:author="Miguel Centeno Muñoz" w:date="2014-07-31T00:53:00Z">
          <w:pPr>
            <w:pStyle w:val="Ttulo3"/>
          </w:pPr>
        </w:pPrChange>
      </w:pPr>
    </w:p>
    <w:p w:rsidR="00AA39B0" w:rsidRDefault="00AA39B0" w:rsidP="00AA39B0">
      <w:pPr>
        <w:rPr>
          <w:ins w:id="4613" w:author="Miguel Centeno Muñoz" w:date="2014-07-31T00:53:00Z"/>
        </w:rPr>
        <w:pPrChange w:id="4614" w:author="Miguel Centeno Muñoz" w:date="2014-07-31T00:53:00Z">
          <w:pPr>
            <w:pStyle w:val="Ttulo3"/>
          </w:pPr>
        </w:pPrChange>
      </w:pPr>
    </w:p>
    <w:p w:rsidR="00AA39B0" w:rsidRDefault="00AA39B0" w:rsidP="00AA39B0">
      <w:pPr>
        <w:rPr>
          <w:ins w:id="4615" w:author="Miguel Centeno Muñoz" w:date="2014-07-31T00:53:00Z"/>
        </w:rPr>
        <w:pPrChange w:id="4616" w:author="Miguel Centeno Muñoz" w:date="2014-07-31T00:53:00Z">
          <w:pPr>
            <w:pStyle w:val="Ttulo3"/>
          </w:pPr>
        </w:pPrChange>
      </w:pPr>
    </w:p>
    <w:p w:rsidR="00AA39B0" w:rsidRDefault="00AA39B0" w:rsidP="00AA39B0">
      <w:pPr>
        <w:rPr>
          <w:ins w:id="4617" w:author="Miguel Centeno Muñoz" w:date="2014-07-31T00:53:00Z"/>
        </w:rPr>
        <w:pPrChange w:id="4618" w:author="Miguel Centeno Muñoz" w:date="2014-07-31T00:53:00Z">
          <w:pPr>
            <w:pStyle w:val="Ttulo3"/>
          </w:pPr>
        </w:pPrChange>
      </w:pPr>
    </w:p>
    <w:p w:rsidR="00AA39B0" w:rsidRDefault="00AA39B0" w:rsidP="00AA39B0">
      <w:pPr>
        <w:rPr>
          <w:ins w:id="4619" w:author="Miguel Centeno Muñoz" w:date="2014-07-31T00:53:00Z"/>
        </w:rPr>
        <w:pPrChange w:id="4620" w:author="Miguel Centeno Muñoz" w:date="2014-07-31T00:53:00Z">
          <w:pPr>
            <w:pStyle w:val="Ttulo3"/>
          </w:pPr>
        </w:pPrChange>
      </w:pPr>
    </w:p>
    <w:p w:rsidR="00AA39B0" w:rsidRDefault="00AA39B0" w:rsidP="00AA39B0">
      <w:pPr>
        <w:rPr>
          <w:ins w:id="4621" w:author="Miguel Centeno Muñoz" w:date="2014-07-31T00:53:00Z"/>
        </w:rPr>
        <w:pPrChange w:id="4622" w:author="Miguel Centeno Muñoz" w:date="2014-07-31T00:53:00Z">
          <w:pPr>
            <w:pStyle w:val="Ttulo3"/>
          </w:pPr>
        </w:pPrChange>
      </w:pPr>
    </w:p>
    <w:p w:rsidR="00AA39B0" w:rsidRDefault="00AA39B0" w:rsidP="00AA39B0">
      <w:pPr>
        <w:rPr>
          <w:ins w:id="4623" w:author="Miguel Centeno Muñoz" w:date="2014-07-31T00:53:00Z"/>
        </w:rPr>
        <w:pPrChange w:id="4624" w:author="Miguel Centeno Muñoz" w:date="2014-07-31T00:53:00Z">
          <w:pPr>
            <w:pStyle w:val="Ttulo3"/>
          </w:pPr>
        </w:pPrChange>
      </w:pPr>
    </w:p>
    <w:p w:rsidR="00AA39B0" w:rsidRPr="00AA39B0" w:rsidRDefault="00AA39B0" w:rsidP="00AA39B0">
      <w:pPr>
        <w:rPr>
          <w:ins w:id="4625" w:author="Miguel Centeno Muñoz" w:date="2014-07-28T01:12:00Z"/>
          <w:rPrChange w:id="4626" w:author="Miguel Centeno Muñoz" w:date="2014-07-31T00:53:00Z">
            <w:rPr>
              <w:ins w:id="4627" w:author="Miguel Centeno Muñoz" w:date="2014-07-28T01:12:00Z"/>
            </w:rPr>
          </w:rPrChange>
        </w:rPr>
        <w:pPrChange w:id="4628" w:author="Miguel Centeno Muñoz" w:date="2014-07-31T00:53:00Z">
          <w:pPr>
            <w:pStyle w:val="Ttulo3"/>
          </w:pPr>
        </w:pPrChange>
      </w:pPr>
    </w:p>
    <w:p w:rsidR="00195ACE" w:rsidRPr="00D0398E" w:rsidRDefault="00195ACE">
      <w:pPr>
        <w:rPr>
          <w:ins w:id="4629" w:author="Miguel Centeno Muñoz" w:date="2014-07-27T13:20:00Z"/>
        </w:rPr>
        <w:pPrChange w:id="4630" w:author="Miguel Centeno Muñoz" w:date="2014-07-28T01:12:00Z">
          <w:pPr>
            <w:pStyle w:val="Ttulo3"/>
          </w:pPr>
        </w:pPrChange>
      </w:pPr>
    </w:p>
    <w:p w:rsidR="00131968" w:rsidRDefault="00131968" w:rsidP="00131968">
      <w:pPr>
        <w:pStyle w:val="Ttulo3"/>
      </w:pPr>
      <w:bookmarkStart w:id="4631" w:name="_Toc394273393"/>
      <w:r>
        <w:t>7.3.- Prototipos de interfaz de usuario</w:t>
      </w:r>
      <w:bookmarkEnd w:id="4631"/>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proofErr w:type="spellStart"/>
      <w:r w:rsidRPr="00131968">
        <w:rPr>
          <w:i/>
          <w:iCs/>
          <w:color w:val="FF0000"/>
        </w:rPr>
        <w:t>Moqups</w:t>
      </w:r>
      <w:proofErr w:type="spellEnd"/>
      <w:r w:rsidRPr="00131968">
        <w:rPr>
          <w:i/>
          <w:iCs/>
          <w:color w:val="FF0000"/>
        </w:rPr>
        <w:t xml:space="preserve">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4632" w:name="_Toc394273394"/>
      <w:r>
        <w:t xml:space="preserve">7.3.1.- Pantalla de </w:t>
      </w:r>
      <w:r w:rsidR="00A02730">
        <w:t>inicio y búsqueda</w:t>
      </w:r>
      <w:bookmarkEnd w:id="4632"/>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lastRenderedPageBreak/>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4633" w:name="_Toc394273395"/>
      <w:r>
        <w:t xml:space="preserve">7.3.2.- Pantalla de </w:t>
      </w:r>
      <w:proofErr w:type="spellStart"/>
      <w:r>
        <w:t>login</w:t>
      </w:r>
      <w:bookmarkEnd w:id="4633"/>
      <w:proofErr w:type="spellEnd"/>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4634" w:name="_Toc394273396"/>
      <w:r>
        <w:t>7.3.3.- Pantalla de registro de usuario</w:t>
      </w:r>
      <w:bookmarkEnd w:id="4634"/>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4635" w:name="_Toc394273397"/>
      <w:r>
        <w:t>7.3.4.- Pantalla Mis Rutas</w:t>
      </w:r>
      <w:bookmarkEnd w:id="4635"/>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4636" w:name="_Toc394273398"/>
      <w:r>
        <w:t>7.3.5.- Pantalla Añadir Ruta</w:t>
      </w:r>
      <w:bookmarkEnd w:id="4636"/>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lastRenderedPageBreak/>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7">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37" w:name="_Toc394273399"/>
      <w:r>
        <w:t>7.3.6.- Pantalla Editar Perfil</w:t>
      </w:r>
      <w:bookmarkEnd w:id="4637"/>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8">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38" w:name="_Toc394273400"/>
      <w:r>
        <w:t>7.3.7.- Pantalla Búsqueda (Usuario logado)</w:t>
      </w:r>
      <w:bookmarkEnd w:id="4638"/>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lastRenderedPageBreak/>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9">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4639" w:name="_Toc394273401"/>
      <w:r>
        <w:t>7.3.8.- Pantalla Resultados Búsqueda (Usuario logado)</w:t>
      </w:r>
      <w:bookmarkEnd w:id="4639"/>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40" w:name="_Toc394273402"/>
      <w:r>
        <w:t xml:space="preserve">7.3.9.- Pantalla Resultados Búsqueda (Usuario </w:t>
      </w:r>
      <w:r w:rsidR="00B7686C">
        <w:t>NO logado</w:t>
      </w:r>
      <w:r>
        <w:t>)</w:t>
      </w:r>
      <w:bookmarkEnd w:id="4640"/>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lastRenderedPageBreak/>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B0E" w:rsidRDefault="00D05B0E" w:rsidP="008025FB">
      <w:pPr>
        <w:spacing w:after="0" w:line="240" w:lineRule="auto"/>
      </w:pPr>
      <w:r>
        <w:separator/>
      </w:r>
    </w:p>
  </w:endnote>
  <w:endnote w:type="continuationSeparator" w:id="0">
    <w:p w:rsidR="00D05B0E" w:rsidRDefault="00D05B0E"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106D74" w:rsidRDefault="00106D74" w:rsidP="001C3614">
        <w:pPr>
          <w:pStyle w:val="Piedepgina"/>
        </w:pPr>
        <w:r>
          <w:fldChar w:fldCharType="begin"/>
        </w:r>
        <w:r>
          <w:instrText>PAGE   \* MERGEFORMAT</w:instrText>
        </w:r>
        <w:r>
          <w:fldChar w:fldCharType="separate"/>
        </w:r>
        <w:r>
          <w:rPr>
            <w:noProof/>
          </w:rPr>
          <w:t>4</w:t>
        </w:r>
        <w:r>
          <w:fldChar w:fldCharType="end"/>
        </w:r>
      </w:p>
    </w:sdtContent>
  </w:sdt>
  <w:p w:rsidR="00106D74" w:rsidRDefault="00106D7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106D74" w:rsidRDefault="00106D74">
        <w:pPr>
          <w:pStyle w:val="Piedepgina"/>
          <w:jc w:val="right"/>
        </w:pPr>
        <w:r>
          <w:fldChar w:fldCharType="begin"/>
        </w:r>
        <w:r>
          <w:instrText>PAGE   \* MERGEFORMAT</w:instrText>
        </w:r>
        <w:r>
          <w:fldChar w:fldCharType="separate"/>
        </w:r>
        <w:r w:rsidR="00F575D6">
          <w:rPr>
            <w:noProof/>
          </w:rPr>
          <w:t>51</w:t>
        </w:r>
        <w:r>
          <w:fldChar w:fldCharType="end"/>
        </w:r>
      </w:p>
    </w:sdtContent>
  </w:sdt>
  <w:p w:rsidR="00106D74" w:rsidRDefault="00106D7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D74" w:rsidRDefault="00106D7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B0E" w:rsidRDefault="00D05B0E" w:rsidP="008025FB">
      <w:pPr>
        <w:spacing w:after="0" w:line="240" w:lineRule="auto"/>
      </w:pPr>
      <w:r>
        <w:separator/>
      </w:r>
    </w:p>
  </w:footnote>
  <w:footnote w:type="continuationSeparator" w:id="0">
    <w:p w:rsidR="00D05B0E" w:rsidRDefault="00D05B0E" w:rsidP="0080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D74" w:rsidRDefault="00106D7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D74" w:rsidRDefault="00106D7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D74" w:rsidRDefault="00106D7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2.4pt;height:12.4pt;visibility:visible;mso-wrap-style:square" o:bullet="t">
        <v:imagedata r:id="rId1" o:title="trace"/>
      </v:shape>
    </w:pict>
  </w:numPicBullet>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2"/>
  </w:num>
  <w:num w:numId="3">
    <w:abstractNumId w:val="48"/>
  </w:num>
  <w:num w:numId="4">
    <w:abstractNumId w:val="2"/>
  </w:num>
  <w:num w:numId="5">
    <w:abstractNumId w:val="23"/>
  </w:num>
  <w:num w:numId="6">
    <w:abstractNumId w:val="33"/>
  </w:num>
  <w:num w:numId="7">
    <w:abstractNumId w:val="34"/>
  </w:num>
  <w:num w:numId="8">
    <w:abstractNumId w:val="25"/>
  </w:num>
  <w:num w:numId="9">
    <w:abstractNumId w:val="28"/>
  </w:num>
  <w:num w:numId="10">
    <w:abstractNumId w:val="47"/>
  </w:num>
  <w:num w:numId="11">
    <w:abstractNumId w:val="41"/>
  </w:num>
  <w:num w:numId="12">
    <w:abstractNumId w:val="24"/>
  </w:num>
  <w:num w:numId="13">
    <w:abstractNumId w:val="27"/>
  </w:num>
  <w:num w:numId="14">
    <w:abstractNumId w:val="18"/>
  </w:num>
  <w:num w:numId="15">
    <w:abstractNumId w:val="39"/>
  </w:num>
  <w:num w:numId="16">
    <w:abstractNumId w:val="37"/>
  </w:num>
  <w:num w:numId="17">
    <w:abstractNumId w:val="3"/>
  </w:num>
  <w:num w:numId="18">
    <w:abstractNumId w:val="46"/>
  </w:num>
  <w:num w:numId="19">
    <w:abstractNumId w:val="1"/>
  </w:num>
  <w:num w:numId="20">
    <w:abstractNumId w:val="14"/>
  </w:num>
  <w:num w:numId="21">
    <w:abstractNumId w:val="32"/>
  </w:num>
  <w:num w:numId="22">
    <w:abstractNumId w:val="26"/>
  </w:num>
  <w:num w:numId="23">
    <w:abstractNumId w:val="35"/>
  </w:num>
  <w:num w:numId="24">
    <w:abstractNumId w:val="15"/>
  </w:num>
  <w:num w:numId="25">
    <w:abstractNumId w:val="9"/>
  </w:num>
  <w:num w:numId="26">
    <w:abstractNumId w:val="31"/>
  </w:num>
  <w:num w:numId="27">
    <w:abstractNumId w:val="38"/>
  </w:num>
  <w:num w:numId="28">
    <w:abstractNumId w:val="11"/>
  </w:num>
  <w:num w:numId="29">
    <w:abstractNumId w:val="20"/>
  </w:num>
  <w:num w:numId="30">
    <w:abstractNumId w:val="0"/>
  </w:num>
  <w:num w:numId="31">
    <w:abstractNumId w:val="36"/>
  </w:num>
  <w:num w:numId="32">
    <w:abstractNumId w:val="43"/>
  </w:num>
  <w:num w:numId="33">
    <w:abstractNumId w:val="5"/>
  </w:num>
  <w:num w:numId="34">
    <w:abstractNumId w:val="42"/>
  </w:num>
  <w:num w:numId="35">
    <w:abstractNumId w:val="30"/>
  </w:num>
  <w:num w:numId="36">
    <w:abstractNumId w:val="8"/>
  </w:num>
  <w:num w:numId="37">
    <w:abstractNumId w:val="17"/>
  </w:num>
  <w:num w:numId="38">
    <w:abstractNumId w:val="16"/>
  </w:num>
  <w:num w:numId="39">
    <w:abstractNumId w:val="21"/>
  </w:num>
  <w:num w:numId="40">
    <w:abstractNumId w:val="49"/>
  </w:num>
  <w:num w:numId="41">
    <w:abstractNumId w:val="40"/>
  </w:num>
  <w:num w:numId="42">
    <w:abstractNumId w:val="4"/>
  </w:num>
  <w:num w:numId="43">
    <w:abstractNumId w:val="6"/>
  </w:num>
  <w:num w:numId="44">
    <w:abstractNumId w:val="45"/>
  </w:num>
  <w:num w:numId="45">
    <w:abstractNumId w:val="10"/>
  </w:num>
  <w:num w:numId="46">
    <w:abstractNumId w:val="19"/>
  </w:num>
  <w:num w:numId="47">
    <w:abstractNumId w:val="13"/>
  </w:num>
  <w:num w:numId="48">
    <w:abstractNumId w:val="12"/>
  </w:num>
  <w:num w:numId="49">
    <w:abstractNumId w:val="7"/>
  </w:num>
  <w:num w:numId="50">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22393"/>
    <w:rsid w:val="0007275F"/>
    <w:rsid w:val="00081E3E"/>
    <w:rsid w:val="000A3BBD"/>
    <w:rsid w:val="000E308B"/>
    <w:rsid w:val="000E3A1C"/>
    <w:rsid w:val="000E7EBC"/>
    <w:rsid w:val="000F17A0"/>
    <w:rsid w:val="000F23EE"/>
    <w:rsid w:val="00104A97"/>
    <w:rsid w:val="00106D74"/>
    <w:rsid w:val="00131968"/>
    <w:rsid w:val="00134F5E"/>
    <w:rsid w:val="00181555"/>
    <w:rsid w:val="00183FD1"/>
    <w:rsid w:val="00195ACE"/>
    <w:rsid w:val="001965EC"/>
    <w:rsid w:val="001A3969"/>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21F09"/>
    <w:rsid w:val="00326FDB"/>
    <w:rsid w:val="0036114B"/>
    <w:rsid w:val="00375A7C"/>
    <w:rsid w:val="003A2996"/>
    <w:rsid w:val="003E4512"/>
    <w:rsid w:val="00460F22"/>
    <w:rsid w:val="00472386"/>
    <w:rsid w:val="00477923"/>
    <w:rsid w:val="00490FAF"/>
    <w:rsid w:val="00491FC5"/>
    <w:rsid w:val="004A605A"/>
    <w:rsid w:val="004B4ED0"/>
    <w:rsid w:val="004B7C4A"/>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94F0E"/>
    <w:rsid w:val="007F6488"/>
    <w:rsid w:val="008025FB"/>
    <w:rsid w:val="00834472"/>
    <w:rsid w:val="00857173"/>
    <w:rsid w:val="00865D3C"/>
    <w:rsid w:val="00895C22"/>
    <w:rsid w:val="008D72B5"/>
    <w:rsid w:val="008E70A6"/>
    <w:rsid w:val="00924D31"/>
    <w:rsid w:val="00926156"/>
    <w:rsid w:val="00930F56"/>
    <w:rsid w:val="00942288"/>
    <w:rsid w:val="00950DBB"/>
    <w:rsid w:val="009860E8"/>
    <w:rsid w:val="009A4F7C"/>
    <w:rsid w:val="009F53FF"/>
    <w:rsid w:val="00A02730"/>
    <w:rsid w:val="00A1549B"/>
    <w:rsid w:val="00A239FA"/>
    <w:rsid w:val="00A25B33"/>
    <w:rsid w:val="00A27D9C"/>
    <w:rsid w:val="00A355BE"/>
    <w:rsid w:val="00A46361"/>
    <w:rsid w:val="00A52B19"/>
    <w:rsid w:val="00A72EF1"/>
    <w:rsid w:val="00A76222"/>
    <w:rsid w:val="00A7670C"/>
    <w:rsid w:val="00AA02BF"/>
    <w:rsid w:val="00AA39B0"/>
    <w:rsid w:val="00AC14B7"/>
    <w:rsid w:val="00AD74E0"/>
    <w:rsid w:val="00AE0352"/>
    <w:rsid w:val="00AE6EEF"/>
    <w:rsid w:val="00B05AEB"/>
    <w:rsid w:val="00B46411"/>
    <w:rsid w:val="00B5317B"/>
    <w:rsid w:val="00B74812"/>
    <w:rsid w:val="00B7686C"/>
    <w:rsid w:val="00B92A97"/>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6257A"/>
    <w:rsid w:val="00D72293"/>
    <w:rsid w:val="00D723A7"/>
    <w:rsid w:val="00D87C82"/>
    <w:rsid w:val="00D975D4"/>
    <w:rsid w:val="00DA0563"/>
    <w:rsid w:val="00DA5075"/>
    <w:rsid w:val="00DC7381"/>
    <w:rsid w:val="00DD31DF"/>
    <w:rsid w:val="00DD4F37"/>
    <w:rsid w:val="00E0129F"/>
    <w:rsid w:val="00E0760D"/>
    <w:rsid w:val="00E40343"/>
    <w:rsid w:val="00E65DAB"/>
    <w:rsid w:val="00E6714C"/>
    <w:rsid w:val="00EC1B35"/>
    <w:rsid w:val="00EC4F1C"/>
    <w:rsid w:val="00F11A39"/>
    <w:rsid w:val="00F40F7D"/>
    <w:rsid w:val="00F575D6"/>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gi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F7346-4564-455C-9CED-DF7B78045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5657</TotalTime>
  <Pages>69</Pages>
  <Words>11435</Words>
  <Characters>62897</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Centeno Muñoz</dc:creator>
  <cp:lastModifiedBy>Miguel Centeno Muñoz</cp:lastModifiedBy>
  <cp:revision>25</cp:revision>
  <cp:lastPrinted>2014-07-27T23:14:00Z</cp:lastPrinted>
  <dcterms:created xsi:type="dcterms:W3CDTF">2014-06-25T18:58:00Z</dcterms:created>
  <dcterms:modified xsi:type="dcterms:W3CDTF">2014-07-30T22:57:00Z</dcterms:modified>
</cp:coreProperties>
</file>